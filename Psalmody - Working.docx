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w:t>
      </w:r>
      <w:bookmarkStart w:id="9" w:name="_GoBack"/>
      <w:bookmarkEnd w:id="9"/>
      <w:r>
        <w:rPr>
          <w:lang w:val="en-US"/>
        </w:rPr>
        <w:t>ts</w:t>
      </w:r>
      <w:bookmarkEnd w:id="0"/>
      <w:bookmarkEnd w:id="1"/>
      <w:bookmarkEnd w:id="2"/>
      <w:bookmarkEnd w:id="3"/>
      <w:bookmarkEnd w:id="4"/>
    </w:p>
    <w:p w14:paraId="0CC363D2" w14:textId="20C635C5"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895112">
          <w:rPr>
            <w:noProof/>
            <w:webHidden/>
          </w:rPr>
          <w:t>3</w:t>
        </w:r>
        <w:r w:rsidR="00790D8D">
          <w:rPr>
            <w:noProof/>
            <w:webHidden/>
          </w:rPr>
          <w:fldChar w:fldCharType="end"/>
        </w:r>
      </w:hyperlink>
    </w:p>
    <w:p w14:paraId="3ED923AA" w14:textId="5BADA753" w:rsidR="00790D8D" w:rsidRDefault="008A378B">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895112">
          <w:rPr>
            <w:noProof/>
            <w:webHidden/>
          </w:rPr>
          <w:t>4</w:t>
        </w:r>
        <w:r w:rsidR="00790D8D">
          <w:rPr>
            <w:noProof/>
            <w:webHidden/>
          </w:rPr>
          <w:fldChar w:fldCharType="end"/>
        </w:r>
      </w:hyperlink>
    </w:p>
    <w:p w14:paraId="2B3A0953" w14:textId="00C0F913" w:rsidR="00790D8D" w:rsidRDefault="008A378B">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895112">
          <w:rPr>
            <w:noProof/>
            <w:webHidden/>
          </w:rPr>
          <w:t>17</w:t>
        </w:r>
        <w:r w:rsidR="00790D8D">
          <w:rPr>
            <w:noProof/>
            <w:webHidden/>
          </w:rPr>
          <w:fldChar w:fldCharType="end"/>
        </w:r>
      </w:hyperlink>
    </w:p>
    <w:p w14:paraId="6C848373" w14:textId="133B2AED" w:rsidR="00790D8D" w:rsidRDefault="008A378B">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895112">
          <w:rPr>
            <w:noProof/>
            <w:webHidden/>
          </w:rPr>
          <w:t>32</w:t>
        </w:r>
        <w:r w:rsidR="00790D8D">
          <w:rPr>
            <w:noProof/>
            <w:webHidden/>
          </w:rPr>
          <w:fldChar w:fldCharType="end"/>
        </w:r>
      </w:hyperlink>
    </w:p>
    <w:p w14:paraId="32B3CBDD" w14:textId="41BB0AD9" w:rsidR="00790D8D" w:rsidRDefault="008A378B">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895112">
          <w:rPr>
            <w:noProof/>
            <w:webHidden/>
          </w:rPr>
          <w:t>67</w:t>
        </w:r>
        <w:r w:rsidR="00790D8D">
          <w:rPr>
            <w:noProof/>
            <w:webHidden/>
          </w:rPr>
          <w:fldChar w:fldCharType="end"/>
        </w:r>
      </w:hyperlink>
    </w:p>
    <w:p w14:paraId="36A0A524" w14:textId="61287D41" w:rsidR="00790D8D" w:rsidRDefault="008A378B">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895112">
          <w:rPr>
            <w:noProof/>
            <w:webHidden/>
          </w:rPr>
          <w:t>68</w:t>
        </w:r>
        <w:r w:rsidR="00790D8D">
          <w:rPr>
            <w:noProof/>
            <w:webHidden/>
          </w:rPr>
          <w:fldChar w:fldCharType="end"/>
        </w:r>
      </w:hyperlink>
    </w:p>
    <w:p w14:paraId="4BEC3756" w14:textId="4084C923" w:rsidR="00790D8D" w:rsidRDefault="008A378B">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895112">
          <w:rPr>
            <w:noProof/>
            <w:webHidden/>
          </w:rPr>
          <w:t>89</w:t>
        </w:r>
        <w:r w:rsidR="00790D8D">
          <w:rPr>
            <w:noProof/>
            <w:webHidden/>
          </w:rPr>
          <w:fldChar w:fldCharType="end"/>
        </w:r>
      </w:hyperlink>
    </w:p>
    <w:p w14:paraId="4013AF3D" w14:textId="454540C7" w:rsidR="00790D8D" w:rsidRDefault="008A378B">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895112">
          <w:rPr>
            <w:noProof/>
            <w:webHidden/>
          </w:rPr>
          <w:t>92</w:t>
        </w:r>
        <w:r w:rsidR="00790D8D">
          <w:rPr>
            <w:noProof/>
            <w:webHidden/>
          </w:rPr>
          <w:fldChar w:fldCharType="end"/>
        </w:r>
      </w:hyperlink>
    </w:p>
    <w:p w14:paraId="4E369E90" w14:textId="14ADCF86" w:rsidR="00790D8D" w:rsidRDefault="008A378B">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895112">
          <w:rPr>
            <w:noProof/>
            <w:webHidden/>
          </w:rPr>
          <w:t>96</w:t>
        </w:r>
        <w:r w:rsidR="00790D8D">
          <w:rPr>
            <w:noProof/>
            <w:webHidden/>
          </w:rPr>
          <w:fldChar w:fldCharType="end"/>
        </w:r>
      </w:hyperlink>
    </w:p>
    <w:p w14:paraId="206DC744" w14:textId="54AAEB8B" w:rsidR="00790D8D" w:rsidRDefault="008A378B">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895112">
          <w:rPr>
            <w:noProof/>
            <w:webHidden/>
          </w:rPr>
          <w:t>100</w:t>
        </w:r>
        <w:r w:rsidR="00790D8D">
          <w:rPr>
            <w:noProof/>
            <w:webHidden/>
          </w:rPr>
          <w:fldChar w:fldCharType="end"/>
        </w:r>
      </w:hyperlink>
    </w:p>
    <w:p w14:paraId="2E824416" w14:textId="78ACC1F1" w:rsidR="00790D8D" w:rsidRDefault="008A378B">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895112">
          <w:rPr>
            <w:noProof/>
            <w:webHidden/>
          </w:rPr>
          <w:t>107</w:t>
        </w:r>
        <w:r w:rsidR="00790D8D">
          <w:rPr>
            <w:noProof/>
            <w:webHidden/>
          </w:rPr>
          <w:fldChar w:fldCharType="end"/>
        </w:r>
      </w:hyperlink>
    </w:p>
    <w:p w14:paraId="567AC54D" w14:textId="0C5C334C" w:rsidR="00790D8D" w:rsidRDefault="008A378B">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895112">
          <w:rPr>
            <w:noProof/>
            <w:webHidden/>
          </w:rPr>
          <w:t>343</w:t>
        </w:r>
        <w:r w:rsidR="00790D8D">
          <w:rPr>
            <w:noProof/>
            <w:webHidden/>
          </w:rPr>
          <w:fldChar w:fldCharType="end"/>
        </w:r>
      </w:hyperlink>
    </w:p>
    <w:p w14:paraId="3EEFF57D" w14:textId="5CBDBBB3" w:rsidR="00790D8D" w:rsidRDefault="008A378B">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895112">
          <w:rPr>
            <w:noProof/>
            <w:webHidden/>
          </w:rPr>
          <w:t>428</w:t>
        </w:r>
        <w:r w:rsidR="00790D8D">
          <w:rPr>
            <w:noProof/>
            <w:webHidden/>
          </w:rPr>
          <w:fldChar w:fldCharType="end"/>
        </w:r>
      </w:hyperlink>
    </w:p>
    <w:p w14:paraId="16A98013" w14:textId="49B850AF" w:rsidR="00790D8D" w:rsidRDefault="008A378B">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895112">
          <w:rPr>
            <w:noProof/>
            <w:webHidden/>
          </w:rPr>
          <w:t>429</w:t>
        </w:r>
        <w:r w:rsidR="00790D8D">
          <w:rPr>
            <w:noProof/>
            <w:webHidden/>
          </w:rPr>
          <w:fldChar w:fldCharType="end"/>
        </w:r>
      </w:hyperlink>
    </w:p>
    <w:p w14:paraId="7FA30D33" w14:textId="6B741955" w:rsidR="00790D8D" w:rsidRDefault="008A378B">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895112">
          <w:rPr>
            <w:noProof/>
            <w:webHidden/>
          </w:rPr>
          <w:t>468</w:t>
        </w:r>
        <w:r w:rsidR="00790D8D">
          <w:rPr>
            <w:noProof/>
            <w:webHidden/>
          </w:rPr>
          <w:fldChar w:fldCharType="end"/>
        </w:r>
      </w:hyperlink>
    </w:p>
    <w:p w14:paraId="2D3E557D" w14:textId="7C45F8B9" w:rsidR="00790D8D" w:rsidRDefault="008A378B">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895112">
          <w:rPr>
            <w:noProof/>
            <w:webHidden/>
          </w:rPr>
          <w:t>471</w:t>
        </w:r>
        <w:r w:rsidR="00790D8D">
          <w:rPr>
            <w:noProof/>
            <w:webHidden/>
          </w:rPr>
          <w:fldChar w:fldCharType="end"/>
        </w:r>
      </w:hyperlink>
    </w:p>
    <w:p w14:paraId="4B626EE8" w14:textId="483D1144" w:rsidR="00790D8D" w:rsidRDefault="008A378B">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895112">
          <w:rPr>
            <w:noProof/>
            <w:webHidden/>
          </w:rPr>
          <w:t>486</w:t>
        </w:r>
        <w:r w:rsidR="00790D8D">
          <w:rPr>
            <w:noProof/>
            <w:webHidden/>
          </w:rPr>
          <w:fldChar w:fldCharType="end"/>
        </w:r>
      </w:hyperlink>
    </w:p>
    <w:p w14:paraId="1A459399" w14:textId="5C2DADA3" w:rsidR="00790D8D" w:rsidRDefault="008A378B">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895112">
          <w:rPr>
            <w:noProof/>
            <w:webHidden/>
          </w:rPr>
          <w:t>498</w:t>
        </w:r>
        <w:r w:rsidR="00790D8D">
          <w:rPr>
            <w:noProof/>
            <w:webHidden/>
          </w:rPr>
          <w:fldChar w:fldCharType="end"/>
        </w:r>
      </w:hyperlink>
    </w:p>
    <w:p w14:paraId="7A3C1BD6" w14:textId="302337EF" w:rsidR="00790D8D" w:rsidRDefault="008A378B">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895112">
          <w:rPr>
            <w:noProof/>
            <w:webHidden/>
          </w:rPr>
          <w:t>510</w:t>
        </w:r>
        <w:r w:rsidR="00790D8D">
          <w:rPr>
            <w:noProof/>
            <w:webHidden/>
          </w:rPr>
          <w:fldChar w:fldCharType="end"/>
        </w:r>
      </w:hyperlink>
    </w:p>
    <w:p w14:paraId="6F04D6FA" w14:textId="0800EB91" w:rsidR="00790D8D" w:rsidRDefault="008A378B">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895112">
          <w:rPr>
            <w:noProof/>
            <w:webHidden/>
          </w:rPr>
          <w:t>525</w:t>
        </w:r>
        <w:r w:rsidR="00790D8D">
          <w:rPr>
            <w:noProof/>
            <w:webHidden/>
          </w:rPr>
          <w:fldChar w:fldCharType="end"/>
        </w:r>
      </w:hyperlink>
    </w:p>
    <w:p w14:paraId="27B826F0" w14:textId="5B93A032" w:rsidR="00790D8D" w:rsidRDefault="008A378B">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895112">
          <w:rPr>
            <w:noProof/>
            <w:webHidden/>
          </w:rPr>
          <w:t>534</w:t>
        </w:r>
        <w:r w:rsidR="00790D8D">
          <w:rPr>
            <w:noProof/>
            <w:webHidden/>
          </w:rPr>
          <w:fldChar w:fldCharType="end"/>
        </w:r>
      </w:hyperlink>
    </w:p>
    <w:p w14:paraId="5EBA913D" w14:textId="3CAE9756" w:rsidR="00790D8D" w:rsidRDefault="008A378B">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895112">
          <w:rPr>
            <w:noProof/>
            <w:webHidden/>
          </w:rPr>
          <w:t>549</w:t>
        </w:r>
        <w:r w:rsidR="00790D8D">
          <w:rPr>
            <w:noProof/>
            <w:webHidden/>
          </w:rPr>
          <w:fldChar w:fldCharType="end"/>
        </w:r>
      </w:hyperlink>
    </w:p>
    <w:p w14:paraId="3662B903" w14:textId="75FC3258" w:rsidR="00790D8D" w:rsidRDefault="008A378B">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895112">
          <w:rPr>
            <w:noProof/>
            <w:webHidden/>
          </w:rPr>
          <w:t>551</w:t>
        </w:r>
        <w:r w:rsidR="00790D8D">
          <w:rPr>
            <w:noProof/>
            <w:webHidden/>
          </w:rPr>
          <w:fldChar w:fldCharType="end"/>
        </w:r>
      </w:hyperlink>
    </w:p>
    <w:p w14:paraId="0460787E" w14:textId="7936B535" w:rsidR="00790D8D" w:rsidRDefault="008A378B">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895112">
          <w:rPr>
            <w:noProof/>
            <w:webHidden/>
          </w:rPr>
          <w:t>585</w:t>
        </w:r>
        <w:r w:rsidR="00790D8D">
          <w:rPr>
            <w:noProof/>
            <w:webHidden/>
          </w:rPr>
          <w:fldChar w:fldCharType="end"/>
        </w:r>
      </w:hyperlink>
    </w:p>
    <w:p w14:paraId="03FB296F" w14:textId="275A2CBC" w:rsidR="00790D8D" w:rsidRDefault="008A378B">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895112">
          <w:rPr>
            <w:noProof/>
            <w:webHidden/>
          </w:rPr>
          <w:t>586</w:t>
        </w:r>
        <w:r w:rsidR="00790D8D">
          <w:rPr>
            <w:noProof/>
            <w:webHidden/>
          </w:rPr>
          <w:fldChar w:fldCharType="end"/>
        </w:r>
      </w:hyperlink>
    </w:p>
    <w:p w14:paraId="55712884" w14:textId="5851967C" w:rsidR="00790D8D" w:rsidRDefault="008A378B">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895112">
          <w:rPr>
            <w:noProof/>
            <w:webHidden/>
          </w:rPr>
          <w:t>607</w:t>
        </w:r>
        <w:r w:rsidR="00790D8D">
          <w:rPr>
            <w:noProof/>
            <w:webHidden/>
          </w:rPr>
          <w:fldChar w:fldCharType="end"/>
        </w:r>
      </w:hyperlink>
    </w:p>
    <w:p w14:paraId="712C3BB3" w14:textId="2149C925" w:rsidR="00790D8D" w:rsidRDefault="008A378B">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895112">
          <w:rPr>
            <w:noProof/>
            <w:webHidden/>
          </w:rPr>
          <w:t>619</w:t>
        </w:r>
        <w:r w:rsidR="00790D8D">
          <w:rPr>
            <w:noProof/>
            <w:webHidden/>
          </w:rPr>
          <w:fldChar w:fldCharType="end"/>
        </w:r>
      </w:hyperlink>
    </w:p>
    <w:p w14:paraId="48FB2382" w14:textId="38F98450" w:rsidR="00790D8D" w:rsidRDefault="008A378B">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895112">
          <w:rPr>
            <w:noProof/>
            <w:webHidden/>
          </w:rPr>
          <w:t>620</w:t>
        </w:r>
        <w:r w:rsidR="00790D8D">
          <w:rPr>
            <w:noProof/>
            <w:webHidden/>
          </w:rPr>
          <w:fldChar w:fldCharType="end"/>
        </w:r>
      </w:hyperlink>
    </w:p>
    <w:p w14:paraId="658E1834" w14:textId="0EA6D081" w:rsidR="00790D8D" w:rsidRDefault="008A378B">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895112">
          <w:rPr>
            <w:noProof/>
            <w:webHidden/>
          </w:rPr>
          <w:t>641</w:t>
        </w:r>
        <w:r w:rsidR="00790D8D">
          <w:rPr>
            <w:noProof/>
            <w:webHidden/>
          </w:rPr>
          <w:fldChar w:fldCharType="end"/>
        </w:r>
      </w:hyperlink>
    </w:p>
    <w:p w14:paraId="174364E6" w14:textId="0D84C9A7" w:rsidR="00790D8D" w:rsidRDefault="008A378B">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895112">
          <w:rPr>
            <w:noProof/>
            <w:webHidden/>
          </w:rPr>
          <w:t>681</w:t>
        </w:r>
        <w:r w:rsidR="00790D8D">
          <w:rPr>
            <w:noProof/>
            <w:webHidden/>
          </w:rPr>
          <w:fldChar w:fldCharType="end"/>
        </w:r>
      </w:hyperlink>
    </w:p>
    <w:p w14:paraId="0F829583" w14:textId="3153FA39" w:rsidR="00790D8D" w:rsidRDefault="008A378B">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895112">
          <w:rPr>
            <w:noProof/>
            <w:webHidden/>
          </w:rPr>
          <w:t>689</w:t>
        </w:r>
        <w:r w:rsidR="00790D8D">
          <w:rPr>
            <w:noProof/>
            <w:webHidden/>
          </w:rPr>
          <w:fldChar w:fldCharType="end"/>
        </w:r>
      </w:hyperlink>
    </w:p>
    <w:p w14:paraId="1FAE80C8" w14:textId="5C74AABB" w:rsidR="00790D8D" w:rsidRDefault="008A378B">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895112">
          <w:rPr>
            <w:noProof/>
            <w:webHidden/>
          </w:rPr>
          <w:t>704</w:t>
        </w:r>
        <w:r w:rsidR="00790D8D">
          <w:rPr>
            <w:noProof/>
            <w:webHidden/>
          </w:rPr>
          <w:fldChar w:fldCharType="end"/>
        </w:r>
      </w:hyperlink>
    </w:p>
    <w:p w14:paraId="048F495C" w14:textId="1D7789B8" w:rsidR="00790D8D" w:rsidRDefault="008A378B">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895112">
          <w:rPr>
            <w:noProof/>
            <w:webHidden/>
          </w:rPr>
          <w:t>767</w:t>
        </w:r>
        <w:r w:rsidR="00790D8D">
          <w:rPr>
            <w:noProof/>
            <w:webHidden/>
          </w:rPr>
          <w:fldChar w:fldCharType="end"/>
        </w:r>
      </w:hyperlink>
    </w:p>
    <w:p w14:paraId="07FDF397" w14:textId="0F51981F" w:rsidR="00790D8D" w:rsidRDefault="008A378B">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895112">
          <w:rPr>
            <w:noProof/>
            <w:webHidden/>
          </w:rPr>
          <w:t>828</w:t>
        </w:r>
        <w:r w:rsidR="00790D8D">
          <w:rPr>
            <w:noProof/>
            <w:webHidden/>
          </w:rPr>
          <w:fldChar w:fldCharType="end"/>
        </w:r>
      </w:hyperlink>
    </w:p>
    <w:p w14:paraId="34769EEE" w14:textId="2E10E861" w:rsidR="00790D8D" w:rsidRDefault="008A378B">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895112">
          <w:rPr>
            <w:noProof/>
            <w:webHidden/>
          </w:rPr>
          <w:t>833</w:t>
        </w:r>
        <w:r w:rsidR="00790D8D">
          <w:rPr>
            <w:noProof/>
            <w:webHidden/>
          </w:rPr>
          <w:fldChar w:fldCharType="end"/>
        </w:r>
      </w:hyperlink>
    </w:p>
    <w:p w14:paraId="45BBD758" w14:textId="412F27DD" w:rsidR="00790D8D" w:rsidRDefault="008A378B">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895112">
          <w:rPr>
            <w:noProof/>
            <w:webHidden/>
          </w:rPr>
          <w:t>850</w:t>
        </w:r>
        <w:r w:rsidR="00790D8D">
          <w:rPr>
            <w:noProof/>
            <w:webHidden/>
          </w:rPr>
          <w:fldChar w:fldCharType="end"/>
        </w:r>
      </w:hyperlink>
    </w:p>
    <w:p w14:paraId="52411E5D" w14:textId="63993D7A" w:rsidR="00790D8D" w:rsidRDefault="008A378B">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895112">
          <w:rPr>
            <w:noProof/>
            <w:webHidden/>
          </w:rPr>
          <w:t>856</w:t>
        </w:r>
        <w:r w:rsidR="00790D8D">
          <w:rPr>
            <w:noProof/>
            <w:webHidden/>
          </w:rPr>
          <w:fldChar w:fldCharType="end"/>
        </w:r>
      </w:hyperlink>
    </w:p>
    <w:p w14:paraId="2736B5FF" w14:textId="7051ACD3" w:rsidR="00790D8D" w:rsidRDefault="008A378B">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895112">
          <w:rPr>
            <w:noProof/>
            <w:webHidden/>
          </w:rPr>
          <w:t>879</w:t>
        </w:r>
        <w:r w:rsidR="00790D8D">
          <w:rPr>
            <w:noProof/>
            <w:webHidden/>
          </w:rPr>
          <w:fldChar w:fldCharType="end"/>
        </w:r>
      </w:hyperlink>
    </w:p>
    <w:p w14:paraId="78F0B3CD" w14:textId="6AD06B45" w:rsidR="00790D8D" w:rsidRDefault="008A378B">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895112">
          <w:rPr>
            <w:noProof/>
            <w:webHidden/>
          </w:rPr>
          <w:t>906</w:t>
        </w:r>
        <w:r w:rsidR="00790D8D">
          <w:rPr>
            <w:noProof/>
            <w:webHidden/>
          </w:rPr>
          <w:fldChar w:fldCharType="end"/>
        </w:r>
      </w:hyperlink>
    </w:p>
    <w:p w14:paraId="452EBA35" w14:textId="797DF9A3" w:rsidR="00790D8D" w:rsidRDefault="008A378B">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895112">
          <w:rPr>
            <w:noProof/>
            <w:webHidden/>
          </w:rPr>
          <w:t>920</w:t>
        </w:r>
        <w:r w:rsidR="00790D8D">
          <w:rPr>
            <w:noProof/>
            <w:webHidden/>
          </w:rPr>
          <w:fldChar w:fldCharType="end"/>
        </w:r>
      </w:hyperlink>
    </w:p>
    <w:p w14:paraId="2CAA4B1D" w14:textId="3136997B" w:rsidR="00790D8D" w:rsidRDefault="008A378B">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895112">
          <w:rPr>
            <w:noProof/>
            <w:webHidden/>
          </w:rPr>
          <w:t>944</w:t>
        </w:r>
        <w:r w:rsidR="00790D8D">
          <w:rPr>
            <w:noProof/>
            <w:webHidden/>
          </w:rPr>
          <w:fldChar w:fldCharType="end"/>
        </w:r>
      </w:hyperlink>
    </w:p>
    <w:p w14:paraId="1C10526E" w14:textId="30245BD7" w:rsidR="00790D8D" w:rsidRDefault="008A378B">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895112">
          <w:rPr>
            <w:noProof/>
            <w:webHidden/>
          </w:rPr>
          <w:t>1019</w:t>
        </w:r>
        <w:r w:rsidR="00790D8D">
          <w:rPr>
            <w:noProof/>
            <w:webHidden/>
          </w:rPr>
          <w:fldChar w:fldCharType="end"/>
        </w:r>
      </w:hyperlink>
    </w:p>
    <w:p w14:paraId="393716F6" w14:textId="337A7977" w:rsidR="00790D8D" w:rsidRDefault="008A378B">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895112">
          <w:rPr>
            <w:noProof/>
            <w:webHidden/>
          </w:rPr>
          <w:t>1034</w:t>
        </w:r>
        <w:r w:rsidR="00790D8D">
          <w:rPr>
            <w:noProof/>
            <w:webHidden/>
          </w:rPr>
          <w:fldChar w:fldCharType="end"/>
        </w:r>
      </w:hyperlink>
    </w:p>
    <w:p w14:paraId="11789C68" w14:textId="21E38A3F" w:rsidR="00790D8D" w:rsidRDefault="008A378B">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895112">
          <w:rPr>
            <w:noProof/>
            <w:webHidden/>
          </w:rPr>
          <w:t>1036</w:t>
        </w:r>
        <w:r w:rsidR="00790D8D">
          <w:rPr>
            <w:noProof/>
            <w:webHidden/>
          </w:rPr>
          <w:fldChar w:fldCharType="end"/>
        </w:r>
      </w:hyperlink>
    </w:p>
    <w:p w14:paraId="35FEF736" w14:textId="38BA49C3" w:rsidR="00964F23" w:rsidRPr="004A327A" w:rsidRDefault="003A78C2" w:rsidP="007D76F8">
      <w:r>
        <w:rPr>
          <w:lang w:val="en-US"/>
        </w:rPr>
        <w:fldChar w:fldCharType="end"/>
      </w:r>
      <w:bookmarkStart w:id="10" w:name="_Toc410196896"/>
      <w:r w:rsidR="00964F23" w:rsidRPr="00964F23">
        <w:t xml:space="preserve"> </w:t>
      </w:r>
      <w:bookmarkEnd w:id="10"/>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1" w:name="_Toc410196903"/>
      <w:bookmarkStart w:id="12" w:name="_Toc448696617"/>
      <w:bookmarkStart w:id="13" w:name="_Toc289112505"/>
      <w:bookmarkStart w:id="14" w:name="_Toc297322052"/>
      <w:bookmarkStart w:id="15" w:name="_Toc297407697"/>
      <w:bookmarkStart w:id="16" w:name="_Toc298445749"/>
      <w:bookmarkStart w:id="17" w:name="_Toc298681232"/>
      <w:bookmarkStart w:id="18" w:name="_Toc298447474"/>
      <w:bookmarkStart w:id="19" w:name="_Toc308441893"/>
      <w:r w:rsidRPr="003A7286">
        <w:lastRenderedPageBreak/>
        <w:t>The Horologion: The Book of the Hour</w:t>
      </w:r>
      <w:bookmarkEnd w:id="11"/>
      <w:bookmarkEnd w:id="12"/>
    </w:p>
    <w:p w14:paraId="04A2C45E" w14:textId="77777777" w:rsidR="00964F23" w:rsidRDefault="00964F23" w:rsidP="00964F23">
      <w:pPr>
        <w:pStyle w:val="Heading2"/>
      </w:pPr>
      <w:bookmarkStart w:id="20" w:name="_Toc410196171"/>
      <w:bookmarkStart w:id="21" w:name="_Toc410196402"/>
      <w:bookmarkStart w:id="22" w:name="_Toc410196904"/>
      <w:bookmarkStart w:id="23" w:name="_Toc448696618"/>
      <w:bookmarkStart w:id="24" w:name="Vespers"/>
      <w:r>
        <w:lastRenderedPageBreak/>
        <w:t>The Setting of the Sun: Vespers (the Eleventh Hour)</w:t>
      </w:r>
      <w:bookmarkEnd w:id="20"/>
      <w:bookmarkEnd w:id="21"/>
      <w:bookmarkEnd w:id="22"/>
      <w:bookmarkEnd w:id="23"/>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5" w:name="_Ref435790486" w:displacedByCustomXml="next"/>
    <w:bookmarkStart w:id="26" w:name="_Ref435790480" w:displacedByCustomXml="next"/>
    <w:bookmarkStart w:id="27" w:name="_Toc410196905" w:displacedByCustomXml="next"/>
    <w:bookmarkStart w:id="28" w:name="_Toc410196403" w:displacedByCustomXml="next"/>
    <w:bookmarkStart w:id="29" w:name="_Toc410196172" w:displacedByCustomXml="next"/>
    <w:sdt>
      <w:sdtPr>
        <w:id w:val="698976935"/>
        <w:docPartObj>
          <w:docPartGallery w:val="Table of Contents"/>
          <w:docPartUnique/>
        </w:docPartObj>
      </w:sdtPr>
      <w:sdtEndPr>
        <w:rPr>
          <w:b/>
          <w:bCs/>
          <w:noProof/>
        </w:rPr>
      </w:sdtEndPr>
      <w:sdtContent>
        <w:p w14:paraId="6CF2E257" w14:textId="161B1E94"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895112">
              <w:rPr>
                <w:noProof/>
                <w:webHidden/>
              </w:rPr>
              <w:t>5</w:t>
            </w:r>
            <w:r w:rsidR="00E35F1F">
              <w:rPr>
                <w:noProof/>
                <w:webHidden/>
              </w:rPr>
              <w:fldChar w:fldCharType="end"/>
            </w:r>
          </w:hyperlink>
        </w:p>
        <w:p w14:paraId="3CE22754" w14:textId="691F2A18" w:rsidR="00E35F1F" w:rsidRDefault="008A378B">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895112">
              <w:rPr>
                <w:noProof/>
                <w:webHidden/>
              </w:rPr>
              <w:t>10</w:t>
            </w:r>
            <w:r w:rsidR="00E35F1F">
              <w:rPr>
                <w:noProof/>
                <w:webHidden/>
              </w:rPr>
              <w:fldChar w:fldCharType="end"/>
            </w:r>
          </w:hyperlink>
        </w:p>
        <w:p w14:paraId="4B0BA7F1" w14:textId="47360D6F" w:rsidR="00E35F1F" w:rsidRDefault="008A378B">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895112">
              <w:rPr>
                <w:noProof/>
                <w:webHidden/>
              </w:rPr>
              <w:t>552</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30" w:name="_Toc448227455"/>
      <w:bookmarkStart w:id="31" w:name="_Ref448228965"/>
      <w:bookmarkStart w:id="32" w:name="_Ref448228969"/>
      <w:r>
        <w:lastRenderedPageBreak/>
        <w:t>Vespers Praise</w:t>
      </w:r>
      <w:bookmarkEnd w:id="29"/>
      <w:bookmarkEnd w:id="28"/>
      <w:bookmarkEnd w:id="27"/>
      <w:bookmarkEnd w:id="26"/>
      <w:bookmarkEnd w:id="25"/>
      <w:bookmarkEnd w:id="30"/>
      <w:bookmarkEnd w:id="31"/>
      <w:bookmarkEnd w:id="32"/>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591D9F39"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895112">
        <w:rPr>
          <w:noProof/>
          <w:lang w:val="en-US"/>
        </w:rPr>
        <w:t>930</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770AD7CD" w:rsidR="00B102EF" w:rsidRDefault="00B102EF" w:rsidP="004D23BC">
      <w:pPr>
        <w:tabs>
          <w:tab w:val="left" w:pos="720"/>
          <w:tab w:val="left" w:leader="dot" w:pos="7920"/>
        </w:tabs>
      </w:pPr>
      <w:r>
        <w:fldChar w:fldCharType="begin"/>
      </w:r>
      <w:r>
        <w:instrText xml:space="preserve"> REF _Ref448228501 \h </w:instrText>
      </w:r>
      <w:r>
        <w:fldChar w:fldCharType="separate"/>
      </w:r>
      <w:r w:rsidR="00895112">
        <w:t>The Fourth Canticle</w:t>
      </w:r>
      <w:r>
        <w:fldChar w:fldCharType="end"/>
      </w:r>
      <w:r>
        <w:tab/>
      </w:r>
      <w:r>
        <w:fldChar w:fldCharType="begin"/>
      </w:r>
      <w:r>
        <w:instrText xml:space="preserve"> PAGEREF _Ref448228505 \h </w:instrText>
      </w:r>
      <w:r>
        <w:fldChar w:fldCharType="separate"/>
      </w:r>
      <w:r w:rsidR="00895112">
        <w:rPr>
          <w:noProof/>
        </w:rPr>
        <w:t>417</w:t>
      </w:r>
      <w:r>
        <w:fldChar w:fldCharType="end"/>
      </w:r>
    </w:p>
    <w:p w14:paraId="714598C9" w14:textId="0EE3B1AE" w:rsidR="00B102EF" w:rsidRDefault="00B102EF" w:rsidP="004D23BC">
      <w:pPr>
        <w:tabs>
          <w:tab w:val="left" w:pos="720"/>
          <w:tab w:val="left" w:leader="dot" w:pos="7920"/>
        </w:tabs>
      </w:pPr>
      <w:r>
        <w:fldChar w:fldCharType="begin"/>
      </w:r>
      <w:r>
        <w:instrText xml:space="preserve"> REF _Ref448228521 \h </w:instrText>
      </w:r>
      <w:r>
        <w:fldChar w:fldCharType="separate"/>
      </w:r>
      <w:r w:rsidR="00895112">
        <w:t>The Annual Psalis and Theotokia</w:t>
      </w:r>
      <w:r>
        <w:fldChar w:fldCharType="end"/>
      </w:r>
      <w:r>
        <w:tab/>
      </w:r>
      <w:r>
        <w:fldChar w:fldCharType="begin"/>
      </w:r>
      <w:r>
        <w:instrText xml:space="preserve"> PAGEREF _Ref448228524 \h </w:instrText>
      </w:r>
      <w:r>
        <w:fldChar w:fldCharType="separate"/>
      </w:r>
      <w:r w:rsidR="00895112">
        <w:rPr>
          <w:noProof/>
        </w:rPr>
        <w:t>428</w:t>
      </w:r>
      <w:r>
        <w:fldChar w:fldCharType="end"/>
      </w:r>
    </w:p>
    <w:p w14:paraId="160344F1" w14:textId="0AEF00DA"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895112">
        <w:t>The Book of Psalis and Doxologies</w:t>
      </w:r>
      <w:r>
        <w:fldChar w:fldCharType="end"/>
      </w:r>
      <w:r>
        <w:tab/>
      </w:r>
      <w:r>
        <w:fldChar w:fldCharType="begin"/>
      </w:r>
      <w:r>
        <w:instrText xml:space="preserve"> PAGEREF _Ref448228546 \h </w:instrText>
      </w:r>
      <w:r>
        <w:fldChar w:fldCharType="separate"/>
      </w:r>
      <w:r w:rsidR="00895112">
        <w:rPr>
          <w:noProof/>
        </w:rPr>
        <w:t>619</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3" w:name="_Ref448471060"/>
      <w:r>
        <w:t>The Conclusion of the Midnight Praise</w:t>
      </w:r>
      <w:bookmarkEnd w:id="33"/>
    </w:p>
    <w:p w14:paraId="2B46102E" w14:textId="77777777" w:rsidR="00B102EF" w:rsidRDefault="00B102EF" w:rsidP="00E97A49">
      <w:pPr>
        <w:pStyle w:val="Heading5"/>
      </w:pPr>
      <w:bookmarkStart w:id="34" w:name="_Toc298445785"/>
      <w:bookmarkStart w:id="35" w:name="_Toc298681270"/>
      <w:bookmarkStart w:id="36" w:name="_Toc298447510"/>
      <w:bookmarkStart w:id="37" w:name="_Ref299212181"/>
      <w:bookmarkStart w:id="38" w:name="_Toc308441908"/>
      <w:r w:rsidRPr="00E97A49">
        <w:t>The</w:t>
      </w:r>
      <w:r>
        <w:t xml:space="preserve"> Creed</w:t>
      </w:r>
      <w:bookmarkEnd w:id="34"/>
      <w:bookmarkEnd w:id="35"/>
      <w:bookmarkEnd w:id="36"/>
      <w:bookmarkEnd w:id="37"/>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9" w:name="_Toc298445786"/>
            <w:bookmarkStart w:id="40" w:name="_Toc298681271"/>
            <w:bookmarkStart w:id="41" w:name="_Toc298447511"/>
            <w:bookmarkStart w:id="42" w:name="_Toc308441909"/>
            <w:r>
              <w:t>The Introduction to the Creed</w:t>
            </w:r>
            <w:bookmarkEnd w:id="39"/>
            <w:bookmarkEnd w:id="40"/>
            <w:bookmarkEnd w:id="41"/>
            <w:bookmarkEnd w:id="42"/>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3" w:name="_Toc298445787"/>
            <w:bookmarkStart w:id="44" w:name="_Toc298681272"/>
            <w:bookmarkStart w:id="45" w:name="_Toc298447512"/>
            <w:bookmarkStart w:id="46" w:name="_Toc308441910"/>
            <w:r>
              <w:t>The Creed</w:t>
            </w:r>
            <w:bookmarkEnd w:id="43"/>
            <w:bookmarkEnd w:id="44"/>
            <w:bookmarkEnd w:id="45"/>
            <w:bookmarkEnd w:id="46"/>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 xml:space="preserve">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proofErr w:type="gramStart"/>
            <w:r>
              <w:t>Your</w:t>
            </w:r>
            <w:proofErr w:type="gramEnd"/>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2A3BDB"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895112">
        <w:rPr>
          <w:noProof/>
          <w:lang w:val="en-GB"/>
        </w:rPr>
        <w:t>180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2F1AFCFD"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895112">
        <w:t>Psalm</w:t>
      </w:r>
      <w:r w:rsidR="00895112" w:rsidRPr="00AB1781">
        <w:t xml:space="preserve"> 116</w:t>
      </w:r>
      <w:r w:rsidR="00895112">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895112">
        <w:rPr>
          <w:noProof/>
        </w:rPr>
        <w:t>287</w:t>
      </w:r>
      <w:r w:rsidR="003A78C2">
        <w:fldChar w:fldCharType="end"/>
      </w:r>
    </w:p>
    <w:p w14:paraId="10E2000F" w14:textId="552C113C"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895112">
        <w:t>Psalm</w:t>
      </w:r>
      <w:r w:rsidR="00895112" w:rsidRPr="00AB1781">
        <w:t xml:space="preserve"> 117</w:t>
      </w:r>
      <w:r w:rsidR="00895112">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895112">
        <w:rPr>
          <w:noProof/>
        </w:rPr>
        <w:t>287</w:t>
      </w:r>
      <w:r w:rsidR="003A78C2">
        <w:fldChar w:fldCharType="end"/>
      </w:r>
    </w:p>
    <w:p w14:paraId="4928E776" w14:textId="260A0B29"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895112">
        <w:t>Psalm</w:t>
      </w:r>
      <w:r w:rsidR="00895112" w:rsidRPr="00AB1781">
        <w:t xml:space="preserve"> 119</w:t>
      </w:r>
      <w:r w:rsidR="00895112">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895112">
        <w:rPr>
          <w:noProof/>
        </w:rPr>
        <w:t>306</w:t>
      </w:r>
      <w:r w:rsidR="003A78C2">
        <w:fldChar w:fldCharType="end"/>
      </w:r>
    </w:p>
    <w:p w14:paraId="4144738E" w14:textId="30A1F273"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895112">
        <w:t>Psalm</w:t>
      </w:r>
      <w:r w:rsidR="00895112" w:rsidRPr="00AB1781">
        <w:t xml:space="preserve"> 120</w:t>
      </w:r>
      <w:r w:rsidR="00895112">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895112">
        <w:rPr>
          <w:noProof/>
        </w:rPr>
        <w:t>306</w:t>
      </w:r>
      <w:r w:rsidR="003A78C2">
        <w:fldChar w:fldCharType="end"/>
      </w:r>
    </w:p>
    <w:p w14:paraId="7A11F8AE" w14:textId="2FA4F45C"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895112">
        <w:t>Psalm</w:t>
      </w:r>
      <w:r w:rsidR="00895112" w:rsidRPr="00AB1781">
        <w:t xml:space="preserve"> 121</w:t>
      </w:r>
      <w:r w:rsidR="00895112">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895112">
        <w:rPr>
          <w:noProof/>
        </w:rPr>
        <w:t>307</w:t>
      </w:r>
      <w:r w:rsidR="003A78C2">
        <w:fldChar w:fldCharType="end"/>
      </w:r>
    </w:p>
    <w:p w14:paraId="1E7E3335" w14:textId="3B4EA850"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895112">
        <w:t>Psalm</w:t>
      </w:r>
      <w:r w:rsidR="00895112" w:rsidRPr="00AB1781">
        <w:t xml:space="preserve"> 122</w:t>
      </w:r>
      <w:r w:rsidR="00895112">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895112">
        <w:rPr>
          <w:noProof/>
        </w:rPr>
        <w:t>308</w:t>
      </w:r>
      <w:r w:rsidR="003A78C2">
        <w:fldChar w:fldCharType="end"/>
      </w:r>
    </w:p>
    <w:p w14:paraId="6A7F45CD" w14:textId="247323D5"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895112">
        <w:t>Psalm</w:t>
      </w:r>
      <w:r w:rsidR="00895112" w:rsidRPr="00AB1781">
        <w:t xml:space="preserve"> 123</w:t>
      </w:r>
      <w:r w:rsidR="00895112">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895112">
        <w:rPr>
          <w:noProof/>
        </w:rPr>
        <w:t>309</w:t>
      </w:r>
      <w:r w:rsidR="003A78C2">
        <w:fldChar w:fldCharType="end"/>
      </w:r>
    </w:p>
    <w:p w14:paraId="2FA5C99A" w14:textId="7C271331"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895112">
        <w:t>Psalm</w:t>
      </w:r>
      <w:r w:rsidR="00895112" w:rsidRPr="00AB1781">
        <w:t xml:space="preserve"> 124</w:t>
      </w:r>
      <w:r w:rsidR="00895112">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895112">
        <w:rPr>
          <w:noProof/>
        </w:rPr>
        <w:t>310</w:t>
      </w:r>
      <w:r w:rsidR="003A78C2">
        <w:fldChar w:fldCharType="end"/>
      </w:r>
    </w:p>
    <w:p w14:paraId="0633E3A7" w14:textId="26E06C76"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895112">
        <w:t>Psalm</w:t>
      </w:r>
      <w:r w:rsidR="00895112" w:rsidRPr="00AB1781">
        <w:t xml:space="preserve"> 125</w:t>
      </w:r>
      <w:r w:rsidR="00895112">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895112">
        <w:rPr>
          <w:noProof/>
        </w:rPr>
        <w:t>311</w:t>
      </w:r>
      <w:r w:rsidR="003A78C2">
        <w:fldChar w:fldCharType="end"/>
      </w:r>
    </w:p>
    <w:p w14:paraId="0FB134D2" w14:textId="595517D6"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895112">
        <w:t>Psalm</w:t>
      </w:r>
      <w:r w:rsidR="00895112" w:rsidRPr="00AB1781">
        <w:t xml:space="preserve"> 126</w:t>
      </w:r>
      <w:r w:rsidR="00895112">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895112">
        <w:rPr>
          <w:noProof/>
        </w:rPr>
        <w:t>312</w:t>
      </w:r>
      <w:r w:rsidR="003A78C2">
        <w:fldChar w:fldCharType="end"/>
      </w:r>
    </w:p>
    <w:p w14:paraId="1C4403C7" w14:textId="19C335C0"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895112">
        <w:t>Psalm</w:t>
      </w:r>
      <w:r w:rsidR="00895112" w:rsidRPr="00AB1781">
        <w:t xml:space="preserve"> 127</w:t>
      </w:r>
      <w:r w:rsidR="00895112">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895112">
        <w:rPr>
          <w:noProof/>
        </w:rPr>
        <w:t>312</w:t>
      </w:r>
      <w:r w:rsidR="003A78C2">
        <w:fldChar w:fldCharType="end"/>
      </w:r>
    </w:p>
    <w:p w14:paraId="7851B890" w14:textId="0215F5C0"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895112">
        <w:t>Psalm</w:t>
      </w:r>
      <w:r w:rsidR="00895112" w:rsidRPr="00AB1781">
        <w:t xml:space="preserve"> 128</w:t>
      </w:r>
      <w:r w:rsidR="00895112">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895112">
        <w:rPr>
          <w:noProof/>
        </w:rPr>
        <w:t>313</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1"/>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2"/>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lastRenderedPageBreak/>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w:t>
      </w:r>
      <w:r>
        <w:lastRenderedPageBreak/>
        <w:t xml:space="preserve">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478C2BC9" w:rsidR="00A02728" w:rsidRPr="000D107E" w:rsidRDefault="006869EE" w:rsidP="006869EE">
      <w:pPr>
        <w:pStyle w:val="Body"/>
      </w:pPr>
      <w:r>
        <w:t xml:space="preserve">See </w:t>
      </w:r>
      <w:r>
        <w:fldChar w:fldCharType="begin"/>
      </w:r>
      <w:r>
        <w:instrText xml:space="preserve"> REF _Ref448227875 \h </w:instrText>
      </w:r>
      <w:r>
        <w:fldChar w:fldCharType="separate"/>
      </w:r>
      <w:r w:rsidR="00895112">
        <w:t>The Raising of Incense</w:t>
      </w:r>
      <w:r>
        <w:fldChar w:fldCharType="end"/>
      </w:r>
      <w:r>
        <w:t xml:space="preserve">, page </w:t>
      </w:r>
      <w:r>
        <w:fldChar w:fldCharType="begin"/>
      </w:r>
      <w:r>
        <w:instrText xml:space="preserve"> PAGEREF _Ref448227880 \h </w:instrText>
      </w:r>
      <w:r>
        <w:fldChar w:fldCharType="separate"/>
      </w:r>
      <w:r w:rsidR="00895112">
        <w:rPr>
          <w:noProof/>
        </w:rPr>
        <w:t>551</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4"/>
      <w:r>
        <w:lastRenderedPageBreak/>
        <w:t>After Supper: Retiring</w:t>
      </w:r>
      <w:r>
        <w:rPr>
          <w:rStyle w:val="FootnoteReference"/>
        </w:rPr>
        <w:footnoteReference w:id="3"/>
      </w:r>
      <w:r>
        <w:t xml:space="preserve"> (the Twelfth Hour)</w:t>
      </w:r>
      <w:bookmarkEnd w:id="72"/>
      <w:bookmarkEnd w:id="73"/>
      <w:bookmarkEnd w:id="74"/>
      <w:bookmarkEnd w:id="75"/>
    </w:p>
    <w:bookmarkStart w:id="77" w:name="_Ref435789575" w:displacedByCustomXml="next"/>
    <w:bookmarkStart w:id="78" w:name="_Ref435789570" w:displacedByCustomXml="next"/>
    <w:bookmarkStart w:id="79" w:name="_Ref435434300" w:displacedByCustomXml="next"/>
    <w:bookmarkStart w:id="80" w:name="_Ref435434294" w:displacedByCustomXml="next"/>
    <w:bookmarkStart w:id="81" w:name="_Toc410196910" w:displacedByCustomXml="next"/>
    <w:bookmarkStart w:id="82" w:name="_Toc410196408" w:displacedByCustomXml="next"/>
    <w:bookmarkStart w:id="83" w:name="_Toc410196176" w:displacedByCustomXml="next"/>
    <w:sdt>
      <w:sdtPr>
        <w:id w:val="-1880776434"/>
        <w:docPartObj>
          <w:docPartGallery w:val="Table of Contents"/>
          <w:docPartUnique/>
        </w:docPartObj>
      </w:sdtPr>
      <w:sdtEndPr>
        <w:rPr>
          <w:b/>
          <w:bCs/>
          <w:noProof/>
        </w:rPr>
      </w:sdtEndPr>
      <w:sdtContent>
        <w:p w14:paraId="333F5C59" w14:textId="1866A499"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895112">
              <w:rPr>
                <w:noProof/>
                <w:webHidden/>
              </w:rPr>
              <w:t>18</w:t>
            </w:r>
            <w:r w:rsidR="00E35F1F">
              <w:rPr>
                <w:noProof/>
                <w:webHidden/>
              </w:rPr>
              <w:fldChar w:fldCharType="end"/>
            </w:r>
          </w:hyperlink>
        </w:p>
        <w:p w14:paraId="20C68518" w14:textId="0C8012E7" w:rsidR="00E35F1F" w:rsidRDefault="008A378B">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895112">
              <w:rPr>
                <w:noProof/>
                <w:webHidden/>
              </w:rPr>
              <w:t>23</w:t>
            </w:r>
            <w:r w:rsidR="00E35F1F">
              <w:rPr>
                <w:noProof/>
                <w:webHidden/>
              </w:rPr>
              <w:fldChar w:fldCharType="end"/>
            </w:r>
          </w:hyperlink>
        </w:p>
        <w:p w14:paraId="7AECBD7C" w14:textId="4B0E1BAD" w:rsidR="00E35F1F" w:rsidRDefault="008A378B">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895112">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1CA85A26"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895112">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306C8546" w14:textId="03AECFC4"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895112">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E41A6D8" w14:textId="079F72D4"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4EE80902"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895112">
        <w:t>Psalm</w:t>
      </w:r>
      <w:r w:rsidR="00895112" w:rsidRPr="00AB1781">
        <w:t xml:space="preserve"> 129</w:t>
      </w:r>
      <w:r w:rsidR="00895112">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5112">
        <w:rPr>
          <w:rFonts w:cstheme="minorBidi"/>
          <w:noProof/>
        </w:rPr>
        <w:t>314</w:t>
      </w:r>
      <w:r w:rsidR="003A78C2" w:rsidRPr="00AC19C5">
        <w:rPr>
          <w:rFonts w:cstheme="minorBidi"/>
        </w:rPr>
        <w:fldChar w:fldCharType="end"/>
      </w:r>
    </w:p>
    <w:p w14:paraId="5C89ADF0" w14:textId="0EEC0594"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895112">
        <w:t>Psalm</w:t>
      </w:r>
      <w:r w:rsidR="00895112" w:rsidRPr="00AB1781">
        <w:t xml:space="preserve"> 130</w:t>
      </w:r>
      <w:r w:rsidR="00895112">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5112">
        <w:rPr>
          <w:rFonts w:cstheme="minorBidi"/>
          <w:noProof/>
        </w:rPr>
        <w:t>315</w:t>
      </w:r>
      <w:r w:rsidR="003A78C2" w:rsidRPr="00AC19C5">
        <w:rPr>
          <w:rFonts w:cstheme="minorBidi"/>
        </w:rPr>
        <w:fldChar w:fldCharType="end"/>
      </w:r>
    </w:p>
    <w:p w14:paraId="28E2C0BB" w14:textId="762DD703"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895112">
        <w:t>Psalm</w:t>
      </w:r>
      <w:r w:rsidR="00895112" w:rsidRPr="00AB1781">
        <w:t xml:space="preserve"> 131</w:t>
      </w:r>
      <w:r w:rsidR="00895112">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5112">
        <w:rPr>
          <w:rFonts w:cstheme="minorBidi"/>
          <w:noProof/>
        </w:rPr>
        <w:t>316</w:t>
      </w:r>
      <w:r w:rsidR="003A78C2" w:rsidRPr="00AC19C5">
        <w:rPr>
          <w:rFonts w:cstheme="minorBidi"/>
        </w:rPr>
        <w:fldChar w:fldCharType="end"/>
      </w:r>
    </w:p>
    <w:p w14:paraId="1E089908" w14:textId="542DC4A6"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895112">
        <w:t>Psalm</w:t>
      </w:r>
      <w:r w:rsidR="00895112" w:rsidRPr="00AB1781">
        <w:t xml:space="preserve"> 132</w:t>
      </w:r>
      <w:r w:rsidR="00895112">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5112">
        <w:rPr>
          <w:rFonts w:cstheme="minorBidi"/>
          <w:noProof/>
        </w:rPr>
        <w:t>317</w:t>
      </w:r>
      <w:r w:rsidR="003A78C2" w:rsidRPr="00AC19C5">
        <w:rPr>
          <w:rFonts w:cstheme="minorBidi"/>
        </w:rPr>
        <w:fldChar w:fldCharType="end"/>
      </w:r>
    </w:p>
    <w:p w14:paraId="4AE38C3E" w14:textId="4C29FBBA"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895112">
        <w:t>Psalm</w:t>
      </w:r>
      <w:r w:rsidR="00895112" w:rsidRPr="00AB1781">
        <w:t xml:space="preserve"> 133</w:t>
      </w:r>
      <w:r w:rsidR="00895112">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5112">
        <w:rPr>
          <w:rFonts w:cstheme="minorBidi"/>
          <w:noProof/>
        </w:rPr>
        <w:t>318</w:t>
      </w:r>
      <w:r w:rsidR="003A78C2" w:rsidRPr="00AC19C5">
        <w:rPr>
          <w:rFonts w:cstheme="minorBidi"/>
        </w:rPr>
        <w:fldChar w:fldCharType="end"/>
      </w:r>
    </w:p>
    <w:p w14:paraId="1687F32E" w14:textId="252FE4C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895112">
        <w:t>Psalm</w:t>
      </w:r>
      <w:r w:rsidR="00895112" w:rsidRPr="00AB1781">
        <w:t xml:space="preserve"> 136</w:t>
      </w:r>
      <w:r w:rsidR="00895112">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5112">
        <w:rPr>
          <w:rFonts w:cstheme="minorBidi"/>
          <w:noProof/>
        </w:rPr>
        <w:t>323</w:t>
      </w:r>
      <w:r w:rsidR="003A78C2" w:rsidRPr="00AC19C5">
        <w:rPr>
          <w:rFonts w:cstheme="minorBidi"/>
        </w:rPr>
        <w:fldChar w:fldCharType="end"/>
      </w:r>
    </w:p>
    <w:p w14:paraId="7888D837" w14:textId="14693C6B"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895112">
        <w:t>Psalm</w:t>
      </w:r>
      <w:r w:rsidR="00895112" w:rsidRPr="00AB1781">
        <w:t xml:space="preserve"> 137</w:t>
      </w:r>
      <w:r w:rsidR="00895112">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5112">
        <w:rPr>
          <w:rFonts w:cstheme="minorBidi"/>
          <w:noProof/>
        </w:rPr>
        <w:t>324</w:t>
      </w:r>
      <w:r w:rsidR="003A78C2" w:rsidRPr="00AC19C5">
        <w:rPr>
          <w:rFonts w:cstheme="minorBidi"/>
        </w:rPr>
        <w:fldChar w:fldCharType="end"/>
      </w:r>
    </w:p>
    <w:p w14:paraId="34DBB223" w14:textId="63987C0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895112">
        <w:t>Psalm</w:t>
      </w:r>
      <w:r w:rsidR="00895112" w:rsidRPr="00AB1781">
        <w:t xml:space="preserve"> 140</w:t>
      </w:r>
      <w:r w:rsidR="00895112">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5112">
        <w:rPr>
          <w:rFonts w:cstheme="minorBidi"/>
          <w:noProof/>
        </w:rPr>
        <w:t>328</w:t>
      </w:r>
      <w:r w:rsidR="003A78C2" w:rsidRPr="00AC19C5">
        <w:rPr>
          <w:rFonts w:cstheme="minorBidi"/>
        </w:rPr>
        <w:fldChar w:fldCharType="end"/>
      </w:r>
    </w:p>
    <w:p w14:paraId="6B4DC1CD" w14:textId="51236F24"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895112">
        <w:t>Psalm</w:t>
      </w:r>
      <w:r w:rsidR="00895112" w:rsidRPr="00AB1781">
        <w:t xml:space="preserve"> 141</w:t>
      </w:r>
      <w:r w:rsidR="00895112">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5112">
        <w:rPr>
          <w:rFonts w:cstheme="minorBidi"/>
          <w:noProof/>
        </w:rPr>
        <w:t>329</w:t>
      </w:r>
      <w:r w:rsidR="003A78C2" w:rsidRPr="00AC19C5">
        <w:rPr>
          <w:rFonts w:cstheme="minorBidi"/>
        </w:rPr>
        <w:fldChar w:fldCharType="end"/>
      </w:r>
    </w:p>
    <w:p w14:paraId="2110D48E" w14:textId="28208AB2"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895112">
        <w:t>Psalm</w:t>
      </w:r>
      <w:r w:rsidR="00895112" w:rsidRPr="00AB1781">
        <w:t xml:space="preserve"> 145</w:t>
      </w:r>
      <w:r w:rsidR="00895112">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5112">
        <w:rPr>
          <w:rFonts w:cstheme="minorBidi"/>
          <w:noProof/>
        </w:rPr>
        <w:t>335</w:t>
      </w:r>
      <w:r w:rsidR="003A78C2" w:rsidRPr="00AC19C5">
        <w:rPr>
          <w:rFonts w:cstheme="minorBidi"/>
        </w:rPr>
        <w:fldChar w:fldCharType="end"/>
      </w:r>
    </w:p>
    <w:p w14:paraId="1DB70176" w14:textId="0DDE1991"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895112">
        <w:t>Psalm</w:t>
      </w:r>
      <w:r w:rsidR="00895112" w:rsidRPr="00AB1781">
        <w:t xml:space="preserve"> 146</w:t>
      </w:r>
      <w:r w:rsidR="00895112">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5112">
        <w:rPr>
          <w:rFonts w:cstheme="minorBidi"/>
          <w:noProof/>
        </w:rPr>
        <w:t>336</w:t>
      </w:r>
      <w:r w:rsidR="003A78C2" w:rsidRPr="00AC19C5">
        <w:rPr>
          <w:rFonts w:cstheme="minorBidi"/>
        </w:rPr>
        <w:fldChar w:fldCharType="end"/>
      </w:r>
    </w:p>
    <w:p w14:paraId="10BFD659" w14:textId="55E72186"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895112">
        <w:t>Psalm</w:t>
      </w:r>
      <w:r w:rsidR="00895112" w:rsidRPr="00AB1781">
        <w:t xml:space="preserve"> 147</w:t>
      </w:r>
      <w:r w:rsidR="00895112">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5112">
        <w:rPr>
          <w:rFonts w:cstheme="minorBidi"/>
          <w:noProof/>
        </w:rPr>
        <w:t>337</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4"/>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0F8E8FFD"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2A5614B8"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3300F3C4"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895112">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FA51813" w14:textId="1B069ED9"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895112">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0B99716A" w14:textId="7C7E63E5"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3AA29AB"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895112">
        <w:t>Psalm</w:t>
      </w:r>
      <w:r w:rsidR="00895112" w:rsidRPr="00AB1781">
        <w:t xml:space="preserve"> 129</w:t>
      </w:r>
      <w:r w:rsidR="00895112">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5112">
        <w:rPr>
          <w:rFonts w:cstheme="minorBidi"/>
          <w:noProof/>
        </w:rPr>
        <w:t>314</w:t>
      </w:r>
      <w:r w:rsidR="003A78C2" w:rsidRPr="00AC19C5">
        <w:rPr>
          <w:rFonts w:cstheme="minorBidi"/>
        </w:rPr>
        <w:fldChar w:fldCharType="end"/>
      </w:r>
    </w:p>
    <w:p w14:paraId="1B75A28D" w14:textId="22E54FAF"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895112">
        <w:t>Psalm</w:t>
      </w:r>
      <w:r w:rsidR="00895112" w:rsidRPr="00AB1781">
        <w:t xml:space="preserve"> 130</w:t>
      </w:r>
      <w:r w:rsidR="00895112">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5112">
        <w:rPr>
          <w:rFonts w:cstheme="minorBidi"/>
          <w:noProof/>
        </w:rPr>
        <w:t>315</w:t>
      </w:r>
      <w:r w:rsidR="003A78C2" w:rsidRPr="00AC19C5">
        <w:rPr>
          <w:rFonts w:cstheme="minorBidi"/>
        </w:rPr>
        <w:fldChar w:fldCharType="end"/>
      </w:r>
    </w:p>
    <w:p w14:paraId="0AE9AF27" w14:textId="73D2F568"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895112">
        <w:t>Psalm</w:t>
      </w:r>
      <w:r w:rsidR="00895112" w:rsidRPr="00AB1781">
        <w:t xml:space="preserve"> 131</w:t>
      </w:r>
      <w:r w:rsidR="00895112">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5112">
        <w:rPr>
          <w:rFonts w:cstheme="minorBidi"/>
          <w:noProof/>
        </w:rPr>
        <w:t>316</w:t>
      </w:r>
      <w:r w:rsidR="003A78C2" w:rsidRPr="00AC19C5">
        <w:rPr>
          <w:rFonts w:cstheme="minorBidi"/>
        </w:rPr>
        <w:fldChar w:fldCharType="end"/>
      </w:r>
    </w:p>
    <w:p w14:paraId="41F119EC" w14:textId="5F460E43"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895112">
        <w:t>Psalm</w:t>
      </w:r>
      <w:r w:rsidR="00895112" w:rsidRPr="00AB1781">
        <w:t xml:space="preserve"> 132</w:t>
      </w:r>
      <w:r w:rsidR="00895112">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5112">
        <w:rPr>
          <w:rFonts w:cstheme="minorBidi"/>
          <w:noProof/>
        </w:rPr>
        <w:t>317</w:t>
      </w:r>
      <w:r w:rsidR="003A78C2" w:rsidRPr="00AC19C5">
        <w:rPr>
          <w:rFonts w:cstheme="minorBidi"/>
        </w:rPr>
        <w:fldChar w:fldCharType="end"/>
      </w:r>
    </w:p>
    <w:p w14:paraId="597C59C2" w14:textId="07121EC4"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895112">
        <w:t>Psalm</w:t>
      </w:r>
      <w:r w:rsidR="00895112" w:rsidRPr="00AB1781">
        <w:t xml:space="preserve"> 133</w:t>
      </w:r>
      <w:r w:rsidR="00895112">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5112">
        <w:rPr>
          <w:rFonts w:cstheme="minorBidi"/>
          <w:noProof/>
        </w:rPr>
        <w:t>318</w:t>
      </w:r>
      <w:r w:rsidR="003A78C2" w:rsidRPr="00AC19C5">
        <w:rPr>
          <w:rFonts w:cstheme="minorBidi"/>
        </w:rPr>
        <w:fldChar w:fldCharType="end"/>
      </w:r>
    </w:p>
    <w:p w14:paraId="128C5E51" w14:textId="6C690769"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895112">
        <w:t>Psalm</w:t>
      </w:r>
      <w:r w:rsidR="00895112" w:rsidRPr="00AB1781">
        <w:t xml:space="preserve"> 136</w:t>
      </w:r>
      <w:r w:rsidR="00895112">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5112">
        <w:rPr>
          <w:rFonts w:cstheme="minorBidi"/>
          <w:noProof/>
        </w:rPr>
        <w:t>323</w:t>
      </w:r>
      <w:r w:rsidR="003A78C2" w:rsidRPr="00AC19C5">
        <w:rPr>
          <w:rFonts w:cstheme="minorBidi"/>
        </w:rPr>
        <w:fldChar w:fldCharType="end"/>
      </w:r>
    </w:p>
    <w:p w14:paraId="2E0B000D" w14:textId="77A607BA"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895112">
        <w:t>Psalm</w:t>
      </w:r>
      <w:r w:rsidR="00895112" w:rsidRPr="00AB1781">
        <w:t xml:space="preserve"> 137</w:t>
      </w:r>
      <w:r w:rsidR="00895112">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5112">
        <w:rPr>
          <w:rFonts w:cstheme="minorBidi"/>
          <w:noProof/>
        </w:rPr>
        <w:t>324</w:t>
      </w:r>
      <w:r w:rsidR="003A78C2" w:rsidRPr="00AC19C5">
        <w:rPr>
          <w:rFonts w:cstheme="minorBidi"/>
        </w:rPr>
        <w:fldChar w:fldCharType="end"/>
      </w:r>
    </w:p>
    <w:p w14:paraId="770DB628" w14:textId="79CB390A"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895112">
        <w:t>Psalm</w:t>
      </w:r>
      <w:r w:rsidR="00895112" w:rsidRPr="00AB1781">
        <w:t xml:space="preserve"> 140</w:t>
      </w:r>
      <w:r w:rsidR="00895112">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5112">
        <w:rPr>
          <w:rFonts w:cstheme="minorBidi"/>
          <w:noProof/>
        </w:rPr>
        <w:t>328</w:t>
      </w:r>
      <w:r w:rsidR="003A78C2" w:rsidRPr="00AC19C5">
        <w:rPr>
          <w:rFonts w:cstheme="minorBidi"/>
        </w:rPr>
        <w:fldChar w:fldCharType="end"/>
      </w:r>
    </w:p>
    <w:p w14:paraId="641208A7" w14:textId="795BDBD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895112">
        <w:t>Psalm</w:t>
      </w:r>
      <w:r w:rsidR="00895112" w:rsidRPr="00AB1781">
        <w:t xml:space="preserve"> 141</w:t>
      </w:r>
      <w:r w:rsidR="00895112">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5112">
        <w:rPr>
          <w:rFonts w:cstheme="minorBidi"/>
          <w:noProof/>
        </w:rPr>
        <w:t>329</w:t>
      </w:r>
      <w:r w:rsidR="003A78C2" w:rsidRPr="00AC19C5">
        <w:rPr>
          <w:rFonts w:cstheme="minorBidi"/>
        </w:rPr>
        <w:fldChar w:fldCharType="end"/>
      </w:r>
    </w:p>
    <w:p w14:paraId="22E2CCB4" w14:textId="4B6E433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895112">
        <w:t>Psalm</w:t>
      </w:r>
      <w:r w:rsidR="00895112" w:rsidRPr="00AB1781">
        <w:t xml:space="preserve"> 145</w:t>
      </w:r>
      <w:r w:rsidR="00895112">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5112">
        <w:rPr>
          <w:rFonts w:cstheme="minorBidi"/>
          <w:noProof/>
        </w:rPr>
        <w:t>335</w:t>
      </w:r>
      <w:r w:rsidR="003A78C2" w:rsidRPr="00AC19C5">
        <w:rPr>
          <w:rFonts w:cstheme="minorBidi"/>
        </w:rPr>
        <w:fldChar w:fldCharType="end"/>
      </w:r>
    </w:p>
    <w:p w14:paraId="71D3EDA7" w14:textId="69475F66"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895112">
        <w:t>Psalm</w:t>
      </w:r>
      <w:r w:rsidR="00895112" w:rsidRPr="00AB1781">
        <w:t xml:space="preserve"> 146</w:t>
      </w:r>
      <w:r w:rsidR="00895112">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5112">
        <w:rPr>
          <w:rFonts w:cstheme="minorBidi"/>
          <w:noProof/>
        </w:rPr>
        <w:t>336</w:t>
      </w:r>
      <w:r w:rsidR="003A78C2" w:rsidRPr="00AC19C5">
        <w:rPr>
          <w:rFonts w:cstheme="minorBidi"/>
        </w:rPr>
        <w:fldChar w:fldCharType="end"/>
      </w:r>
    </w:p>
    <w:p w14:paraId="6A511ED2" w14:textId="151A30C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895112">
        <w:t>Psalm</w:t>
      </w:r>
      <w:r w:rsidR="00895112" w:rsidRPr="00AB1781">
        <w:t xml:space="preserve"> 147</w:t>
      </w:r>
      <w:r w:rsidR="00895112">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5112">
        <w:rPr>
          <w:rFonts w:cstheme="minorBidi"/>
          <w:noProof/>
        </w:rPr>
        <w:t>337</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6"/>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7"/>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02C17C91"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195EFBD8"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62C531F9"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895112">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1C8B7C0A" w14:textId="6AF79B19"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895112">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2E223CF0" w14:textId="045D4ED7"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6AEE8668"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895112">
        <w:t>Psalm</w:t>
      </w:r>
      <w:r w:rsidR="00895112" w:rsidRPr="00AB1781">
        <w:t xml:space="preserve"> 4</w:t>
      </w:r>
      <w:r w:rsidR="00895112">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895112">
        <w:rPr>
          <w:noProof/>
        </w:rPr>
        <w:t>110</w:t>
      </w:r>
      <w:r w:rsidR="003A78C2">
        <w:fldChar w:fldCharType="end"/>
      </w:r>
    </w:p>
    <w:p w14:paraId="11005B88" w14:textId="1ADAEAC9"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895112">
        <w:t>Psalm</w:t>
      </w:r>
      <w:r w:rsidR="00895112" w:rsidRPr="00AB1781">
        <w:t xml:space="preserve"> 6</w:t>
      </w:r>
      <w:r w:rsidR="00895112">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895112">
        <w:rPr>
          <w:noProof/>
        </w:rPr>
        <w:t>112</w:t>
      </w:r>
      <w:r w:rsidR="003A78C2">
        <w:fldChar w:fldCharType="end"/>
      </w:r>
    </w:p>
    <w:p w14:paraId="55C4356A" w14:textId="02C9D751"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895112">
        <w:t>Psalm</w:t>
      </w:r>
      <w:r w:rsidR="00895112" w:rsidRPr="00AB1781">
        <w:t xml:space="preserve"> 12</w:t>
      </w:r>
      <w:r w:rsidR="00895112">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895112">
        <w:rPr>
          <w:noProof/>
        </w:rPr>
        <w:t>120</w:t>
      </w:r>
      <w:r w:rsidR="003A78C2">
        <w:fldChar w:fldCharType="end"/>
      </w:r>
    </w:p>
    <w:p w14:paraId="63420882" w14:textId="2CA75FB8"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895112">
        <w:t>Psalm</w:t>
      </w:r>
      <w:r w:rsidR="00895112" w:rsidRPr="00AB1781">
        <w:t xml:space="preserve"> 15</w:t>
      </w:r>
      <w:r w:rsidR="00895112">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895112">
        <w:rPr>
          <w:noProof/>
        </w:rPr>
        <w:t>123</w:t>
      </w:r>
      <w:r w:rsidR="003A78C2">
        <w:fldChar w:fldCharType="end"/>
      </w:r>
    </w:p>
    <w:p w14:paraId="774D5DBB" w14:textId="4599D69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895112">
        <w:t>Psalm</w:t>
      </w:r>
      <w:r w:rsidR="00895112" w:rsidRPr="00AB1781">
        <w:t xml:space="preserve"> 24</w:t>
      </w:r>
      <w:r w:rsidR="00895112">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895112">
        <w:rPr>
          <w:noProof/>
        </w:rPr>
        <w:t>138</w:t>
      </w:r>
      <w:r w:rsidR="003A78C2">
        <w:fldChar w:fldCharType="end"/>
      </w:r>
    </w:p>
    <w:p w14:paraId="6E11CE76" w14:textId="2F75F8AD"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895112">
        <w:t>Psalm</w:t>
      </w:r>
      <w:r w:rsidR="00895112" w:rsidRPr="00AB1781">
        <w:t xml:space="preserve"> 26</w:t>
      </w:r>
      <w:r w:rsidR="00895112">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895112">
        <w:rPr>
          <w:noProof/>
        </w:rPr>
        <w:t>141</w:t>
      </w:r>
      <w:r w:rsidR="003A78C2">
        <w:fldChar w:fldCharType="end"/>
      </w:r>
    </w:p>
    <w:p w14:paraId="3C2A64B3" w14:textId="394F4F0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895112">
        <w:t>Psalm</w:t>
      </w:r>
      <w:r w:rsidR="00895112" w:rsidRPr="00AB1781">
        <w:t xml:space="preserve"> 66</w:t>
      </w:r>
      <w:r w:rsidR="00895112">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895112">
        <w:rPr>
          <w:noProof/>
        </w:rPr>
        <w:t>200</w:t>
      </w:r>
      <w:r w:rsidR="003A78C2">
        <w:fldChar w:fldCharType="end"/>
      </w:r>
    </w:p>
    <w:p w14:paraId="41660D28" w14:textId="76E66868"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895112">
        <w:t>Psalm</w:t>
      </w:r>
      <w:r w:rsidR="00895112" w:rsidRPr="00AB1781">
        <w:t xml:space="preserve"> 69</w:t>
      </w:r>
      <w:r w:rsidR="00895112">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895112">
        <w:rPr>
          <w:noProof/>
        </w:rPr>
        <w:t>208</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6072EF58"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895112">
        <w:t>Psalm</w:t>
      </w:r>
      <w:r w:rsidR="00895112" w:rsidRPr="00AB1781">
        <w:t xml:space="preserve"> 22</w:t>
      </w:r>
      <w:r w:rsidR="00895112">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895112">
        <w:rPr>
          <w:noProof/>
        </w:rPr>
        <w:t>136</w:t>
      </w:r>
      <w:r w:rsidR="003A78C2">
        <w:fldChar w:fldCharType="end"/>
      </w:r>
    </w:p>
    <w:p w14:paraId="09B61132" w14:textId="6EF3A19E"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895112">
        <w:t>Psalm</w:t>
      </w:r>
      <w:r w:rsidR="00895112" w:rsidRPr="00AB1781">
        <w:t xml:space="preserve"> 29</w:t>
      </w:r>
      <w:r w:rsidR="00895112">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895112">
        <w:rPr>
          <w:noProof/>
        </w:rPr>
        <w:t>145</w:t>
      </w:r>
      <w:r w:rsidR="003A78C2">
        <w:fldChar w:fldCharType="end"/>
      </w:r>
    </w:p>
    <w:p w14:paraId="28BE6576" w14:textId="060766B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895112">
        <w:t>Psalm</w:t>
      </w:r>
      <w:r w:rsidR="00895112" w:rsidRPr="00AB1781">
        <w:t xml:space="preserve"> 42</w:t>
      </w:r>
      <w:r w:rsidR="00895112">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895112">
        <w:rPr>
          <w:noProof/>
        </w:rPr>
        <w:t>168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016741C5"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895112">
        <w:t>Psalm</w:t>
      </w:r>
      <w:r w:rsidR="00895112" w:rsidRPr="00AB1781">
        <w:t xml:space="preserve"> 56</w:t>
      </w:r>
      <w:r w:rsidR="00895112">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895112">
        <w:rPr>
          <w:noProof/>
        </w:rPr>
        <w:t>188</w:t>
      </w:r>
      <w:r w:rsidR="003A78C2">
        <w:fldChar w:fldCharType="end"/>
      </w:r>
    </w:p>
    <w:p w14:paraId="3921B741" w14:textId="0FD8091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895112">
        <w:t>Psalm</w:t>
      </w:r>
      <w:r w:rsidR="00895112" w:rsidRPr="00AB1781">
        <w:t xml:space="preserve"> 85</w:t>
      </w:r>
      <w:r w:rsidR="00895112">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895112">
        <w:rPr>
          <w:noProof/>
        </w:rPr>
        <w:t>235</w:t>
      </w:r>
      <w:r w:rsidR="003A78C2">
        <w:fldChar w:fldCharType="end"/>
      </w:r>
    </w:p>
    <w:p w14:paraId="5D801D2A" w14:textId="3BE963D1"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895112">
        <w:t>Psalm</w:t>
      </w:r>
      <w:r w:rsidR="00895112" w:rsidRPr="00AB1781">
        <w:t xml:space="preserve"> 90</w:t>
      </w:r>
      <w:r w:rsidR="00895112">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895112">
        <w:rPr>
          <w:noProof/>
        </w:rPr>
        <w:t>244</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0027D9DE"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895112">
        <w:t>Psalm</w:t>
      </w:r>
      <w:r w:rsidR="00895112" w:rsidRPr="00AB1781">
        <w:t xml:space="preserve"> 96</w:t>
      </w:r>
      <w:r w:rsidR="00895112">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895112">
        <w:rPr>
          <w:noProof/>
        </w:rPr>
        <w:t>252</w:t>
      </w:r>
      <w:r w:rsidR="003A78C2">
        <w:fldChar w:fldCharType="end"/>
      </w:r>
    </w:p>
    <w:p w14:paraId="355504DD" w14:textId="5C1EE656"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895112">
        <w:t>Psalm</w:t>
      </w:r>
      <w:r w:rsidR="00895112" w:rsidRPr="00AB1781">
        <w:t xml:space="preserve"> 109</w:t>
      </w:r>
      <w:r w:rsidR="00895112">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895112">
        <w:rPr>
          <w:noProof/>
        </w:rPr>
        <w:t>278</w:t>
      </w:r>
      <w:r w:rsidR="003A78C2">
        <w:fldChar w:fldCharType="end"/>
      </w:r>
    </w:p>
    <w:p w14:paraId="19A8593F" w14:textId="539DB6DB"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895112">
        <w:t>Psalm</w:t>
      </w:r>
      <w:r w:rsidR="00895112" w:rsidRPr="00AB1781">
        <w:t xml:space="preserve"> 114</w:t>
      </w:r>
      <w:r w:rsidR="00895112">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895112">
        <w:rPr>
          <w:noProof/>
        </w:rPr>
        <w:t>285</w:t>
      </w:r>
      <w:r w:rsidR="003A78C2">
        <w:fldChar w:fldCharType="end"/>
      </w:r>
    </w:p>
    <w:p w14:paraId="6A7479E2" w14:textId="0BEAB54A"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895112">
        <w:t>Psalm</w:t>
      </w:r>
      <w:r w:rsidR="00895112" w:rsidRPr="00AB1781">
        <w:t xml:space="preserve"> 115</w:t>
      </w:r>
      <w:r w:rsidR="00895112">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895112">
        <w:rPr>
          <w:noProof/>
        </w:rPr>
        <w:t>286</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0B451E6"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895112">
        <w:t>Psalm</w:t>
      </w:r>
      <w:r w:rsidR="00895112" w:rsidRPr="00AB1781">
        <w:t xml:space="preserve"> 129</w:t>
      </w:r>
      <w:r w:rsidR="00895112">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895112">
        <w:rPr>
          <w:noProof/>
        </w:rPr>
        <w:t>314</w:t>
      </w:r>
      <w:r w:rsidR="003A78C2">
        <w:fldChar w:fldCharType="end"/>
      </w:r>
    </w:p>
    <w:p w14:paraId="640173D6" w14:textId="7A4B0FCD"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895112">
        <w:t>Psalm</w:t>
      </w:r>
      <w:r w:rsidR="00895112" w:rsidRPr="00AB1781">
        <w:t xml:space="preserve"> 130</w:t>
      </w:r>
      <w:r w:rsidR="00895112">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895112">
        <w:rPr>
          <w:noProof/>
        </w:rPr>
        <w:t>315</w:t>
      </w:r>
      <w:r w:rsidR="003A78C2">
        <w:fldChar w:fldCharType="end"/>
      </w:r>
    </w:p>
    <w:p w14:paraId="26C5B235" w14:textId="4BF876F8"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895112">
        <w:t>Psalm</w:t>
      </w:r>
      <w:r w:rsidR="00895112" w:rsidRPr="00AB1781">
        <w:t xml:space="preserve"> 131</w:t>
      </w:r>
      <w:r w:rsidR="00895112">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895112">
        <w:rPr>
          <w:noProof/>
        </w:rPr>
        <w:t>316</w:t>
      </w:r>
      <w:r w:rsidR="003A78C2">
        <w:fldChar w:fldCharType="end"/>
      </w:r>
    </w:p>
    <w:p w14:paraId="09527073" w14:textId="0344C8C3"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895112">
        <w:t>Psalm</w:t>
      </w:r>
      <w:r w:rsidR="00895112" w:rsidRPr="00AB1781">
        <w:t xml:space="preserve"> 132</w:t>
      </w:r>
      <w:r w:rsidR="00895112">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895112">
        <w:rPr>
          <w:noProof/>
        </w:rPr>
        <w:t>317</w:t>
      </w:r>
      <w:r w:rsidR="003A78C2">
        <w:fldChar w:fldCharType="end"/>
      </w:r>
    </w:p>
    <w:p w14:paraId="3AB0B369" w14:textId="3A8A657A"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895112">
        <w:t>Psalm</w:t>
      </w:r>
      <w:r w:rsidR="00895112" w:rsidRPr="00AB1781">
        <w:t xml:space="preserve"> 133</w:t>
      </w:r>
      <w:r w:rsidR="00895112">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895112">
        <w:rPr>
          <w:noProof/>
        </w:rPr>
        <w:t>318</w:t>
      </w:r>
      <w:r w:rsidR="003A78C2">
        <w:fldChar w:fldCharType="end"/>
      </w:r>
    </w:p>
    <w:p w14:paraId="27DF8F80" w14:textId="1E76995B"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895112">
        <w:t>Psalm</w:t>
      </w:r>
      <w:r w:rsidR="00895112" w:rsidRPr="00AB1781">
        <w:t xml:space="preserve"> 136</w:t>
      </w:r>
      <w:r w:rsidR="00895112">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895112">
        <w:rPr>
          <w:noProof/>
        </w:rPr>
        <w:t>323</w:t>
      </w:r>
      <w:r w:rsidR="003A78C2">
        <w:fldChar w:fldCharType="end"/>
      </w:r>
    </w:p>
    <w:p w14:paraId="4690D87F" w14:textId="153D48A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895112">
        <w:t>Psalm</w:t>
      </w:r>
      <w:r w:rsidR="00895112" w:rsidRPr="00AB1781">
        <w:t xml:space="preserve"> 140</w:t>
      </w:r>
      <w:r w:rsidR="00895112">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895112">
        <w:rPr>
          <w:noProof/>
        </w:rPr>
        <w:t>328</w:t>
      </w:r>
      <w:r w:rsidR="003A78C2">
        <w:fldChar w:fldCharType="end"/>
      </w:r>
    </w:p>
    <w:p w14:paraId="3DCE666A" w14:textId="553A112E"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895112">
        <w:t>Psalm</w:t>
      </w:r>
      <w:r w:rsidR="00895112" w:rsidRPr="00AB1781">
        <w:t xml:space="preserve"> 145</w:t>
      </w:r>
      <w:r w:rsidR="00895112">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895112">
        <w:rPr>
          <w:noProof/>
        </w:rPr>
        <w:t>335</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4074B516"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895112">
        <w:t>Psalm 118 Part 20 (</w:t>
      </w:r>
      <w:r w:rsidR="00895112" w:rsidRPr="00895112">
        <w:rPr>
          <w:rFonts w:ascii="Times New Roman" w:hAnsi="Times New Roman"/>
        </w:rPr>
        <w:t>ר</w:t>
      </w:r>
      <w:r w:rsidR="00895112">
        <w:t>): “See my humiliation and deliver me”</w:t>
      </w:r>
      <w:r>
        <w:fldChar w:fldCharType="end"/>
      </w:r>
      <w:r>
        <w:tab/>
      </w:r>
      <w:r>
        <w:fldChar w:fldCharType="begin"/>
      </w:r>
      <w:r>
        <w:instrText xml:space="preserve"> PAGEREF _Ref434579036 \h </w:instrText>
      </w:r>
      <w:r>
        <w:fldChar w:fldCharType="separate"/>
      </w:r>
      <w:r w:rsidR="00895112">
        <w:rPr>
          <w:noProof/>
        </w:rPr>
        <w:t>303</w:t>
      </w:r>
      <w:r>
        <w:fldChar w:fldCharType="end"/>
      </w:r>
    </w:p>
    <w:p w14:paraId="460A4F24" w14:textId="0415C365"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895112">
        <w:t>Psalm 118 Part 21 (</w:t>
      </w:r>
      <w:r w:rsidR="00895112" w:rsidRPr="00895112">
        <w:rPr>
          <w:rFonts w:ascii="Times New Roman" w:hAnsi="Times New Roman"/>
        </w:rPr>
        <w:t>ש</w:t>
      </w:r>
      <w:r w:rsidR="00895112">
        <w:t>): “Rulers persecute me without cause”</w:t>
      </w:r>
      <w:r>
        <w:fldChar w:fldCharType="end"/>
      </w:r>
      <w:r>
        <w:tab/>
      </w:r>
      <w:r>
        <w:fldChar w:fldCharType="begin"/>
      </w:r>
      <w:r>
        <w:instrText xml:space="preserve"> PAGEREF _Ref434579051 \h </w:instrText>
      </w:r>
      <w:r>
        <w:fldChar w:fldCharType="separate"/>
      </w:r>
      <w:r w:rsidR="00895112">
        <w:rPr>
          <w:noProof/>
        </w:rPr>
        <w:t>304</w:t>
      </w:r>
      <w:r>
        <w:fldChar w:fldCharType="end"/>
      </w:r>
    </w:p>
    <w:p w14:paraId="148B010E" w14:textId="4884B8D5"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895112">
        <w:t>Psalm 118 Part 22 (</w:t>
      </w:r>
      <w:r w:rsidR="00895112" w:rsidRPr="00895112">
        <w:rPr>
          <w:rFonts w:ascii="Times New Roman" w:hAnsi="Times New Roman"/>
        </w:rPr>
        <w:t>ת</w:t>
      </w:r>
      <w:r w:rsidR="00895112">
        <w:t>): “Let my supplication come before You, O Lord”</w:t>
      </w:r>
      <w:r>
        <w:fldChar w:fldCharType="end"/>
      </w:r>
      <w:r>
        <w:tab/>
      </w:r>
      <w:r>
        <w:fldChar w:fldCharType="begin"/>
      </w:r>
      <w:r>
        <w:instrText xml:space="preserve"> PAGEREF _Ref434579065 \h </w:instrText>
      </w:r>
      <w:r>
        <w:fldChar w:fldCharType="separate"/>
      </w:r>
      <w:r w:rsidR="00895112">
        <w:rPr>
          <w:noProof/>
        </w:rPr>
        <w:t>305</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53DCBC6E"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8"/>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895112">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61A151BF"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913" w:displacedByCustomXml="next"/>
    <w:bookmarkStart w:id="106" w:name="_Toc410196411" w:displacedByCustomXml="next"/>
    <w:bookmarkStart w:id="107" w:name="_Toc410196179" w:displacedByCustomXml="next"/>
    <w:sdt>
      <w:sdtPr>
        <w:id w:val="-763460370"/>
        <w:docPartObj>
          <w:docPartGallery w:val="Table of Contents"/>
          <w:docPartUnique/>
        </w:docPartObj>
      </w:sdtPr>
      <w:sdtEndPr>
        <w:rPr>
          <w:b/>
          <w:bCs/>
          <w:noProof/>
        </w:rPr>
      </w:sdtEndPr>
      <w:sdtContent>
        <w:p w14:paraId="581004B7" w14:textId="5526DBFA"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895112">
              <w:rPr>
                <w:noProof/>
                <w:webHidden/>
              </w:rPr>
              <w:t>33</w:t>
            </w:r>
            <w:r w:rsidR="00E35F1F">
              <w:rPr>
                <w:noProof/>
                <w:webHidden/>
              </w:rPr>
              <w:fldChar w:fldCharType="end"/>
            </w:r>
          </w:hyperlink>
        </w:p>
        <w:p w14:paraId="7991B885" w14:textId="6569DD76" w:rsidR="00E35F1F" w:rsidRDefault="008A378B">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895112">
              <w:rPr>
                <w:noProof/>
                <w:webHidden/>
              </w:rPr>
              <w:t>36</w:t>
            </w:r>
            <w:r w:rsidR="00E35F1F">
              <w:rPr>
                <w:noProof/>
                <w:webHidden/>
              </w:rPr>
              <w:fldChar w:fldCharType="end"/>
            </w:r>
          </w:hyperlink>
        </w:p>
        <w:p w14:paraId="6660B090" w14:textId="29BF5288" w:rsidR="00E35F1F" w:rsidRDefault="008A378B">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895112">
              <w:rPr>
                <w:noProof/>
                <w:webHidden/>
              </w:rPr>
              <w:t>38</w:t>
            </w:r>
            <w:r w:rsidR="00E35F1F">
              <w:rPr>
                <w:noProof/>
                <w:webHidden/>
              </w:rPr>
              <w:fldChar w:fldCharType="end"/>
            </w:r>
          </w:hyperlink>
        </w:p>
        <w:p w14:paraId="26627408" w14:textId="14878ECB" w:rsidR="00E35F1F" w:rsidRDefault="008A378B">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895112">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1E9ADCA"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895112">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0C23CB7" w14:textId="671F056A"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895112">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76A01756" w14:textId="6C8EC2F7"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9"/>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0614FE5B"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895112">
        <w:t>Psalm</w:t>
      </w:r>
      <w:r w:rsidR="00895112" w:rsidRPr="00AB1781">
        <w:t xml:space="preserve"> 3</w:t>
      </w:r>
      <w:r w:rsidR="00895112">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895112">
        <w:rPr>
          <w:noProof/>
        </w:rPr>
        <w:t>109</w:t>
      </w:r>
      <w:r w:rsidR="003A78C2">
        <w:fldChar w:fldCharType="end"/>
      </w:r>
    </w:p>
    <w:p w14:paraId="065B6E4C" w14:textId="38CF1FCD"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895112">
        <w:t>Psalm</w:t>
      </w:r>
      <w:r w:rsidR="00895112" w:rsidRPr="00AB1781">
        <w:t xml:space="preserve"> 6</w:t>
      </w:r>
      <w:r w:rsidR="00895112">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895112">
        <w:rPr>
          <w:noProof/>
        </w:rPr>
        <w:t>112</w:t>
      </w:r>
      <w:r w:rsidR="003A78C2">
        <w:fldChar w:fldCharType="end"/>
      </w:r>
    </w:p>
    <w:p w14:paraId="7CA30D28" w14:textId="2AE2B5B9"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895112">
        <w:t>Psalm</w:t>
      </w:r>
      <w:r w:rsidR="00895112" w:rsidRPr="00AB1781">
        <w:t xml:space="preserve"> 12</w:t>
      </w:r>
      <w:r w:rsidR="00895112">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895112">
        <w:rPr>
          <w:noProof/>
        </w:rPr>
        <w:t>120</w:t>
      </w:r>
      <w:r w:rsidR="003A78C2">
        <w:fldChar w:fldCharType="end"/>
      </w:r>
    </w:p>
    <w:p w14:paraId="163CB68A" w14:textId="6F226E9F"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895112">
        <w:t>Psalm</w:t>
      </w:r>
      <w:r w:rsidR="00895112" w:rsidRPr="00AB1781">
        <w:t xml:space="preserve"> 69</w:t>
      </w:r>
      <w:r w:rsidR="00895112">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895112">
        <w:rPr>
          <w:noProof/>
        </w:rPr>
        <w:t>208</w:t>
      </w:r>
      <w:r w:rsidR="003A78C2">
        <w:fldChar w:fldCharType="end"/>
      </w:r>
    </w:p>
    <w:p w14:paraId="32337B1D" w14:textId="49D1F9CC"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895112">
        <w:t>Psalm</w:t>
      </w:r>
      <w:r w:rsidR="00895112" w:rsidRPr="00AB1781">
        <w:t xml:space="preserve"> 85</w:t>
      </w:r>
      <w:r w:rsidR="00895112">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895112">
        <w:rPr>
          <w:noProof/>
        </w:rPr>
        <w:t>235</w:t>
      </w:r>
      <w:r w:rsidR="003A78C2">
        <w:fldChar w:fldCharType="end"/>
      </w:r>
    </w:p>
    <w:p w14:paraId="7C06DD1A" w14:textId="2FDCA07E"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895112">
        <w:t>Psalm</w:t>
      </w:r>
      <w:r w:rsidR="00895112" w:rsidRPr="00AB1781">
        <w:t xml:space="preserve"> 90</w:t>
      </w:r>
      <w:r w:rsidR="00895112">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895112">
        <w:rPr>
          <w:noProof/>
        </w:rPr>
        <w:t>244</w:t>
      </w:r>
      <w:r w:rsidR="003A78C2">
        <w:fldChar w:fldCharType="end"/>
      </w:r>
    </w:p>
    <w:p w14:paraId="2E5D18EB" w14:textId="039E4C90"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895112">
        <w:t>Psalm</w:t>
      </w:r>
      <w:r w:rsidR="00895112" w:rsidRPr="00AB1781">
        <w:t xml:space="preserve"> 116</w:t>
      </w:r>
      <w:r w:rsidR="00895112">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895112">
        <w:rPr>
          <w:noProof/>
        </w:rPr>
        <w:t>287</w:t>
      </w:r>
      <w:r w:rsidR="003A78C2">
        <w:fldChar w:fldCharType="end"/>
      </w:r>
    </w:p>
    <w:p w14:paraId="110463A5" w14:textId="42F808E2"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895112">
        <w:t>Psalm</w:t>
      </w:r>
      <w:r w:rsidR="00895112" w:rsidRPr="00AB1781">
        <w:t xml:space="preserve"> 117</w:t>
      </w:r>
      <w:r w:rsidR="00895112">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895112">
        <w:rPr>
          <w:noProof/>
        </w:rPr>
        <w:t>287</w:t>
      </w:r>
      <w:r w:rsidR="003A78C2">
        <w:fldChar w:fldCharType="end"/>
      </w:r>
    </w:p>
    <w:p w14:paraId="2887A6CA" w14:textId="249EF77F"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895112">
        <w:t>Psalm</w:t>
      </w:r>
      <w:r w:rsidR="00895112" w:rsidRPr="00AB1781">
        <w:t xml:space="preserve"> 118</w:t>
      </w:r>
      <w:r w:rsidR="00895112">
        <w:t>: “Blessed are the blameless in the way”</w:t>
      </w:r>
      <w:r>
        <w:fldChar w:fldCharType="end"/>
      </w:r>
      <w:r w:rsidR="006A0403">
        <w:tab/>
      </w:r>
      <w:r>
        <w:fldChar w:fldCharType="begin"/>
      </w:r>
      <w:r w:rsidR="006A0403">
        <w:instrText xml:space="preserve"> PAGEREF _Ref412027139 \h </w:instrText>
      </w:r>
      <w:r>
        <w:fldChar w:fldCharType="separate"/>
      </w:r>
      <w:r w:rsidR="00895112">
        <w:rPr>
          <w:noProof/>
        </w:rPr>
        <w:t>290</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0"/>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1186F77C"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1"/>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895112">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17B23861"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895112">
        <w:t>Psalm</w:t>
      </w:r>
      <w:r w:rsidR="00895112" w:rsidRPr="00AB1781">
        <w:t xml:space="preserve"> 119</w:t>
      </w:r>
      <w:r w:rsidR="00895112">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895112">
        <w:rPr>
          <w:noProof/>
        </w:rPr>
        <w:t>306</w:t>
      </w:r>
      <w:r w:rsidR="003A78C2">
        <w:fldChar w:fldCharType="end"/>
      </w:r>
    </w:p>
    <w:p w14:paraId="49DCC6DD" w14:textId="301C3BE2"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895112">
        <w:t>Psalm</w:t>
      </w:r>
      <w:r w:rsidR="00895112" w:rsidRPr="00AB1781">
        <w:t xml:space="preserve"> 120</w:t>
      </w:r>
      <w:r w:rsidR="00895112">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895112">
        <w:rPr>
          <w:noProof/>
        </w:rPr>
        <w:t>306</w:t>
      </w:r>
      <w:r w:rsidR="003A78C2">
        <w:fldChar w:fldCharType="end"/>
      </w:r>
    </w:p>
    <w:p w14:paraId="35C5E1C7" w14:textId="11571EDA"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895112">
        <w:t>Psalm</w:t>
      </w:r>
      <w:r w:rsidR="00895112" w:rsidRPr="00AB1781">
        <w:t xml:space="preserve"> 121</w:t>
      </w:r>
      <w:r w:rsidR="00895112">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895112">
        <w:rPr>
          <w:noProof/>
        </w:rPr>
        <w:t>307</w:t>
      </w:r>
      <w:r w:rsidR="003A78C2">
        <w:fldChar w:fldCharType="end"/>
      </w:r>
    </w:p>
    <w:p w14:paraId="037372CD" w14:textId="5B246FD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895112">
        <w:t>Psalm</w:t>
      </w:r>
      <w:r w:rsidR="00895112" w:rsidRPr="00AB1781">
        <w:t xml:space="preserve"> 122</w:t>
      </w:r>
      <w:r w:rsidR="00895112">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895112">
        <w:rPr>
          <w:noProof/>
        </w:rPr>
        <w:t>308</w:t>
      </w:r>
      <w:r w:rsidR="003A78C2">
        <w:fldChar w:fldCharType="end"/>
      </w:r>
    </w:p>
    <w:p w14:paraId="7F07DE56" w14:textId="0821CAC4"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895112">
        <w:t>Psalm</w:t>
      </w:r>
      <w:r w:rsidR="00895112" w:rsidRPr="00AB1781">
        <w:t xml:space="preserve"> 123</w:t>
      </w:r>
      <w:r w:rsidR="00895112">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895112">
        <w:rPr>
          <w:noProof/>
        </w:rPr>
        <w:t>309</w:t>
      </w:r>
      <w:r w:rsidR="003A78C2">
        <w:fldChar w:fldCharType="end"/>
      </w:r>
    </w:p>
    <w:p w14:paraId="6BE98E76" w14:textId="1D758643"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895112">
        <w:t>Psalm</w:t>
      </w:r>
      <w:r w:rsidR="00895112" w:rsidRPr="00AB1781">
        <w:t xml:space="preserve"> 124</w:t>
      </w:r>
      <w:r w:rsidR="00895112">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895112">
        <w:rPr>
          <w:noProof/>
        </w:rPr>
        <w:t>310</w:t>
      </w:r>
      <w:r w:rsidR="003A78C2">
        <w:fldChar w:fldCharType="end"/>
      </w:r>
    </w:p>
    <w:p w14:paraId="7A0B4391" w14:textId="7465300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895112">
        <w:t>Psalm</w:t>
      </w:r>
      <w:r w:rsidR="00895112" w:rsidRPr="00AB1781">
        <w:t xml:space="preserve"> 125</w:t>
      </w:r>
      <w:r w:rsidR="00895112">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895112">
        <w:rPr>
          <w:noProof/>
        </w:rPr>
        <w:t>311</w:t>
      </w:r>
      <w:r w:rsidR="003A78C2">
        <w:fldChar w:fldCharType="end"/>
      </w:r>
    </w:p>
    <w:p w14:paraId="1D2C17E0" w14:textId="5EF43944"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895112">
        <w:t>Psalm</w:t>
      </w:r>
      <w:r w:rsidR="00895112" w:rsidRPr="00AB1781">
        <w:t xml:space="preserve"> 126</w:t>
      </w:r>
      <w:r w:rsidR="00895112">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895112">
        <w:rPr>
          <w:noProof/>
        </w:rPr>
        <w:t>312</w:t>
      </w:r>
      <w:r w:rsidR="003A78C2">
        <w:fldChar w:fldCharType="end"/>
      </w:r>
    </w:p>
    <w:p w14:paraId="3F9CAC24" w14:textId="26463776"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895112">
        <w:t>Psalm</w:t>
      </w:r>
      <w:r w:rsidR="00895112" w:rsidRPr="00AB1781">
        <w:t xml:space="preserve"> 127</w:t>
      </w:r>
      <w:r w:rsidR="00895112">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895112">
        <w:rPr>
          <w:noProof/>
        </w:rPr>
        <w:t>312</w:t>
      </w:r>
      <w:r w:rsidR="003A78C2">
        <w:fldChar w:fldCharType="end"/>
      </w:r>
    </w:p>
    <w:p w14:paraId="7884AAA8" w14:textId="1F68E78F"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895112">
        <w:t>Psalm</w:t>
      </w:r>
      <w:r w:rsidR="00895112" w:rsidRPr="00AB1781">
        <w:t xml:space="preserve"> 128</w:t>
      </w:r>
      <w:r w:rsidR="00895112">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895112">
        <w:rPr>
          <w:noProof/>
        </w:rPr>
        <w:t>313</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CE13CC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895112">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0A1F72E0"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895112">
        <w:t>Psalm</w:t>
      </w:r>
      <w:r w:rsidR="00895112" w:rsidRPr="00AB1781">
        <w:t xml:space="preserve"> 129</w:t>
      </w:r>
      <w:r w:rsidR="00895112">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5112">
        <w:rPr>
          <w:rFonts w:cstheme="minorBidi"/>
          <w:noProof/>
        </w:rPr>
        <w:t>314</w:t>
      </w:r>
      <w:r w:rsidR="003A78C2" w:rsidRPr="00AC19C5">
        <w:rPr>
          <w:rFonts w:cstheme="minorBidi"/>
        </w:rPr>
        <w:fldChar w:fldCharType="end"/>
      </w:r>
    </w:p>
    <w:p w14:paraId="15303FBF" w14:textId="76806E60"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895112">
        <w:t>Psalm</w:t>
      </w:r>
      <w:r w:rsidR="00895112" w:rsidRPr="00AB1781">
        <w:t xml:space="preserve"> 130</w:t>
      </w:r>
      <w:r w:rsidR="00895112">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5112">
        <w:rPr>
          <w:rFonts w:cstheme="minorBidi"/>
          <w:noProof/>
        </w:rPr>
        <w:t>315</w:t>
      </w:r>
      <w:r w:rsidR="003A78C2" w:rsidRPr="00AC19C5">
        <w:rPr>
          <w:rFonts w:cstheme="minorBidi"/>
        </w:rPr>
        <w:fldChar w:fldCharType="end"/>
      </w:r>
    </w:p>
    <w:p w14:paraId="770A2C32" w14:textId="05D06E3B"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895112">
        <w:t>Psalm</w:t>
      </w:r>
      <w:r w:rsidR="00895112" w:rsidRPr="00AB1781">
        <w:t xml:space="preserve"> 131</w:t>
      </w:r>
      <w:r w:rsidR="00895112">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5112">
        <w:rPr>
          <w:rFonts w:cstheme="minorBidi"/>
          <w:noProof/>
        </w:rPr>
        <w:t>316</w:t>
      </w:r>
      <w:r w:rsidR="003A78C2" w:rsidRPr="00AC19C5">
        <w:rPr>
          <w:rFonts w:cstheme="minorBidi"/>
        </w:rPr>
        <w:fldChar w:fldCharType="end"/>
      </w:r>
    </w:p>
    <w:p w14:paraId="5C4E61A3" w14:textId="2C7285C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895112">
        <w:t>Psalm</w:t>
      </w:r>
      <w:r w:rsidR="00895112" w:rsidRPr="00AB1781">
        <w:t xml:space="preserve"> 132</w:t>
      </w:r>
      <w:r w:rsidR="00895112">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5112">
        <w:rPr>
          <w:rFonts w:cstheme="minorBidi"/>
          <w:noProof/>
        </w:rPr>
        <w:t>317</w:t>
      </w:r>
      <w:r w:rsidR="003A78C2" w:rsidRPr="00AC19C5">
        <w:rPr>
          <w:rFonts w:cstheme="minorBidi"/>
        </w:rPr>
        <w:fldChar w:fldCharType="end"/>
      </w:r>
    </w:p>
    <w:p w14:paraId="4604A493" w14:textId="20F451AD"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895112">
        <w:t>Psalm</w:t>
      </w:r>
      <w:r w:rsidR="00895112" w:rsidRPr="00AB1781">
        <w:t xml:space="preserve"> 133</w:t>
      </w:r>
      <w:r w:rsidR="00895112">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5112">
        <w:rPr>
          <w:rFonts w:cstheme="minorBidi"/>
          <w:noProof/>
        </w:rPr>
        <w:t>318</w:t>
      </w:r>
      <w:r w:rsidR="003A78C2" w:rsidRPr="00AC19C5">
        <w:rPr>
          <w:rFonts w:cstheme="minorBidi"/>
        </w:rPr>
        <w:fldChar w:fldCharType="end"/>
      </w:r>
    </w:p>
    <w:p w14:paraId="3B2A66A2" w14:textId="57E6276F"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895112">
        <w:t>Psalm</w:t>
      </w:r>
      <w:r w:rsidR="00895112" w:rsidRPr="00AB1781">
        <w:t xml:space="preserve"> 136</w:t>
      </w:r>
      <w:r w:rsidR="00895112">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5112">
        <w:rPr>
          <w:rFonts w:cstheme="minorBidi"/>
          <w:noProof/>
        </w:rPr>
        <w:t>323</w:t>
      </w:r>
      <w:r w:rsidR="003A78C2" w:rsidRPr="00AC19C5">
        <w:rPr>
          <w:rFonts w:cstheme="minorBidi"/>
        </w:rPr>
        <w:fldChar w:fldCharType="end"/>
      </w:r>
    </w:p>
    <w:p w14:paraId="64B01669" w14:textId="5512E2E2"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895112">
        <w:t>Psalm</w:t>
      </w:r>
      <w:r w:rsidR="00895112" w:rsidRPr="00AB1781">
        <w:t xml:space="preserve"> 137</w:t>
      </w:r>
      <w:r w:rsidR="00895112">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5112">
        <w:rPr>
          <w:rFonts w:cstheme="minorBidi"/>
          <w:noProof/>
        </w:rPr>
        <w:t>324</w:t>
      </w:r>
      <w:r w:rsidR="003A78C2" w:rsidRPr="00AC19C5">
        <w:rPr>
          <w:rFonts w:cstheme="minorBidi"/>
        </w:rPr>
        <w:fldChar w:fldCharType="end"/>
      </w:r>
    </w:p>
    <w:p w14:paraId="5258B7E0" w14:textId="5FF96185"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895112">
        <w:t>Psalm</w:t>
      </w:r>
      <w:r w:rsidR="00895112" w:rsidRPr="00AB1781">
        <w:t xml:space="preserve"> 140</w:t>
      </w:r>
      <w:r w:rsidR="00895112">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5112">
        <w:rPr>
          <w:rFonts w:cstheme="minorBidi"/>
          <w:noProof/>
        </w:rPr>
        <w:t>328</w:t>
      </w:r>
      <w:r w:rsidR="003A78C2" w:rsidRPr="00AC19C5">
        <w:rPr>
          <w:rFonts w:cstheme="minorBidi"/>
        </w:rPr>
        <w:fldChar w:fldCharType="end"/>
      </w:r>
    </w:p>
    <w:p w14:paraId="3092DE46" w14:textId="7B9FCAA0"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895112">
        <w:t>Psalm</w:t>
      </w:r>
      <w:r w:rsidR="00895112" w:rsidRPr="00AB1781">
        <w:t xml:space="preserve"> 141</w:t>
      </w:r>
      <w:r w:rsidR="00895112">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5112">
        <w:rPr>
          <w:rFonts w:cstheme="minorBidi"/>
          <w:noProof/>
        </w:rPr>
        <w:t>329</w:t>
      </w:r>
      <w:r w:rsidR="003A78C2" w:rsidRPr="00AC19C5">
        <w:rPr>
          <w:rFonts w:cstheme="minorBidi"/>
        </w:rPr>
        <w:fldChar w:fldCharType="end"/>
      </w:r>
    </w:p>
    <w:p w14:paraId="0D65EB5D" w14:textId="6E40CE43"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895112">
        <w:t>Psalm</w:t>
      </w:r>
      <w:r w:rsidR="00895112" w:rsidRPr="00AB1781">
        <w:t xml:space="preserve"> 145</w:t>
      </w:r>
      <w:r w:rsidR="00895112">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5112">
        <w:rPr>
          <w:rFonts w:cstheme="minorBidi"/>
          <w:noProof/>
        </w:rPr>
        <w:t>335</w:t>
      </w:r>
      <w:r w:rsidR="003A78C2" w:rsidRPr="00AC19C5">
        <w:rPr>
          <w:rFonts w:cstheme="minorBidi"/>
        </w:rPr>
        <w:fldChar w:fldCharType="end"/>
      </w:r>
    </w:p>
    <w:p w14:paraId="1A0310A6" w14:textId="19986BFE"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895112">
        <w:t>Psalm</w:t>
      </w:r>
      <w:r w:rsidR="00895112" w:rsidRPr="00AB1781">
        <w:t xml:space="preserve"> 146</w:t>
      </w:r>
      <w:r w:rsidR="00895112">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5112">
        <w:rPr>
          <w:rFonts w:cstheme="minorBidi"/>
          <w:noProof/>
        </w:rPr>
        <w:t>336</w:t>
      </w:r>
      <w:r w:rsidR="003A78C2" w:rsidRPr="00AC19C5">
        <w:rPr>
          <w:rFonts w:cstheme="minorBidi"/>
        </w:rPr>
        <w:fldChar w:fldCharType="end"/>
      </w:r>
    </w:p>
    <w:p w14:paraId="02A27D2F" w14:textId="32DD8759"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895112">
        <w:t>Psalm</w:t>
      </w:r>
      <w:r w:rsidR="00895112" w:rsidRPr="00AB1781">
        <w:t xml:space="preserve"> 147</w:t>
      </w:r>
      <w:r w:rsidR="00895112">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5112">
        <w:rPr>
          <w:rFonts w:cstheme="minorBidi"/>
          <w:noProof/>
        </w:rPr>
        <w:t>337</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0B98E0F0"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77EA6255"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3"/>
    <w:bookmarkEnd w:id="14"/>
    <w:bookmarkEnd w:id="15"/>
    <w:bookmarkEnd w:id="16"/>
    <w:bookmarkEnd w:id="17"/>
    <w:bookmarkEnd w:id="18"/>
    <w:bookmarkEnd w:id="19"/>
    <w:p w14:paraId="71F212E4" w14:textId="5375DADC"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895112">
        <w:t>The First Canticle</w:t>
      </w:r>
      <w:r>
        <w:fldChar w:fldCharType="end"/>
      </w:r>
      <w:r>
        <w:tab/>
      </w:r>
      <w:r>
        <w:fldChar w:fldCharType="begin"/>
      </w:r>
      <w:r>
        <w:instrText xml:space="preserve"> PAGEREF _Ref448228164 \h </w:instrText>
      </w:r>
      <w:r>
        <w:fldChar w:fldCharType="separate"/>
      </w:r>
      <w:r w:rsidR="00895112">
        <w:rPr>
          <w:noProof/>
        </w:rPr>
        <w:t>343</w:t>
      </w:r>
      <w:r>
        <w:fldChar w:fldCharType="end"/>
      </w:r>
    </w:p>
    <w:p w14:paraId="5928D17A" w14:textId="008CAA4E" w:rsidR="00B102EF" w:rsidRDefault="00BC3E53" w:rsidP="00E97A49">
      <w:pPr>
        <w:pStyle w:val="EngHang"/>
        <w:tabs>
          <w:tab w:val="right" w:leader="dot" w:pos="8460"/>
        </w:tabs>
      </w:pPr>
      <w:r>
        <w:fldChar w:fldCharType="begin"/>
      </w:r>
      <w:r>
        <w:instrText xml:space="preserve"> REF _Ref449954885 \h </w:instrText>
      </w:r>
      <w:r>
        <w:fldChar w:fldCharType="separate"/>
      </w:r>
      <w:r>
        <w:t>The Second Canticle</w:t>
      </w:r>
      <w:r>
        <w:fldChar w:fldCharType="end"/>
      </w:r>
      <w:r w:rsidR="00B102EF">
        <w:tab/>
      </w:r>
      <w:r w:rsidR="00B102EF">
        <w:fldChar w:fldCharType="begin"/>
      </w:r>
      <w:r w:rsidR="00B102EF">
        <w:instrText xml:space="preserve"> PAGEREF _Ref448228178 \h </w:instrText>
      </w:r>
      <w:r w:rsidR="00B102EF">
        <w:fldChar w:fldCharType="separate"/>
      </w:r>
      <w:r w:rsidR="00895112">
        <w:rPr>
          <w:noProof/>
        </w:rPr>
        <w:t>357</w:t>
      </w:r>
      <w:r w:rsidR="00B102EF">
        <w:fldChar w:fldCharType="end"/>
      </w:r>
    </w:p>
    <w:p w14:paraId="379B41D9" w14:textId="05431B0A" w:rsidR="00895112" w:rsidRPr="00F4219E" w:rsidRDefault="00BC3E53" w:rsidP="00BC3E53">
      <w:pPr>
        <w:pStyle w:val="EngHang"/>
        <w:tabs>
          <w:tab w:val="right" w:leader="dot" w:pos="8460"/>
        </w:tabs>
      </w:pPr>
      <w:r>
        <w:fldChar w:fldCharType="begin"/>
      </w:r>
      <w:r>
        <w:instrText xml:space="preserve"> REF _Ref449954950 \h </w:instrText>
      </w:r>
      <w:r>
        <w:fldChar w:fldCharType="separate"/>
      </w:r>
      <w:r>
        <w:t>Additional Canticles for the Vigil of Joyous Saturday from the Old Testament</w:t>
      </w:r>
      <w:r>
        <w:fldChar w:fldCharType="end"/>
      </w:r>
      <w:r>
        <w:tab/>
      </w:r>
      <w:r>
        <w:fldChar w:fldCharType="begin"/>
      </w:r>
      <w:r>
        <w:instrText xml:space="preserve"> PAGEREF _Ref449954950 \h </w:instrText>
      </w:r>
      <w:r>
        <w:fldChar w:fldCharType="separate"/>
      </w:r>
      <w:r>
        <w:rPr>
          <w:noProof/>
        </w:rPr>
        <w:t>343</w:t>
      </w:r>
      <w:r>
        <w:fldChar w:fldCharType="end"/>
      </w:r>
      <w:r w:rsidR="00B102EF">
        <w:fldChar w:fldCharType="begin"/>
      </w:r>
      <w:r w:rsidR="00B102EF">
        <w:instrText xml:space="preserve"> REF _Ref448228188 \h </w:instrText>
      </w:r>
      <w:r w:rsidR="00E97A49">
        <w:instrText xml:space="preserve"> \* MERGEFORMAT </w:instrText>
      </w:r>
      <w:r w:rsidR="00B102EF">
        <w:fldChar w:fldCharType="separate"/>
      </w:r>
    </w:p>
    <w:p w14:paraId="55312801" w14:textId="0999302D" w:rsidR="00B102EF" w:rsidRDefault="00895112" w:rsidP="00E97A49">
      <w:pPr>
        <w:pStyle w:val="EngHang"/>
        <w:tabs>
          <w:tab w:val="right" w:leader="dot" w:pos="8460"/>
        </w:tabs>
      </w:pPr>
      <w:r>
        <w:t>The Third Canticle</w:t>
      </w:r>
      <w:r w:rsidR="00B102EF">
        <w:fldChar w:fldCharType="end"/>
      </w:r>
      <w:r w:rsidR="00B102EF">
        <w:tab/>
      </w:r>
      <w:r w:rsidR="00B102EF">
        <w:fldChar w:fldCharType="begin"/>
      </w:r>
      <w:r w:rsidR="00B102EF">
        <w:instrText xml:space="preserve"> PAGEREF _Ref448228188 \h </w:instrText>
      </w:r>
      <w:r w:rsidR="00B102EF">
        <w:fldChar w:fldCharType="separate"/>
      </w:r>
      <w:r>
        <w:rPr>
          <w:noProof/>
        </w:rPr>
        <w:t>362</w:t>
      </w:r>
      <w:r w:rsidR="00B102EF">
        <w:fldChar w:fldCharType="end"/>
      </w:r>
    </w:p>
    <w:p w14:paraId="46EDCFEC" w14:textId="0345E776"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895112">
        <w:t>The Communion of the Saints</w:t>
      </w:r>
      <w:r>
        <w:fldChar w:fldCharType="end"/>
      </w:r>
      <w:r>
        <w:tab/>
      </w:r>
      <w:r>
        <w:fldChar w:fldCharType="begin"/>
      </w:r>
      <w:r>
        <w:instrText xml:space="preserve"> PAGEREF _Ref448228224 \h </w:instrText>
      </w:r>
      <w:r>
        <w:fldChar w:fldCharType="separate"/>
      </w:r>
      <w:r w:rsidR="00895112">
        <w:rPr>
          <w:noProof/>
        </w:rPr>
        <w:t>396</w:t>
      </w:r>
      <w:r>
        <w:fldChar w:fldCharType="end"/>
      </w:r>
    </w:p>
    <w:p w14:paraId="103CDB1E" w14:textId="6F3C9877"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895112">
        <w:t>The Doxologies</w:t>
      </w:r>
      <w:r>
        <w:fldChar w:fldCharType="end"/>
      </w:r>
      <w:r>
        <w:tab/>
      </w:r>
      <w:r>
        <w:fldChar w:fldCharType="begin"/>
      </w:r>
      <w:r>
        <w:instrText xml:space="preserve"> PAGEREF _Ref448228235 \h </w:instrText>
      </w:r>
      <w:r>
        <w:fldChar w:fldCharType="separate"/>
      </w:r>
      <w:r w:rsidR="00895112">
        <w:rPr>
          <w:noProof/>
        </w:rPr>
        <w:t>415</w:t>
      </w:r>
      <w:r>
        <w:fldChar w:fldCharType="end"/>
      </w:r>
    </w:p>
    <w:p w14:paraId="661E2504" w14:textId="37C8A483" w:rsidR="00E97A49" w:rsidRDefault="00E97A49" w:rsidP="00E97A49">
      <w:pPr>
        <w:pStyle w:val="EngHang"/>
        <w:tabs>
          <w:tab w:val="right" w:leader="dot" w:pos="8460"/>
        </w:tabs>
      </w:pPr>
      <w:r>
        <w:fldChar w:fldCharType="begin"/>
      </w:r>
      <w:r>
        <w:instrText xml:space="preserve"> REF _Ref448471060 \h </w:instrText>
      </w:r>
      <w:r>
        <w:fldChar w:fldCharType="separate"/>
      </w:r>
      <w:r w:rsidR="00895112">
        <w:t>The Conclusion of the Midnight Praise</w:t>
      </w:r>
      <w:r>
        <w:fldChar w:fldCharType="end"/>
      </w:r>
      <w:r>
        <w:tab/>
      </w:r>
      <w:r>
        <w:fldChar w:fldCharType="begin"/>
      </w:r>
      <w:r>
        <w:instrText xml:space="preserve"> PAGEREF _Ref448471060 \h </w:instrText>
      </w:r>
      <w:r>
        <w:fldChar w:fldCharType="separate"/>
      </w:r>
      <w:r w:rsidR="00895112">
        <w:rPr>
          <w:noProof/>
        </w:rPr>
        <w:t>5</w:t>
      </w:r>
      <w:r>
        <w:fldChar w:fldCharType="end"/>
      </w:r>
    </w:p>
    <w:p w14:paraId="4AF2B63F" w14:textId="4FAADD08"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895112">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895112">
        <w:rPr>
          <w:noProof/>
        </w:rPr>
        <w:t>67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346A5FD8" w:rsidR="00B102EF" w:rsidRPr="00B102EF" w:rsidRDefault="00B102EF" w:rsidP="00B102EF">
      <w:pPr>
        <w:pStyle w:val="Rubric"/>
      </w:pPr>
      <w:r>
        <w:t xml:space="preserve">See </w:t>
      </w:r>
      <w:r>
        <w:fldChar w:fldCharType="begin"/>
      </w:r>
      <w:r>
        <w:instrText xml:space="preserve"> REF _Ref448228969 \h </w:instrText>
      </w:r>
      <w:r>
        <w:fldChar w:fldCharType="separate"/>
      </w:r>
      <w:r w:rsidR="00895112">
        <w:t>Vespers Praise</w:t>
      </w:r>
      <w:r>
        <w:fldChar w:fldCharType="end"/>
      </w:r>
      <w:r>
        <w:t xml:space="preserve">, page </w:t>
      </w:r>
      <w:r>
        <w:fldChar w:fldCharType="begin"/>
      </w:r>
      <w:r>
        <w:instrText xml:space="preserve"> PAGEREF _Ref448228965 \h </w:instrText>
      </w:r>
      <w:r>
        <w:fldChar w:fldCharType="separate"/>
      </w:r>
      <w:r w:rsidR="00895112">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Ref435799261" w:displacedByCustomXml="next"/>
    <w:bookmarkStart w:id="148" w:name="_Ref435799254" w:displacedByCustomXml="next"/>
    <w:bookmarkStart w:id="149" w:name="_Ref435789629" w:displacedByCustomXml="next"/>
    <w:bookmarkStart w:id="150" w:name="_Ref435789623" w:displacedByCustomXml="next"/>
    <w:bookmarkStart w:id="151" w:name="_Ref435434342" w:displacedByCustomXml="next"/>
    <w:bookmarkStart w:id="152" w:name="_Ref435434336" w:displacedByCustomXml="next"/>
    <w:bookmarkStart w:id="153" w:name="_Toc410196930" w:displacedByCustomXml="next"/>
    <w:bookmarkStart w:id="154" w:name="_Toc410196428" w:displacedByCustomXml="next"/>
    <w:bookmarkStart w:id="155" w:name="_Toc410196186" w:displacedByCustomXml="next"/>
    <w:sdt>
      <w:sdtPr>
        <w:id w:val="467860529"/>
        <w:docPartObj>
          <w:docPartGallery w:val="Table of Contents"/>
          <w:docPartUnique/>
        </w:docPartObj>
      </w:sdtPr>
      <w:sdtEndPr>
        <w:rPr>
          <w:b/>
          <w:bCs/>
          <w:noProof/>
        </w:rPr>
      </w:sdtEndPr>
      <w:sdtContent>
        <w:p w14:paraId="13E67910" w14:textId="3F0DD36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895112">
              <w:rPr>
                <w:noProof/>
                <w:webHidden/>
              </w:rPr>
              <w:t>69</w:t>
            </w:r>
            <w:r w:rsidR="00E35F1F">
              <w:rPr>
                <w:noProof/>
                <w:webHidden/>
              </w:rPr>
              <w:fldChar w:fldCharType="end"/>
            </w:r>
          </w:hyperlink>
        </w:p>
        <w:p w14:paraId="0BBF1C4E" w14:textId="7A8D8003" w:rsidR="00E35F1F" w:rsidRDefault="008A378B">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895112">
              <w:rPr>
                <w:noProof/>
                <w:webHidden/>
              </w:rPr>
              <w:t>75</w:t>
            </w:r>
            <w:r w:rsidR="00E35F1F">
              <w:rPr>
                <w:noProof/>
                <w:webHidden/>
              </w:rPr>
              <w:fldChar w:fldCharType="end"/>
            </w:r>
          </w:hyperlink>
        </w:p>
        <w:p w14:paraId="3DAD865F" w14:textId="1B75FAB9" w:rsidR="00E35F1F" w:rsidRDefault="008A378B">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895112">
              <w:rPr>
                <w:noProof/>
                <w:webHidden/>
              </w:rPr>
              <w:t>86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0DCD318E"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895112">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806E141" w14:textId="0CE1E8BD"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895112">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AFC4FF5" w14:textId="494EB328"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 xml:space="preserve">Of the Psalms of </w:t>
      </w:r>
      <w:proofErr w:type="gramStart"/>
      <w:r>
        <w:t>David</w:t>
      </w:r>
      <w:proofErr w:type="gramEnd"/>
      <w:r>
        <w:t xml:space="preserve">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2E117F49"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895112">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895112">
        <w:rPr>
          <w:noProof/>
        </w:rPr>
        <w:t>107</w:t>
      </w:r>
      <w:r w:rsidR="003A78C2">
        <w:fldChar w:fldCharType="end"/>
      </w:r>
    </w:p>
    <w:p w14:paraId="7F06AC31" w14:textId="6AC2C9B0"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895112">
        <w:t>Psalm</w:t>
      </w:r>
      <w:r w:rsidR="00895112" w:rsidRPr="00AB1781">
        <w:t xml:space="preserve"> 2</w:t>
      </w:r>
      <w:r w:rsidR="00895112">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895112">
        <w:rPr>
          <w:noProof/>
        </w:rPr>
        <w:t>107</w:t>
      </w:r>
      <w:r w:rsidR="003A78C2">
        <w:fldChar w:fldCharType="end"/>
      </w:r>
    </w:p>
    <w:p w14:paraId="3E08DA39" w14:textId="48967C86"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895112">
        <w:t>Psalm</w:t>
      </w:r>
      <w:r w:rsidR="00895112" w:rsidRPr="00AB1781">
        <w:t xml:space="preserve"> 3</w:t>
      </w:r>
      <w:r w:rsidR="00895112">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895112">
        <w:rPr>
          <w:noProof/>
        </w:rPr>
        <w:t>109</w:t>
      </w:r>
      <w:r w:rsidR="003A78C2">
        <w:fldChar w:fldCharType="end"/>
      </w:r>
    </w:p>
    <w:p w14:paraId="74A89173" w14:textId="68C10C53"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895112">
        <w:t>Psalm</w:t>
      </w:r>
      <w:r w:rsidR="00895112" w:rsidRPr="00AB1781">
        <w:t xml:space="preserve"> 4</w:t>
      </w:r>
      <w:r w:rsidR="00895112">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895112">
        <w:rPr>
          <w:noProof/>
        </w:rPr>
        <w:t>110</w:t>
      </w:r>
      <w:r w:rsidR="003A78C2">
        <w:fldChar w:fldCharType="end"/>
      </w:r>
    </w:p>
    <w:p w14:paraId="01E0D354" w14:textId="4499D1F0"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895112">
        <w:t>Psalm</w:t>
      </w:r>
      <w:r w:rsidR="00895112" w:rsidRPr="00AB1781">
        <w:t xml:space="preserve"> 5</w:t>
      </w:r>
      <w:r w:rsidR="00895112">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895112">
        <w:rPr>
          <w:noProof/>
        </w:rPr>
        <w:t>111</w:t>
      </w:r>
      <w:r w:rsidR="003A78C2">
        <w:fldChar w:fldCharType="end"/>
      </w:r>
    </w:p>
    <w:p w14:paraId="2917FC62" w14:textId="158EF77B"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895112">
        <w:t>Psalm</w:t>
      </w:r>
      <w:r w:rsidR="00895112" w:rsidRPr="00AB1781">
        <w:t xml:space="preserve"> 6</w:t>
      </w:r>
      <w:r w:rsidR="00895112">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895112">
        <w:rPr>
          <w:noProof/>
        </w:rPr>
        <w:t>112</w:t>
      </w:r>
      <w:r w:rsidR="003A78C2">
        <w:fldChar w:fldCharType="end"/>
      </w:r>
    </w:p>
    <w:p w14:paraId="1839FE4B" w14:textId="5D5203D3"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895112">
        <w:t>Psalm</w:t>
      </w:r>
      <w:r w:rsidR="00895112" w:rsidRPr="00AB1781">
        <w:t xml:space="preserve"> 8</w:t>
      </w:r>
      <w:r w:rsidR="00895112">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895112">
        <w:rPr>
          <w:noProof/>
        </w:rPr>
        <w:t>115</w:t>
      </w:r>
      <w:r w:rsidR="003A78C2">
        <w:fldChar w:fldCharType="end"/>
      </w:r>
    </w:p>
    <w:p w14:paraId="03DD40B1" w14:textId="71765F1C"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895112">
        <w:t>Psalm</w:t>
      </w:r>
      <w:r w:rsidR="00895112" w:rsidRPr="00AB1781">
        <w:t xml:space="preserve"> 11</w:t>
      </w:r>
      <w:r w:rsidR="00895112">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895112">
        <w:rPr>
          <w:noProof/>
        </w:rPr>
        <w:t>120</w:t>
      </w:r>
      <w:r w:rsidR="003A78C2">
        <w:fldChar w:fldCharType="end"/>
      </w:r>
    </w:p>
    <w:p w14:paraId="5A0777AD" w14:textId="12BF507D"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895112">
        <w:t>Psalm</w:t>
      </w:r>
      <w:r w:rsidR="00895112" w:rsidRPr="00AB1781">
        <w:t xml:space="preserve"> 12</w:t>
      </w:r>
      <w:r w:rsidR="00895112">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895112">
        <w:rPr>
          <w:noProof/>
        </w:rPr>
        <w:t>120</w:t>
      </w:r>
      <w:r w:rsidR="003A78C2">
        <w:fldChar w:fldCharType="end"/>
      </w:r>
    </w:p>
    <w:p w14:paraId="6B871C95" w14:textId="611D15C3"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895112">
        <w:t>Psalm</w:t>
      </w:r>
      <w:r w:rsidR="00895112" w:rsidRPr="00AB1781">
        <w:t xml:space="preserve"> 14</w:t>
      </w:r>
      <w:r w:rsidR="00895112">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895112">
        <w:rPr>
          <w:noProof/>
        </w:rPr>
        <w:t>122</w:t>
      </w:r>
      <w:r w:rsidR="003A78C2">
        <w:fldChar w:fldCharType="end"/>
      </w:r>
    </w:p>
    <w:p w14:paraId="3960802F" w14:textId="6CA059C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895112">
        <w:t>Psalm</w:t>
      </w:r>
      <w:r w:rsidR="00895112" w:rsidRPr="00AB1781">
        <w:t xml:space="preserve"> 15</w:t>
      </w:r>
      <w:r w:rsidR="00895112">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895112">
        <w:rPr>
          <w:noProof/>
        </w:rPr>
        <w:t>123</w:t>
      </w:r>
      <w:r w:rsidR="003A78C2">
        <w:fldChar w:fldCharType="end"/>
      </w:r>
    </w:p>
    <w:p w14:paraId="46224EE2" w14:textId="720ECFDE"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895112">
        <w:t>Psalm</w:t>
      </w:r>
      <w:r w:rsidR="00895112" w:rsidRPr="00AB1781">
        <w:t xml:space="preserve"> 18</w:t>
      </w:r>
      <w:r w:rsidR="00895112">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895112">
        <w:rPr>
          <w:noProof/>
        </w:rPr>
        <w:t>129</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4137C7DF"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895112">
        <w:t>Psalm</w:t>
      </w:r>
      <w:r w:rsidR="00895112" w:rsidRPr="00AB1781">
        <w:t xml:space="preserve"> 24</w:t>
      </w:r>
      <w:r w:rsidR="00895112">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895112">
        <w:rPr>
          <w:noProof/>
        </w:rPr>
        <w:t>138</w:t>
      </w:r>
      <w:r w:rsidR="003A78C2">
        <w:fldChar w:fldCharType="end"/>
      </w:r>
    </w:p>
    <w:p w14:paraId="6EE9E88E" w14:textId="6D01AB00"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895112">
        <w:t>Psalm</w:t>
      </w:r>
      <w:r w:rsidR="00895112" w:rsidRPr="00AB1781">
        <w:t xml:space="preserve"> 26</w:t>
      </w:r>
      <w:r w:rsidR="00895112">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895112">
        <w:rPr>
          <w:noProof/>
        </w:rPr>
        <w:t>141</w:t>
      </w:r>
      <w:r w:rsidR="003A78C2">
        <w:fldChar w:fldCharType="end"/>
      </w:r>
    </w:p>
    <w:p w14:paraId="1E8B8142" w14:textId="5E88C530"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895112">
        <w:t>Psalm</w:t>
      </w:r>
      <w:r w:rsidR="00895112" w:rsidRPr="00AB1781">
        <w:t xml:space="preserve"> 62</w:t>
      </w:r>
      <w:r w:rsidR="00895112">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895112">
        <w:rPr>
          <w:noProof/>
        </w:rPr>
        <w:t>195</w:t>
      </w:r>
      <w:r w:rsidR="003A78C2">
        <w:fldChar w:fldCharType="end"/>
      </w:r>
    </w:p>
    <w:p w14:paraId="68EA7A25" w14:textId="2D48CF84"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895112">
        <w:t>Psalm</w:t>
      </w:r>
      <w:r w:rsidR="00895112" w:rsidRPr="00AB1781">
        <w:t xml:space="preserve"> 66</w:t>
      </w:r>
      <w:r w:rsidR="00895112">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895112">
        <w:rPr>
          <w:noProof/>
        </w:rPr>
        <w:t>200</w:t>
      </w:r>
      <w:r w:rsidR="003A78C2">
        <w:fldChar w:fldCharType="end"/>
      </w:r>
    </w:p>
    <w:p w14:paraId="065CCDFD" w14:textId="537775BC"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895112">
        <w:t>Psalm</w:t>
      </w:r>
      <w:r w:rsidR="00895112" w:rsidRPr="00AB1781">
        <w:t xml:space="preserve"> 69</w:t>
      </w:r>
      <w:r w:rsidR="00895112">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895112">
        <w:rPr>
          <w:noProof/>
        </w:rPr>
        <w:t>208</w:t>
      </w:r>
      <w:r w:rsidR="003A78C2">
        <w:fldChar w:fldCharType="end"/>
      </w:r>
    </w:p>
    <w:p w14:paraId="31570FA5" w14:textId="3374C240"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895112">
        <w:t>Psalm</w:t>
      </w:r>
      <w:r w:rsidR="00895112" w:rsidRPr="00AB1781">
        <w:t xml:space="preserve"> 112</w:t>
      </w:r>
      <w:r w:rsidR="00895112">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895112">
        <w:rPr>
          <w:noProof/>
        </w:rPr>
        <w:t>282</w:t>
      </w:r>
      <w:r w:rsidR="003A78C2">
        <w:fldChar w:fldCharType="end"/>
      </w:r>
    </w:p>
    <w:p w14:paraId="73FFF146" w14:textId="5EE92086"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895112">
        <w:t>Psalm</w:t>
      </w:r>
      <w:r w:rsidR="00895112" w:rsidRPr="00AB1781">
        <w:t xml:space="preserve"> 142</w:t>
      </w:r>
      <w:r w:rsidR="00895112">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895112">
        <w:rPr>
          <w:noProof/>
        </w:rPr>
        <w:t>330</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4"/>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5"/>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6"/>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2C6C96A3"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895112">
        <w:rPr>
          <w:noProof/>
        </w:rPr>
        <w:t>75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777EDDB"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895112">
        <w:rPr>
          <w:noProof/>
        </w:rPr>
        <w:t>86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E7BF49A"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C860A8C"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4" w:name="_Ref412098903"/>
      <w:r>
        <w:br w:type="page"/>
      </w:r>
    </w:p>
    <w:p w14:paraId="454C0BF9" w14:textId="4F7D835B" w:rsidR="00495F1A" w:rsidRDefault="00495F1A" w:rsidP="00495F1A">
      <w:pPr>
        <w:pStyle w:val="Heading3"/>
      </w:pPr>
      <w:bookmarkStart w:id="165" w:name="_Ref442855270"/>
      <w:bookmarkStart w:id="166" w:name="_Ref442855276"/>
      <w:bookmarkStart w:id="167" w:name="_Toc448227466"/>
      <w:r>
        <w:lastRenderedPageBreak/>
        <w:t>The Doxology of Prime</w:t>
      </w:r>
      <w:bookmarkEnd w:id="161"/>
      <w:bookmarkEnd w:id="162"/>
      <w:bookmarkEnd w:id="163"/>
      <w:bookmarkEnd w:id="164"/>
      <w:bookmarkEnd w:id="165"/>
      <w:bookmarkEnd w:id="166"/>
      <w:bookmarkEnd w:id="167"/>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8"/>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8"/>
            <w:r>
              <w:t>That gives light,</w:t>
            </w:r>
            <w:commentRangeEnd w:id="168"/>
            <w:r>
              <w:rPr>
                <w:rStyle w:val="CommentReference"/>
                <w:rFonts w:ascii="Times New Roman" w:eastAsiaTheme="minorHAnsi" w:hAnsi="Times New Roman" w:cstheme="minorBidi"/>
                <w:color w:val="auto"/>
              </w:rPr>
              <w:commentReference w:id="168"/>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9"/>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9"/>
            <w:r>
              <w:rPr>
                <w:rStyle w:val="CommentReference"/>
                <w:rFonts w:ascii="Garamond" w:hAnsi="Garamond" w:cstheme="minorBidi"/>
                <w:noProof w:val="0"/>
                <w:lang w:val="en-CA"/>
              </w:rPr>
              <w:commentReference w:id="169"/>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19"/>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148FA08"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895112">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895112">
        <w:rPr>
          <w:noProof/>
        </w:rPr>
        <w:t>468</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0" w:name="_Toc410196188"/>
      <w:bookmarkStart w:id="171" w:name="_Toc410196430"/>
      <w:bookmarkStart w:id="172" w:name="_Toc410196932"/>
      <w:bookmarkStart w:id="173" w:name="_Ref412099016"/>
      <w:bookmarkStart w:id="174" w:name="_Toc298681357"/>
      <w:bookmarkStart w:id="175" w:name="_Ref299211976"/>
      <w:bookmarkStart w:id="176" w:name="_Toc308441947"/>
      <w:r>
        <w:br w:type="page"/>
      </w:r>
    </w:p>
    <w:p w14:paraId="67316D19" w14:textId="56ECD544" w:rsidR="00495F1A" w:rsidRDefault="00495F1A" w:rsidP="00495F1A">
      <w:pPr>
        <w:pStyle w:val="Heading3"/>
      </w:pPr>
      <w:bookmarkStart w:id="177" w:name="_Toc448227467"/>
      <w:r>
        <w:lastRenderedPageBreak/>
        <w:t>The Raising of Morning Incense</w:t>
      </w:r>
      <w:bookmarkEnd w:id="170"/>
      <w:bookmarkEnd w:id="171"/>
      <w:bookmarkEnd w:id="172"/>
      <w:bookmarkEnd w:id="173"/>
      <w:bookmarkEnd w:id="177"/>
    </w:p>
    <w:p w14:paraId="6E334613" w14:textId="0223A62D"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542C2E" w:rsidRPr="00542C2E">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542C2E">
        <w:rPr>
          <w:i/>
          <w:noProof/>
        </w:rPr>
        <w:t>533</w:t>
      </w:r>
      <w:r w:rsidR="00542C2E">
        <w:rPr>
          <w:i/>
        </w:rPr>
        <w:fldChar w:fldCharType="end"/>
      </w:r>
      <w:r w:rsidR="00542C2E">
        <w:rPr>
          <w:i/>
        </w:rPr>
        <w:t>.</w:t>
      </w:r>
    </w:p>
    <w:p w14:paraId="4014399E" w14:textId="77777777" w:rsidR="00495F1A" w:rsidRDefault="00495F1A" w:rsidP="00495F1A">
      <w:pPr>
        <w:pStyle w:val="Heading2"/>
      </w:pPr>
      <w:bookmarkStart w:id="178" w:name="_Toc410196189"/>
      <w:bookmarkStart w:id="179" w:name="_Toc410196431"/>
      <w:bookmarkStart w:id="180" w:name="_Toc410196933"/>
      <w:bookmarkStart w:id="181" w:name="_Toc448696623"/>
      <w:bookmarkEnd w:id="146"/>
      <w:r>
        <w:lastRenderedPageBreak/>
        <w:t>Mid-Morning (The Third Hour)</w:t>
      </w:r>
      <w:bookmarkEnd w:id="178"/>
      <w:bookmarkEnd w:id="179"/>
      <w:bookmarkEnd w:id="180"/>
      <w:bookmarkEnd w:id="181"/>
    </w:p>
    <w:p w14:paraId="62F33FD5" w14:textId="77777777" w:rsidR="00495F1A" w:rsidRDefault="00495F1A" w:rsidP="00495F1A">
      <w:pPr>
        <w:pStyle w:val="Heading3"/>
      </w:pPr>
      <w:bookmarkStart w:id="182" w:name="_Toc410196190"/>
      <w:bookmarkStart w:id="183" w:name="_Toc410196432"/>
      <w:bookmarkStart w:id="184" w:name="_Toc410196934"/>
      <w:bookmarkStart w:id="185" w:name="_Ref435434353"/>
      <w:bookmarkStart w:id="186" w:name="_Ref435434358"/>
      <w:bookmarkStart w:id="187" w:name="_Ref435800051"/>
      <w:bookmarkStart w:id="188" w:name="_Ref435800057"/>
      <w:bookmarkStart w:id="189" w:name="_Ref448124439"/>
      <w:bookmarkStart w:id="190" w:name="_Ref448124892"/>
      <w:bookmarkStart w:id="191" w:name="_Ref448124902"/>
      <w:r>
        <w:t>The Psalms of the Third Hour</w:t>
      </w:r>
      <w:bookmarkEnd w:id="182"/>
      <w:bookmarkEnd w:id="183"/>
      <w:bookmarkEnd w:id="184"/>
      <w:bookmarkEnd w:id="185"/>
      <w:bookmarkEnd w:id="186"/>
      <w:bookmarkEnd w:id="187"/>
      <w:bookmarkEnd w:id="188"/>
      <w:bookmarkEnd w:id="189"/>
      <w:bookmarkEnd w:id="190"/>
      <w:bookmarkEnd w:id="1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F1A0669"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89511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6C931A86" w14:textId="3E046B5C"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89511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626D6935" w14:textId="3122A766"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192" w:name="_Ref434576019"/>
      <w:r>
        <w:rPr>
          <w:lang w:val="en-GB"/>
        </w:rPr>
        <w:t>The Psalms</w:t>
      </w:r>
      <w:r w:rsidR="00F14AA6">
        <w:rPr>
          <w:lang w:val="en-GB"/>
        </w:rPr>
        <w:t xml:space="preserve"> of Mid-Morning (The Third Hour)</w:t>
      </w:r>
      <w:bookmarkEnd w:id="192"/>
    </w:p>
    <w:p w14:paraId="03E00499" w14:textId="3B54EF5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895112">
        <w:t>Psalm</w:t>
      </w:r>
      <w:r w:rsidR="00895112" w:rsidRPr="00AB1781">
        <w:t xml:space="preserve"> 19</w:t>
      </w:r>
      <w:r w:rsidR="00895112">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895112">
        <w:rPr>
          <w:noProof/>
        </w:rPr>
        <w:t>131</w:t>
      </w:r>
      <w:r w:rsidR="003A78C2">
        <w:fldChar w:fldCharType="end"/>
      </w:r>
    </w:p>
    <w:p w14:paraId="441D23D2" w14:textId="31E967D3"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895112">
        <w:t>Psalm</w:t>
      </w:r>
      <w:r w:rsidR="00895112" w:rsidRPr="00AB1781">
        <w:t xml:space="preserve"> 22</w:t>
      </w:r>
      <w:r w:rsidR="00895112">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895112">
        <w:rPr>
          <w:noProof/>
        </w:rPr>
        <w:t>136</w:t>
      </w:r>
      <w:r w:rsidR="003A78C2">
        <w:fldChar w:fldCharType="end"/>
      </w:r>
    </w:p>
    <w:p w14:paraId="2CF3F8A5" w14:textId="71823F4F"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895112">
        <w:t>Psalm</w:t>
      </w:r>
      <w:r w:rsidR="00895112" w:rsidRPr="00AB1781">
        <w:t xml:space="preserve"> 23</w:t>
      </w:r>
      <w:r w:rsidR="00895112">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895112">
        <w:rPr>
          <w:noProof/>
        </w:rPr>
        <w:t>137</w:t>
      </w:r>
      <w:r w:rsidR="003A78C2">
        <w:fldChar w:fldCharType="end"/>
      </w:r>
    </w:p>
    <w:p w14:paraId="2696A51D" w14:textId="58C53CFD"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895112">
        <w:t>Psalm</w:t>
      </w:r>
      <w:r w:rsidR="00895112" w:rsidRPr="00AB1781">
        <w:t xml:space="preserve"> 25</w:t>
      </w:r>
      <w:r w:rsidR="00895112">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895112">
        <w:rPr>
          <w:noProof/>
        </w:rPr>
        <w:t>140</w:t>
      </w:r>
      <w:r w:rsidR="003A78C2">
        <w:fldChar w:fldCharType="end"/>
      </w:r>
    </w:p>
    <w:p w14:paraId="7C4914D6" w14:textId="48E28FC6"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895112">
        <w:t>Psalm</w:t>
      </w:r>
      <w:r w:rsidR="00895112" w:rsidRPr="00AB1781">
        <w:t xml:space="preserve"> 28</w:t>
      </w:r>
      <w:r w:rsidR="00895112">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895112">
        <w:rPr>
          <w:noProof/>
        </w:rPr>
        <w:t>144</w:t>
      </w:r>
      <w:r w:rsidR="003A78C2">
        <w:fldChar w:fldCharType="end"/>
      </w:r>
    </w:p>
    <w:p w14:paraId="1AB144A3" w14:textId="2ED44E66"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895112">
        <w:t>Psalm</w:t>
      </w:r>
      <w:r w:rsidR="00895112" w:rsidRPr="00AB1781">
        <w:t xml:space="preserve"> 29</w:t>
      </w:r>
      <w:r w:rsidR="00895112">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895112">
        <w:rPr>
          <w:noProof/>
        </w:rPr>
        <w:t>145</w:t>
      </w:r>
      <w:r w:rsidR="003A78C2">
        <w:fldChar w:fldCharType="end"/>
      </w:r>
    </w:p>
    <w:p w14:paraId="1DA2F476" w14:textId="30E741A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895112">
        <w:t>Psalm</w:t>
      </w:r>
      <w:r w:rsidR="00895112" w:rsidRPr="00AB1781">
        <w:t xml:space="preserve"> 33</w:t>
      </w:r>
      <w:r w:rsidR="00895112">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895112">
        <w:rPr>
          <w:noProof/>
        </w:rPr>
        <w:t>152</w:t>
      </w:r>
      <w:r w:rsidR="003A78C2">
        <w:fldChar w:fldCharType="end"/>
      </w:r>
    </w:p>
    <w:p w14:paraId="0F892524" w14:textId="670C669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895112">
        <w:t>Psalm</w:t>
      </w:r>
      <w:r w:rsidR="00895112" w:rsidRPr="00AB1781">
        <w:t xml:space="preserve"> 40</w:t>
      </w:r>
      <w:r w:rsidR="00895112">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895112">
        <w:rPr>
          <w:noProof/>
        </w:rPr>
        <w:t>166</w:t>
      </w:r>
      <w:r w:rsidR="003A78C2">
        <w:fldChar w:fldCharType="end"/>
      </w:r>
    </w:p>
    <w:p w14:paraId="1B629A7D" w14:textId="0AB6BA58"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895112">
        <w:t>Psalm</w:t>
      </w:r>
      <w:r w:rsidR="00895112" w:rsidRPr="00AB1781">
        <w:t xml:space="preserve"> 42</w:t>
      </w:r>
      <w:r w:rsidR="00895112">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895112">
        <w:rPr>
          <w:noProof/>
        </w:rPr>
        <w:t>168</w:t>
      </w:r>
      <w:r w:rsidR="003A78C2">
        <w:fldChar w:fldCharType="end"/>
      </w:r>
    </w:p>
    <w:p w14:paraId="30CD8108" w14:textId="3813B28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895112">
        <w:t>Psalm</w:t>
      </w:r>
      <w:r w:rsidR="00895112" w:rsidRPr="00AB1781">
        <w:t xml:space="preserve"> 44</w:t>
      </w:r>
      <w:r w:rsidR="00895112">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895112">
        <w:rPr>
          <w:noProof/>
        </w:rPr>
        <w:t>171</w:t>
      </w:r>
      <w:r w:rsidR="003A78C2">
        <w:fldChar w:fldCharType="end"/>
      </w:r>
    </w:p>
    <w:p w14:paraId="56DBDEA8" w14:textId="166CC6E1"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895112">
        <w:t>Psalm</w:t>
      </w:r>
      <w:r w:rsidR="00895112" w:rsidRPr="00AB1781">
        <w:t xml:space="preserve"> 45</w:t>
      </w:r>
      <w:r w:rsidR="00895112">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895112">
        <w:rPr>
          <w:noProof/>
        </w:rPr>
        <w:t>173</w:t>
      </w:r>
      <w:r w:rsidR="003A78C2">
        <w:fldChar w:fldCharType="end"/>
      </w:r>
    </w:p>
    <w:p w14:paraId="4BF9A933" w14:textId="04FA4C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895112">
        <w:t>Psalm</w:t>
      </w:r>
      <w:r w:rsidR="00895112" w:rsidRPr="00AB1781">
        <w:t xml:space="preserve"> 46</w:t>
      </w:r>
      <w:r w:rsidR="00895112">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895112">
        <w:rPr>
          <w:noProof/>
        </w:rPr>
        <w:t>174</w:t>
      </w:r>
      <w:r w:rsidR="003A78C2">
        <w:fldChar w:fldCharType="end"/>
      </w:r>
    </w:p>
    <w:p w14:paraId="43DCDF05" w14:textId="77777777" w:rsidR="00075EAD" w:rsidRDefault="00F14AA6" w:rsidP="00075EAD">
      <w:pPr>
        <w:pStyle w:val="Heading5"/>
      </w:pPr>
      <w:bookmarkStart w:id="193" w:name="_Ref435800080"/>
      <w:r>
        <w:lastRenderedPageBreak/>
        <w:t>The Gospel from Saint John</w:t>
      </w:r>
      <w:r w:rsidR="009407CD">
        <w:t xml:space="preserve"> 14:26—</w:t>
      </w:r>
      <w:r w:rsidR="00075EAD">
        <w:t>15:3</w:t>
      </w:r>
      <w:bookmarkEnd w:id="1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6669D8D"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4203E136"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4" w:name="_Toc410196191"/>
      <w:bookmarkStart w:id="195" w:name="_Toc410196433"/>
      <w:bookmarkStart w:id="196" w:name="_Toc410196935"/>
      <w:bookmarkStart w:id="197" w:name="_Toc448696624"/>
      <w:r>
        <w:lastRenderedPageBreak/>
        <w:t>Noon (The Sixth Hour)</w:t>
      </w:r>
      <w:bookmarkEnd w:id="194"/>
      <w:bookmarkEnd w:id="195"/>
      <w:bookmarkEnd w:id="196"/>
      <w:bookmarkEnd w:id="197"/>
    </w:p>
    <w:p w14:paraId="7BA25D87" w14:textId="77777777" w:rsidR="00495F1A" w:rsidRDefault="00495F1A" w:rsidP="00495F1A">
      <w:pPr>
        <w:pStyle w:val="Heading3"/>
      </w:pPr>
      <w:bookmarkStart w:id="198" w:name="_Toc410196192"/>
      <w:bookmarkStart w:id="199" w:name="_Toc410196434"/>
      <w:bookmarkStart w:id="200" w:name="_Toc410196936"/>
      <w:bookmarkStart w:id="201" w:name="_Ref435434365"/>
      <w:bookmarkStart w:id="202" w:name="_Ref435434371"/>
      <w:r>
        <w:t>The Psalms of the Sixth Hour</w:t>
      </w:r>
      <w:bookmarkEnd w:id="198"/>
      <w:bookmarkEnd w:id="199"/>
      <w:bookmarkEnd w:id="200"/>
      <w:bookmarkEnd w:id="201"/>
      <w:bookmarkEnd w:id="2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3C1EBF4"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89511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4B899AA0" w14:textId="03151DF2"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89511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78FDBE9E" w14:textId="68487294"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203" w:name="_Ref434576249"/>
      <w:r>
        <w:rPr>
          <w:lang w:val="en-GB"/>
        </w:rPr>
        <w:t>The Psalms</w:t>
      </w:r>
      <w:r w:rsidR="00F14AA6">
        <w:rPr>
          <w:lang w:val="en-GB"/>
        </w:rPr>
        <w:t xml:space="preserve"> of Noon (The Sixth Hour)</w:t>
      </w:r>
      <w:bookmarkEnd w:id="203"/>
    </w:p>
    <w:p w14:paraId="4B6FC1A8" w14:textId="14B14090"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895112">
        <w:t>Psalm</w:t>
      </w:r>
      <w:r w:rsidR="00895112" w:rsidRPr="00AB1781">
        <w:t xml:space="preserve"> 53</w:t>
      </w:r>
      <w:r w:rsidR="00895112">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895112">
        <w:rPr>
          <w:noProof/>
        </w:rPr>
        <w:t>184</w:t>
      </w:r>
      <w:r w:rsidR="003A78C2">
        <w:fldChar w:fldCharType="end"/>
      </w:r>
    </w:p>
    <w:p w14:paraId="196531E2" w14:textId="1FD0C43C"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895112">
        <w:t>Psalm</w:t>
      </w:r>
      <w:r w:rsidR="00895112" w:rsidRPr="00AB1781">
        <w:t xml:space="preserve"> 56</w:t>
      </w:r>
      <w:r w:rsidR="00895112">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895112">
        <w:rPr>
          <w:noProof/>
        </w:rPr>
        <w:t>188</w:t>
      </w:r>
      <w:r w:rsidR="003A78C2">
        <w:fldChar w:fldCharType="end"/>
      </w:r>
    </w:p>
    <w:p w14:paraId="5A377B80" w14:textId="2772EC69"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895112">
        <w:t>Psalm</w:t>
      </w:r>
      <w:r w:rsidR="00895112" w:rsidRPr="00AB1781">
        <w:t xml:space="preserve"> 60</w:t>
      </w:r>
      <w:r w:rsidR="00895112">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895112">
        <w:rPr>
          <w:noProof/>
        </w:rPr>
        <w:t>193</w:t>
      </w:r>
      <w:r w:rsidR="003A78C2">
        <w:fldChar w:fldCharType="end"/>
      </w:r>
    </w:p>
    <w:p w14:paraId="1D89B385" w14:textId="04D3BEF0"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895112">
        <w:t>Psalm</w:t>
      </w:r>
      <w:r w:rsidR="00895112" w:rsidRPr="00AB1781">
        <w:t xml:space="preserve"> 62</w:t>
      </w:r>
      <w:r w:rsidR="00895112">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895112">
        <w:rPr>
          <w:noProof/>
        </w:rPr>
        <w:t>195</w:t>
      </w:r>
      <w:r w:rsidR="003A78C2">
        <w:fldChar w:fldCharType="end"/>
      </w:r>
    </w:p>
    <w:p w14:paraId="46B8BCDF" w14:textId="1A0399C0"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895112">
        <w:t>Psalm</w:t>
      </w:r>
      <w:r w:rsidR="00895112" w:rsidRPr="00AB1781">
        <w:t xml:space="preserve"> 66</w:t>
      </w:r>
      <w:r w:rsidR="0089511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895112">
        <w:rPr>
          <w:noProof/>
        </w:rPr>
        <w:t>200</w:t>
      </w:r>
      <w:r w:rsidR="003A78C2">
        <w:fldChar w:fldCharType="end"/>
      </w:r>
    </w:p>
    <w:p w14:paraId="3832A2C2" w14:textId="0ADDB8B4"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895112">
        <w:t>Psalm</w:t>
      </w:r>
      <w:r w:rsidR="00895112" w:rsidRPr="00AB1781">
        <w:t xml:space="preserve"> 66</w:t>
      </w:r>
      <w:r w:rsidR="0089511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895112">
        <w:rPr>
          <w:noProof/>
        </w:rPr>
        <w:t>200</w:t>
      </w:r>
      <w:r w:rsidR="003A78C2">
        <w:fldChar w:fldCharType="end"/>
      </w:r>
    </w:p>
    <w:p w14:paraId="099ACDF6" w14:textId="63A18FBB"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895112">
        <w:t>Psalm</w:t>
      </w:r>
      <w:r w:rsidR="00895112" w:rsidRPr="00AB1781">
        <w:t xml:space="preserve"> 83</w:t>
      </w:r>
      <w:r w:rsidR="00895112">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895112">
        <w:rPr>
          <w:noProof/>
        </w:rPr>
        <w:t>232</w:t>
      </w:r>
      <w:r w:rsidR="003A78C2">
        <w:fldChar w:fldCharType="end"/>
      </w:r>
    </w:p>
    <w:p w14:paraId="12DC15E9" w14:textId="2D42FD4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895112">
        <w:t>Psalm</w:t>
      </w:r>
      <w:r w:rsidR="00895112" w:rsidRPr="00AB1781">
        <w:t xml:space="preserve"> 84</w:t>
      </w:r>
      <w:r w:rsidR="00895112">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895112">
        <w:rPr>
          <w:noProof/>
        </w:rPr>
        <w:t>233</w:t>
      </w:r>
      <w:r w:rsidR="003A78C2">
        <w:fldChar w:fldCharType="end"/>
      </w:r>
    </w:p>
    <w:p w14:paraId="20414052" w14:textId="559E8BD3"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895112">
        <w:t>Psalm</w:t>
      </w:r>
      <w:r w:rsidR="00895112" w:rsidRPr="00AB1781">
        <w:t xml:space="preserve"> 85</w:t>
      </w:r>
      <w:r w:rsidR="00895112">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895112">
        <w:rPr>
          <w:noProof/>
        </w:rPr>
        <w:t>235</w:t>
      </w:r>
      <w:r w:rsidR="003A78C2">
        <w:fldChar w:fldCharType="end"/>
      </w:r>
    </w:p>
    <w:p w14:paraId="024D57DE" w14:textId="67A71C9C"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895112">
        <w:t>Psalm</w:t>
      </w:r>
      <w:r w:rsidR="00895112" w:rsidRPr="00AB1781">
        <w:t xml:space="preserve"> 86</w:t>
      </w:r>
      <w:r w:rsidR="00895112">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895112">
        <w:rPr>
          <w:noProof/>
        </w:rPr>
        <w:t>236</w:t>
      </w:r>
      <w:r w:rsidR="003A78C2">
        <w:fldChar w:fldCharType="end"/>
      </w:r>
    </w:p>
    <w:p w14:paraId="6C309D76" w14:textId="75C208C9"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895112">
        <w:t>Psalm</w:t>
      </w:r>
      <w:r w:rsidR="00895112" w:rsidRPr="00AB1781">
        <w:t xml:space="preserve"> 90</w:t>
      </w:r>
      <w:r w:rsidR="00895112">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895112">
        <w:rPr>
          <w:noProof/>
        </w:rPr>
        <w:t>244</w:t>
      </w:r>
      <w:r w:rsidR="003A78C2">
        <w:fldChar w:fldCharType="end"/>
      </w:r>
    </w:p>
    <w:p w14:paraId="2015B274" w14:textId="64951EB6"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895112">
        <w:t>Psalm</w:t>
      </w:r>
      <w:r w:rsidR="00895112" w:rsidRPr="00AB1781">
        <w:t xml:space="preserve"> 92</w:t>
      </w:r>
      <w:r w:rsidR="00895112">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895112">
        <w:rPr>
          <w:noProof/>
        </w:rPr>
        <w:t>247</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w:t>
      </w:r>
      <w:r w:rsidR="00AF1044">
        <w:t>re</w:t>
      </w:r>
      <w:proofErr w:type="gramEnd"/>
      <w:r w:rsidR="00AF1044">
        <w:t xml:space="preserv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1"/>
      </w:r>
      <w:r>
        <w:t>, O Good</w:t>
      </w:r>
      <w:r w:rsidR="00AF1044">
        <w:t xml:space="preserve"> One</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64144613"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4"/>
      <w:r>
        <w:t>Life Giver</w:t>
      </w:r>
      <w:r w:rsidR="00075EAD">
        <w:t>,</w:t>
      </w:r>
      <w:commentRangeEnd w:id="204"/>
      <w:r>
        <w:rPr>
          <w:rStyle w:val="CommentReference"/>
          <w:lang w:val="en-CA"/>
        </w:rPr>
        <w:commentReference w:id="204"/>
      </w:r>
      <w:r w:rsidR="00075EAD">
        <w:t xml:space="preserve"> now, and ever, and unto the ages of ages</w:t>
      </w:r>
      <w:r w:rsidR="00984EE6">
        <w:t>.</w:t>
      </w:r>
    </w:p>
    <w:p w14:paraId="402E0ACF" w14:textId="77777777" w:rsidR="00984EE6" w:rsidRDefault="00984EE6" w:rsidP="00984EE6">
      <w:pPr>
        <w:pStyle w:val="Rubric"/>
      </w:pPr>
      <w:commentRangeStart w:id="205"/>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5"/>
      <w:r w:rsidR="00180AE1">
        <w:rPr>
          <w:rStyle w:val="CommentReference"/>
          <w:i w:val="0"/>
        </w:rPr>
        <w:commentReference w:id="205"/>
      </w:r>
    </w:p>
    <w:p w14:paraId="416185FC" w14:textId="0A9CC24B"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6" w:name="_Toc410196193"/>
      <w:bookmarkStart w:id="207" w:name="_Toc410196435"/>
      <w:bookmarkStart w:id="208" w:name="_Toc410196937"/>
      <w:bookmarkStart w:id="209" w:name="_Toc448696625"/>
      <w:r>
        <w:lastRenderedPageBreak/>
        <w:t>Afternoon (The Ninth Hour)</w:t>
      </w:r>
      <w:bookmarkEnd w:id="206"/>
      <w:bookmarkEnd w:id="207"/>
      <w:bookmarkEnd w:id="208"/>
      <w:bookmarkEnd w:id="209"/>
    </w:p>
    <w:p w14:paraId="76CF3E2D" w14:textId="77777777" w:rsidR="00495F1A" w:rsidRDefault="00495F1A" w:rsidP="00495F1A">
      <w:pPr>
        <w:pStyle w:val="Heading3"/>
      </w:pPr>
      <w:bookmarkStart w:id="210" w:name="_Toc410196194"/>
      <w:bookmarkStart w:id="211" w:name="_Toc410196436"/>
      <w:bookmarkStart w:id="212" w:name="_Toc410196938"/>
      <w:bookmarkStart w:id="213" w:name="_Ref435434381"/>
      <w:bookmarkStart w:id="214" w:name="_Ref435434387"/>
      <w:r>
        <w:t>The Psalms of the Ninth Hour</w:t>
      </w:r>
      <w:bookmarkEnd w:id="210"/>
      <w:bookmarkEnd w:id="211"/>
      <w:bookmarkEnd w:id="212"/>
      <w:bookmarkEnd w:id="213"/>
      <w:bookmarkEnd w:id="214"/>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093A9E6"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89511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04BF2C4A" w14:textId="6F305039"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89511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5112">
        <w:rPr>
          <w:noProof/>
          <w:lang w:val="en-US"/>
        </w:rPr>
        <w:t>10</w:t>
      </w:r>
      <w:r w:rsidR="003A78C2">
        <w:rPr>
          <w:lang w:val="en-US"/>
        </w:rPr>
        <w:fldChar w:fldCharType="end"/>
      </w:r>
    </w:p>
    <w:p w14:paraId="3512D80B" w14:textId="14630360"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5112">
        <w:rPr>
          <w:noProof/>
          <w:lang w:val="en-US"/>
        </w:rPr>
        <w:t>180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215" w:name="_Ref434576482"/>
      <w:r>
        <w:rPr>
          <w:lang w:val="en-GB"/>
        </w:rPr>
        <w:t>The Psalms</w:t>
      </w:r>
      <w:r w:rsidR="00F14AA6">
        <w:rPr>
          <w:lang w:val="en-GB"/>
        </w:rPr>
        <w:t xml:space="preserve"> of the Afternoon (Ninth hour)</w:t>
      </w:r>
      <w:bookmarkEnd w:id="215"/>
    </w:p>
    <w:p w14:paraId="3636D619" w14:textId="29EB4E13"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895112">
        <w:t>Psalm</w:t>
      </w:r>
      <w:r w:rsidR="00895112" w:rsidRPr="00AB1781">
        <w:t xml:space="preserve"> 95</w:t>
      </w:r>
      <w:r w:rsidR="00895112">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895112">
        <w:rPr>
          <w:noProof/>
        </w:rPr>
        <w:t>251</w:t>
      </w:r>
      <w:r w:rsidR="003A78C2">
        <w:fldChar w:fldCharType="end"/>
      </w:r>
    </w:p>
    <w:p w14:paraId="70C04BAE" w14:textId="7612E772"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895112">
        <w:t>Psalm</w:t>
      </w:r>
      <w:r w:rsidR="00895112" w:rsidRPr="00AB1781">
        <w:t xml:space="preserve"> 96</w:t>
      </w:r>
      <w:r w:rsidR="00895112">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895112">
        <w:rPr>
          <w:noProof/>
        </w:rPr>
        <w:t>252</w:t>
      </w:r>
      <w:r w:rsidR="003A78C2">
        <w:fldChar w:fldCharType="end"/>
      </w:r>
    </w:p>
    <w:p w14:paraId="1C2440CF" w14:textId="6A3849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895112">
        <w:t>Psalm</w:t>
      </w:r>
      <w:r w:rsidR="00895112" w:rsidRPr="00AB1781">
        <w:t xml:space="preserve"> 97</w:t>
      </w:r>
      <w:r w:rsidR="00895112">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895112">
        <w:rPr>
          <w:noProof/>
        </w:rPr>
        <w:t>254</w:t>
      </w:r>
      <w:r w:rsidR="003A78C2">
        <w:fldChar w:fldCharType="end"/>
      </w:r>
    </w:p>
    <w:p w14:paraId="35D6FC92" w14:textId="5CA43DE9"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895112">
        <w:t>Psalm</w:t>
      </w:r>
      <w:r w:rsidR="00895112" w:rsidRPr="00AB1781">
        <w:t xml:space="preserve"> 98</w:t>
      </w:r>
      <w:r w:rsidR="00895112">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895112">
        <w:rPr>
          <w:noProof/>
        </w:rPr>
        <w:t>255</w:t>
      </w:r>
      <w:r w:rsidR="003A78C2">
        <w:fldChar w:fldCharType="end"/>
      </w:r>
    </w:p>
    <w:p w14:paraId="13A44FCC" w14:textId="7B4AFAAA"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895112">
        <w:t>Psalm</w:t>
      </w:r>
      <w:r w:rsidR="00895112" w:rsidRPr="00AB1781">
        <w:t xml:space="preserve"> 99</w:t>
      </w:r>
      <w:r w:rsidR="00895112">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895112">
        <w:rPr>
          <w:noProof/>
        </w:rPr>
        <w:t>256</w:t>
      </w:r>
      <w:r w:rsidR="003A78C2">
        <w:fldChar w:fldCharType="end"/>
      </w:r>
    </w:p>
    <w:p w14:paraId="21960806" w14:textId="1AFF2708"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895112">
        <w:t>Psalm</w:t>
      </w:r>
      <w:r w:rsidR="00895112" w:rsidRPr="00AB1781">
        <w:t xml:space="preserve"> 100</w:t>
      </w:r>
      <w:r w:rsidR="00895112">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895112">
        <w:rPr>
          <w:noProof/>
        </w:rPr>
        <w:t>256</w:t>
      </w:r>
      <w:r w:rsidR="003A78C2">
        <w:fldChar w:fldCharType="end"/>
      </w:r>
    </w:p>
    <w:p w14:paraId="13BE8987" w14:textId="2C37FBF5"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895112">
        <w:t>Psalm</w:t>
      </w:r>
      <w:r w:rsidR="00895112" w:rsidRPr="00AB1781">
        <w:t xml:space="preserve"> 109</w:t>
      </w:r>
      <w:r w:rsidR="00895112">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895112">
        <w:rPr>
          <w:noProof/>
        </w:rPr>
        <w:t>278</w:t>
      </w:r>
      <w:r w:rsidR="003A78C2">
        <w:fldChar w:fldCharType="end"/>
      </w:r>
    </w:p>
    <w:commentRangeStart w:id="216"/>
    <w:p w14:paraId="0FAEAE21" w14:textId="456095BF"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895112">
        <w:t>Psalm</w:t>
      </w:r>
      <w:r w:rsidR="00895112" w:rsidRPr="00AB1781">
        <w:t xml:space="preserve"> 110</w:t>
      </w:r>
      <w:r w:rsidR="00895112">
        <w:t>: “I will confess You, O Lord, with my whole heart”</w:t>
      </w:r>
      <w:r>
        <w:fldChar w:fldCharType="end"/>
      </w:r>
      <w:commentRangeEnd w:id="216"/>
      <w:r w:rsidR="00984EE6">
        <w:rPr>
          <w:rStyle w:val="CommentReference"/>
          <w:rFonts w:eastAsiaTheme="minorHAnsi" w:cstheme="minorBidi"/>
          <w:color w:val="auto"/>
          <w:lang w:val="en-CA"/>
        </w:rPr>
        <w:commentReference w:id="216"/>
      </w:r>
      <w:r w:rsidR="00075EAD">
        <w:tab/>
      </w:r>
      <w:r>
        <w:fldChar w:fldCharType="begin"/>
      </w:r>
      <w:r w:rsidR="00075EAD">
        <w:instrText xml:space="preserve"> PAGEREF _Ref412111792 \h </w:instrText>
      </w:r>
      <w:r>
        <w:fldChar w:fldCharType="separate"/>
      </w:r>
      <w:r w:rsidR="00895112">
        <w:rPr>
          <w:noProof/>
        </w:rPr>
        <w:t>279</w:t>
      </w:r>
      <w:r>
        <w:fldChar w:fldCharType="end"/>
      </w:r>
    </w:p>
    <w:p w14:paraId="3B5AD04D" w14:textId="26219AB1"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895112">
        <w:t>Psalm</w:t>
      </w:r>
      <w:r w:rsidR="00895112" w:rsidRPr="00AB1781">
        <w:t xml:space="preserve"> 111</w:t>
      </w:r>
      <w:r w:rsidR="00895112">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895112">
        <w:rPr>
          <w:noProof/>
        </w:rPr>
        <w:t>280</w:t>
      </w:r>
      <w:r w:rsidR="003A78C2">
        <w:fldChar w:fldCharType="end"/>
      </w:r>
    </w:p>
    <w:p w14:paraId="25F5E92C" w14:textId="6F064C48"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895112">
        <w:t>Psalm</w:t>
      </w:r>
      <w:r w:rsidR="00895112" w:rsidRPr="00AB1781">
        <w:t xml:space="preserve"> 112</w:t>
      </w:r>
      <w:r w:rsidR="00895112">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895112">
        <w:rPr>
          <w:noProof/>
        </w:rPr>
        <w:t>282</w:t>
      </w:r>
      <w:r w:rsidR="003A78C2">
        <w:fldChar w:fldCharType="end"/>
      </w:r>
    </w:p>
    <w:p w14:paraId="65FF1699" w14:textId="628554E9"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895112">
        <w:t>Psalm</w:t>
      </w:r>
      <w:r w:rsidR="00895112" w:rsidRPr="00AB1781">
        <w:t xml:space="preserve"> 114</w:t>
      </w:r>
      <w:r w:rsidR="00895112">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895112">
        <w:rPr>
          <w:noProof/>
        </w:rPr>
        <w:t>285</w:t>
      </w:r>
      <w:r w:rsidR="003A78C2">
        <w:fldChar w:fldCharType="end"/>
      </w:r>
    </w:p>
    <w:p w14:paraId="0612CEB7" w14:textId="2B2C79BA"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895112">
        <w:t>Psalm</w:t>
      </w:r>
      <w:r w:rsidR="00895112" w:rsidRPr="00AB1781">
        <w:t xml:space="preserve"> 115</w:t>
      </w:r>
      <w:r w:rsidR="00895112">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895112">
        <w:rPr>
          <w:noProof/>
        </w:rPr>
        <w:t>286</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0627E91F"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89511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2922D35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5112">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7" w:name="_Toc410196195"/>
      <w:bookmarkStart w:id="218" w:name="_Toc410196437"/>
      <w:bookmarkStart w:id="219"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0" w:name="_Toc448696626"/>
      <w:r>
        <w:lastRenderedPageBreak/>
        <w:t>The Book of the Psalter</w:t>
      </w:r>
      <w:bookmarkEnd w:id="217"/>
      <w:bookmarkEnd w:id="218"/>
      <w:bookmarkEnd w:id="219"/>
      <w:bookmarkEnd w:id="220"/>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638C312C" w:rsidR="00CB700D" w:rsidRDefault="00D44900" w:rsidP="00336170">
            <w:r>
              <w:fldChar w:fldCharType="begin"/>
            </w:r>
            <w:r>
              <w:instrText xml:space="preserve"> REF _Ref439535283 \h </w:instrText>
            </w:r>
            <w:r>
              <w:fldChar w:fldCharType="separate"/>
            </w:r>
            <w:r w:rsidR="00895112">
              <w:t>Kathisma 1</w:t>
            </w:r>
            <w:r>
              <w:fldChar w:fldCharType="end"/>
            </w:r>
          </w:p>
        </w:tc>
        <w:tc>
          <w:tcPr>
            <w:tcW w:w="3024" w:type="dxa"/>
          </w:tcPr>
          <w:p w14:paraId="3E7DF9CE" w14:textId="043960DA"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895112" w:rsidRPr="00AB1781">
              <w:t>K</w:t>
            </w:r>
            <w:r w:rsidR="00895112">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895112" w:rsidRPr="00AB1781">
              <w:t>K</w:t>
            </w:r>
            <w:r w:rsidR="00895112">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895112">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35EC0C9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895112">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895112" w:rsidRPr="00AB1781">
              <w:t>K</w:t>
            </w:r>
            <w:r w:rsidR="00895112">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32EEEC20" w:rsidR="00CB700D" w:rsidRDefault="00CB700D" w:rsidP="0044639B">
            <w:r>
              <w:fldChar w:fldCharType="begin"/>
            </w:r>
            <w:r>
              <w:instrText xml:space="preserve"> REF _Ref435438548 \h </w:instrText>
            </w:r>
            <w:r w:rsidR="00336170">
              <w:instrText xml:space="preserve"> \* MERGEFORMAT </w:instrText>
            </w:r>
            <w:r>
              <w:fldChar w:fldCharType="separate"/>
            </w:r>
            <w:r w:rsidR="00895112" w:rsidRPr="00AB1781">
              <w:t>K</w:t>
            </w:r>
            <w:r w:rsidR="00895112">
              <w:t>athisma 6</w:t>
            </w:r>
            <w:r>
              <w:fldChar w:fldCharType="end"/>
            </w:r>
          </w:p>
        </w:tc>
        <w:tc>
          <w:tcPr>
            <w:tcW w:w="3024" w:type="dxa"/>
          </w:tcPr>
          <w:p w14:paraId="082B149A" w14:textId="734505C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895112">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895112" w:rsidRPr="00AB1781">
              <w:t>K</w:t>
            </w:r>
            <w:r w:rsidR="00895112">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FD51C24" w:rsidR="00CB700D" w:rsidRDefault="00CB700D" w:rsidP="0044639B">
            <w:r>
              <w:fldChar w:fldCharType="begin"/>
            </w:r>
            <w:r>
              <w:instrText xml:space="preserve"> REF _Ref435438574 \h </w:instrText>
            </w:r>
            <w:r w:rsidR="00336170">
              <w:instrText xml:space="preserve"> \* MERGEFORMAT </w:instrText>
            </w:r>
            <w:r>
              <w:fldChar w:fldCharType="separate"/>
            </w:r>
            <w:r w:rsidR="00895112" w:rsidRPr="00AB1781">
              <w:t>K</w:t>
            </w:r>
            <w:r w:rsidR="00895112">
              <w:t>athisma 9</w:t>
            </w:r>
            <w:r>
              <w:fldChar w:fldCharType="end"/>
            </w:r>
          </w:p>
        </w:tc>
        <w:tc>
          <w:tcPr>
            <w:tcW w:w="3024" w:type="dxa"/>
          </w:tcPr>
          <w:p w14:paraId="223BE2C2" w14:textId="0ADECE6C"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895112" w:rsidRPr="00AB1781">
              <w:t>K</w:t>
            </w:r>
            <w:r w:rsidR="00895112">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3D02B08A"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895112">
              <w:t>Kathisma 12</w:t>
            </w:r>
            <w:r w:rsidRPr="00926985">
              <w:fldChar w:fldCharType="end"/>
            </w:r>
          </w:p>
        </w:tc>
        <w:tc>
          <w:tcPr>
            <w:tcW w:w="3024" w:type="dxa"/>
          </w:tcPr>
          <w:p w14:paraId="353A9FDD" w14:textId="37804C71"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5D6B9C2E" w:rsidR="00CB700D" w:rsidRDefault="00CB700D" w:rsidP="0044639B">
            <w:r>
              <w:fldChar w:fldCharType="begin"/>
            </w:r>
            <w:r>
              <w:instrText xml:space="preserve"> REF _Ref435438622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5</w:t>
            </w:r>
            <w:r>
              <w:fldChar w:fldCharType="end"/>
            </w:r>
          </w:p>
        </w:tc>
        <w:tc>
          <w:tcPr>
            <w:tcW w:w="3024" w:type="dxa"/>
          </w:tcPr>
          <w:p w14:paraId="6DD26E94" w14:textId="40B5B10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895112">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895112">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629C5E26" w:rsidR="00CB700D" w:rsidRDefault="00D016DC" w:rsidP="0044639B">
            <w:r>
              <w:fldChar w:fldCharType="begin"/>
            </w:r>
            <w:r>
              <w:instrText xml:space="preserve"> REF _Ref435990063 \h </w:instrText>
            </w:r>
            <w:r w:rsidR="00336170">
              <w:instrText xml:space="preserve"> \* MERGEFORMAT </w:instrText>
            </w:r>
            <w:r>
              <w:fldChar w:fldCharType="separate"/>
            </w:r>
            <w:r w:rsidR="00895112">
              <w:t>Kathisma 18</w:t>
            </w:r>
            <w:r>
              <w:fldChar w:fldCharType="end"/>
            </w:r>
          </w:p>
        </w:tc>
        <w:tc>
          <w:tcPr>
            <w:tcW w:w="3024" w:type="dxa"/>
          </w:tcPr>
          <w:p w14:paraId="0F5729C0" w14:textId="3BAF92F1"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895112" w:rsidRPr="00AB1781">
              <w:t>K</w:t>
            </w:r>
            <w:r w:rsidR="00895112">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40BA5141" w:rsidR="000B1D6D" w:rsidRDefault="00D44900" w:rsidP="00AB3348">
            <w:r>
              <w:fldChar w:fldCharType="begin"/>
            </w:r>
            <w:r>
              <w:instrText xml:space="preserve"> REF _Ref439535283 \h </w:instrText>
            </w:r>
            <w:r>
              <w:fldChar w:fldCharType="separate"/>
            </w:r>
            <w:r w:rsidR="00895112">
              <w:t>Kathisma 1</w:t>
            </w:r>
            <w:r>
              <w:fldChar w:fldCharType="end"/>
            </w:r>
          </w:p>
        </w:tc>
        <w:tc>
          <w:tcPr>
            <w:tcW w:w="3024" w:type="dxa"/>
          </w:tcPr>
          <w:p w14:paraId="1C0C5D94" w14:textId="71FF483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895112" w:rsidRPr="00AB1781">
              <w:t>K</w:t>
            </w:r>
            <w:r w:rsidR="00895112">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895112" w:rsidRPr="00AB1781">
              <w:t>K</w:t>
            </w:r>
            <w:r w:rsidR="00895112">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3E9C3660"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895112">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895112" w:rsidRPr="00AB1781">
              <w:t>K</w:t>
            </w:r>
            <w:r w:rsidR="00895112">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895112" w:rsidRPr="00AB1781">
              <w:t>K</w:t>
            </w:r>
            <w:r w:rsidR="00895112">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450ACD73" w:rsidR="000B1D6D" w:rsidRDefault="002F2287" w:rsidP="000B1D6D">
            <w:r>
              <w:fldChar w:fldCharType="begin"/>
            </w:r>
            <w:r>
              <w:instrText xml:space="preserve"> REF _Ref435990063 \h </w:instrText>
            </w:r>
            <w:r w:rsidR="00AB3348">
              <w:instrText xml:space="preserve"> \* MERGEFORMAT </w:instrText>
            </w:r>
            <w:r>
              <w:fldChar w:fldCharType="separate"/>
            </w:r>
            <w:r w:rsidR="00895112">
              <w:t>Kathisma 18</w:t>
            </w:r>
            <w:r>
              <w:fldChar w:fldCharType="end"/>
            </w:r>
          </w:p>
        </w:tc>
        <w:tc>
          <w:tcPr>
            <w:tcW w:w="3024" w:type="dxa"/>
          </w:tcPr>
          <w:p w14:paraId="14E6A0F7" w14:textId="62D3EA45"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895112">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895112" w:rsidRPr="00AB1781">
              <w:t>K</w:t>
            </w:r>
            <w:r w:rsidR="00895112">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895112" w:rsidRPr="00AB1781">
              <w:t>K</w:t>
            </w:r>
            <w:r w:rsidR="00895112">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47385FBC" w:rsidR="000B1D6D" w:rsidRDefault="002F2287" w:rsidP="000B1D6D">
            <w:r>
              <w:fldChar w:fldCharType="begin"/>
            </w:r>
            <w:r>
              <w:instrText xml:space="preserve"> REF _Ref435990063 \h </w:instrText>
            </w:r>
            <w:r w:rsidR="00AB3348">
              <w:instrText xml:space="preserve"> \* MERGEFORMAT </w:instrText>
            </w:r>
            <w:r>
              <w:fldChar w:fldCharType="separate"/>
            </w:r>
            <w:r w:rsidR="00895112">
              <w:t>Kathisma 18</w:t>
            </w:r>
            <w:r>
              <w:fldChar w:fldCharType="end"/>
            </w:r>
          </w:p>
        </w:tc>
        <w:tc>
          <w:tcPr>
            <w:tcW w:w="3024" w:type="dxa"/>
          </w:tcPr>
          <w:p w14:paraId="0EAD97E5" w14:textId="38E1DD38"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895112" w:rsidRPr="00AB1781">
              <w:t>K</w:t>
            </w:r>
            <w:r w:rsidR="00895112">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895112" w:rsidRPr="00AB1781">
              <w:t>K</w:t>
            </w:r>
            <w:r w:rsidR="00895112">
              <w:t>athisma</w:t>
            </w:r>
            <w:r w:rsidR="00895112" w:rsidRPr="00AB1781">
              <w:t xml:space="preserve"> 1</w:t>
            </w:r>
            <w:r w:rsidR="00895112">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895112">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280B756B"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895112">
              <w:t>Kathisma 18</w:t>
            </w:r>
            <w:r>
              <w:fldChar w:fldCharType="end"/>
            </w:r>
          </w:p>
        </w:tc>
        <w:tc>
          <w:tcPr>
            <w:tcW w:w="3024" w:type="dxa"/>
          </w:tcPr>
          <w:p w14:paraId="14C76F95" w14:textId="3F6296B3"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895112" w:rsidRPr="00AB1781">
              <w:t>K</w:t>
            </w:r>
            <w:r w:rsidR="00895112">
              <w:t>athisma</w:t>
            </w:r>
            <w:r w:rsidR="00895112" w:rsidRPr="00AB1781">
              <w:t xml:space="preserve"> 1</w:t>
            </w:r>
            <w:r w:rsidR="00895112">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895112" w:rsidRPr="00AB1781">
              <w:t>K</w:t>
            </w:r>
            <w:r w:rsidR="00895112">
              <w:t>athisma</w:t>
            </w:r>
            <w:r w:rsidR="00895112" w:rsidRPr="00AB1781">
              <w:t xml:space="preserve"> 1</w:t>
            </w:r>
            <w:r w:rsidR="00895112">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895112" w:rsidRPr="00AB1781">
              <w:t>K</w:t>
            </w:r>
            <w:r w:rsidR="00895112">
              <w:t>athisma</w:t>
            </w:r>
            <w:r w:rsidR="00895112" w:rsidRPr="00AB1781">
              <w:t xml:space="preserve"> 1</w:t>
            </w:r>
            <w:r w:rsidR="00895112">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05CAE4B4" w:rsidR="000B1D6D" w:rsidRDefault="002F2287" w:rsidP="000B1D6D">
            <w:r>
              <w:fldChar w:fldCharType="begin"/>
            </w:r>
            <w:r>
              <w:instrText xml:space="preserve"> REF _Ref435990063 \h </w:instrText>
            </w:r>
            <w:r w:rsidR="00AB3348">
              <w:instrText xml:space="preserve"> \* MERGEFORMAT </w:instrText>
            </w:r>
            <w:r>
              <w:fldChar w:fldCharType="separate"/>
            </w:r>
            <w:r w:rsidR="00895112">
              <w:t>Kathisma 18</w:t>
            </w:r>
            <w:r>
              <w:fldChar w:fldCharType="end"/>
            </w:r>
          </w:p>
        </w:tc>
        <w:tc>
          <w:tcPr>
            <w:tcW w:w="3024" w:type="dxa"/>
          </w:tcPr>
          <w:p w14:paraId="23EDA40F" w14:textId="33EE9B83"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895112">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895112">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450A1D55" w:rsidR="000B1D6D" w:rsidRDefault="000B1D6D" w:rsidP="000B1D6D">
            <w:r>
              <w:fldChar w:fldCharType="begin"/>
            </w:r>
            <w:r>
              <w:instrText xml:space="preserve"> REF _Ref435990063 \h </w:instrText>
            </w:r>
            <w:r w:rsidR="00AB3348">
              <w:instrText xml:space="preserve"> \* MERGEFORMAT </w:instrText>
            </w:r>
            <w:r>
              <w:fldChar w:fldCharType="separate"/>
            </w:r>
            <w:r w:rsidR="00895112">
              <w:t>Kathisma 18</w:t>
            </w:r>
            <w:r>
              <w:fldChar w:fldCharType="end"/>
            </w:r>
          </w:p>
        </w:tc>
        <w:tc>
          <w:tcPr>
            <w:tcW w:w="3024" w:type="dxa"/>
          </w:tcPr>
          <w:p w14:paraId="0484B885" w14:textId="1E101B29" w:rsidR="000B1D6D" w:rsidRDefault="000B1D6D" w:rsidP="00336170">
            <w:r>
              <w:fldChar w:fldCharType="begin"/>
            </w:r>
            <w:r>
              <w:instrText xml:space="preserve"> REF _Ref435438658 \h </w:instrText>
            </w:r>
            <w:r w:rsidR="00AB3348">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895112" w:rsidRPr="00AB1781">
              <w:t>K</w:t>
            </w:r>
            <w:r w:rsidR="00895112">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6030B113" w:rsidR="0023608C" w:rsidRDefault="0023608C" w:rsidP="00D016DC">
            <w:pPr>
              <w:jc w:val="left"/>
            </w:pPr>
            <w:r>
              <w:fldChar w:fldCharType="begin"/>
            </w:r>
            <w:r>
              <w:instrText xml:space="preserve"> REF _Ref435438475 \h  \* MERGEFORMAT </w:instrText>
            </w:r>
            <w:r>
              <w:fldChar w:fldCharType="separate"/>
            </w:r>
            <w:r w:rsidR="00895112" w:rsidRPr="00AB1781">
              <w:t>K</w:t>
            </w:r>
            <w:r w:rsidR="00895112">
              <w:t>athisma 2</w:t>
            </w:r>
            <w:r>
              <w:fldChar w:fldCharType="end"/>
            </w:r>
            <w:r>
              <w:t xml:space="preserve">, </w:t>
            </w:r>
            <w:r>
              <w:fldChar w:fldCharType="begin"/>
            </w:r>
            <w:r>
              <w:instrText xml:space="preserve"> REF _Ref435438484 \h  \* MERGEFORMAT </w:instrText>
            </w:r>
            <w:r>
              <w:fldChar w:fldCharType="separate"/>
            </w:r>
            <w:r w:rsidR="00895112" w:rsidRPr="00AB1781">
              <w:t>K</w:t>
            </w:r>
            <w:r w:rsidR="00895112">
              <w:t>athisma 3</w:t>
            </w:r>
            <w:r>
              <w:fldChar w:fldCharType="end"/>
            </w:r>
            <w:r>
              <w:t xml:space="preserve">, </w:t>
            </w:r>
            <w:r w:rsidR="00D016DC">
              <w:fldChar w:fldCharType="begin"/>
            </w:r>
            <w:r w:rsidR="00D016DC">
              <w:instrText xml:space="preserve"> REF _Ref435990049 \h </w:instrText>
            </w:r>
            <w:r w:rsidR="00D016DC">
              <w:fldChar w:fldCharType="separate"/>
            </w:r>
            <w:r w:rsidR="00895112">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0EC19C29" w:rsidR="0023608C" w:rsidRDefault="00D016DC" w:rsidP="00860FCB">
            <w:pPr>
              <w:jc w:val="left"/>
            </w:pPr>
            <w:r>
              <w:fldChar w:fldCharType="begin"/>
            </w:r>
            <w:r>
              <w:instrText xml:space="preserve"> REF _Ref435989991 \h </w:instrText>
            </w:r>
            <w:r>
              <w:fldChar w:fldCharType="separate"/>
            </w:r>
            <w:r w:rsidR="00895112">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895112" w:rsidRPr="00AB1781">
              <w:t>K</w:t>
            </w:r>
            <w:r w:rsidR="00895112">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895112" w:rsidRPr="00AB1781">
              <w:t>K</w:t>
            </w:r>
            <w:r w:rsidR="00895112">
              <w:t>athisma 6</w:t>
            </w:r>
            <w:r w:rsidR="0023608C">
              <w:fldChar w:fldCharType="end"/>
            </w:r>
          </w:p>
        </w:tc>
        <w:tc>
          <w:tcPr>
            <w:tcW w:w="1210" w:type="dxa"/>
          </w:tcPr>
          <w:p w14:paraId="4AF0757E" w14:textId="50AA3C58" w:rsidR="0023608C" w:rsidRDefault="0023608C" w:rsidP="0044639B"/>
        </w:tc>
        <w:tc>
          <w:tcPr>
            <w:tcW w:w="1357" w:type="dxa"/>
          </w:tcPr>
          <w:p w14:paraId="05D831AD" w14:textId="6A98AB72" w:rsidR="0023608C" w:rsidRDefault="00D016DC" w:rsidP="0044639B">
            <w:r>
              <w:fldChar w:fldCharType="begin"/>
            </w:r>
            <w:r>
              <w:instrText xml:space="preserve"> REF _Ref435990010 \h </w:instrText>
            </w:r>
            <w:r>
              <w:fldChar w:fldCharType="separate"/>
            </w:r>
            <w:r w:rsidR="00895112">
              <w:t>Kathisma 7</w:t>
            </w:r>
            <w:r>
              <w:fldChar w:fldCharType="end"/>
            </w:r>
          </w:p>
        </w:tc>
        <w:tc>
          <w:tcPr>
            <w:tcW w:w="1357" w:type="dxa"/>
          </w:tcPr>
          <w:p w14:paraId="51F67796" w14:textId="441A2152" w:rsidR="0023608C" w:rsidRDefault="0023608C" w:rsidP="0044639B">
            <w:r>
              <w:fldChar w:fldCharType="begin"/>
            </w:r>
            <w:r>
              <w:instrText xml:space="preserve"> REF _Ref435438564 \h  \* MERGEFORMAT </w:instrText>
            </w:r>
            <w:r>
              <w:fldChar w:fldCharType="separate"/>
            </w:r>
            <w:r w:rsidR="00895112" w:rsidRPr="00AB1781">
              <w:t>K</w:t>
            </w:r>
            <w:r w:rsidR="00895112">
              <w:t>athisma 8</w:t>
            </w:r>
            <w:r>
              <w:fldChar w:fldCharType="end"/>
            </w:r>
          </w:p>
        </w:tc>
        <w:tc>
          <w:tcPr>
            <w:tcW w:w="1296" w:type="dxa"/>
          </w:tcPr>
          <w:p w14:paraId="7756A91A" w14:textId="0EAD94F1" w:rsidR="0023608C" w:rsidRDefault="0023608C" w:rsidP="0044639B">
            <w:r>
              <w:fldChar w:fldCharType="begin"/>
            </w:r>
            <w:r>
              <w:instrText xml:space="preserve"> REF _Ref435438574 \h  \* MERGEFORMAT </w:instrText>
            </w:r>
            <w:r>
              <w:fldChar w:fldCharType="separate"/>
            </w:r>
            <w:r w:rsidR="00895112" w:rsidRPr="00AB1781">
              <w:t>K</w:t>
            </w:r>
            <w:r w:rsidR="00895112">
              <w:t>athisma 9</w:t>
            </w:r>
            <w:r>
              <w:fldChar w:fldCharType="end"/>
            </w:r>
          </w:p>
        </w:tc>
        <w:tc>
          <w:tcPr>
            <w:tcW w:w="1224" w:type="dxa"/>
          </w:tcPr>
          <w:p w14:paraId="2F051557" w14:textId="54A772A2" w:rsidR="0023608C" w:rsidRDefault="00D016DC" w:rsidP="0044639B">
            <w:r>
              <w:fldChar w:fldCharType="begin"/>
            </w:r>
            <w:r>
              <w:instrText xml:space="preserve"> REF _Ref435990063 \h </w:instrText>
            </w:r>
            <w:r>
              <w:fldChar w:fldCharType="separate"/>
            </w:r>
            <w:r w:rsidR="00895112">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12DAD6B1"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895112" w:rsidRPr="00AB1781">
              <w:t>K</w:t>
            </w:r>
            <w:r w:rsidR="00895112">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895112">
              <w:t>Kathisma 12</w:t>
            </w:r>
            <w:r w:rsidR="00D016DC">
              <w:fldChar w:fldCharType="end"/>
            </w:r>
            <w:r>
              <w:t xml:space="preserve"> </w:t>
            </w:r>
          </w:p>
        </w:tc>
        <w:tc>
          <w:tcPr>
            <w:tcW w:w="1210" w:type="dxa"/>
          </w:tcPr>
          <w:p w14:paraId="58733603" w14:textId="19B1096B" w:rsidR="0023608C" w:rsidRDefault="0023608C" w:rsidP="0044639B">
            <w:r>
              <w:fldChar w:fldCharType="begin"/>
            </w:r>
            <w:r>
              <w:instrText xml:space="preserve"> REF _Ref435438606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3</w:t>
            </w:r>
            <w:r>
              <w:fldChar w:fldCharType="end"/>
            </w:r>
          </w:p>
        </w:tc>
        <w:tc>
          <w:tcPr>
            <w:tcW w:w="1357" w:type="dxa"/>
          </w:tcPr>
          <w:p w14:paraId="56EBED07" w14:textId="3C3ABBDA" w:rsidR="0023608C" w:rsidRDefault="0023608C" w:rsidP="0044639B">
            <w:r>
              <w:fldChar w:fldCharType="begin"/>
            </w:r>
            <w:r>
              <w:instrText xml:space="preserve"> REF _Ref435438613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4</w:t>
            </w:r>
            <w:r>
              <w:fldChar w:fldCharType="end"/>
            </w:r>
          </w:p>
        </w:tc>
        <w:tc>
          <w:tcPr>
            <w:tcW w:w="1357" w:type="dxa"/>
          </w:tcPr>
          <w:p w14:paraId="33F0FA83" w14:textId="6D0FEC32" w:rsidR="0023608C" w:rsidRDefault="0023608C" w:rsidP="0044639B">
            <w:r>
              <w:fldChar w:fldCharType="begin"/>
            </w:r>
            <w:r>
              <w:instrText xml:space="preserve"> REF _Ref435438622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5</w:t>
            </w:r>
            <w:r>
              <w:fldChar w:fldCharType="end"/>
            </w:r>
          </w:p>
        </w:tc>
        <w:tc>
          <w:tcPr>
            <w:tcW w:w="1296" w:type="dxa"/>
          </w:tcPr>
          <w:p w14:paraId="3EC74CAE" w14:textId="15E405A5" w:rsidR="0023608C" w:rsidRDefault="00D016DC" w:rsidP="0044639B">
            <w:r>
              <w:fldChar w:fldCharType="begin"/>
            </w:r>
            <w:r>
              <w:instrText xml:space="preserve"> REF _Ref435990049 \h </w:instrText>
            </w:r>
            <w:r>
              <w:fldChar w:fldCharType="separate"/>
            </w:r>
            <w:r w:rsidR="00895112">
              <w:t>Kathisma 17</w:t>
            </w:r>
            <w:r>
              <w:fldChar w:fldCharType="end"/>
            </w:r>
          </w:p>
        </w:tc>
        <w:tc>
          <w:tcPr>
            <w:tcW w:w="1224" w:type="dxa"/>
          </w:tcPr>
          <w:p w14:paraId="2242B4C0" w14:textId="54C3EF65" w:rsidR="0023608C" w:rsidRDefault="00D016DC" w:rsidP="0044639B">
            <w:r>
              <w:fldChar w:fldCharType="begin"/>
            </w:r>
            <w:r>
              <w:instrText xml:space="preserve"> REF _Ref435990063 \h </w:instrText>
            </w:r>
            <w:r>
              <w:fldChar w:fldCharType="separate"/>
            </w:r>
            <w:r w:rsidR="00895112">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1" w:name="_Ref436249450"/>
        <w:tc>
          <w:tcPr>
            <w:tcW w:w="1440" w:type="dxa"/>
          </w:tcPr>
          <w:p w14:paraId="7309AC0B" w14:textId="7470E7DB" w:rsidR="0023608C" w:rsidRDefault="0023608C" w:rsidP="00336170">
            <w:r>
              <w:fldChar w:fldCharType="begin"/>
            </w:r>
            <w:r>
              <w:instrText xml:space="preserve"> REF _Ref435438658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895112" w:rsidRPr="00AB1781">
              <w:t>K</w:t>
            </w:r>
            <w:r w:rsidR="00895112">
              <w:t>athisma 20</w:t>
            </w:r>
            <w:r>
              <w:fldChar w:fldCharType="end"/>
            </w:r>
            <w:r>
              <w:t>,</w:t>
            </w:r>
            <w:bookmarkEnd w:id="221"/>
            <w:r>
              <w:t xml:space="preserve"> </w:t>
            </w:r>
            <w:r w:rsidR="00D44900">
              <w:fldChar w:fldCharType="begin"/>
            </w:r>
            <w:r w:rsidR="00D44900">
              <w:instrText xml:space="preserve"> REF _Ref439535283 \h </w:instrText>
            </w:r>
            <w:r w:rsidR="00D44900">
              <w:fldChar w:fldCharType="separate"/>
            </w:r>
            <w:r w:rsidR="00895112">
              <w:t>Kathisma 1</w:t>
            </w:r>
            <w:r w:rsidR="00D44900">
              <w:fldChar w:fldCharType="end"/>
            </w:r>
          </w:p>
        </w:tc>
        <w:tc>
          <w:tcPr>
            <w:tcW w:w="1210" w:type="dxa"/>
          </w:tcPr>
          <w:p w14:paraId="1D3E8CCC" w14:textId="31D045D3" w:rsidR="0023608C" w:rsidRDefault="0023608C" w:rsidP="0044639B">
            <w:r>
              <w:fldChar w:fldCharType="begin"/>
            </w:r>
            <w:r>
              <w:instrText xml:space="preserve"> REF _Ref435438475 \h </w:instrText>
            </w:r>
            <w:r w:rsidR="00860FCB">
              <w:instrText xml:space="preserve"> \* MERGEFORMAT </w:instrText>
            </w:r>
            <w:r>
              <w:fldChar w:fldCharType="separate"/>
            </w:r>
            <w:r w:rsidR="00895112" w:rsidRPr="00AB1781">
              <w:t>K</w:t>
            </w:r>
            <w:r w:rsidR="00895112">
              <w:t>athisma 2</w:t>
            </w:r>
            <w:r>
              <w:fldChar w:fldCharType="end"/>
            </w:r>
          </w:p>
        </w:tc>
        <w:tc>
          <w:tcPr>
            <w:tcW w:w="1357" w:type="dxa"/>
          </w:tcPr>
          <w:p w14:paraId="03AC3DB0" w14:textId="7CBC94B3" w:rsidR="0023608C" w:rsidRDefault="0023608C" w:rsidP="0044639B">
            <w:r>
              <w:fldChar w:fldCharType="begin"/>
            </w:r>
            <w:r>
              <w:instrText xml:space="preserve"> REF _Ref435438484 \h </w:instrText>
            </w:r>
            <w:r w:rsidR="00860FCB">
              <w:instrText xml:space="preserve"> \* MERGEFORMAT </w:instrText>
            </w:r>
            <w:r>
              <w:fldChar w:fldCharType="separate"/>
            </w:r>
            <w:r w:rsidR="00895112" w:rsidRPr="00AB1781">
              <w:t>K</w:t>
            </w:r>
            <w:r w:rsidR="00895112">
              <w:t>athisma 3</w:t>
            </w:r>
            <w:r>
              <w:fldChar w:fldCharType="end"/>
            </w:r>
          </w:p>
        </w:tc>
        <w:tc>
          <w:tcPr>
            <w:tcW w:w="1357" w:type="dxa"/>
          </w:tcPr>
          <w:p w14:paraId="01C738AC" w14:textId="23FADEF3" w:rsidR="0023608C" w:rsidRDefault="00D016DC" w:rsidP="0044639B">
            <w:r>
              <w:fldChar w:fldCharType="begin"/>
            </w:r>
            <w:r>
              <w:instrText xml:space="preserve"> REF _Ref435989991 \h </w:instrText>
            </w:r>
            <w:r>
              <w:fldChar w:fldCharType="separate"/>
            </w:r>
            <w:r w:rsidR="00895112">
              <w:t>Kathisma 4</w:t>
            </w:r>
            <w:r>
              <w:fldChar w:fldCharType="end"/>
            </w:r>
          </w:p>
        </w:tc>
        <w:tc>
          <w:tcPr>
            <w:tcW w:w="1296" w:type="dxa"/>
          </w:tcPr>
          <w:p w14:paraId="52D5C6A5" w14:textId="53E57530" w:rsidR="0023608C" w:rsidRDefault="0023608C" w:rsidP="0044639B">
            <w:r>
              <w:fldChar w:fldCharType="begin"/>
            </w:r>
            <w:r>
              <w:instrText xml:space="preserve"> REF _Ref435438533 \h </w:instrText>
            </w:r>
            <w:r w:rsidR="00860FCB">
              <w:instrText xml:space="preserve"> \* MERGEFORMAT </w:instrText>
            </w:r>
            <w:r>
              <w:fldChar w:fldCharType="separate"/>
            </w:r>
            <w:r w:rsidR="00895112" w:rsidRPr="00AB1781">
              <w:t>K</w:t>
            </w:r>
            <w:r w:rsidR="00895112">
              <w:t>athisma 5</w:t>
            </w:r>
            <w:r>
              <w:fldChar w:fldCharType="end"/>
            </w:r>
          </w:p>
        </w:tc>
        <w:tc>
          <w:tcPr>
            <w:tcW w:w="1224" w:type="dxa"/>
          </w:tcPr>
          <w:p w14:paraId="168D1BA3" w14:textId="120A778E" w:rsidR="0023608C" w:rsidRDefault="00D016DC" w:rsidP="0044639B">
            <w:r>
              <w:fldChar w:fldCharType="begin"/>
            </w:r>
            <w:r>
              <w:instrText xml:space="preserve"> REF _Ref435990063 \h </w:instrText>
            </w:r>
            <w:r>
              <w:fldChar w:fldCharType="separate"/>
            </w:r>
            <w:r w:rsidR="00895112">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6E0F760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895112" w:rsidRPr="00AB1781">
              <w:t>K</w:t>
            </w:r>
            <w:r w:rsidR="00895112">
              <w:t>athisma 6</w:t>
            </w:r>
            <w:r>
              <w:fldChar w:fldCharType="end"/>
            </w:r>
            <w:r>
              <w:t xml:space="preserve">, </w:t>
            </w:r>
            <w:r w:rsidR="00D016DC">
              <w:fldChar w:fldCharType="begin"/>
            </w:r>
            <w:r w:rsidR="00D016DC">
              <w:instrText xml:space="preserve"> REF _Ref435990010 \h </w:instrText>
            </w:r>
            <w:r w:rsidR="00D016DC">
              <w:fldChar w:fldCharType="separate"/>
            </w:r>
            <w:r w:rsidR="00895112">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895112" w:rsidRPr="00AB1781">
              <w:t>K</w:t>
            </w:r>
            <w:r w:rsidR="00895112">
              <w:t>athisma 8</w:t>
            </w:r>
            <w:r>
              <w:fldChar w:fldCharType="end"/>
            </w:r>
          </w:p>
        </w:tc>
        <w:tc>
          <w:tcPr>
            <w:tcW w:w="1210" w:type="dxa"/>
          </w:tcPr>
          <w:p w14:paraId="2793AF29" w14:textId="04B9A4D3" w:rsidR="0023608C" w:rsidRDefault="0023608C" w:rsidP="0044639B">
            <w:r>
              <w:fldChar w:fldCharType="begin"/>
            </w:r>
            <w:r>
              <w:instrText xml:space="preserve"> REF _Ref435438574 \h </w:instrText>
            </w:r>
            <w:r w:rsidR="00860FCB">
              <w:instrText xml:space="preserve"> \* MERGEFORMAT </w:instrText>
            </w:r>
            <w:r>
              <w:fldChar w:fldCharType="separate"/>
            </w:r>
            <w:r w:rsidR="00895112" w:rsidRPr="00AB1781">
              <w:t>K</w:t>
            </w:r>
            <w:r w:rsidR="00895112">
              <w:t>athisma 9</w:t>
            </w:r>
            <w:r>
              <w:fldChar w:fldCharType="end"/>
            </w:r>
          </w:p>
        </w:tc>
        <w:tc>
          <w:tcPr>
            <w:tcW w:w="1357" w:type="dxa"/>
          </w:tcPr>
          <w:p w14:paraId="67B3861E" w14:textId="3B8CB201" w:rsidR="0023608C" w:rsidRDefault="0023608C" w:rsidP="0044639B">
            <w:r>
              <w:fldChar w:fldCharType="begin"/>
            </w:r>
            <w:r>
              <w:instrText xml:space="preserve"> REF _Ref435438582 \h </w:instrText>
            </w:r>
            <w:r w:rsidR="00860FCB">
              <w:instrText xml:space="preserve"> \* MERGEFORMAT </w:instrText>
            </w:r>
            <w:r>
              <w:fldChar w:fldCharType="separate"/>
            </w:r>
            <w:r w:rsidR="00895112" w:rsidRPr="00AB1781">
              <w:t>K</w:t>
            </w:r>
            <w:r w:rsidR="00895112">
              <w:t>athisma 10</w:t>
            </w:r>
            <w:r>
              <w:fldChar w:fldCharType="end"/>
            </w:r>
          </w:p>
        </w:tc>
        <w:tc>
          <w:tcPr>
            <w:tcW w:w="1357" w:type="dxa"/>
          </w:tcPr>
          <w:p w14:paraId="6D2D1F03" w14:textId="1BCED658" w:rsidR="0023608C" w:rsidRDefault="0023608C" w:rsidP="0044639B">
            <w:r>
              <w:fldChar w:fldCharType="begin"/>
            </w:r>
            <w:r>
              <w:instrText xml:space="preserve"> REF _Ref435438587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1</w:t>
            </w:r>
            <w:r>
              <w:fldChar w:fldCharType="end"/>
            </w:r>
          </w:p>
        </w:tc>
        <w:tc>
          <w:tcPr>
            <w:tcW w:w="1296" w:type="dxa"/>
          </w:tcPr>
          <w:p w14:paraId="770BA86D" w14:textId="5CE737D3" w:rsidR="0023608C" w:rsidRDefault="00D016DC" w:rsidP="0044639B">
            <w:r>
              <w:fldChar w:fldCharType="begin"/>
            </w:r>
            <w:r>
              <w:instrText xml:space="preserve"> REF _Ref435990025 \h </w:instrText>
            </w:r>
            <w:r>
              <w:fldChar w:fldCharType="separate"/>
            </w:r>
            <w:r w:rsidR="00895112">
              <w:t>Kathisma 12</w:t>
            </w:r>
            <w:r>
              <w:fldChar w:fldCharType="end"/>
            </w:r>
          </w:p>
        </w:tc>
        <w:tc>
          <w:tcPr>
            <w:tcW w:w="1224" w:type="dxa"/>
          </w:tcPr>
          <w:p w14:paraId="0145692B" w14:textId="631471ED" w:rsidR="0023608C" w:rsidRDefault="00D016DC" w:rsidP="00336170">
            <w:r>
              <w:fldChar w:fldCharType="begin"/>
            </w:r>
            <w:r>
              <w:instrText xml:space="preserve"> REF _Ref435990063 \h </w:instrText>
            </w:r>
            <w:r>
              <w:fldChar w:fldCharType="separate"/>
            </w:r>
            <w:r w:rsidR="00895112">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6B62F9D6"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5</w:t>
            </w:r>
            <w:r>
              <w:fldChar w:fldCharType="end"/>
            </w:r>
          </w:p>
        </w:tc>
        <w:tc>
          <w:tcPr>
            <w:tcW w:w="1210" w:type="dxa"/>
          </w:tcPr>
          <w:p w14:paraId="31804D6D" w14:textId="3E542D50" w:rsidR="0023608C" w:rsidRDefault="0023608C" w:rsidP="0044639B"/>
        </w:tc>
        <w:tc>
          <w:tcPr>
            <w:tcW w:w="1357" w:type="dxa"/>
          </w:tcPr>
          <w:p w14:paraId="2227158F" w14:textId="54409277" w:rsidR="0023608C" w:rsidRDefault="0023608C" w:rsidP="0044639B">
            <w:r>
              <w:fldChar w:fldCharType="begin"/>
            </w:r>
            <w:r>
              <w:instrText xml:space="preserve"> REF _Ref435438658 \h </w:instrText>
            </w:r>
            <w:r w:rsidR="00860FCB">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p>
        </w:tc>
        <w:tc>
          <w:tcPr>
            <w:tcW w:w="1357" w:type="dxa"/>
          </w:tcPr>
          <w:p w14:paraId="5072C2F3" w14:textId="72874FDD" w:rsidR="0023608C" w:rsidRDefault="0023608C" w:rsidP="0044639B">
            <w:r>
              <w:fldChar w:fldCharType="begin"/>
            </w:r>
            <w:r>
              <w:instrText xml:space="preserve"> REF _Ref435438665 \h </w:instrText>
            </w:r>
            <w:r w:rsidR="00860FCB">
              <w:instrText xml:space="preserve"> \* MERGEFORMAT </w:instrText>
            </w:r>
            <w:r>
              <w:fldChar w:fldCharType="separate"/>
            </w:r>
            <w:r w:rsidR="00895112" w:rsidRPr="00AB1781">
              <w:t>K</w:t>
            </w:r>
            <w:r w:rsidR="00895112">
              <w:t>athisma 20</w:t>
            </w:r>
            <w:r>
              <w:fldChar w:fldCharType="end"/>
            </w:r>
          </w:p>
        </w:tc>
        <w:tc>
          <w:tcPr>
            <w:tcW w:w="1296" w:type="dxa"/>
          </w:tcPr>
          <w:p w14:paraId="5DADC05D" w14:textId="77777777" w:rsidR="0023608C" w:rsidRDefault="0023608C" w:rsidP="0044639B"/>
        </w:tc>
        <w:tc>
          <w:tcPr>
            <w:tcW w:w="1224" w:type="dxa"/>
          </w:tcPr>
          <w:p w14:paraId="5A9094E5" w14:textId="52323E31" w:rsidR="0023608C" w:rsidRDefault="00D016DC" w:rsidP="0044639B">
            <w:r>
              <w:fldChar w:fldCharType="begin"/>
            </w:r>
            <w:r>
              <w:instrText xml:space="preserve"> REF _Ref435990063 \h </w:instrText>
            </w:r>
            <w:r>
              <w:fldChar w:fldCharType="separate"/>
            </w:r>
            <w:r w:rsidR="00895112">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082B114" w:rsidR="0023608C" w:rsidRDefault="00926985" w:rsidP="00860FCB">
            <w:pPr>
              <w:jc w:val="left"/>
            </w:pPr>
            <w:r>
              <w:fldChar w:fldCharType="begin"/>
            </w:r>
            <w:r>
              <w:instrText xml:space="preserve"> REF _Ref435990041 \h </w:instrText>
            </w:r>
            <w:r>
              <w:fldChar w:fldCharType="separate"/>
            </w:r>
            <w:r w:rsidR="00895112">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895112">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1B5EAE45" w:rsidR="0023608C" w:rsidRDefault="00D44900" w:rsidP="00336170">
            <w:r>
              <w:fldChar w:fldCharType="begin"/>
            </w:r>
            <w:r>
              <w:instrText xml:space="preserve"> REF _Ref439535283 \h </w:instrText>
            </w:r>
            <w:r>
              <w:fldChar w:fldCharType="separate"/>
            </w:r>
            <w:r w:rsidR="00895112">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2ED43367" w:rsidR="00860FCB" w:rsidRDefault="00860FCB" w:rsidP="00926985">
            <w:r>
              <w:fldChar w:fldCharType="begin"/>
            </w:r>
            <w:r>
              <w:instrText xml:space="preserve"> REF _Ref435438475 \h  \* MERGEFORMAT </w:instrText>
            </w:r>
            <w:r>
              <w:fldChar w:fldCharType="separate"/>
            </w:r>
            <w:r w:rsidR="00895112" w:rsidRPr="00AB1781">
              <w:t>K</w:t>
            </w:r>
            <w:r w:rsidR="00895112">
              <w:t>athisma 2</w:t>
            </w:r>
            <w:r>
              <w:fldChar w:fldCharType="end"/>
            </w:r>
            <w:r>
              <w:t xml:space="preserve">, </w:t>
            </w:r>
            <w:r>
              <w:fldChar w:fldCharType="begin"/>
            </w:r>
            <w:r>
              <w:instrText xml:space="preserve"> REF _Ref435438484 \h  \* MERGEFORMAT </w:instrText>
            </w:r>
            <w:r>
              <w:fldChar w:fldCharType="separate"/>
            </w:r>
            <w:r w:rsidR="00895112" w:rsidRPr="00AB1781">
              <w:t>K</w:t>
            </w:r>
            <w:r w:rsidR="00895112">
              <w:t>athisma 3</w:t>
            </w:r>
            <w:r>
              <w:fldChar w:fldCharType="end"/>
            </w:r>
            <w:r>
              <w:t xml:space="preserve">, </w:t>
            </w:r>
            <w:r w:rsidR="00926985">
              <w:fldChar w:fldCharType="begin"/>
            </w:r>
            <w:r w:rsidR="00926985">
              <w:instrText xml:space="preserve"> REF _Ref435990049 \h </w:instrText>
            </w:r>
            <w:r w:rsidR="00926985">
              <w:fldChar w:fldCharType="separate"/>
            </w:r>
            <w:r w:rsidR="00895112">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7C8349F" w:rsidR="00860FCB" w:rsidRDefault="00926985" w:rsidP="00860FCB">
            <w:pPr>
              <w:jc w:val="left"/>
            </w:pPr>
            <w:r>
              <w:fldChar w:fldCharType="begin"/>
            </w:r>
            <w:r>
              <w:instrText xml:space="preserve"> REF _Ref435989991 \h </w:instrText>
            </w:r>
            <w:r>
              <w:fldChar w:fldCharType="separate"/>
            </w:r>
            <w:r w:rsidR="00895112">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895112" w:rsidRPr="00AB1781">
              <w:t>K</w:t>
            </w:r>
            <w:r w:rsidR="00895112">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895112" w:rsidRPr="00AB1781">
              <w:t>K</w:t>
            </w:r>
            <w:r w:rsidR="00895112">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1493AD53" w:rsidR="00860FCB" w:rsidRDefault="00926985" w:rsidP="00CB700D">
            <w:r>
              <w:fldChar w:fldCharType="begin"/>
            </w:r>
            <w:r>
              <w:instrText xml:space="preserve"> REF _Ref435990010 \h </w:instrText>
            </w:r>
            <w:r>
              <w:fldChar w:fldCharType="separate"/>
            </w:r>
            <w:r w:rsidR="00895112">
              <w:t>Kathisma 7</w:t>
            </w:r>
            <w:r>
              <w:fldChar w:fldCharType="end"/>
            </w:r>
            <w:r>
              <w:t>,</w:t>
            </w:r>
          </w:p>
        </w:tc>
        <w:tc>
          <w:tcPr>
            <w:tcW w:w="1349" w:type="dxa"/>
          </w:tcPr>
          <w:p w14:paraId="42B6E93B" w14:textId="6A67BFF6" w:rsidR="00860FCB" w:rsidRDefault="00860FCB" w:rsidP="00CB700D">
            <w:r>
              <w:fldChar w:fldCharType="begin"/>
            </w:r>
            <w:r>
              <w:instrText xml:space="preserve"> REF _Ref435438564 \h </w:instrText>
            </w:r>
            <w:r>
              <w:fldChar w:fldCharType="separate"/>
            </w:r>
            <w:r w:rsidR="00895112" w:rsidRPr="00AB1781">
              <w:t>K</w:t>
            </w:r>
            <w:r w:rsidR="00895112">
              <w:t>athisma 8</w:t>
            </w:r>
            <w:r>
              <w:fldChar w:fldCharType="end"/>
            </w:r>
          </w:p>
        </w:tc>
        <w:tc>
          <w:tcPr>
            <w:tcW w:w="1397" w:type="dxa"/>
          </w:tcPr>
          <w:p w14:paraId="7E1E5811" w14:textId="7118A299" w:rsidR="00860FCB" w:rsidRDefault="00860FCB" w:rsidP="00CB700D">
            <w:r>
              <w:fldChar w:fldCharType="begin"/>
            </w:r>
            <w:r>
              <w:instrText xml:space="preserve"> REF _Ref435438574 \h </w:instrText>
            </w:r>
            <w:r>
              <w:fldChar w:fldCharType="separate"/>
            </w:r>
            <w:r w:rsidR="00895112" w:rsidRPr="00AB1781">
              <w:t>K</w:t>
            </w:r>
            <w:r w:rsidR="00895112">
              <w:t>athisma 9</w:t>
            </w:r>
            <w:r>
              <w:fldChar w:fldCharType="end"/>
            </w:r>
          </w:p>
        </w:tc>
        <w:tc>
          <w:tcPr>
            <w:tcW w:w="1053" w:type="dxa"/>
          </w:tcPr>
          <w:p w14:paraId="72F99562" w14:textId="0EDC215C" w:rsidR="00860FCB" w:rsidRDefault="00860FCB" w:rsidP="00CB700D">
            <w:r>
              <w:fldChar w:fldCharType="begin"/>
            </w:r>
            <w:r>
              <w:instrText xml:space="preserve"> REF _Ref435438582 \h  \* MERGEFORMAT </w:instrText>
            </w:r>
            <w:r>
              <w:fldChar w:fldCharType="separate"/>
            </w:r>
            <w:r w:rsidR="00895112" w:rsidRPr="00AB1781">
              <w:t>K</w:t>
            </w:r>
            <w:r w:rsidR="00895112">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3656A3AC" w:rsidR="00860FCB" w:rsidRDefault="00860FCB" w:rsidP="00926985">
            <w:r>
              <w:fldChar w:fldCharType="begin"/>
            </w:r>
            <w:r>
              <w:instrText xml:space="preserve"> REF _Ref435438587 \h  \* MERGEFORMAT </w:instrText>
            </w:r>
            <w:r>
              <w:fldChar w:fldCharType="separate"/>
            </w:r>
            <w:r w:rsidR="00895112" w:rsidRPr="00AB1781">
              <w:t>K</w:t>
            </w:r>
            <w:r w:rsidR="00895112">
              <w:t>athisma</w:t>
            </w:r>
            <w:r w:rsidR="00895112" w:rsidRPr="00AB1781">
              <w:t xml:space="preserve"> 1</w:t>
            </w:r>
            <w:r w:rsidR="00895112">
              <w:t>1</w:t>
            </w:r>
            <w:r>
              <w:fldChar w:fldCharType="end"/>
            </w:r>
            <w:r w:rsidR="00926985">
              <w:t xml:space="preserve">, </w:t>
            </w:r>
            <w:r w:rsidR="00926985">
              <w:fldChar w:fldCharType="begin"/>
            </w:r>
            <w:r w:rsidR="00926985">
              <w:instrText xml:space="preserve"> REF _Ref435990025 \h </w:instrText>
            </w:r>
            <w:r w:rsidR="00926985">
              <w:fldChar w:fldCharType="separate"/>
            </w:r>
            <w:r w:rsidR="00895112">
              <w:t>Kathisma 12</w:t>
            </w:r>
            <w:r w:rsidR="00926985">
              <w:fldChar w:fldCharType="end"/>
            </w:r>
            <w:r>
              <w:t xml:space="preserve">, </w:t>
            </w:r>
            <w:r>
              <w:fldChar w:fldCharType="begin"/>
            </w:r>
            <w:r>
              <w:instrText xml:space="preserve"> REF _Ref435438606 \h  \* MERGEFORMAT </w:instrText>
            </w:r>
            <w:r>
              <w:fldChar w:fldCharType="separate"/>
            </w:r>
            <w:r w:rsidR="00895112" w:rsidRPr="00AB1781">
              <w:t>K</w:t>
            </w:r>
            <w:r w:rsidR="00895112">
              <w:t>athisma</w:t>
            </w:r>
            <w:r w:rsidR="00895112" w:rsidRPr="00AB1781">
              <w:t xml:space="preserve"> 1</w:t>
            </w:r>
            <w:r w:rsidR="00895112">
              <w:t>3</w:t>
            </w:r>
            <w:r>
              <w:fldChar w:fldCharType="end"/>
            </w:r>
          </w:p>
        </w:tc>
        <w:tc>
          <w:tcPr>
            <w:tcW w:w="1349" w:type="dxa"/>
          </w:tcPr>
          <w:p w14:paraId="33051FE9" w14:textId="3AB06A40" w:rsidR="00860FCB" w:rsidRDefault="00860FCB" w:rsidP="00CB700D">
            <w:r>
              <w:fldChar w:fldCharType="begin"/>
            </w:r>
            <w:r>
              <w:instrText xml:space="preserve"> REF _Ref435438613 \h </w:instrText>
            </w:r>
            <w:r>
              <w:fldChar w:fldCharType="separate"/>
            </w:r>
            <w:r w:rsidR="00895112" w:rsidRPr="00AB1781">
              <w:t>K</w:t>
            </w:r>
            <w:r w:rsidR="00895112">
              <w:t>athisma</w:t>
            </w:r>
            <w:r w:rsidR="00895112" w:rsidRPr="00AB1781">
              <w:t xml:space="preserve"> 1</w:t>
            </w:r>
            <w:r w:rsidR="00895112">
              <w:t>4</w:t>
            </w:r>
            <w:r>
              <w:fldChar w:fldCharType="end"/>
            </w:r>
          </w:p>
        </w:tc>
        <w:tc>
          <w:tcPr>
            <w:tcW w:w="1349" w:type="dxa"/>
          </w:tcPr>
          <w:p w14:paraId="66A5F892" w14:textId="32FD991D" w:rsidR="00860FCB" w:rsidRDefault="00860FCB" w:rsidP="00CB700D">
            <w:r>
              <w:fldChar w:fldCharType="begin"/>
            </w:r>
            <w:r>
              <w:instrText xml:space="preserve"> REF _Ref435438622 \h </w:instrText>
            </w:r>
            <w:r>
              <w:fldChar w:fldCharType="separate"/>
            </w:r>
            <w:r w:rsidR="00895112" w:rsidRPr="00AB1781">
              <w:t>K</w:t>
            </w:r>
            <w:r w:rsidR="00895112">
              <w:t>athisma</w:t>
            </w:r>
            <w:r w:rsidR="00895112" w:rsidRPr="00AB1781">
              <w:t xml:space="preserve"> 1</w:t>
            </w:r>
            <w:r w:rsidR="00895112">
              <w:t>5</w:t>
            </w:r>
            <w:r>
              <w:fldChar w:fldCharType="end"/>
            </w:r>
          </w:p>
        </w:tc>
        <w:tc>
          <w:tcPr>
            <w:tcW w:w="1349" w:type="dxa"/>
          </w:tcPr>
          <w:p w14:paraId="083DEB75" w14:textId="78901E0F" w:rsidR="00860FCB" w:rsidRDefault="00926985" w:rsidP="00CB700D">
            <w:r>
              <w:fldChar w:fldCharType="begin"/>
            </w:r>
            <w:r>
              <w:instrText xml:space="preserve"> REF _Ref435990041 \h </w:instrText>
            </w:r>
            <w:r>
              <w:fldChar w:fldCharType="separate"/>
            </w:r>
            <w:r w:rsidR="00895112">
              <w:t>Kathisma 16</w:t>
            </w:r>
            <w:r>
              <w:fldChar w:fldCharType="end"/>
            </w:r>
          </w:p>
        </w:tc>
        <w:tc>
          <w:tcPr>
            <w:tcW w:w="1397" w:type="dxa"/>
          </w:tcPr>
          <w:p w14:paraId="4A7EA8FE" w14:textId="2E213DE9" w:rsidR="00860FCB" w:rsidRDefault="00926985" w:rsidP="00CB700D">
            <w:r>
              <w:fldChar w:fldCharType="begin"/>
            </w:r>
            <w:r>
              <w:instrText xml:space="preserve"> REF _Ref435990063 \h </w:instrText>
            </w:r>
            <w:r>
              <w:fldChar w:fldCharType="separate"/>
            </w:r>
            <w:r w:rsidR="00895112">
              <w:t>Kathisma 18</w:t>
            </w:r>
            <w:r>
              <w:fldChar w:fldCharType="end"/>
            </w:r>
          </w:p>
        </w:tc>
        <w:tc>
          <w:tcPr>
            <w:tcW w:w="1053" w:type="dxa"/>
          </w:tcPr>
          <w:p w14:paraId="44703D7B" w14:textId="76374CCA" w:rsidR="00860FCB" w:rsidRDefault="00860FCB" w:rsidP="00926985">
            <w:r>
              <w:fldChar w:fldCharType="begin"/>
            </w:r>
            <w:r>
              <w:instrText xml:space="preserve"> REF _Ref435438658 \h </w:instrText>
            </w:r>
            <w:r>
              <w:fldChar w:fldCharType="separate"/>
            </w:r>
            <w:r w:rsidR="00895112" w:rsidRPr="00AB1781">
              <w:t>K</w:t>
            </w:r>
            <w:r w:rsidR="00895112">
              <w:t>athisma</w:t>
            </w:r>
            <w:r w:rsidR="00895112" w:rsidRPr="00AB1781">
              <w:t xml:space="preserve"> 1</w:t>
            </w:r>
            <w:r w:rsidR="00895112">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A429F2B" w:rsidR="00860FCB" w:rsidRDefault="00860FCB" w:rsidP="00926985">
            <w:r>
              <w:fldChar w:fldCharType="begin"/>
            </w:r>
            <w:r>
              <w:instrText xml:space="preserve"> REF _Ref435438665 \h  \* MERGEFORMAT </w:instrText>
            </w:r>
            <w:r>
              <w:fldChar w:fldCharType="separate"/>
            </w:r>
            <w:r w:rsidR="00895112" w:rsidRPr="00AB1781">
              <w:t>K</w:t>
            </w:r>
            <w:r w:rsidR="00895112">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895112">
              <w:t>Kathisma 1</w:t>
            </w:r>
            <w:r w:rsidR="00D44900">
              <w:fldChar w:fldCharType="end"/>
            </w:r>
            <w:r>
              <w:t xml:space="preserve">, </w:t>
            </w:r>
            <w:r>
              <w:fldChar w:fldCharType="begin"/>
            </w:r>
            <w:r>
              <w:instrText xml:space="preserve"> REF _Ref435438475 \h  \* MERGEFORMAT </w:instrText>
            </w:r>
            <w:r>
              <w:fldChar w:fldCharType="separate"/>
            </w:r>
            <w:r w:rsidR="00895112" w:rsidRPr="00AB1781">
              <w:t>K</w:t>
            </w:r>
            <w:r w:rsidR="00895112">
              <w:t>athisma 2</w:t>
            </w:r>
            <w:r>
              <w:fldChar w:fldCharType="end"/>
            </w:r>
          </w:p>
        </w:tc>
        <w:tc>
          <w:tcPr>
            <w:tcW w:w="1349" w:type="dxa"/>
          </w:tcPr>
          <w:p w14:paraId="1D59F06C" w14:textId="1EBE8407" w:rsidR="00860FCB" w:rsidRDefault="00860FCB" w:rsidP="00CB700D">
            <w:r>
              <w:fldChar w:fldCharType="begin"/>
            </w:r>
            <w:r>
              <w:instrText xml:space="preserve"> REF _Ref435438484 \h </w:instrText>
            </w:r>
            <w:r>
              <w:fldChar w:fldCharType="separate"/>
            </w:r>
            <w:r w:rsidR="00895112" w:rsidRPr="00AB1781">
              <w:t>K</w:t>
            </w:r>
            <w:r w:rsidR="00895112">
              <w:t>athisma 3</w:t>
            </w:r>
            <w:r>
              <w:fldChar w:fldCharType="end"/>
            </w:r>
          </w:p>
        </w:tc>
        <w:tc>
          <w:tcPr>
            <w:tcW w:w="1349" w:type="dxa"/>
          </w:tcPr>
          <w:p w14:paraId="1E69249F" w14:textId="1E7AB256" w:rsidR="00860FCB" w:rsidRDefault="00926985" w:rsidP="00CB700D">
            <w:r>
              <w:fldChar w:fldCharType="begin"/>
            </w:r>
            <w:r>
              <w:instrText xml:space="preserve"> REF _Ref435989991 \h </w:instrText>
            </w:r>
            <w:r>
              <w:fldChar w:fldCharType="separate"/>
            </w:r>
            <w:r w:rsidR="00895112">
              <w:t>Kathisma 4</w:t>
            </w:r>
            <w:r>
              <w:fldChar w:fldCharType="end"/>
            </w:r>
          </w:p>
        </w:tc>
        <w:tc>
          <w:tcPr>
            <w:tcW w:w="1349" w:type="dxa"/>
          </w:tcPr>
          <w:p w14:paraId="42AEA2E1" w14:textId="29626D72" w:rsidR="00860FCB" w:rsidRDefault="00860FCB" w:rsidP="00CB700D">
            <w:r>
              <w:fldChar w:fldCharType="begin"/>
            </w:r>
            <w:r>
              <w:instrText xml:space="preserve"> REF _Ref435438533 \h </w:instrText>
            </w:r>
            <w:r>
              <w:fldChar w:fldCharType="separate"/>
            </w:r>
            <w:r w:rsidR="00895112" w:rsidRPr="00AB1781">
              <w:t>K</w:t>
            </w:r>
            <w:r w:rsidR="00895112">
              <w:t>athisma 5</w:t>
            </w:r>
            <w:r>
              <w:fldChar w:fldCharType="end"/>
            </w:r>
          </w:p>
        </w:tc>
        <w:tc>
          <w:tcPr>
            <w:tcW w:w="1397" w:type="dxa"/>
          </w:tcPr>
          <w:p w14:paraId="40AB77A4" w14:textId="66FEF418" w:rsidR="00860FCB" w:rsidRDefault="00860FCB" w:rsidP="00CB700D">
            <w:r>
              <w:fldChar w:fldCharType="begin"/>
            </w:r>
            <w:r>
              <w:instrText xml:space="preserve"> REF _Ref435438548 \h </w:instrText>
            </w:r>
            <w:r>
              <w:fldChar w:fldCharType="separate"/>
            </w:r>
            <w:r w:rsidR="00895112" w:rsidRPr="00AB1781">
              <w:t>K</w:t>
            </w:r>
            <w:r w:rsidR="00895112">
              <w:t>athisma 6</w:t>
            </w:r>
            <w:r>
              <w:fldChar w:fldCharType="end"/>
            </w:r>
          </w:p>
        </w:tc>
        <w:tc>
          <w:tcPr>
            <w:tcW w:w="1053" w:type="dxa"/>
          </w:tcPr>
          <w:p w14:paraId="34010E41" w14:textId="38734745" w:rsidR="00860FCB" w:rsidRDefault="00926985" w:rsidP="00CB700D">
            <w:r>
              <w:fldChar w:fldCharType="begin"/>
            </w:r>
            <w:r>
              <w:instrText xml:space="preserve"> REF _Ref435990010 \h </w:instrText>
            </w:r>
            <w:r>
              <w:fldChar w:fldCharType="separate"/>
            </w:r>
            <w:r w:rsidR="00895112">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7AE356E8" w:rsidR="00860FCB" w:rsidRDefault="00860FCB" w:rsidP="00CB700D">
            <w:r>
              <w:fldChar w:fldCharType="begin"/>
            </w:r>
            <w:r>
              <w:instrText xml:space="preserve"> REF _Ref435438564 \h  \* MERGEFORMAT </w:instrText>
            </w:r>
            <w:r>
              <w:fldChar w:fldCharType="separate"/>
            </w:r>
            <w:r w:rsidR="00895112" w:rsidRPr="00AB1781">
              <w:t>K</w:t>
            </w:r>
            <w:r w:rsidR="00895112">
              <w:t>athisma 8</w:t>
            </w:r>
            <w:r>
              <w:fldChar w:fldCharType="end"/>
            </w:r>
          </w:p>
        </w:tc>
        <w:tc>
          <w:tcPr>
            <w:tcW w:w="1349" w:type="dxa"/>
          </w:tcPr>
          <w:p w14:paraId="338C6623" w14:textId="7F3336BF" w:rsidR="00860FCB" w:rsidRDefault="00860FCB" w:rsidP="00CB700D"/>
        </w:tc>
        <w:tc>
          <w:tcPr>
            <w:tcW w:w="1349" w:type="dxa"/>
          </w:tcPr>
          <w:p w14:paraId="2C3720F0" w14:textId="43B9AF5A" w:rsidR="00860FCB" w:rsidRDefault="00860FCB" w:rsidP="00CB700D">
            <w:r>
              <w:fldChar w:fldCharType="begin"/>
            </w:r>
            <w:r>
              <w:instrText xml:space="preserve"> REF _Ref435438574 \h </w:instrText>
            </w:r>
            <w:r>
              <w:fldChar w:fldCharType="separate"/>
            </w:r>
            <w:r w:rsidR="00895112" w:rsidRPr="00AB1781">
              <w:t>K</w:t>
            </w:r>
            <w:r w:rsidR="00895112">
              <w:t>athisma 9</w:t>
            </w:r>
            <w:r>
              <w:fldChar w:fldCharType="end"/>
            </w:r>
          </w:p>
        </w:tc>
        <w:tc>
          <w:tcPr>
            <w:tcW w:w="1349" w:type="dxa"/>
          </w:tcPr>
          <w:p w14:paraId="59F750F5" w14:textId="2AC58D90" w:rsidR="00860FCB" w:rsidRDefault="00860FCB" w:rsidP="00CB700D">
            <w:r>
              <w:fldChar w:fldCharType="begin"/>
            </w:r>
            <w:r>
              <w:instrText xml:space="preserve"> REF _Ref435438582 \h </w:instrText>
            </w:r>
            <w:r>
              <w:fldChar w:fldCharType="separate"/>
            </w:r>
            <w:r w:rsidR="00895112" w:rsidRPr="00AB1781">
              <w:t>K</w:t>
            </w:r>
            <w:r w:rsidR="00895112">
              <w:t>athisma 10</w:t>
            </w:r>
            <w:r>
              <w:fldChar w:fldCharType="end"/>
            </w:r>
          </w:p>
        </w:tc>
        <w:tc>
          <w:tcPr>
            <w:tcW w:w="1397" w:type="dxa"/>
          </w:tcPr>
          <w:p w14:paraId="7FE9A290" w14:textId="7A58F8F2" w:rsidR="00860FCB" w:rsidRDefault="00860FCB" w:rsidP="00CB700D">
            <w:r>
              <w:fldChar w:fldCharType="begin"/>
            </w:r>
            <w:r>
              <w:instrText xml:space="preserve"> REF _Ref435438587 \h </w:instrText>
            </w:r>
            <w:r>
              <w:fldChar w:fldCharType="separate"/>
            </w:r>
            <w:r w:rsidR="00895112" w:rsidRPr="00AB1781">
              <w:t>K</w:t>
            </w:r>
            <w:r w:rsidR="00895112">
              <w:t>athisma</w:t>
            </w:r>
            <w:r w:rsidR="00895112" w:rsidRPr="00AB1781">
              <w:t xml:space="preserve"> 1</w:t>
            </w:r>
            <w:r w:rsidR="00895112">
              <w:t>1</w:t>
            </w:r>
            <w:r>
              <w:fldChar w:fldCharType="end"/>
            </w:r>
          </w:p>
        </w:tc>
        <w:tc>
          <w:tcPr>
            <w:tcW w:w="1053" w:type="dxa"/>
          </w:tcPr>
          <w:p w14:paraId="570FF90A" w14:textId="138E0409" w:rsidR="00860FCB" w:rsidRDefault="00926985" w:rsidP="00CB700D">
            <w:r>
              <w:fldChar w:fldCharType="begin"/>
            </w:r>
            <w:r>
              <w:instrText xml:space="preserve"> REF _Ref435990025 \h </w:instrText>
            </w:r>
            <w:r>
              <w:fldChar w:fldCharType="separate"/>
            </w:r>
            <w:r w:rsidR="00895112">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3F6ED0FA" w:rsidR="00860FCB" w:rsidRDefault="00860FCB" w:rsidP="00CB700D">
            <w:r>
              <w:fldChar w:fldCharType="begin"/>
            </w:r>
            <w:r>
              <w:instrText xml:space="preserve"> REF _Ref435438606 \h  \* MERGEFORMAT </w:instrText>
            </w:r>
            <w:r>
              <w:fldChar w:fldCharType="separate"/>
            </w:r>
            <w:r w:rsidR="00895112" w:rsidRPr="00AB1781">
              <w:t>K</w:t>
            </w:r>
            <w:r w:rsidR="00895112">
              <w:t>athisma</w:t>
            </w:r>
            <w:r w:rsidR="00895112" w:rsidRPr="00AB1781">
              <w:t xml:space="preserve"> 1</w:t>
            </w:r>
            <w:r w:rsidR="00895112">
              <w:t>3</w:t>
            </w:r>
            <w:r>
              <w:fldChar w:fldCharType="end"/>
            </w:r>
            <w:r>
              <w:t xml:space="preserve">, </w:t>
            </w:r>
            <w:r>
              <w:fldChar w:fldCharType="begin"/>
            </w:r>
            <w:r>
              <w:instrText xml:space="preserve"> REF _Ref435438613 \h  \* MERGEFORMAT </w:instrText>
            </w:r>
            <w:r>
              <w:fldChar w:fldCharType="separate"/>
            </w:r>
            <w:r w:rsidR="00895112" w:rsidRPr="00AB1781">
              <w:t>K</w:t>
            </w:r>
            <w:r w:rsidR="00895112">
              <w:t>athisma</w:t>
            </w:r>
            <w:r w:rsidR="00895112" w:rsidRPr="00AB1781">
              <w:t xml:space="preserve"> 1</w:t>
            </w:r>
            <w:r w:rsidR="00895112">
              <w:t>4</w:t>
            </w:r>
            <w:r>
              <w:fldChar w:fldCharType="end"/>
            </w:r>
            <w:r>
              <w:t xml:space="preserve">, </w:t>
            </w:r>
            <w:r>
              <w:fldChar w:fldCharType="begin"/>
            </w:r>
            <w:r>
              <w:instrText xml:space="preserve"> REF _Ref435438622 \h  \* MERGEFORMAT </w:instrText>
            </w:r>
            <w:r>
              <w:fldChar w:fldCharType="separate"/>
            </w:r>
            <w:r w:rsidR="00895112" w:rsidRPr="00AB1781">
              <w:t>K</w:t>
            </w:r>
            <w:r w:rsidR="00895112">
              <w:t>athisma</w:t>
            </w:r>
            <w:r w:rsidR="00895112" w:rsidRPr="00AB1781">
              <w:t xml:space="preserve"> 1</w:t>
            </w:r>
            <w:r w:rsidR="00895112">
              <w:t>5</w:t>
            </w:r>
            <w:r>
              <w:fldChar w:fldCharType="end"/>
            </w:r>
          </w:p>
        </w:tc>
        <w:tc>
          <w:tcPr>
            <w:tcW w:w="1349" w:type="dxa"/>
          </w:tcPr>
          <w:p w14:paraId="594C345A" w14:textId="1D93CB2E" w:rsidR="00860FCB" w:rsidRDefault="00860FCB" w:rsidP="00CB700D"/>
        </w:tc>
        <w:tc>
          <w:tcPr>
            <w:tcW w:w="1349" w:type="dxa"/>
          </w:tcPr>
          <w:p w14:paraId="5B814A6B" w14:textId="498B04D6" w:rsidR="00860FCB" w:rsidRDefault="00860FCB" w:rsidP="00CB700D">
            <w:r>
              <w:fldChar w:fldCharType="begin"/>
            </w:r>
            <w:r>
              <w:instrText xml:space="preserve"> REF _Ref435438658 \h </w:instrText>
            </w:r>
            <w:r>
              <w:fldChar w:fldCharType="separate"/>
            </w:r>
            <w:r w:rsidR="00895112" w:rsidRPr="00AB1781">
              <w:t>K</w:t>
            </w:r>
            <w:r w:rsidR="00895112">
              <w:t>athisma</w:t>
            </w:r>
            <w:r w:rsidR="00895112" w:rsidRPr="00AB1781">
              <w:t xml:space="preserve"> 1</w:t>
            </w:r>
            <w:r w:rsidR="00895112">
              <w:t>9</w:t>
            </w:r>
            <w:r>
              <w:fldChar w:fldCharType="end"/>
            </w:r>
          </w:p>
        </w:tc>
        <w:tc>
          <w:tcPr>
            <w:tcW w:w="1349" w:type="dxa"/>
          </w:tcPr>
          <w:p w14:paraId="0A10D007" w14:textId="736206EE" w:rsidR="00860FCB" w:rsidRDefault="00860FCB" w:rsidP="00CB700D">
            <w:r>
              <w:fldChar w:fldCharType="begin"/>
            </w:r>
            <w:r>
              <w:instrText xml:space="preserve"> REF _Ref435438665 \h </w:instrText>
            </w:r>
            <w:r>
              <w:fldChar w:fldCharType="separate"/>
            </w:r>
            <w:r w:rsidR="00895112" w:rsidRPr="00AB1781">
              <w:t>K</w:t>
            </w:r>
            <w:r w:rsidR="00895112">
              <w:t>athisma 20</w:t>
            </w:r>
            <w:r>
              <w:fldChar w:fldCharType="end"/>
            </w:r>
          </w:p>
        </w:tc>
        <w:tc>
          <w:tcPr>
            <w:tcW w:w="1397" w:type="dxa"/>
          </w:tcPr>
          <w:p w14:paraId="42095843" w14:textId="77777777" w:rsidR="00860FCB" w:rsidRDefault="00860FCB" w:rsidP="00CB700D"/>
        </w:tc>
        <w:tc>
          <w:tcPr>
            <w:tcW w:w="1053" w:type="dxa"/>
          </w:tcPr>
          <w:p w14:paraId="02181986" w14:textId="43A79D8A" w:rsidR="00860FCB" w:rsidRDefault="00926985" w:rsidP="00CB700D">
            <w:r>
              <w:fldChar w:fldCharType="begin"/>
            </w:r>
            <w:r>
              <w:instrText xml:space="preserve"> REF _Ref435990063 \h </w:instrText>
            </w:r>
            <w:r>
              <w:fldChar w:fldCharType="separate"/>
            </w:r>
            <w:r w:rsidR="00895112">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0C1A2BE0" w:rsidR="00860FCB" w:rsidRDefault="00926985" w:rsidP="00926985">
            <w:r>
              <w:fldChar w:fldCharType="begin"/>
            </w:r>
            <w:r>
              <w:instrText xml:space="preserve"> REF _Ref435990041 \h </w:instrText>
            </w:r>
            <w:r>
              <w:fldChar w:fldCharType="separate"/>
            </w:r>
            <w:r w:rsidR="00895112">
              <w:t>Kathisma 16</w:t>
            </w:r>
            <w:r>
              <w:fldChar w:fldCharType="end"/>
            </w:r>
            <w:r>
              <w:t xml:space="preserve">, </w:t>
            </w:r>
            <w:r>
              <w:fldChar w:fldCharType="begin"/>
            </w:r>
            <w:r>
              <w:instrText xml:space="preserve"> REF _Ref435990049 \h </w:instrText>
            </w:r>
            <w:r>
              <w:fldChar w:fldCharType="separate"/>
            </w:r>
            <w:r w:rsidR="00895112">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59E187CC" w:rsidR="00860FCB" w:rsidRDefault="00D44900" w:rsidP="00336170">
            <w:r>
              <w:fldChar w:fldCharType="begin"/>
            </w:r>
            <w:r>
              <w:instrText xml:space="preserve"> REF _Ref439535283 \h </w:instrText>
            </w:r>
            <w:r>
              <w:fldChar w:fldCharType="separate"/>
            </w:r>
            <w:r w:rsidR="00895112">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0EFEEE17" w:rsidR="000B1D6D" w:rsidRDefault="000B1D6D" w:rsidP="000B1D6D">
            <w:r>
              <w:fldChar w:fldCharType="begin"/>
            </w:r>
            <w:r>
              <w:instrText xml:space="preserve"> REF _Ref435438475 \h  \* MERGEFORMAT </w:instrText>
            </w:r>
            <w:r>
              <w:fldChar w:fldCharType="separate"/>
            </w:r>
            <w:r w:rsidR="00895112" w:rsidRPr="00AB1781">
              <w:t>K</w:t>
            </w:r>
            <w:r w:rsidR="00895112">
              <w:t>athisma 2</w:t>
            </w:r>
            <w:r>
              <w:fldChar w:fldCharType="end"/>
            </w:r>
            <w:r>
              <w:t xml:space="preserve">, </w:t>
            </w:r>
            <w:r>
              <w:fldChar w:fldCharType="begin"/>
            </w:r>
            <w:r>
              <w:instrText xml:space="preserve"> REF _Ref435438484 \h  \* MERGEFORMAT </w:instrText>
            </w:r>
            <w:r>
              <w:fldChar w:fldCharType="separate"/>
            </w:r>
            <w:r w:rsidR="00895112" w:rsidRPr="00AB1781">
              <w:t>K</w:t>
            </w:r>
            <w:r w:rsidR="00895112">
              <w:t>athisma 3</w:t>
            </w:r>
            <w:r>
              <w:fldChar w:fldCharType="end"/>
            </w:r>
            <w:r>
              <w:t xml:space="preserve">, </w:t>
            </w:r>
            <w:r>
              <w:fldChar w:fldCharType="begin"/>
            </w:r>
            <w:r>
              <w:instrText xml:space="preserve"> REF _Ref435990049 \h </w:instrText>
            </w:r>
            <w:r>
              <w:fldChar w:fldCharType="separate"/>
            </w:r>
            <w:r w:rsidR="00895112">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39D73C37" w:rsidR="000B1D6D" w:rsidRDefault="000B1D6D" w:rsidP="000B1D6D">
            <w:pPr>
              <w:jc w:val="left"/>
            </w:pPr>
            <w:r>
              <w:fldChar w:fldCharType="begin"/>
            </w:r>
            <w:r>
              <w:instrText xml:space="preserve"> REF _Ref435989991 \h </w:instrText>
            </w:r>
            <w:r>
              <w:fldChar w:fldCharType="separate"/>
            </w:r>
            <w:r w:rsidR="00895112">
              <w:t>Kathisma 4</w:t>
            </w:r>
            <w:r>
              <w:fldChar w:fldCharType="end"/>
            </w:r>
            <w:r>
              <w:t xml:space="preserve">, </w:t>
            </w:r>
            <w:r>
              <w:fldChar w:fldCharType="begin"/>
            </w:r>
            <w:r>
              <w:instrText xml:space="preserve"> REF _Ref435438533 \h  \* MERGEFORMAT </w:instrText>
            </w:r>
            <w:r>
              <w:fldChar w:fldCharType="separate"/>
            </w:r>
            <w:r w:rsidR="00895112" w:rsidRPr="00AB1781">
              <w:t>K</w:t>
            </w:r>
            <w:r w:rsidR="00895112">
              <w:t>athisma 5</w:t>
            </w:r>
            <w:r>
              <w:fldChar w:fldCharType="end"/>
            </w:r>
            <w:r>
              <w:t xml:space="preserve">, </w:t>
            </w:r>
            <w:r>
              <w:fldChar w:fldCharType="begin"/>
            </w:r>
            <w:r>
              <w:instrText xml:space="preserve"> REF _Ref435438548 \h  \* MERGEFORMAT </w:instrText>
            </w:r>
            <w:r>
              <w:fldChar w:fldCharType="separate"/>
            </w:r>
            <w:r w:rsidR="00895112" w:rsidRPr="00AB1781">
              <w:t>K</w:t>
            </w:r>
            <w:r w:rsidR="00895112">
              <w:t>athisma 6</w:t>
            </w:r>
            <w:r>
              <w:fldChar w:fldCharType="end"/>
            </w:r>
          </w:p>
          <w:p w14:paraId="26164726" w14:textId="77777777" w:rsidR="000B1D6D" w:rsidRDefault="000B1D6D" w:rsidP="000B1D6D"/>
        </w:tc>
        <w:tc>
          <w:tcPr>
            <w:tcW w:w="1349" w:type="dxa"/>
          </w:tcPr>
          <w:p w14:paraId="3FB43F31" w14:textId="29F1EE8A" w:rsidR="000B1D6D" w:rsidRDefault="000B1D6D" w:rsidP="000B1D6D">
            <w:r>
              <w:fldChar w:fldCharType="begin"/>
            </w:r>
            <w:r>
              <w:instrText xml:space="preserve"> REF _Ref435990010 \h </w:instrText>
            </w:r>
            <w:r>
              <w:fldChar w:fldCharType="separate"/>
            </w:r>
            <w:r w:rsidR="00895112">
              <w:t>Kathisma 7</w:t>
            </w:r>
            <w:r>
              <w:fldChar w:fldCharType="end"/>
            </w:r>
          </w:p>
        </w:tc>
        <w:tc>
          <w:tcPr>
            <w:tcW w:w="1349" w:type="dxa"/>
          </w:tcPr>
          <w:p w14:paraId="00E91219" w14:textId="7F9EB88E" w:rsidR="000B1D6D" w:rsidRDefault="000B1D6D" w:rsidP="000B1D6D">
            <w:r>
              <w:fldChar w:fldCharType="begin"/>
            </w:r>
            <w:r>
              <w:instrText xml:space="preserve"> REF _Ref435438564 \h </w:instrText>
            </w:r>
            <w:r>
              <w:fldChar w:fldCharType="separate"/>
            </w:r>
            <w:r w:rsidR="00895112" w:rsidRPr="00AB1781">
              <w:t>K</w:t>
            </w:r>
            <w:r w:rsidR="00895112">
              <w:t>athisma 8</w:t>
            </w:r>
            <w:r>
              <w:fldChar w:fldCharType="end"/>
            </w:r>
          </w:p>
        </w:tc>
        <w:tc>
          <w:tcPr>
            <w:tcW w:w="1349" w:type="dxa"/>
          </w:tcPr>
          <w:p w14:paraId="0867EDA7" w14:textId="0CAE5584" w:rsidR="000B1D6D" w:rsidRDefault="000B1D6D" w:rsidP="000B1D6D">
            <w:r>
              <w:fldChar w:fldCharType="begin"/>
            </w:r>
            <w:r>
              <w:instrText xml:space="preserve"> REF _Ref435438574 \h </w:instrText>
            </w:r>
            <w:r>
              <w:fldChar w:fldCharType="separate"/>
            </w:r>
            <w:r w:rsidR="00895112" w:rsidRPr="00AB1781">
              <w:t>K</w:t>
            </w:r>
            <w:r w:rsidR="00895112">
              <w:t>athisma 9</w:t>
            </w:r>
            <w:r>
              <w:fldChar w:fldCharType="end"/>
            </w:r>
          </w:p>
        </w:tc>
        <w:tc>
          <w:tcPr>
            <w:tcW w:w="1397" w:type="dxa"/>
          </w:tcPr>
          <w:p w14:paraId="1614C55C" w14:textId="0C1DF5C1" w:rsidR="000B1D6D" w:rsidRDefault="000B1D6D" w:rsidP="000B1D6D">
            <w:r>
              <w:fldChar w:fldCharType="begin"/>
            </w:r>
            <w:r>
              <w:instrText xml:space="preserve"> REF _Ref435438582 \h  \* MERGEFORMAT </w:instrText>
            </w:r>
            <w:r>
              <w:fldChar w:fldCharType="separate"/>
            </w:r>
            <w:r w:rsidR="00895112" w:rsidRPr="00AB1781">
              <w:t>K</w:t>
            </w:r>
            <w:r w:rsidR="00895112">
              <w:t>athisma 10</w:t>
            </w:r>
            <w:r>
              <w:fldChar w:fldCharType="end"/>
            </w:r>
          </w:p>
        </w:tc>
        <w:tc>
          <w:tcPr>
            <w:tcW w:w="1053" w:type="dxa"/>
          </w:tcPr>
          <w:p w14:paraId="35E42769" w14:textId="2D59289D" w:rsidR="000B1D6D" w:rsidRDefault="000B1D6D" w:rsidP="000B1D6D">
            <w:r>
              <w:fldChar w:fldCharType="begin"/>
            </w:r>
            <w:r>
              <w:instrText xml:space="preserve"> REF _Ref435438587 \h  \* MERGEFORMAT </w:instrText>
            </w:r>
            <w:r>
              <w:fldChar w:fldCharType="separate"/>
            </w:r>
            <w:r w:rsidR="00895112" w:rsidRPr="00AB1781">
              <w:t>K</w:t>
            </w:r>
            <w:r w:rsidR="00895112">
              <w:t>athisma</w:t>
            </w:r>
            <w:r w:rsidR="00895112" w:rsidRPr="00AB1781">
              <w:t xml:space="preserve"> 1</w:t>
            </w:r>
            <w:r w:rsidR="00895112">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280EEA01" w:rsidR="000B1D6D" w:rsidRDefault="000B1D6D" w:rsidP="000B1D6D">
            <w:r>
              <w:fldChar w:fldCharType="begin"/>
            </w:r>
            <w:r>
              <w:instrText xml:space="preserve"> REF _Ref435990025 \h </w:instrText>
            </w:r>
            <w:r>
              <w:fldChar w:fldCharType="separate"/>
            </w:r>
            <w:r w:rsidR="00895112">
              <w:t>Kathisma 12</w:t>
            </w:r>
            <w:r>
              <w:fldChar w:fldCharType="end"/>
            </w:r>
          </w:p>
        </w:tc>
        <w:tc>
          <w:tcPr>
            <w:tcW w:w="1349" w:type="dxa"/>
          </w:tcPr>
          <w:p w14:paraId="28ECDB90" w14:textId="3F0AB39C" w:rsidR="000B1D6D" w:rsidRDefault="000B1D6D" w:rsidP="000B1D6D"/>
        </w:tc>
        <w:tc>
          <w:tcPr>
            <w:tcW w:w="1349" w:type="dxa"/>
          </w:tcPr>
          <w:p w14:paraId="21AFE0AE" w14:textId="39D8C96B" w:rsidR="000B1D6D" w:rsidRDefault="000B1D6D" w:rsidP="000B1D6D">
            <w:r>
              <w:fldChar w:fldCharType="begin"/>
            </w:r>
            <w:r>
              <w:instrText xml:space="preserve"> REF _Ref435438606 \h  \* MERGEFORMAT </w:instrText>
            </w:r>
            <w:r>
              <w:fldChar w:fldCharType="separate"/>
            </w:r>
            <w:r w:rsidR="00895112" w:rsidRPr="00AB1781">
              <w:t>K</w:t>
            </w:r>
            <w:r w:rsidR="00895112">
              <w:t>athisma</w:t>
            </w:r>
            <w:r w:rsidR="00895112" w:rsidRPr="00AB1781">
              <w:t xml:space="preserve"> 1</w:t>
            </w:r>
            <w:r w:rsidR="00895112">
              <w:t>3</w:t>
            </w:r>
            <w:r>
              <w:fldChar w:fldCharType="end"/>
            </w:r>
          </w:p>
        </w:tc>
        <w:tc>
          <w:tcPr>
            <w:tcW w:w="1349" w:type="dxa"/>
          </w:tcPr>
          <w:p w14:paraId="734B43FB" w14:textId="6B1122BE" w:rsidR="000B1D6D" w:rsidRDefault="000B1D6D" w:rsidP="000B1D6D">
            <w:r>
              <w:fldChar w:fldCharType="begin"/>
            </w:r>
            <w:r>
              <w:instrText xml:space="preserve"> REF _Ref435438613 \h </w:instrText>
            </w:r>
            <w:r>
              <w:fldChar w:fldCharType="separate"/>
            </w:r>
            <w:r w:rsidR="00895112" w:rsidRPr="00AB1781">
              <w:t>K</w:t>
            </w:r>
            <w:r w:rsidR="00895112">
              <w:t>athisma</w:t>
            </w:r>
            <w:r w:rsidR="00895112" w:rsidRPr="00AB1781">
              <w:t xml:space="preserve"> 1</w:t>
            </w:r>
            <w:r w:rsidR="00895112">
              <w:t>4</w:t>
            </w:r>
            <w:r>
              <w:fldChar w:fldCharType="end"/>
            </w:r>
          </w:p>
        </w:tc>
        <w:tc>
          <w:tcPr>
            <w:tcW w:w="1397" w:type="dxa"/>
          </w:tcPr>
          <w:p w14:paraId="297BED0B" w14:textId="4FD26D12" w:rsidR="000B1D6D" w:rsidRDefault="000B1D6D" w:rsidP="000B1D6D">
            <w:r>
              <w:fldChar w:fldCharType="begin"/>
            </w:r>
            <w:r>
              <w:instrText xml:space="preserve"> REF _Ref435438622 \h </w:instrText>
            </w:r>
            <w:r>
              <w:fldChar w:fldCharType="separate"/>
            </w:r>
            <w:r w:rsidR="00895112" w:rsidRPr="00AB1781">
              <w:t>K</w:t>
            </w:r>
            <w:r w:rsidR="00895112">
              <w:t>athisma</w:t>
            </w:r>
            <w:r w:rsidR="00895112" w:rsidRPr="00AB1781">
              <w:t xml:space="preserve"> 1</w:t>
            </w:r>
            <w:r w:rsidR="00895112">
              <w:t>5</w:t>
            </w:r>
            <w:r>
              <w:fldChar w:fldCharType="end"/>
            </w:r>
          </w:p>
        </w:tc>
        <w:tc>
          <w:tcPr>
            <w:tcW w:w="1053" w:type="dxa"/>
          </w:tcPr>
          <w:p w14:paraId="12419863" w14:textId="3B0C0EB3" w:rsidR="000B1D6D" w:rsidRDefault="000B1D6D" w:rsidP="000B1D6D">
            <w:r>
              <w:fldChar w:fldCharType="begin"/>
            </w:r>
            <w:r>
              <w:instrText xml:space="preserve"> REF _Ref435990041 \h </w:instrText>
            </w:r>
            <w:r>
              <w:fldChar w:fldCharType="separate"/>
            </w:r>
            <w:r w:rsidR="00895112">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766DA4A" w:rsidR="000B1D6D" w:rsidRDefault="000B1D6D" w:rsidP="00336170">
            <w:r>
              <w:fldChar w:fldCharType="begin"/>
            </w:r>
            <w:r>
              <w:instrText xml:space="preserve"> REF _Ref435438658 \h </w:instrText>
            </w:r>
            <w:r w:rsidR="00336170">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r>
              <w:t>,</w:t>
            </w:r>
          </w:p>
          <w:p w14:paraId="761F72EF" w14:textId="576331E1" w:rsidR="00D44900" w:rsidRDefault="000B1D6D" w:rsidP="00D44900">
            <w:r>
              <w:fldChar w:fldCharType="begin"/>
            </w:r>
            <w:r>
              <w:instrText xml:space="preserve"> REF _Ref435438665 \h  \* MERGEFORMAT </w:instrText>
            </w:r>
            <w:r>
              <w:fldChar w:fldCharType="separate"/>
            </w:r>
            <w:r w:rsidR="00895112" w:rsidRPr="00AB1781">
              <w:t>K</w:t>
            </w:r>
            <w:r w:rsidR="00895112">
              <w:t>athisma 20</w:t>
            </w:r>
            <w:r>
              <w:fldChar w:fldCharType="end"/>
            </w:r>
            <w:r>
              <w:t xml:space="preserve">, </w:t>
            </w:r>
            <w:r w:rsidR="00D44900">
              <w:fldChar w:fldCharType="begin"/>
            </w:r>
            <w:r w:rsidR="00D44900">
              <w:instrText xml:space="preserve"> REF _Ref439535283 \h </w:instrText>
            </w:r>
            <w:r w:rsidR="00D44900">
              <w:fldChar w:fldCharType="separate"/>
            </w:r>
            <w:r w:rsidR="00895112">
              <w:t>Kathisma 1</w:t>
            </w:r>
            <w:r w:rsidR="00D44900">
              <w:fldChar w:fldCharType="end"/>
            </w:r>
          </w:p>
          <w:p w14:paraId="5D7486A3" w14:textId="6375D308" w:rsidR="000B1D6D" w:rsidRDefault="000B1D6D" w:rsidP="00336170"/>
        </w:tc>
        <w:tc>
          <w:tcPr>
            <w:tcW w:w="1349" w:type="dxa"/>
          </w:tcPr>
          <w:p w14:paraId="5A5E0310" w14:textId="75C94B29" w:rsidR="000B1D6D" w:rsidRDefault="000B1D6D" w:rsidP="000B1D6D">
            <w:r>
              <w:fldChar w:fldCharType="begin"/>
            </w:r>
            <w:r>
              <w:instrText xml:space="preserve"> REF _Ref435438475 \h </w:instrText>
            </w:r>
            <w:r>
              <w:fldChar w:fldCharType="separate"/>
            </w:r>
            <w:r w:rsidR="00895112" w:rsidRPr="00AB1781">
              <w:t>K</w:t>
            </w:r>
            <w:r w:rsidR="00895112">
              <w:t>athisma 2</w:t>
            </w:r>
            <w:r>
              <w:fldChar w:fldCharType="end"/>
            </w:r>
          </w:p>
        </w:tc>
        <w:tc>
          <w:tcPr>
            <w:tcW w:w="1349" w:type="dxa"/>
          </w:tcPr>
          <w:p w14:paraId="63A87392" w14:textId="12DDF2FA" w:rsidR="000B1D6D" w:rsidRDefault="000B1D6D" w:rsidP="000B1D6D">
            <w:r>
              <w:fldChar w:fldCharType="begin"/>
            </w:r>
            <w:r>
              <w:instrText xml:space="preserve"> REF _Ref435438484 \h </w:instrText>
            </w:r>
            <w:r>
              <w:fldChar w:fldCharType="separate"/>
            </w:r>
            <w:r w:rsidR="00895112" w:rsidRPr="00AB1781">
              <w:t>K</w:t>
            </w:r>
            <w:r w:rsidR="00895112">
              <w:t>athisma 3</w:t>
            </w:r>
            <w:r>
              <w:fldChar w:fldCharType="end"/>
            </w:r>
          </w:p>
        </w:tc>
        <w:tc>
          <w:tcPr>
            <w:tcW w:w="1349" w:type="dxa"/>
          </w:tcPr>
          <w:p w14:paraId="5066A46B" w14:textId="4EE1DE4D" w:rsidR="000B1D6D" w:rsidRDefault="000B1D6D" w:rsidP="000B1D6D">
            <w:r>
              <w:fldChar w:fldCharType="begin"/>
            </w:r>
            <w:r>
              <w:instrText xml:space="preserve"> REF _Ref435989991 \h </w:instrText>
            </w:r>
            <w:r>
              <w:fldChar w:fldCharType="separate"/>
            </w:r>
            <w:r w:rsidR="00895112">
              <w:t>Kathisma 4</w:t>
            </w:r>
            <w:r>
              <w:fldChar w:fldCharType="end"/>
            </w:r>
          </w:p>
        </w:tc>
        <w:tc>
          <w:tcPr>
            <w:tcW w:w="1397" w:type="dxa"/>
          </w:tcPr>
          <w:p w14:paraId="0CBE8ACB" w14:textId="0887ED7F" w:rsidR="000B1D6D" w:rsidRDefault="000B1D6D" w:rsidP="000B1D6D">
            <w:r>
              <w:fldChar w:fldCharType="begin"/>
            </w:r>
            <w:r>
              <w:instrText xml:space="preserve"> REF _Ref435438533 \h </w:instrText>
            </w:r>
            <w:r>
              <w:fldChar w:fldCharType="separate"/>
            </w:r>
            <w:r w:rsidR="00895112" w:rsidRPr="00AB1781">
              <w:t>K</w:t>
            </w:r>
            <w:r w:rsidR="00895112">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052F3C17" w:rsidR="000B1D6D" w:rsidRDefault="000B1D6D" w:rsidP="000B1D6D">
            <w:r>
              <w:fldChar w:fldCharType="begin"/>
            </w:r>
            <w:r>
              <w:instrText xml:space="preserve"> REF _Ref435438548 \h </w:instrText>
            </w:r>
            <w:r>
              <w:fldChar w:fldCharType="separate"/>
            </w:r>
            <w:r w:rsidR="00895112" w:rsidRPr="00AB1781">
              <w:t>K</w:t>
            </w:r>
            <w:r w:rsidR="00895112">
              <w:t>athisma 6</w:t>
            </w:r>
            <w:r>
              <w:fldChar w:fldCharType="end"/>
            </w:r>
            <w:r>
              <w:t>,</w:t>
            </w:r>
          </w:p>
          <w:p w14:paraId="4FDC4FF4" w14:textId="51D1DA1F" w:rsidR="000B1D6D" w:rsidRDefault="000B1D6D" w:rsidP="000B1D6D">
            <w:r>
              <w:fldChar w:fldCharType="begin"/>
            </w:r>
            <w:r>
              <w:instrText xml:space="preserve"> REF _Ref435990010 \h </w:instrText>
            </w:r>
            <w:r>
              <w:fldChar w:fldCharType="separate"/>
            </w:r>
            <w:r w:rsidR="00895112">
              <w:t>Kathisma 7</w:t>
            </w:r>
            <w:r>
              <w:fldChar w:fldCharType="end"/>
            </w:r>
            <w:r>
              <w:t>,</w:t>
            </w:r>
          </w:p>
          <w:p w14:paraId="5BB7EA2C" w14:textId="36D08929" w:rsidR="000B1D6D" w:rsidRDefault="000B1D6D" w:rsidP="000B1D6D">
            <w:r>
              <w:fldChar w:fldCharType="begin"/>
            </w:r>
            <w:r>
              <w:instrText xml:space="preserve"> REF _Ref435438564 \h  \* MERGEFORMAT </w:instrText>
            </w:r>
            <w:r>
              <w:fldChar w:fldCharType="separate"/>
            </w:r>
            <w:r w:rsidR="00895112" w:rsidRPr="00AB1781">
              <w:t>K</w:t>
            </w:r>
            <w:r w:rsidR="00895112">
              <w:t>athisma 8</w:t>
            </w:r>
            <w:r>
              <w:fldChar w:fldCharType="end"/>
            </w:r>
          </w:p>
        </w:tc>
        <w:tc>
          <w:tcPr>
            <w:tcW w:w="1349" w:type="dxa"/>
          </w:tcPr>
          <w:p w14:paraId="399F8E6C" w14:textId="746681C6" w:rsidR="000B1D6D" w:rsidRDefault="000B1D6D" w:rsidP="000B1D6D">
            <w:r>
              <w:fldChar w:fldCharType="begin"/>
            </w:r>
            <w:r>
              <w:instrText xml:space="preserve"> REF _Ref435438574 \h </w:instrText>
            </w:r>
            <w:r>
              <w:fldChar w:fldCharType="separate"/>
            </w:r>
            <w:r w:rsidR="00895112" w:rsidRPr="00AB1781">
              <w:t>K</w:t>
            </w:r>
            <w:r w:rsidR="00895112">
              <w:t>athisma 9</w:t>
            </w:r>
            <w:r>
              <w:fldChar w:fldCharType="end"/>
            </w:r>
          </w:p>
        </w:tc>
        <w:tc>
          <w:tcPr>
            <w:tcW w:w="1349" w:type="dxa"/>
          </w:tcPr>
          <w:p w14:paraId="3927A96A" w14:textId="2C3B09BF" w:rsidR="000B1D6D" w:rsidRDefault="000B1D6D" w:rsidP="000B1D6D">
            <w:r>
              <w:fldChar w:fldCharType="begin"/>
            </w:r>
            <w:r>
              <w:instrText xml:space="preserve"> REF _Ref435438582 \h </w:instrText>
            </w:r>
            <w:r>
              <w:fldChar w:fldCharType="separate"/>
            </w:r>
            <w:r w:rsidR="00895112" w:rsidRPr="00AB1781">
              <w:t>K</w:t>
            </w:r>
            <w:r w:rsidR="00895112">
              <w:t>athisma 10</w:t>
            </w:r>
            <w:r>
              <w:fldChar w:fldCharType="end"/>
            </w:r>
          </w:p>
        </w:tc>
        <w:tc>
          <w:tcPr>
            <w:tcW w:w="1349" w:type="dxa"/>
          </w:tcPr>
          <w:p w14:paraId="419B1BBA" w14:textId="17D5D62A" w:rsidR="000B1D6D" w:rsidRDefault="000B1D6D" w:rsidP="000B1D6D">
            <w:r>
              <w:fldChar w:fldCharType="begin"/>
            </w:r>
            <w:r>
              <w:instrText xml:space="preserve"> REF _Ref435438587 \h </w:instrText>
            </w:r>
            <w:r>
              <w:fldChar w:fldCharType="separate"/>
            </w:r>
            <w:r w:rsidR="00895112" w:rsidRPr="00AB1781">
              <w:t>K</w:t>
            </w:r>
            <w:r w:rsidR="00895112">
              <w:t>athisma</w:t>
            </w:r>
            <w:r w:rsidR="00895112" w:rsidRPr="00AB1781">
              <w:t xml:space="preserve"> 1</w:t>
            </w:r>
            <w:r w:rsidR="00895112">
              <w:t>1</w:t>
            </w:r>
            <w:r>
              <w:fldChar w:fldCharType="end"/>
            </w:r>
          </w:p>
        </w:tc>
        <w:tc>
          <w:tcPr>
            <w:tcW w:w="1397" w:type="dxa"/>
          </w:tcPr>
          <w:p w14:paraId="76838EB3" w14:textId="5BACD86D" w:rsidR="000B1D6D" w:rsidRDefault="000B1D6D" w:rsidP="000B1D6D">
            <w:r>
              <w:fldChar w:fldCharType="begin"/>
            </w:r>
            <w:r>
              <w:instrText xml:space="preserve"> REF _Ref435990025 \h </w:instrText>
            </w:r>
            <w:r>
              <w:fldChar w:fldCharType="separate"/>
            </w:r>
            <w:r w:rsidR="00895112">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5718E243" w:rsidR="000B1D6D" w:rsidRDefault="000B1D6D" w:rsidP="000B1D6D">
            <w:r>
              <w:fldChar w:fldCharType="begin"/>
            </w:r>
            <w:r>
              <w:instrText xml:space="preserve"> REF _Ref435438606 \h  \* MERGEFORMAT </w:instrText>
            </w:r>
            <w:r>
              <w:fldChar w:fldCharType="separate"/>
            </w:r>
            <w:r w:rsidR="00895112" w:rsidRPr="00AB1781">
              <w:t>K</w:t>
            </w:r>
            <w:r w:rsidR="00895112">
              <w:t>athisma</w:t>
            </w:r>
            <w:r w:rsidR="00895112" w:rsidRPr="00AB1781">
              <w:t xml:space="preserve"> 1</w:t>
            </w:r>
            <w:r w:rsidR="00895112">
              <w:t>3</w:t>
            </w:r>
            <w:r>
              <w:fldChar w:fldCharType="end"/>
            </w:r>
            <w:r>
              <w:t xml:space="preserve">, </w:t>
            </w:r>
            <w:r>
              <w:fldChar w:fldCharType="begin"/>
            </w:r>
            <w:r>
              <w:instrText xml:space="preserve"> REF _Ref435438613 \h  \* MERGEFORMAT </w:instrText>
            </w:r>
            <w:r>
              <w:fldChar w:fldCharType="separate"/>
            </w:r>
            <w:r w:rsidR="00895112" w:rsidRPr="00AB1781">
              <w:t>K</w:t>
            </w:r>
            <w:r w:rsidR="00895112">
              <w:t>athisma</w:t>
            </w:r>
            <w:r w:rsidR="00895112" w:rsidRPr="00AB1781">
              <w:t xml:space="preserve"> 1</w:t>
            </w:r>
            <w:r w:rsidR="00895112">
              <w:t>4</w:t>
            </w:r>
            <w:r>
              <w:fldChar w:fldCharType="end"/>
            </w:r>
            <w:r>
              <w:t xml:space="preserve">, </w:t>
            </w:r>
            <w:r>
              <w:fldChar w:fldCharType="begin"/>
            </w:r>
            <w:r>
              <w:instrText xml:space="preserve"> REF _Ref435438622 \h  \* MERGEFORMAT </w:instrText>
            </w:r>
            <w:r>
              <w:fldChar w:fldCharType="separate"/>
            </w:r>
            <w:r w:rsidR="00895112" w:rsidRPr="00AB1781">
              <w:t>K</w:t>
            </w:r>
            <w:r w:rsidR="00895112">
              <w:t>athisma</w:t>
            </w:r>
            <w:r w:rsidR="00895112" w:rsidRPr="00AB1781">
              <w:t xml:space="preserve"> 1</w:t>
            </w:r>
            <w:r w:rsidR="00895112">
              <w:t>5</w:t>
            </w:r>
            <w:r>
              <w:fldChar w:fldCharType="end"/>
            </w:r>
          </w:p>
        </w:tc>
        <w:tc>
          <w:tcPr>
            <w:tcW w:w="1349" w:type="dxa"/>
          </w:tcPr>
          <w:p w14:paraId="4F3A59D1" w14:textId="77777777" w:rsidR="000B1D6D" w:rsidRDefault="000B1D6D" w:rsidP="000B1D6D"/>
        </w:tc>
        <w:tc>
          <w:tcPr>
            <w:tcW w:w="1349" w:type="dxa"/>
          </w:tcPr>
          <w:p w14:paraId="0C9483B1" w14:textId="2874172F" w:rsidR="000B1D6D" w:rsidRDefault="000B1D6D" w:rsidP="000B1D6D">
            <w:r>
              <w:fldChar w:fldCharType="begin"/>
            </w:r>
            <w:r>
              <w:instrText xml:space="preserve"> REF _Ref435438658 \h </w:instrText>
            </w:r>
            <w:r>
              <w:fldChar w:fldCharType="separate"/>
            </w:r>
            <w:r w:rsidR="00895112" w:rsidRPr="00AB1781">
              <w:t>K</w:t>
            </w:r>
            <w:r w:rsidR="00895112">
              <w:t>athisma</w:t>
            </w:r>
            <w:r w:rsidR="00895112" w:rsidRPr="00AB1781">
              <w:t xml:space="preserve"> 1</w:t>
            </w:r>
            <w:r w:rsidR="00895112">
              <w:t>9</w:t>
            </w:r>
            <w:r>
              <w:fldChar w:fldCharType="end"/>
            </w:r>
          </w:p>
        </w:tc>
        <w:tc>
          <w:tcPr>
            <w:tcW w:w="1349" w:type="dxa"/>
          </w:tcPr>
          <w:p w14:paraId="388CCBD5" w14:textId="5E68BFBE" w:rsidR="000B1D6D" w:rsidRDefault="000B1D6D" w:rsidP="000B1D6D">
            <w:r>
              <w:fldChar w:fldCharType="begin"/>
            </w:r>
            <w:r>
              <w:instrText xml:space="preserve"> REF _Ref435438665 \h </w:instrText>
            </w:r>
            <w:r>
              <w:fldChar w:fldCharType="separate"/>
            </w:r>
            <w:r w:rsidR="00895112" w:rsidRPr="00AB1781">
              <w:t>K</w:t>
            </w:r>
            <w:r w:rsidR="00895112">
              <w:t>athisma 20</w:t>
            </w:r>
            <w:r>
              <w:fldChar w:fldCharType="end"/>
            </w:r>
          </w:p>
        </w:tc>
        <w:tc>
          <w:tcPr>
            <w:tcW w:w="1397" w:type="dxa"/>
          </w:tcPr>
          <w:p w14:paraId="0C747C81" w14:textId="77777777" w:rsidR="000B1D6D" w:rsidRDefault="000B1D6D" w:rsidP="000B1D6D"/>
        </w:tc>
        <w:tc>
          <w:tcPr>
            <w:tcW w:w="1053" w:type="dxa"/>
          </w:tcPr>
          <w:p w14:paraId="6BD91755" w14:textId="6A606853" w:rsidR="000B1D6D" w:rsidRDefault="000B1D6D" w:rsidP="000B1D6D">
            <w:r>
              <w:fldChar w:fldCharType="begin"/>
            </w:r>
            <w:r>
              <w:instrText xml:space="preserve"> REF _Ref435990063 \h </w:instrText>
            </w:r>
            <w:r>
              <w:fldChar w:fldCharType="separate"/>
            </w:r>
            <w:r w:rsidR="00895112">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3C565EE2" w:rsidR="000B1D6D" w:rsidRDefault="000B1D6D" w:rsidP="000B1D6D">
            <w:r>
              <w:fldChar w:fldCharType="begin"/>
            </w:r>
            <w:r>
              <w:instrText xml:space="preserve"> REF _Ref435990041 \h </w:instrText>
            </w:r>
            <w:r>
              <w:fldChar w:fldCharType="separate"/>
            </w:r>
            <w:r w:rsidR="00895112">
              <w:t>Kathisma 16</w:t>
            </w:r>
            <w:r>
              <w:fldChar w:fldCharType="end"/>
            </w:r>
            <w:r>
              <w:t xml:space="preserve">, </w:t>
            </w:r>
            <w:r>
              <w:fldChar w:fldCharType="begin"/>
            </w:r>
            <w:r>
              <w:instrText xml:space="preserve"> REF _Ref435990049 \h </w:instrText>
            </w:r>
            <w:r>
              <w:fldChar w:fldCharType="separate"/>
            </w:r>
            <w:r w:rsidR="00895112">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3BBC6BFB" w:rsidR="000B1D6D" w:rsidRDefault="00D44900" w:rsidP="00336170">
            <w:r>
              <w:fldChar w:fldCharType="begin"/>
            </w:r>
            <w:r>
              <w:instrText xml:space="preserve"> REF _Ref439535283 \h </w:instrText>
            </w:r>
            <w:r>
              <w:fldChar w:fldCharType="separate"/>
            </w:r>
            <w:r w:rsidR="00895112">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3290CB70" w:rsidR="00860FCB" w:rsidRDefault="00860FCB" w:rsidP="000B1D6D">
            <w:pPr>
              <w:jc w:val="left"/>
            </w:pPr>
            <w:r>
              <w:fldChar w:fldCharType="begin"/>
            </w:r>
            <w:r>
              <w:instrText xml:space="preserve"> REF _Ref435438475 \h  \* MERGEFORMAT </w:instrText>
            </w:r>
            <w:r>
              <w:fldChar w:fldCharType="separate"/>
            </w:r>
            <w:r w:rsidR="00895112" w:rsidRPr="00AB1781">
              <w:t>K</w:t>
            </w:r>
            <w:r w:rsidR="00895112">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895112" w:rsidRPr="00AB1781">
              <w:t>K</w:t>
            </w:r>
            <w:r w:rsidR="00895112">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81802E0"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895112">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895112" w:rsidRPr="00AB1781">
              <w:t>K</w:t>
            </w:r>
            <w:r w:rsidR="00895112">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895112" w:rsidRPr="00AB1781">
              <w:t>K</w:t>
            </w:r>
            <w:r w:rsidR="00895112">
              <w:t>athisma 6</w:t>
            </w:r>
            <w:r w:rsidR="00860FCB">
              <w:fldChar w:fldCharType="end"/>
            </w:r>
          </w:p>
        </w:tc>
        <w:tc>
          <w:tcPr>
            <w:tcW w:w="1897" w:type="dxa"/>
          </w:tcPr>
          <w:p w14:paraId="7DB9D2A0" w14:textId="07777680" w:rsidR="00860FCB" w:rsidRDefault="00926985" w:rsidP="0044639B">
            <w:r>
              <w:fldChar w:fldCharType="begin"/>
            </w:r>
            <w:r>
              <w:instrText xml:space="preserve"> REF _Ref435990010 \h </w:instrText>
            </w:r>
            <w:r w:rsidR="000B1D6D">
              <w:instrText xml:space="preserve"> \* MERGEFORMAT </w:instrText>
            </w:r>
            <w:r>
              <w:fldChar w:fldCharType="separate"/>
            </w:r>
            <w:r w:rsidR="00895112">
              <w:t>Kathisma 7</w:t>
            </w:r>
            <w:r>
              <w:fldChar w:fldCharType="end"/>
            </w:r>
          </w:p>
        </w:tc>
        <w:tc>
          <w:tcPr>
            <w:tcW w:w="1897" w:type="dxa"/>
          </w:tcPr>
          <w:p w14:paraId="5CD23E42" w14:textId="57D41E23" w:rsidR="00860FCB" w:rsidRDefault="00860FCB" w:rsidP="0044639B">
            <w:r>
              <w:fldChar w:fldCharType="begin"/>
            </w:r>
            <w:r>
              <w:instrText xml:space="preserve"> REF _Ref435438564 \h </w:instrText>
            </w:r>
            <w:r w:rsidR="000B1D6D">
              <w:instrText xml:space="preserve"> \* MERGEFORMAT </w:instrText>
            </w:r>
            <w:r>
              <w:fldChar w:fldCharType="separate"/>
            </w:r>
            <w:r w:rsidR="00895112" w:rsidRPr="00AB1781">
              <w:t>K</w:t>
            </w:r>
            <w:r w:rsidR="00895112">
              <w:t>athisma 8</w:t>
            </w:r>
            <w:r>
              <w:fldChar w:fldCharType="end"/>
            </w:r>
          </w:p>
        </w:tc>
        <w:tc>
          <w:tcPr>
            <w:tcW w:w="1626" w:type="dxa"/>
          </w:tcPr>
          <w:p w14:paraId="19B7455E" w14:textId="6EA2F794" w:rsidR="00860FCB" w:rsidRDefault="00926985" w:rsidP="0044639B">
            <w:r>
              <w:fldChar w:fldCharType="begin"/>
            </w:r>
            <w:r>
              <w:instrText xml:space="preserve"> REF _Ref435990063 \h </w:instrText>
            </w:r>
            <w:r w:rsidR="000B1D6D">
              <w:instrText xml:space="preserve"> \* MERGEFORMAT </w:instrText>
            </w:r>
            <w:r>
              <w:fldChar w:fldCharType="separate"/>
            </w:r>
            <w:r w:rsidR="00895112">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6FA4A1A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895112" w:rsidRPr="00AB1781">
              <w:t>K</w:t>
            </w:r>
            <w:r w:rsidR="00895112">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895112" w:rsidRPr="00AB1781">
              <w:t>K</w:t>
            </w:r>
            <w:r w:rsidR="00895112">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895112" w:rsidRPr="00AB1781">
              <w:t>K</w:t>
            </w:r>
            <w:r w:rsidR="00895112">
              <w:t>athisma</w:t>
            </w:r>
            <w:r w:rsidR="00895112" w:rsidRPr="00AB1781">
              <w:t xml:space="preserve"> 1</w:t>
            </w:r>
            <w:r w:rsidR="00895112">
              <w:t>1</w:t>
            </w:r>
            <w:r>
              <w:fldChar w:fldCharType="end"/>
            </w:r>
          </w:p>
        </w:tc>
        <w:tc>
          <w:tcPr>
            <w:tcW w:w="1897" w:type="dxa"/>
          </w:tcPr>
          <w:p w14:paraId="21C0D0D2" w14:textId="46153757"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895112">
              <w:t>Kathisma 12</w:t>
            </w:r>
            <w:r w:rsidRPr="00926985">
              <w:fldChar w:fldCharType="end"/>
            </w:r>
          </w:p>
        </w:tc>
        <w:tc>
          <w:tcPr>
            <w:tcW w:w="1897" w:type="dxa"/>
          </w:tcPr>
          <w:p w14:paraId="7D17BE62" w14:textId="6FB27268" w:rsidR="00860FCB" w:rsidRDefault="00860FCB" w:rsidP="0044639B">
            <w:r>
              <w:fldChar w:fldCharType="begin"/>
            </w:r>
            <w:r>
              <w:instrText xml:space="preserve"> REF _Ref435438606 \h </w:instrText>
            </w:r>
            <w:r w:rsidR="000B1D6D">
              <w:instrText xml:space="preserve"> \* MERGEFORMAT </w:instrText>
            </w:r>
            <w:r>
              <w:fldChar w:fldCharType="separate"/>
            </w:r>
            <w:r w:rsidR="00895112" w:rsidRPr="00AB1781">
              <w:t>K</w:t>
            </w:r>
            <w:r w:rsidR="00895112">
              <w:t>athisma</w:t>
            </w:r>
            <w:r w:rsidR="00895112" w:rsidRPr="00AB1781">
              <w:t xml:space="preserve"> 1</w:t>
            </w:r>
            <w:r w:rsidR="00895112">
              <w:t>3</w:t>
            </w:r>
            <w:r>
              <w:fldChar w:fldCharType="end"/>
            </w:r>
          </w:p>
        </w:tc>
        <w:tc>
          <w:tcPr>
            <w:tcW w:w="1626" w:type="dxa"/>
          </w:tcPr>
          <w:p w14:paraId="699A0621" w14:textId="1691E04C" w:rsidR="00860FCB" w:rsidRDefault="00926985" w:rsidP="0044639B">
            <w:r>
              <w:fldChar w:fldCharType="begin"/>
            </w:r>
            <w:r>
              <w:instrText xml:space="preserve"> REF _Ref435990063 \h </w:instrText>
            </w:r>
            <w:r w:rsidR="000B1D6D">
              <w:instrText xml:space="preserve"> \* MERGEFORMAT </w:instrText>
            </w:r>
            <w:r>
              <w:fldChar w:fldCharType="separate"/>
            </w:r>
            <w:r w:rsidR="00895112">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3E7EF14D" w:rsidR="00860FCB" w:rsidRDefault="00860FCB" w:rsidP="000B1D6D">
            <w:pPr>
              <w:jc w:val="left"/>
            </w:pPr>
            <w:r>
              <w:fldChar w:fldCharType="begin"/>
            </w:r>
            <w:r>
              <w:instrText xml:space="preserve"> REF _Ref435438613 \h  \* MERGEFORMAT </w:instrText>
            </w:r>
            <w:r>
              <w:fldChar w:fldCharType="separate"/>
            </w:r>
            <w:r w:rsidR="00895112" w:rsidRPr="00AB1781">
              <w:t>K</w:t>
            </w:r>
            <w:r w:rsidR="00895112">
              <w:t>athisma</w:t>
            </w:r>
            <w:r w:rsidR="00895112" w:rsidRPr="00AB1781">
              <w:t xml:space="preserve"> 1</w:t>
            </w:r>
            <w:r w:rsidR="00895112">
              <w:t>4</w:t>
            </w:r>
            <w:r>
              <w:fldChar w:fldCharType="end"/>
            </w:r>
            <w:r>
              <w:t xml:space="preserve">, </w:t>
            </w:r>
            <w:r>
              <w:fldChar w:fldCharType="begin"/>
            </w:r>
            <w:r>
              <w:instrText xml:space="preserve"> REF _Ref435438622 \h  \* MERGEFORMAT </w:instrText>
            </w:r>
            <w:r>
              <w:fldChar w:fldCharType="separate"/>
            </w:r>
            <w:r w:rsidR="00895112" w:rsidRPr="00AB1781">
              <w:t>K</w:t>
            </w:r>
            <w:r w:rsidR="00895112">
              <w:t>athisma</w:t>
            </w:r>
            <w:r w:rsidR="00895112" w:rsidRPr="00AB1781">
              <w:t xml:space="preserve"> 1</w:t>
            </w:r>
            <w:r w:rsidR="00895112">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895112">
              <w:t>Kathisma 16</w:t>
            </w:r>
            <w:r w:rsidR="00926985">
              <w:fldChar w:fldCharType="end"/>
            </w:r>
          </w:p>
        </w:tc>
        <w:tc>
          <w:tcPr>
            <w:tcW w:w="1897" w:type="dxa"/>
          </w:tcPr>
          <w:p w14:paraId="3852DD66" w14:textId="4158823A" w:rsidR="00860FCB" w:rsidRDefault="00860FCB" w:rsidP="0044639B">
            <w:r>
              <w:fldChar w:fldCharType="begin"/>
            </w:r>
            <w:r>
              <w:instrText xml:space="preserve"> REF _Ref435438658 \h </w:instrText>
            </w:r>
            <w:r w:rsidR="000B1D6D">
              <w:instrText xml:space="preserve"> \* MERGEFORMAT </w:instrText>
            </w:r>
            <w:r>
              <w:fldChar w:fldCharType="separate"/>
            </w:r>
            <w:r w:rsidR="00895112" w:rsidRPr="00AB1781">
              <w:t>K</w:t>
            </w:r>
            <w:r w:rsidR="00895112">
              <w:t>athisma</w:t>
            </w:r>
            <w:r w:rsidR="00895112" w:rsidRPr="00AB1781">
              <w:t xml:space="preserve"> 1</w:t>
            </w:r>
            <w:r w:rsidR="00895112">
              <w:t>9</w:t>
            </w:r>
            <w:r>
              <w:fldChar w:fldCharType="end"/>
            </w:r>
          </w:p>
        </w:tc>
        <w:tc>
          <w:tcPr>
            <w:tcW w:w="1897" w:type="dxa"/>
          </w:tcPr>
          <w:p w14:paraId="5E045184" w14:textId="2C6052A4" w:rsidR="00860FCB" w:rsidRDefault="00860FCB" w:rsidP="0044639B">
            <w:r>
              <w:fldChar w:fldCharType="begin"/>
            </w:r>
            <w:r>
              <w:instrText xml:space="preserve"> REF _Ref435438665 \h </w:instrText>
            </w:r>
            <w:r w:rsidR="000B1D6D">
              <w:instrText xml:space="preserve"> \* MERGEFORMAT </w:instrText>
            </w:r>
            <w:r>
              <w:fldChar w:fldCharType="separate"/>
            </w:r>
            <w:r w:rsidR="00895112" w:rsidRPr="00AB1781">
              <w:t>K</w:t>
            </w:r>
            <w:r w:rsidR="00895112">
              <w:t>athisma 20</w:t>
            </w:r>
            <w:r>
              <w:fldChar w:fldCharType="end"/>
            </w:r>
          </w:p>
        </w:tc>
        <w:tc>
          <w:tcPr>
            <w:tcW w:w="1626" w:type="dxa"/>
          </w:tcPr>
          <w:p w14:paraId="3107D5D5" w14:textId="447E5530" w:rsidR="00860FCB" w:rsidRDefault="00926985" w:rsidP="0044639B">
            <w:r>
              <w:fldChar w:fldCharType="begin"/>
            </w:r>
            <w:r>
              <w:instrText xml:space="preserve"> REF _Ref435990063 \h </w:instrText>
            </w:r>
            <w:r w:rsidR="000B1D6D">
              <w:instrText xml:space="preserve"> \* MERGEFORMAT </w:instrText>
            </w:r>
            <w:r>
              <w:fldChar w:fldCharType="separate"/>
            </w:r>
            <w:r w:rsidR="00895112">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2F7C2BB7"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895112">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2" w:name="_Ref436249665"/>
      <w:bookmarkStart w:id="223" w:name="_Ref435989970"/>
      <w:r w:rsidR="002F2287">
        <w:br w:type="page"/>
      </w:r>
      <w:bookmarkEnd w:id="222"/>
    </w:p>
    <w:p w14:paraId="2F3CFB28" w14:textId="23DA9205" w:rsidR="00D44900" w:rsidRDefault="00D44900" w:rsidP="00D44900">
      <w:pPr>
        <w:pStyle w:val="Heading2"/>
      </w:pPr>
      <w:bookmarkStart w:id="224" w:name="_Toc448696627"/>
      <w:r>
        <w:lastRenderedPageBreak/>
        <w:t>The Psalms</w:t>
      </w:r>
      <w:bookmarkEnd w:id="224"/>
    </w:p>
    <w:p w14:paraId="5D1E6FC7" w14:textId="06BF4D7B" w:rsidR="003A7286" w:rsidRDefault="003A7286" w:rsidP="003A7286">
      <w:pPr>
        <w:pStyle w:val="Heading3"/>
      </w:pPr>
      <w:bookmarkStart w:id="225" w:name="_Ref439535283"/>
      <w:r>
        <w:t>Kathisma 1</w:t>
      </w:r>
      <w:bookmarkEnd w:id="223"/>
      <w:bookmarkEnd w:id="225"/>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6" w:name="_Ref412098127"/>
      <w:r>
        <w:t xml:space="preserve">Psalm 1: </w:t>
      </w:r>
      <w:r w:rsidR="005A728E">
        <w:t>“</w:t>
      </w:r>
      <w:r>
        <w:t>Blessed is the ma</w:t>
      </w:r>
      <w:r w:rsidR="00F017CA">
        <w:t>n”</w:t>
      </w:r>
      <w:bookmarkEnd w:id="226"/>
    </w:p>
    <w:p w14:paraId="15BC72C9" w14:textId="77777777" w:rsidR="00980D99" w:rsidRDefault="00980D99" w:rsidP="00E54261">
      <w:pPr>
        <w:jc w:val="center"/>
        <w:rPr>
          <w:b/>
        </w:rPr>
      </w:pPr>
      <w:r w:rsidRPr="00E54261">
        <w:rPr>
          <w:b/>
        </w:rPr>
        <w:t>The Two Ways: Tree or Dust</w:t>
      </w:r>
    </w:p>
    <w:p w14:paraId="798C55E5" w14:textId="525A80DF" w:rsidR="00091E79" w:rsidRPr="00E54261" w:rsidRDefault="00F14AA6" w:rsidP="00091E79">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4"/>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5A0FBC0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_Ref412098168 \h </w:instrText>
      </w:r>
      <w:r>
        <w:fldChar w:fldCharType="separate"/>
      </w:r>
      <w:r w:rsidR="00895112">
        <w:t>Psalm</w:t>
      </w:r>
      <w:r w:rsidR="00895112" w:rsidRPr="00AB1781">
        <w:t xml:space="preserve"> 2</w:t>
      </w:r>
      <w:r w:rsidR="00895112">
        <w:t>: “Why do the nations rage”</w:t>
      </w:r>
      <w:r>
        <w:fldChar w:fldCharType="end"/>
      </w:r>
      <w:r>
        <w:t xml:space="preserve">, on page </w:t>
      </w:r>
      <w:r>
        <w:fldChar w:fldCharType="begin"/>
      </w:r>
      <w:r>
        <w:instrText xml:space="preserve"> PAGEREF _Ref412098168 \h </w:instrText>
      </w:r>
      <w:r>
        <w:fldChar w:fldCharType="separate"/>
      </w:r>
      <w:r w:rsidR="00895112">
        <w:rPr>
          <w:noProof/>
        </w:rPr>
        <w:t>107</w:t>
      </w:r>
      <w:r>
        <w:fldChar w:fldCharType="end"/>
      </w:r>
      <w:r>
        <w:t>.</w:t>
      </w:r>
    </w:p>
    <w:p w14:paraId="5D0E6F55" w14:textId="63E886AD" w:rsidR="00E54261" w:rsidRPr="009C1C97" w:rsidRDefault="009C1C97" w:rsidP="00BF0205">
      <w:pPr>
        <w:pStyle w:val="Heading4"/>
      </w:pPr>
      <w:bookmarkStart w:id="227" w:name="_Ref412098168"/>
      <w:r>
        <w:t>Psalm</w:t>
      </w:r>
      <w:r w:rsidR="00E54261" w:rsidRPr="00AB1781">
        <w:t xml:space="preserve"> 2</w:t>
      </w:r>
      <w:r>
        <w:t xml:space="preserve">: </w:t>
      </w:r>
      <w:r w:rsidR="005A728E">
        <w:t>“</w:t>
      </w:r>
      <w:r>
        <w:t>Why do the nations rag</w:t>
      </w:r>
      <w:r w:rsidR="00F017CA">
        <w:t>e”</w:t>
      </w:r>
      <w:bookmarkEnd w:id="227"/>
    </w:p>
    <w:p w14:paraId="0DD205F8" w14:textId="77777777" w:rsidR="00E54261" w:rsidRDefault="00E54261" w:rsidP="007A1A59">
      <w:pPr>
        <w:jc w:val="center"/>
        <w:rPr>
          <w:b/>
        </w:rPr>
      </w:pPr>
      <w:r w:rsidRPr="007A1A59">
        <w:rPr>
          <w:b/>
        </w:rPr>
        <w:t>The Messianic Drama: Warnings to Rulers and Nations</w:t>
      </w:r>
    </w:p>
    <w:p w14:paraId="4D3BB8C2" w14:textId="53D7119D"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5"/>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8"/>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9"/>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7D1E9F00" w:rsidR="00F35AEA"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_Ref448061339 \h </w:instrText>
      </w:r>
      <w:r>
        <w:fldChar w:fldCharType="separate"/>
      </w:r>
      <w:r w:rsidR="00895112">
        <w:t>Psalm</w:t>
      </w:r>
      <w:r w:rsidR="00895112" w:rsidRPr="00AB1781">
        <w:t xml:space="preserve"> 3</w:t>
      </w:r>
      <w:r w:rsidR="00895112">
        <w:t>: “Lord, why have those that afflict me increased”</w:t>
      </w:r>
      <w:r>
        <w:fldChar w:fldCharType="end"/>
      </w:r>
      <w:r>
        <w:t xml:space="preserve">, on page </w:t>
      </w:r>
      <w:r>
        <w:fldChar w:fldCharType="begin"/>
      </w:r>
      <w:r>
        <w:instrText xml:space="preserve"> PAGEREF _Ref448061339 \h </w:instrText>
      </w:r>
      <w:r>
        <w:fldChar w:fldCharType="separate"/>
      </w:r>
      <w:r w:rsidR="00895112">
        <w:rPr>
          <w:noProof/>
        </w:rPr>
        <w:t>109</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8" w:name="_Ref412026989"/>
      <w:bookmarkStart w:id="229"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8"/>
      <w:bookmarkEnd w:id="229"/>
    </w:p>
    <w:p w14:paraId="0B7C065B" w14:textId="77777777" w:rsidR="00E54261" w:rsidRPr="007A1A59" w:rsidRDefault="00E54261" w:rsidP="007A1A59">
      <w:pPr>
        <w:jc w:val="center"/>
        <w:rPr>
          <w:b/>
        </w:rPr>
      </w:pPr>
      <w:r w:rsidRPr="007A1A59">
        <w:rPr>
          <w:b/>
        </w:rPr>
        <w:t>A Morning Prayer for Protection and Salvation</w:t>
      </w:r>
    </w:p>
    <w:p w14:paraId="300C7A0C" w14:textId="3DEEF7B0" w:rsid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0"/>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14B57F8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_Ref412025808 \h </w:instrText>
      </w:r>
      <w:r>
        <w:fldChar w:fldCharType="separate"/>
      </w:r>
      <w:r w:rsidR="00895112">
        <w:t>Psalm</w:t>
      </w:r>
      <w:r w:rsidR="00895112" w:rsidRPr="00AB1781">
        <w:t xml:space="preserve"> 4</w:t>
      </w:r>
      <w:r w:rsidR="00895112">
        <w:t>: “You heard me when I called”</w:t>
      </w:r>
      <w:r>
        <w:fldChar w:fldCharType="end"/>
      </w:r>
      <w:r>
        <w:t xml:space="preserve">, page </w:t>
      </w:r>
      <w:r>
        <w:fldChar w:fldCharType="begin"/>
      </w:r>
      <w:r>
        <w:instrText xml:space="preserve"> PAGEREF _Ref412025808 \h </w:instrText>
      </w:r>
      <w:r>
        <w:fldChar w:fldCharType="separate"/>
      </w:r>
      <w:r w:rsidR="00895112">
        <w:rPr>
          <w:noProof/>
        </w:rPr>
        <w:t>110</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895112">
        <w:t>Psalm</w:t>
      </w:r>
      <w:r w:rsidR="00895112" w:rsidRPr="00AB1781">
        <w:t xml:space="preserve"> 6</w:t>
      </w:r>
      <w:r w:rsidR="00895112">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895112">
        <w:rPr>
          <w:noProof/>
        </w:rPr>
        <w:t>112</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30"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0"/>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4C759E6E" w:rsid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1"/>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5"/>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6"/>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7"/>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8"/>
      </w:r>
    </w:p>
    <w:p w14:paraId="30E2736C" w14:textId="6A0D0497"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_Ref412098238 \h </w:instrText>
      </w:r>
      <w:r>
        <w:fldChar w:fldCharType="separate"/>
      </w:r>
      <w:r w:rsidR="00895112">
        <w:t>Psalm</w:t>
      </w:r>
      <w:r w:rsidR="00895112" w:rsidRPr="00AB1781">
        <w:t xml:space="preserve"> 5</w:t>
      </w:r>
      <w:r w:rsidR="00895112">
        <w:t>: “Give ear to my words, O Lord”</w:t>
      </w:r>
      <w:r>
        <w:fldChar w:fldCharType="end"/>
      </w:r>
      <w:r>
        <w:t xml:space="preserve">, page </w:t>
      </w:r>
      <w:r>
        <w:fldChar w:fldCharType="begin"/>
      </w:r>
      <w:r>
        <w:instrText xml:space="preserve"> PAGEREF _Ref412098238 \h </w:instrText>
      </w:r>
      <w:r>
        <w:fldChar w:fldCharType="separate"/>
      </w:r>
      <w:r w:rsidR="00895112">
        <w:rPr>
          <w:noProof/>
        </w:rPr>
        <w:t>111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895112">
        <w:t>Psalm</w:t>
      </w:r>
      <w:r w:rsidR="00895112" w:rsidRPr="00AB1781">
        <w:t xml:space="preserve"> 6</w:t>
      </w:r>
      <w:r w:rsidR="00895112">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895112">
        <w:rPr>
          <w:noProof/>
        </w:rPr>
        <w:t>112</w:t>
      </w:r>
      <w:r w:rsidR="00B35B25">
        <w:fldChar w:fldCharType="end"/>
      </w:r>
      <w:r w:rsidR="00B35B25">
        <w:t>.</w:t>
      </w:r>
    </w:p>
    <w:p w14:paraId="20A6142B" w14:textId="54175D5B" w:rsidR="00E54261" w:rsidRPr="009C1C97" w:rsidRDefault="009C1C97" w:rsidP="00BF0205">
      <w:pPr>
        <w:pStyle w:val="Heading4"/>
      </w:pPr>
      <w:bookmarkStart w:id="231" w:name="_Ref412098238"/>
      <w:r>
        <w:t>Psalm</w:t>
      </w:r>
      <w:r w:rsidR="00E54261" w:rsidRPr="00AB1781">
        <w:t xml:space="preserve"> 5</w:t>
      </w:r>
      <w:r>
        <w:t xml:space="preserve">: </w:t>
      </w:r>
      <w:r w:rsidR="005A728E">
        <w:t>“</w:t>
      </w:r>
      <w:r w:rsidR="00F017CA">
        <w:t>Give ear to my words, O Lord”</w:t>
      </w:r>
      <w:bookmarkEnd w:id="231"/>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0EEB5AB7" w:rsid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9"/>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0"/>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1"/>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2"/>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proofErr w:type="gramStart"/>
      <w:r>
        <w:t>You</w:t>
      </w:r>
      <w:proofErr w:type="gramEnd"/>
      <w:r>
        <w:t xml:space="preserve"> </w:t>
      </w:r>
      <w:r w:rsidR="00E54261" w:rsidRPr="00AB1781">
        <w:t xml:space="preserve">crowned us with </w:t>
      </w:r>
      <w:r w:rsidR="00423962">
        <w:t xml:space="preserve">the shield of Your </w:t>
      </w:r>
      <w:r w:rsidR="00E54261" w:rsidRPr="00AB1781">
        <w:t>goodwill.</w:t>
      </w:r>
    </w:p>
    <w:p w14:paraId="68BE1970" w14:textId="7E5BC51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_Ref412025822 \h </w:instrText>
      </w:r>
      <w:r>
        <w:fldChar w:fldCharType="separate"/>
      </w:r>
      <w:r w:rsidR="00895112">
        <w:t>Psalm</w:t>
      </w:r>
      <w:r w:rsidR="00895112" w:rsidRPr="00AB1781">
        <w:t xml:space="preserve"> 6</w:t>
      </w:r>
      <w:r w:rsidR="00895112">
        <w:t>: “O Lord, rebuke me, but not in Your anger”</w:t>
      </w:r>
      <w:r>
        <w:fldChar w:fldCharType="end"/>
      </w:r>
      <w:r>
        <w:t xml:space="preserve">, page </w:t>
      </w:r>
      <w:r>
        <w:fldChar w:fldCharType="begin"/>
      </w:r>
      <w:r>
        <w:instrText xml:space="preserve"> PAGEREF _Ref412025822 \h </w:instrText>
      </w:r>
      <w:r>
        <w:fldChar w:fldCharType="separate"/>
      </w:r>
      <w:r w:rsidR="00895112">
        <w:rPr>
          <w:noProof/>
        </w:rPr>
        <w:t>112</w:t>
      </w:r>
      <w:r>
        <w:fldChar w:fldCharType="end"/>
      </w:r>
      <w:r>
        <w:t>.</w:t>
      </w:r>
    </w:p>
    <w:p w14:paraId="3514BA70" w14:textId="3F9FE953" w:rsidR="00E54261" w:rsidRPr="009C1C97" w:rsidRDefault="009C1C97" w:rsidP="00BF0205">
      <w:pPr>
        <w:pStyle w:val="Heading4"/>
      </w:pPr>
      <w:bookmarkStart w:id="232"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2"/>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448C5E78" w:rsid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3"/>
      </w:r>
      <w:r w:rsidR="00DA5133">
        <w:rPr>
          <w:i/>
        </w:rPr>
        <w:t>)</w:t>
      </w:r>
    </w:p>
    <w:p w14:paraId="4787A773" w14:textId="751BECAC" w:rsidR="00E54261" w:rsidRPr="00AB1781" w:rsidRDefault="00E54261" w:rsidP="009C1C97">
      <w:pPr>
        <w:pStyle w:val="EnglishHangNoCoptic"/>
      </w:pPr>
      <w:r w:rsidRPr="00AB1781">
        <w:t xml:space="preserve">2 O Lord, rebuke </w:t>
      </w:r>
      <w:proofErr w:type="gramStart"/>
      <w:r w:rsidRPr="00AB1781">
        <w:t>me</w:t>
      </w:r>
      <w:r w:rsidR="00530F84">
        <w:t>[</w:t>
      </w:r>
      <w:proofErr w:type="gramEnd"/>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4"/>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5"/>
      </w:r>
    </w:p>
    <w:p w14:paraId="09FEE392" w14:textId="77777777" w:rsidR="00E54261" w:rsidRPr="00AB1781" w:rsidRDefault="00E54261" w:rsidP="009C1C97">
      <w:pPr>
        <w:pStyle w:val="EnglishHangNoCoptic"/>
      </w:pPr>
      <w:r w:rsidRPr="00AB1781">
        <w:lastRenderedPageBreak/>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6"/>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7"/>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08F17AAB"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_Ref412098295 \h </w:instrText>
      </w:r>
      <w:r>
        <w:fldChar w:fldCharType="separate"/>
      </w:r>
      <w:r w:rsidR="00895112">
        <w:t>Psalm</w:t>
      </w:r>
      <w:r w:rsidR="00895112" w:rsidRPr="00AB1781">
        <w:t xml:space="preserve"> 8</w:t>
      </w:r>
      <w:r w:rsidR="00895112">
        <w:t>: “O Lord, our Lord, how wonderful is Your Name”</w:t>
      </w:r>
      <w:r>
        <w:fldChar w:fldCharType="end"/>
      </w:r>
      <w:r>
        <w:t xml:space="preserve">, page </w:t>
      </w:r>
      <w:r>
        <w:fldChar w:fldCharType="begin"/>
      </w:r>
      <w:r>
        <w:instrText xml:space="preserve"> PAGEREF _Ref412098295 \h </w:instrText>
      </w:r>
      <w:r>
        <w:fldChar w:fldCharType="separate"/>
      </w:r>
      <w:r w:rsidR="00895112">
        <w:rPr>
          <w:noProof/>
        </w:rPr>
        <w:t>115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895112">
        <w:t>Psalm</w:t>
      </w:r>
      <w:r w:rsidR="00895112" w:rsidRPr="00AB1781">
        <w:t xml:space="preserve"> 12</w:t>
      </w:r>
      <w:r w:rsidR="00895112">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895112">
        <w:rPr>
          <w:noProof/>
        </w:rPr>
        <w:t>120</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8"/>
      </w:r>
      <w:r w:rsidRPr="00AB1781">
        <w:t xml:space="preserve"> seize my soul like a lion,</w:t>
      </w:r>
      <w:r w:rsidRPr="00AB1781">
        <w:rPr>
          <w:rStyle w:val="FootnoteReference"/>
        </w:rPr>
        <w:footnoteReference w:id="49"/>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lastRenderedPageBreak/>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0"/>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1"/>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lastRenderedPageBreak/>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2"/>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 xml:space="preserve">ame of the Lord </w:t>
      </w:r>
      <w:proofErr w:type="gramStart"/>
      <w:r w:rsidR="00E54261" w:rsidRPr="00AB1781">
        <w:t>Most High</w:t>
      </w:r>
      <w:proofErr w:type="gramEnd"/>
      <w:r w:rsidR="00E54261" w:rsidRPr="00AB1781">
        <w:t>.</w:t>
      </w:r>
    </w:p>
    <w:p w14:paraId="6E7D1CB8" w14:textId="56F39814" w:rsidR="00E54261" w:rsidRPr="009C1C97" w:rsidRDefault="009C1C97" w:rsidP="00BF0205">
      <w:pPr>
        <w:pStyle w:val="Heading4"/>
      </w:pPr>
      <w:bookmarkStart w:id="233"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3"/>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18431EF9" w:rsid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3"/>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4"/>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5"/>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6"/>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lastRenderedPageBreak/>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AED4F76" w:rsidR="00F35AEA"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_Ref412098310 \h </w:instrText>
      </w:r>
      <w:r>
        <w:fldChar w:fldCharType="separate"/>
      </w:r>
      <w:r w:rsidR="00895112">
        <w:t>Psalm</w:t>
      </w:r>
      <w:r w:rsidR="00895112" w:rsidRPr="00AB1781">
        <w:t xml:space="preserve"> 11</w:t>
      </w:r>
      <w:r w:rsidR="00895112">
        <w:t>: “Save me, O Lord, for there is no saint left”</w:t>
      </w:r>
      <w:r>
        <w:fldChar w:fldCharType="end"/>
      </w:r>
      <w:r>
        <w:t xml:space="preserve">, page </w:t>
      </w:r>
      <w:r>
        <w:fldChar w:fldCharType="begin"/>
      </w:r>
      <w:r>
        <w:instrText xml:space="preserve"> PAGEREF _Ref412098310 \h </w:instrText>
      </w:r>
      <w:r>
        <w:fldChar w:fldCharType="separate"/>
      </w:r>
      <w:r w:rsidR="00895112">
        <w:rPr>
          <w:noProof/>
        </w:rPr>
        <w:t>120</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4" w:name="_Ref435438475"/>
      <w:r w:rsidRPr="00AB1781">
        <w:t>K</w:t>
      </w:r>
      <w:r>
        <w:t>athisma 2</w:t>
      </w:r>
      <w:bookmarkEnd w:id="234"/>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7"/>
      </w:r>
      <w:r w:rsidRPr="00AB1781">
        <w:t xml:space="preserve"> </w:t>
      </w:r>
      <w:r w:rsidR="001040C8">
        <w:t>You</w:t>
      </w:r>
      <w:r w:rsidR="0019202B">
        <w:rPr>
          <w:rStyle w:val="FootnoteReference"/>
        </w:rPr>
        <w:footnoteReference w:id="58"/>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9"/>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0"/>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lastRenderedPageBreak/>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1"/>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2"/>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lastRenderedPageBreak/>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3"/>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64"/>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5" w:name="_Ref412098310"/>
      <w:r>
        <w:t>Psalm</w:t>
      </w:r>
      <w:r w:rsidRPr="00AB1781">
        <w:t xml:space="preserve"> 11</w:t>
      </w:r>
      <w:r>
        <w:t xml:space="preserve">: </w:t>
      </w:r>
      <w:r w:rsidR="005A728E">
        <w:t>“</w:t>
      </w:r>
      <w:r>
        <w:t>Save me, O Lord, for there is no saint lef</w:t>
      </w:r>
      <w:r w:rsidR="005453DF">
        <w:t>t”</w:t>
      </w:r>
      <w:bookmarkEnd w:id="235"/>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14686C26" w:rsidR="00F14AA6" w:rsidRDefault="00F14AA6" w:rsidP="00435BD3">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41C45C43"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_Ref412025965 \h </w:instrText>
      </w:r>
      <w:r>
        <w:fldChar w:fldCharType="separate"/>
      </w:r>
      <w:r w:rsidR="00895112">
        <w:t>Psalm</w:t>
      </w:r>
      <w:r w:rsidR="00895112" w:rsidRPr="00AB1781">
        <w:t xml:space="preserve"> 12</w:t>
      </w:r>
      <w:r w:rsidR="00895112">
        <w:t>: “How long, O Lord, will You forget me”</w:t>
      </w:r>
      <w:r>
        <w:fldChar w:fldCharType="end"/>
      </w:r>
      <w:r>
        <w:t xml:space="preserve">, page </w:t>
      </w:r>
      <w:r>
        <w:fldChar w:fldCharType="begin"/>
      </w:r>
      <w:r>
        <w:instrText xml:space="preserve"> PAGEREF _Ref412025965 \h </w:instrText>
      </w:r>
      <w:r>
        <w:fldChar w:fldCharType="separate"/>
      </w:r>
      <w:r w:rsidR="00895112">
        <w:rPr>
          <w:noProof/>
        </w:rPr>
        <w:t>120</w:t>
      </w:r>
      <w:r>
        <w:fldChar w:fldCharType="end"/>
      </w:r>
      <w:r>
        <w:t>.</w:t>
      </w:r>
    </w:p>
    <w:p w14:paraId="14C73BB1" w14:textId="7218C759" w:rsidR="00435BD3" w:rsidRPr="00435BD3" w:rsidRDefault="00435BD3" w:rsidP="00BF0205">
      <w:pPr>
        <w:pStyle w:val="Heading4"/>
      </w:pPr>
      <w:bookmarkStart w:id="236"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6"/>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2D9F90CB" w:rsidR="00F14AA6" w:rsidRDefault="00F14AA6" w:rsidP="00435BD3">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 xml:space="preserve">ame of the Lord </w:t>
      </w:r>
      <w:proofErr w:type="gramStart"/>
      <w:r w:rsidR="00435BD3" w:rsidRPr="00AB1781">
        <w:t>Most High</w:t>
      </w:r>
      <w:proofErr w:type="gramEnd"/>
      <w:r w:rsidR="00435BD3" w:rsidRPr="00AB1781">
        <w:t>.</w:t>
      </w:r>
    </w:p>
    <w:p w14:paraId="3FAEC0A2" w14:textId="606ACE40"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_Ref412098343 \h </w:instrText>
      </w:r>
      <w:r>
        <w:fldChar w:fldCharType="separate"/>
      </w:r>
      <w:r w:rsidR="00895112">
        <w:t>Psalm</w:t>
      </w:r>
      <w:r w:rsidR="00895112" w:rsidRPr="00AB1781">
        <w:t xml:space="preserve"> 14</w:t>
      </w:r>
      <w:r w:rsidR="00895112">
        <w:t>: “Lord, who can dwell in Your tabernacle”</w:t>
      </w:r>
      <w:r>
        <w:fldChar w:fldCharType="end"/>
      </w:r>
      <w:r>
        <w:t xml:space="preserve">, page </w:t>
      </w:r>
      <w:r>
        <w:fldChar w:fldCharType="begin"/>
      </w:r>
      <w:r>
        <w:instrText xml:space="preserve"> PAGEREF _Ref412098343 \h </w:instrText>
      </w:r>
      <w:r>
        <w:fldChar w:fldCharType="separate"/>
      </w:r>
      <w:r w:rsidR="00895112">
        <w:rPr>
          <w:noProof/>
        </w:rPr>
        <w:t>122</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895112">
        <w:t>Psalm</w:t>
      </w:r>
      <w:r w:rsidR="00895112" w:rsidRPr="00AB1781">
        <w:t xml:space="preserve"> 15</w:t>
      </w:r>
      <w:r w:rsidR="00895112">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895112">
        <w:rPr>
          <w:noProof/>
        </w:rPr>
        <w:t>123</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895112">
        <w:t>Psalm</w:t>
      </w:r>
      <w:r w:rsidR="00895112" w:rsidRPr="00AB1781">
        <w:t xml:space="preserve"> 69</w:t>
      </w:r>
      <w:r w:rsidR="00895112">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895112">
        <w:rPr>
          <w:noProof/>
        </w:rPr>
        <w:t>208</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 xml:space="preserve">turned </w:t>
      </w:r>
      <w:proofErr w:type="gramStart"/>
      <w:r w:rsidR="00FB7BD2">
        <w:t>aside</w:t>
      </w:r>
      <w:r w:rsidRPr="00AB1781">
        <w:t>,</w:t>
      </w:r>
      <w:proofErr w:type="gramEnd"/>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7" w:name="_Ref412098343"/>
      <w:r>
        <w:t>Psalm</w:t>
      </w:r>
      <w:r w:rsidRPr="00AB1781">
        <w:t xml:space="preserve"> 14</w:t>
      </w:r>
      <w:r>
        <w:t xml:space="preserve">: </w:t>
      </w:r>
      <w:r w:rsidR="005A728E">
        <w:t>“</w:t>
      </w:r>
      <w:r>
        <w:t xml:space="preserve">Lord, who can dwell in </w:t>
      </w:r>
      <w:r w:rsidR="00E570CB">
        <w:t>You</w:t>
      </w:r>
      <w:r w:rsidR="005453DF">
        <w:t>r tabernacle”</w:t>
      </w:r>
      <w:bookmarkEnd w:id="237"/>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3DC9A62" w:rsidR="00F14AA6" w:rsidRDefault="00F14AA6" w:rsidP="00435BD3">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6377412"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_Ref412025981 \h </w:instrText>
      </w:r>
      <w:r>
        <w:fldChar w:fldCharType="separate"/>
      </w:r>
      <w:r w:rsidR="00895112">
        <w:t>Psalm</w:t>
      </w:r>
      <w:r w:rsidR="00895112" w:rsidRPr="00AB1781">
        <w:t xml:space="preserve"> 15</w:t>
      </w:r>
      <w:r w:rsidR="00895112">
        <w:t>: “Keep me, O Lord, I hope in You”</w:t>
      </w:r>
      <w:r>
        <w:fldChar w:fldCharType="end"/>
      </w:r>
      <w:r>
        <w:t xml:space="preserve">, page </w:t>
      </w:r>
      <w:r>
        <w:fldChar w:fldCharType="begin"/>
      </w:r>
      <w:r>
        <w:instrText xml:space="preserve"> PAGEREF _Ref412025981 \h </w:instrText>
      </w:r>
      <w:r>
        <w:fldChar w:fldCharType="separate"/>
      </w:r>
      <w:r w:rsidR="00895112">
        <w:rPr>
          <w:noProof/>
        </w:rPr>
        <w:t>123</w:t>
      </w:r>
      <w:r>
        <w:fldChar w:fldCharType="end"/>
      </w:r>
      <w:r>
        <w:t>.</w:t>
      </w:r>
    </w:p>
    <w:p w14:paraId="7999CE77" w14:textId="36DDA5D9" w:rsidR="00435BD3" w:rsidRPr="00435BD3" w:rsidRDefault="00520302" w:rsidP="00BF0205">
      <w:pPr>
        <w:pStyle w:val="Heading4"/>
      </w:pPr>
      <w:bookmarkStart w:id="238" w:name="_Ref412025981"/>
      <w:r>
        <w:t>Psalm</w:t>
      </w:r>
      <w:r w:rsidR="00435BD3" w:rsidRPr="00AB1781">
        <w:t xml:space="preserve"> 15</w:t>
      </w:r>
      <w:r>
        <w:t xml:space="preserve">: </w:t>
      </w:r>
      <w:r w:rsidR="005A728E">
        <w:t>“</w:t>
      </w:r>
      <w:r>
        <w:t>Keep me, O Lord</w:t>
      </w:r>
      <w:r w:rsidR="00F017CA">
        <w:t>, I hope in You”</w:t>
      </w:r>
      <w:bookmarkEnd w:id="238"/>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258A3EB" w:rsidR="00F14AA6" w:rsidRDefault="00F14AA6" w:rsidP="00435BD3">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9"/>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2"/>
      </w:r>
    </w:p>
    <w:p w14:paraId="501763F1" w14:textId="5AC21FE1" w:rsid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delights</w:t>
      </w:r>
      <w:r w:rsidR="003F1DDB">
        <w:t xml:space="preserve"> forevermore</w:t>
      </w:r>
      <w:r w:rsidRPr="00AB1781">
        <w:t>.</w:t>
      </w:r>
    </w:p>
    <w:p w14:paraId="0A2D3621" w14:textId="14BC9BAA"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_Ref412098373 \h </w:instrText>
      </w:r>
      <w:r>
        <w:fldChar w:fldCharType="separate"/>
      </w:r>
      <w:r w:rsidR="00895112">
        <w:t>Psalm</w:t>
      </w:r>
      <w:r w:rsidR="00895112" w:rsidRPr="00AB1781">
        <w:t xml:space="preserve"> 18</w:t>
      </w:r>
      <w:r w:rsidR="00895112">
        <w:t>: “The heavens declare the glory of God”</w:t>
      </w:r>
      <w:r>
        <w:fldChar w:fldCharType="end"/>
      </w:r>
      <w:r>
        <w:t xml:space="preserve">, page </w:t>
      </w:r>
      <w:r>
        <w:fldChar w:fldCharType="begin"/>
      </w:r>
      <w:r>
        <w:instrText xml:space="preserve"> PAGEREF _Ref412098373 \h </w:instrText>
      </w:r>
      <w:r>
        <w:fldChar w:fldCharType="separate"/>
      </w:r>
      <w:r w:rsidR="00895112">
        <w:rPr>
          <w:noProof/>
        </w:rPr>
        <w:t>129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895112">
        <w:t>Psalm</w:t>
      </w:r>
      <w:r w:rsidR="00895112" w:rsidRPr="00AB1781">
        <w:t xml:space="preserve"> 24</w:t>
      </w:r>
      <w:r w:rsidR="00895112">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895112">
        <w:rPr>
          <w:noProof/>
        </w:rPr>
        <w:t>138</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6"/>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9" w:name="_Ref435438484"/>
      <w:r w:rsidRPr="00AB1781">
        <w:lastRenderedPageBreak/>
        <w:t>K</w:t>
      </w:r>
      <w:r>
        <w:t>athisma 3</w:t>
      </w:r>
      <w:bookmarkEnd w:id="239"/>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9"/>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0"/>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1"/>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2"/>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3"/>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4"/>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0"/>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0"/>
      <w:r w:rsidR="007F516C">
        <w:rPr>
          <w:rStyle w:val="CommentReference"/>
          <w:rFonts w:eastAsiaTheme="minorHAnsi" w:cstheme="minorBidi"/>
          <w:color w:val="auto"/>
          <w:lang w:val="en-CA"/>
        </w:rPr>
        <w:commentReference w:id="240"/>
      </w:r>
      <w:r w:rsidRPr="00AB1781">
        <w:t>.</w:t>
      </w:r>
      <w:r w:rsidRPr="00AB1781">
        <w:rPr>
          <w:rStyle w:val="FootnoteReference"/>
        </w:rPr>
        <w:footnoteReference w:id="85"/>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6"/>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7"/>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8"/>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9"/>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0"/>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1"/>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1" w:name="_Ref412098373"/>
      <w:r>
        <w:t>Psalm</w:t>
      </w:r>
      <w:r w:rsidR="00CF35A1" w:rsidRPr="00AB1781">
        <w:t xml:space="preserve"> 18</w:t>
      </w:r>
      <w:r>
        <w:t xml:space="preserve">: </w:t>
      </w:r>
      <w:r w:rsidR="005A728E">
        <w:t>“</w:t>
      </w:r>
      <w:r>
        <w:t>The heavens declare the glory of Go</w:t>
      </w:r>
      <w:r w:rsidR="005453DF">
        <w:t>d”</w:t>
      </w:r>
      <w:bookmarkEnd w:id="241"/>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4C116486" w:rsidR="00F14AA6" w:rsidRDefault="00F14AA6" w:rsidP="00CF35A1">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2"/>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3"/>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4"/>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5"/>
      </w:r>
      <w:r w:rsidRPr="00AB1781">
        <w:t xml:space="preserve"> in the sun;</w:t>
      </w:r>
      <w:r w:rsidRPr="00AB1781">
        <w:rPr>
          <w:rStyle w:val="FootnoteReference"/>
        </w:rPr>
        <w:footnoteReference w:id="96"/>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7"/>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8"/>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9"/>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proofErr w:type="gramStart"/>
      <w:r w:rsidR="00511F32">
        <w:t>Your</w:t>
      </w:r>
      <w:proofErr w:type="gramEnd"/>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0"/>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6E96A920"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895112">
        <w:t>Psalm</w:t>
      </w:r>
      <w:r w:rsidR="00895112" w:rsidRPr="00AB1781">
        <w:t xml:space="preserve"> 24</w:t>
      </w:r>
      <w:r w:rsidR="00895112">
        <w:t>: “To You, O Lord, I lift up my soul”</w:t>
      </w:r>
      <w:r>
        <w:fldChar w:fldCharType="end"/>
      </w:r>
      <w:r>
        <w:t xml:space="preserve">, page </w:t>
      </w:r>
      <w:r>
        <w:fldChar w:fldCharType="begin"/>
      </w:r>
      <w:r>
        <w:instrText xml:space="preserve"> PAGEREF _Ref412026003 \h </w:instrText>
      </w:r>
      <w:r>
        <w:fldChar w:fldCharType="separate"/>
      </w:r>
      <w:r w:rsidR="00895112">
        <w:rPr>
          <w:noProof/>
        </w:rPr>
        <w:t>138</w:t>
      </w:r>
      <w:r>
        <w:fldChar w:fldCharType="end"/>
      </w:r>
      <w:r>
        <w:t>.</w:t>
      </w:r>
    </w:p>
    <w:p w14:paraId="2E6C9A8C" w14:textId="5A97DDA6" w:rsidR="00CF35A1" w:rsidRPr="00CF35A1" w:rsidRDefault="002D71F0" w:rsidP="00BF0205">
      <w:pPr>
        <w:pStyle w:val="Heading4"/>
      </w:pPr>
      <w:bookmarkStart w:id="242" w:name="_Ref412110716"/>
      <w:r>
        <w:t>Psalm</w:t>
      </w:r>
      <w:r w:rsidR="00CF35A1" w:rsidRPr="00AB1781">
        <w:t xml:space="preserve"> 19</w:t>
      </w:r>
      <w:r>
        <w:t xml:space="preserve">: </w:t>
      </w:r>
      <w:r w:rsidR="005A728E">
        <w:t>“</w:t>
      </w:r>
      <w:r>
        <w:t>May the Lord hear you in the day o</w:t>
      </w:r>
      <w:r w:rsidR="005453DF">
        <w:t>f affliction”</w:t>
      </w:r>
      <w:bookmarkEnd w:id="242"/>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667C2809" w:rsidR="00F14AA6" w:rsidRDefault="00F14AA6" w:rsidP="00CF35A1">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2"/>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3"/>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4"/>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1E512568"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_Ref412026111 \h </w:instrText>
      </w:r>
      <w:r>
        <w:fldChar w:fldCharType="separate"/>
      </w:r>
      <w:r w:rsidR="00895112">
        <w:t>Psalm</w:t>
      </w:r>
      <w:r w:rsidR="00895112" w:rsidRPr="00AB1781">
        <w:t xml:space="preserve"> 22</w:t>
      </w:r>
      <w:r w:rsidR="00895112">
        <w:t>: “The Lord is my Shepherd, and I will lack nothing”</w:t>
      </w:r>
      <w:r>
        <w:fldChar w:fldCharType="end"/>
      </w:r>
      <w:r>
        <w:t xml:space="preserve">, page </w:t>
      </w:r>
      <w:r>
        <w:fldChar w:fldCharType="begin"/>
      </w:r>
      <w:r>
        <w:instrText xml:space="preserve"> PAGEREF _Ref412026111 \h </w:instrText>
      </w:r>
      <w:r>
        <w:fldChar w:fldCharType="separate"/>
      </w:r>
      <w:r w:rsidR="00895112">
        <w:rPr>
          <w:noProof/>
        </w:rPr>
        <w:t>136</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5"/>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6"/>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7"/>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8"/>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9"/>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0"/>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1"/>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2"/>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3"/>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4"/>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5"/>
      </w:r>
      <w:r w:rsidRPr="00AB1781">
        <w:t xml:space="preserve"> from the power of the dog.</w:t>
      </w:r>
      <w:r w:rsidR="00ED0D70">
        <w:rPr>
          <w:rStyle w:val="FootnoteReference"/>
        </w:rPr>
        <w:footnoteReference w:id="116"/>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7"/>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8"/>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9"/>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0"/>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1"/>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2"/>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3"/>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4"/>
      </w:r>
    </w:p>
    <w:p w14:paraId="3B6A8177" w14:textId="3FDB7992" w:rsidR="00CF35A1" w:rsidRPr="00CF35A1" w:rsidRDefault="002D71F0" w:rsidP="00BF0205">
      <w:pPr>
        <w:pStyle w:val="Heading4"/>
      </w:pPr>
      <w:bookmarkStart w:id="243" w:name="_Ref412026111"/>
      <w:r>
        <w:t>Psalm</w:t>
      </w:r>
      <w:r w:rsidR="00CF35A1" w:rsidRPr="00AB1781">
        <w:t xml:space="preserve"> 22</w:t>
      </w:r>
      <w:r>
        <w:t xml:space="preserve">: </w:t>
      </w:r>
      <w:r w:rsidR="009216DA">
        <w:t>“</w:t>
      </w:r>
      <w:r>
        <w:t>The Lord is my Shepherd, an</w:t>
      </w:r>
      <w:r w:rsidR="00F017CA">
        <w:t>d I will lack nothing”</w:t>
      </w:r>
      <w:bookmarkEnd w:id="243"/>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4994150E" w:rsidR="00F14AA6" w:rsidRDefault="00F14AA6" w:rsidP="00CF35A1">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5"/>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6"/>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7"/>
      </w:r>
    </w:p>
    <w:p w14:paraId="26A7A53B" w14:textId="0ED69EE0"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_Ref412110755 \h </w:instrText>
      </w:r>
      <w:r>
        <w:fldChar w:fldCharType="separate"/>
      </w:r>
      <w:r w:rsidR="00895112">
        <w:t>Psalm</w:t>
      </w:r>
      <w:r w:rsidR="00895112" w:rsidRPr="00AB1781">
        <w:t xml:space="preserve"> 23</w:t>
      </w:r>
      <w:r w:rsidR="00895112">
        <w:t>: “The earth is the Lord's and all that is in it”</w:t>
      </w:r>
      <w:r>
        <w:fldChar w:fldCharType="end"/>
      </w:r>
      <w:r>
        <w:t xml:space="preserve">, page </w:t>
      </w:r>
      <w:r>
        <w:fldChar w:fldCharType="begin"/>
      </w:r>
      <w:r>
        <w:instrText xml:space="preserve"> PAGEREF _Ref412110755 \h </w:instrText>
      </w:r>
      <w:r>
        <w:fldChar w:fldCharType="separate"/>
      </w:r>
      <w:r w:rsidR="00895112">
        <w:rPr>
          <w:noProof/>
        </w:rPr>
        <w:t>137</w:t>
      </w:r>
      <w:r>
        <w:fldChar w:fldCharType="end"/>
      </w:r>
      <w:r>
        <w:t xml:space="preserve">. </w:t>
      </w:r>
      <w:r>
        <w:fldChar w:fldCharType="begin"/>
      </w:r>
      <w:r>
        <w:instrText xml:space="preserve"> REF _Ref434578449 \h </w:instrText>
      </w:r>
      <w:r>
        <w:fldChar w:fldCharType="separate"/>
      </w:r>
      <w:r w:rsidR="00895112">
        <w:rPr>
          <w:lang w:val="en-GB"/>
        </w:rPr>
        <w:t>The Psalms of the Veil</w:t>
      </w:r>
      <w:r>
        <w:fldChar w:fldCharType="end"/>
      </w:r>
      <w:r>
        <w:t xml:space="preserve"> continue with </w:t>
      </w:r>
      <w:r>
        <w:fldChar w:fldCharType="begin"/>
      </w:r>
      <w:r>
        <w:instrText xml:space="preserve"> REF _Ref412026124 \h </w:instrText>
      </w:r>
      <w:r>
        <w:fldChar w:fldCharType="separate"/>
      </w:r>
      <w:r w:rsidR="00895112">
        <w:t>Psalm</w:t>
      </w:r>
      <w:r w:rsidR="00895112" w:rsidRPr="00AB1781">
        <w:t xml:space="preserve"> 29</w:t>
      </w:r>
      <w:r w:rsidR="00895112">
        <w:t>: “I will exalt You, O Lord”</w:t>
      </w:r>
      <w:r>
        <w:fldChar w:fldCharType="end"/>
      </w:r>
      <w:r>
        <w:t xml:space="preserve">, page </w:t>
      </w:r>
      <w:r>
        <w:fldChar w:fldCharType="begin"/>
      </w:r>
      <w:r>
        <w:instrText xml:space="preserve"> PAGEREF _Ref412026124 \h </w:instrText>
      </w:r>
      <w:r>
        <w:fldChar w:fldCharType="separate"/>
      </w:r>
      <w:r w:rsidR="00895112">
        <w:rPr>
          <w:noProof/>
        </w:rPr>
        <w:t>145</w:t>
      </w:r>
      <w:r>
        <w:fldChar w:fldCharType="end"/>
      </w:r>
      <w:r>
        <w:t>.</w:t>
      </w:r>
    </w:p>
    <w:p w14:paraId="3DFD110A" w14:textId="645B1EB9" w:rsidR="00CF35A1" w:rsidRPr="00CF35A1" w:rsidRDefault="002D71F0" w:rsidP="00BF0205">
      <w:pPr>
        <w:pStyle w:val="Heading4"/>
      </w:pPr>
      <w:bookmarkStart w:id="244" w:name="_Ref412110755"/>
      <w:r>
        <w:t>Psalm</w:t>
      </w:r>
      <w:r w:rsidR="00CF35A1" w:rsidRPr="00AB1781">
        <w:t xml:space="preserve"> 23</w:t>
      </w:r>
      <w:r>
        <w:t xml:space="preserve">: </w:t>
      </w:r>
      <w:r w:rsidR="009216DA">
        <w:t>“</w:t>
      </w:r>
      <w:r>
        <w:t>The earth is the Lord's and all that is in i</w:t>
      </w:r>
      <w:r w:rsidR="005453DF">
        <w:t>t”</w:t>
      </w:r>
      <w:bookmarkEnd w:id="244"/>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CF7E369" w:rsidR="00F14AA6" w:rsidRDefault="00F14AA6" w:rsidP="00CF35A1">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9"/>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w:t>
      </w:r>
      <w:proofErr w:type="gramStart"/>
      <w:r w:rsidRPr="00AB1781">
        <w:t>Jacob.</w:t>
      </w:r>
      <w:proofErr w:type="gramEnd"/>
      <w:r w:rsidRPr="00AB1781">
        <w:t xml:space="preserve">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7DF65F48" w:rsidR="00B35B25"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_Ref412110770 \h </w:instrText>
      </w:r>
      <w:r>
        <w:fldChar w:fldCharType="separate"/>
      </w:r>
      <w:r w:rsidR="00895112">
        <w:t>Psalm</w:t>
      </w:r>
      <w:r w:rsidR="00895112" w:rsidRPr="00AB1781">
        <w:t xml:space="preserve"> 25</w:t>
      </w:r>
      <w:r w:rsidR="00895112">
        <w:t>: “Judge me, O Lord, for I have walked in my innocence”</w:t>
      </w:r>
      <w:r>
        <w:fldChar w:fldCharType="end"/>
      </w:r>
      <w:r>
        <w:t xml:space="preserve">, page </w:t>
      </w:r>
      <w:r>
        <w:fldChar w:fldCharType="begin"/>
      </w:r>
      <w:r>
        <w:instrText xml:space="preserve"> PAGEREF _Ref412110770 \h </w:instrText>
      </w:r>
      <w:r>
        <w:fldChar w:fldCharType="separate"/>
      </w:r>
      <w:r w:rsidR="00895112">
        <w:rPr>
          <w:noProof/>
        </w:rPr>
        <w:t>140</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5" w:name="_Ref435989991"/>
      <w:r>
        <w:t>Kathisma 4</w:t>
      </w:r>
      <w:bookmarkEnd w:id="245"/>
    </w:p>
    <w:p w14:paraId="125C09B3" w14:textId="71EB341A" w:rsidR="002D71F0" w:rsidRPr="00AB1781" w:rsidRDefault="002D71F0" w:rsidP="00BF0205">
      <w:pPr>
        <w:pStyle w:val="Heading4"/>
      </w:pPr>
      <w:bookmarkStart w:id="246" w:name="_Ref412026003"/>
      <w:r>
        <w:t>Psalm</w:t>
      </w:r>
      <w:r w:rsidRPr="00AB1781">
        <w:t xml:space="preserve"> 24</w:t>
      </w:r>
      <w:r>
        <w:t xml:space="preserve">: </w:t>
      </w:r>
      <w:r w:rsidR="009216DA">
        <w:t>“</w:t>
      </w:r>
      <w:r>
        <w:t xml:space="preserve">To </w:t>
      </w:r>
      <w:r w:rsidR="001040C8">
        <w:t>You</w:t>
      </w:r>
      <w:r>
        <w:t>, O Lord, I lift up my sou</w:t>
      </w:r>
      <w:r w:rsidR="005453DF">
        <w:t>l”</w:t>
      </w:r>
      <w:bookmarkEnd w:id="246"/>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36BD59C1" w:rsidR="002D71F0" w:rsidRPr="00F14AA6" w:rsidRDefault="00F14AA6" w:rsidP="00F14AA6">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w:t>
      </w:r>
      <w:proofErr w:type="gramStart"/>
      <w:r w:rsidR="005A5E13">
        <w:t>are</w:t>
      </w:r>
      <w:proofErr w:type="gramEnd"/>
      <w:r w:rsidR="005A5E13">
        <w:t xml:space="preserv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1"/>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2"/>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3"/>
      </w:r>
      <w:r w:rsidRPr="00AB1781">
        <w:t xml:space="preserve"> His covenant and His </w:t>
      </w:r>
      <w:r w:rsidR="00055722">
        <w:t>testimonies</w:t>
      </w:r>
      <w:r w:rsidRPr="00AB1781">
        <w:t>.</w:t>
      </w:r>
      <w:r w:rsidRPr="00AB1781">
        <w:rPr>
          <w:rStyle w:val="FootnoteReference"/>
        </w:rPr>
        <w:footnoteReference w:id="134"/>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5"/>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6"/>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7"/>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8"/>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9"/>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0"/>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3BB9052"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895112">
        <w:t>Psalm</w:t>
      </w:r>
      <w:r w:rsidR="00895112" w:rsidRPr="00AB1781">
        <w:t xml:space="preserve"> 26</w:t>
      </w:r>
      <w:r w:rsidR="00895112">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895112">
        <w:rPr>
          <w:noProof/>
        </w:rPr>
        <w:t>141</w:t>
      </w:r>
      <w:r>
        <w:fldChar w:fldCharType="end"/>
      </w:r>
      <w:r>
        <w:t>.</w:t>
      </w:r>
    </w:p>
    <w:p w14:paraId="4F2251F9" w14:textId="2E14AC17" w:rsidR="002D71F0" w:rsidRPr="00906079" w:rsidRDefault="00906079" w:rsidP="00BF0205">
      <w:pPr>
        <w:pStyle w:val="Heading4"/>
      </w:pPr>
      <w:bookmarkStart w:id="247" w:name="_Ref412110770"/>
      <w:r>
        <w:t>Psalm</w:t>
      </w:r>
      <w:r w:rsidR="002D71F0" w:rsidRPr="00AB1781">
        <w:t xml:space="preserve"> 25</w:t>
      </w:r>
      <w:r>
        <w:t xml:space="preserve">: </w:t>
      </w:r>
      <w:r w:rsidR="009216DA">
        <w:t>“</w:t>
      </w:r>
      <w:r>
        <w:t>Judge me, O Lord, for I have walked in my innocenc</w:t>
      </w:r>
      <w:r w:rsidR="005453DF">
        <w:t>e”</w:t>
      </w:r>
      <w:bookmarkEnd w:id="247"/>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F14DAD1" w:rsidR="00F14AA6" w:rsidRDefault="00F14AA6" w:rsidP="00906079">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1"/>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2"/>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3"/>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4"/>
      </w:r>
    </w:p>
    <w:p w14:paraId="7BB9F7DC" w14:textId="7F5FE15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_Ref412110790 \h </w:instrText>
      </w:r>
      <w:r>
        <w:fldChar w:fldCharType="separate"/>
      </w:r>
      <w:r w:rsidR="00895112">
        <w:t>Psalm</w:t>
      </w:r>
      <w:r w:rsidR="00895112" w:rsidRPr="00AB1781">
        <w:t xml:space="preserve"> 28</w:t>
      </w:r>
      <w:r w:rsidR="00895112">
        <w:t>: “Bring to the Lord, O sons of God”</w:t>
      </w:r>
      <w:r>
        <w:fldChar w:fldCharType="end"/>
      </w:r>
      <w:r>
        <w:t xml:space="preserve">, page </w:t>
      </w:r>
      <w:r>
        <w:fldChar w:fldCharType="begin"/>
      </w:r>
      <w:r>
        <w:instrText xml:space="preserve"> PAGEREF _Ref412110790 \h </w:instrText>
      </w:r>
      <w:r>
        <w:fldChar w:fldCharType="separate"/>
      </w:r>
      <w:r w:rsidR="00895112">
        <w:rPr>
          <w:noProof/>
        </w:rPr>
        <w:t>144</w:t>
      </w:r>
      <w:r>
        <w:fldChar w:fldCharType="end"/>
      </w:r>
      <w:r>
        <w:t>.</w:t>
      </w:r>
    </w:p>
    <w:p w14:paraId="4B35662F" w14:textId="12BA05FF" w:rsidR="002D71F0" w:rsidRPr="00906079" w:rsidRDefault="00906079" w:rsidP="00BF0205">
      <w:pPr>
        <w:pStyle w:val="Heading4"/>
      </w:pPr>
      <w:bookmarkStart w:id="248" w:name="_Ref412026021"/>
      <w:r>
        <w:t>Psalm</w:t>
      </w:r>
      <w:r w:rsidR="002D71F0" w:rsidRPr="00AB1781">
        <w:t xml:space="preserve"> 26</w:t>
      </w:r>
      <w:r>
        <w:t xml:space="preserve"> </w:t>
      </w:r>
      <w:r w:rsidR="009216DA">
        <w:t>“</w:t>
      </w:r>
      <w:r>
        <w:t>The Lord is my light and my Saviour; whom shall I fea</w:t>
      </w:r>
      <w:r w:rsidR="005453DF">
        <w:t>r”</w:t>
      </w:r>
      <w:bookmarkEnd w:id="248"/>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382C0674" w:rsidR="00F14AA6" w:rsidRDefault="00F14AA6" w:rsidP="00906079">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proofErr w:type="gramStart"/>
      <w:r w:rsidR="008A40DF">
        <w:t>tabernacle</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6"/>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7"/>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1DB689C"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_Ref412098429 \h </w:instrText>
      </w:r>
      <w:r>
        <w:fldChar w:fldCharType="separate"/>
      </w:r>
      <w:r w:rsidR="00895112">
        <w:t>Psalm</w:t>
      </w:r>
      <w:r w:rsidR="00895112" w:rsidRPr="00AB1781">
        <w:t xml:space="preserve"> 62</w:t>
      </w:r>
      <w:r w:rsidR="00895112">
        <w:t>: “O God, my God, I rise early to be with You”</w:t>
      </w:r>
      <w:r>
        <w:fldChar w:fldCharType="end"/>
      </w:r>
      <w:r>
        <w:t xml:space="preserve">, page </w:t>
      </w:r>
      <w:r>
        <w:fldChar w:fldCharType="begin"/>
      </w:r>
      <w:r>
        <w:instrText xml:space="preserve"> PAGEREF _Ref412098429 \h </w:instrText>
      </w:r>
      <w:r>
        <w:fldChar w:fldCharType="separate"/>
      </w:r>
      <w:r w:rsidR="00895112">
        <w:rPr>
          <w:noProof/>
        </w:rPr>
        <w:t>195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895112">
        <w:t>Psalm</w:t>
      </w:r>
      <w:r w:rsidR="00895112" w:rsidRPr="00AB1781">
        <w:t xml:space="preserve"> 66</w:t>
      </w:r>
      <w:r w:rsidR="00895112">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895112">
        <w:rPr>
          <w:noProof/>
        </w:rPr>
        <w:t>200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8"/>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9"/>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0"/>
      </w:r>
    </w:p>
    <w:p w14:paraId="74EB604D" w14:textId="1BE439E9" w:rsidR="002D71F0" w:rsidRPr="00906079" w:rsidRDefault="00906079" w:rsidP="00BF0205">
      <w:pPr>
        <w:pStyle w:val="Heading4"/>
      </w:pPr>
      <w:bookmarkStart w:id="249" w:name="_Ref412110790"/>
      <w:r>
        <w:t>Psalm</w:t>
      </w:r>
      <w:r w:rsidR="002D71F0" w:rsidRPr="00AB1781">
        <w:t xml:space="preserve"> 28</w:t>
      </w:r>
      <w:r>
        <w:t xml:space="preserve">: </w:t>
      </w:r>
      <w:r w:rsidR="009216DA">
        <w:t>“</w:t>
      </w:r>
      <w:r>
        <w:t>Bring to the Lord, O sons of Go</w:t>
      </w:r>
      <w:r w:rsidR="005453DF">
        <w:t>d”</w:t>
      </w:r>
      <w:bookmarkEnd w:id="249"/>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3C25AA38" w:rsidR="00F14AA6" w:rsidRDefault="00F14AA6" w:rsidP="00906079">
      <w:pPr>
        <w:pStyle w:val="Rubric"/>
      </w:pPr>
      <w:r>
        <w:lastRenderedPageBreak/>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1"/>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2"/>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3"/>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77CCEEDC"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895112">
        <w:t>The Psalms of the Third Hour</w:t>
      </w:r>
      <w:r>
        <w:fldChar w:fldCharType="end"/>
      </w:r>
      <w:r>
        <w:t xml:space="preserve"> continue with </w:t>
      </w:r>
      <w:r>
        <w:fldChar w:fldCharType="begin"/>
      </w:r>
      <w:r>
        <w:instrText xml:space="preserve"> REF _Ref412026124 \h </w:instrText>
      </w:r>
      <w:r>
        <w:fldChar w:fldCharType="separate"/>
      </w:r>
      <w:r w:rsidR="00895112">
        <w:t>Psalm</w:t>
      </w:r>
      <w:r w:rsidR="00895112" w:rsidRPr="00AB1781">
        <w:t xml:space="preserve"> 29</w:t>
      </w:r>
      <w:r w:rsidR="00895112">
        <w:t>: “I will exalt You, O Lord”</w:t>
      </w:r>
      <w:r>
        <w:fldChar w:fldCharType="end"/>
      </w:r>
      <w:r>
        <w:t xml:space="preserve">, page </w:t>
      </w:r>
      <w:r>
        <w:fldChar w:fldCharType="begin"/>
      </w:r>
      <w:r>
        <w:instrText xml:space="preserve"> PAGEREF _Ref412026124 \h </w:instrText>
      </w:r>
      <w:r>
        <w:fldChar w:fldCharType="separate"/>
      </w:r>
      <w:r w:rsidR="00895112">
        <w:rPr>
          <w:noProof/>
        </w:rPr>
        <w:t>145</w:t>
      </w:r>
      <w:r>
        <w:fldChar w:fldCharType="end"/>
      </w:r>
      <w:r>
        <w:t>.</w:t>
      </w:r>
    </w:p>
    <w:p w14:paraId="511CF4D8" w14:textId="0112890B" w:rsidR="002D71F0" w:rsidRPr="00906079" w:rsidRDefault="00906079" w:rsidP="00BF0205">
      <w:pPr>
        <w:pStyle w:val="Heading4"/>
      </w:pPr>
      <w:bookmarkStart w:id="250"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0"/>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7E166DD" w:rsidR="00F14AA6" w:rsidRDefault="00F14AA6" w:rsidP="00906079">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 xml:space="preserve">5 Sing to the Lord, you </w:t>
      </w:r>
      <w:proofErr w:type="gramStart"/>
      <w:r>
        <w:t>s</w:t>
      </w:r>
      <w:r w:rsidR="002D71F0" w:rsidRPr="00AB1781">
        <w:t>aints</w:t>
      </w:r>
      <w:proofErr w:type="gramEnd"/>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4"/>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5"/>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6"/>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proofErr w:type="gramStart"/>
      <w:r w:rsidR="001040C8">
        <w:t>You</w:t>
      </w:r>
      <w:r w:rsidRPr="00AB1781">
        <w:t>,</w:t>
      </w:r>
      <w:proofErr w:type="gramEnd"/>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proofErr w:type="gramStart"/>
      <w:r w:rsidR="00994707">
        <w:t>tore</w:t>
      </w:r>
      <w:proofErr w:type="gramEnd"/>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7"/>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8"/>
      </w:r>
      <w:r w:rsidRPr="00AB1781">
        <w:t xml:space="preserve"> </w:t>
      </w:r>
      <w:r w:rsidR="001040C8">
        <w:t>You</w:t>
      </w:r>
      <w:r w:rsidRPr="00AB1781">
        <w:t xml:space="preserve"> </w:t>
      </w:r>
      <w:r w:rsidR="00A8396B">
        <w:t>forever</w:t>
      </w:r>
      <w:r w:rsidRPr="00AB1781">
        <w:t>.</w:t>
      </w:r>
    </w:p>
    <w:p w14:paraId="554C34EF" w14:textId="5E614E8C"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895112">
        <w:t>The Psalms of the Third Hour</w:t>
      </w:r>
      <w:r>
        <w:fldChar w:fldCharType="end"/>
      </w:r>
      <w:r>
        <w:t xml:space="preserve"> continue with </w:t>
      </w:r>
      <w:r>
        <w:fldChar w:fldCharType="begin"/>
      </w:r>
      <w:r>
        <w:instrText xml:space="preserve"> REF _Ref412110815 \h </w:instrText>
      </w:r>
      <w:r>
        <w:fldChar w:fldCharType="separate"/>
      </w:r>
      <w:r w:rsidR="00895112">
        <w:t>Psalm</w:t>
      </w:r>
      <w:r w:rsidR="00895112" w:rsidRPr="00AB1781">
        <w:t xml:space="preserve"> 33</w:t>
      </w:r>
      <w:r w:rsidR="00895112">
        <w:t>: “I will bless the Lord at all times”</w:t>
      </w:r>
      <w:r>
        <w:fldChar w:fldCharType="end"/>
      </w:r>
      <w:r>
        <w:t xml:space="preserve">, page </w:t>
      </w:r>
      <w:r>
        <w:fldChar w:fldCharType="begin"/>
      </w:r>
      <w:r>
        <w:instrText xml:space="preserve"> PAGEREF _Ref412110815 \h </w:instrText>
      </w:r>
      <w:r>
        <w:fldChar w:fldCharType="separate"/>
      </w:r>
      <w:r w:rsidR="00895112">
        <w:rPr>
          <w:noProof/>
        </w:rPr>
        <w:t>152</w:t>
      </w:r>
      <w:r>
        <w:fldChar w:fldCharType="end"/>
      </w:r>
      <w:r>
        <w:t xml:space="preserve">. </w:t>
      </w:r>
      <w:r>
        <w:fldChar w:fldCharType="begin"/>
      </w:r>
      <w:r>
        <w:instrText xml:space="preserve"> REF _Ref434578449 \h </w:instrText>
      </w:r>
      <w:r>
        <w:fldChar w:fldCharType="separate"/>
      </w:r>
      <w:r w:rsidR="00895112">
        <w:rPr>
          <w:lang w:val="en-GB"/>
        </w:rPr>
        <w:t>The Psalms of the Veil</w:t>
      </w:r>
      <w:r>
        <w:fldChar w:fldCharType="end"/>
      </w:r>
      <w:r>
        <w:t xml:space="preserve"> continue with </w:t>
      </w:r>
      <w:r>
        <w:fldChar w:fldCharType="begin"/>
      </w:r>
      <w:r>
        <w:instrText xml:space="preserve"> REF _Ref412026139 \h </w:instrText>
      </w:r>
      <w:r>
        <w:fldChar w:fldCharType="separate"/>
      </w:r>
      <w:r w:rsidR="00895112">
        <w:t>Psalm</w:t>
      </w:r>
      <w:r w:rsidR="00895112" w:rsidRPr="00AB1781">
        <w:t xml:space="preserve"> 42</w:t>
      </w:r>
      <w:r w:rsidR="00895112">
        <w:t>: “Judge me, O God, and defend my cause”</w:t>
      </w:r>
      <w:r>
        <w:fldChar w:fldCharType="end"/>
      </w:r>
      <w:r>
        <w:t xml:space="preserve">, page </w:t>
      </w:r>
      <w:r>
        <w:fldChar w:fldCharType="begin"/>
      </w:r>
      <w:r>
        <w:instrText xml:space="preserve"> PAGEREF _Ref412026139 \h </w:instrText>
      </w:r>
      <w:r>
        <w:fldChar w:fldCharType="separate"/>
      </w:r>
      <w:r w:rsidR="00895112">
        <w:rPr>
          <w:noProof/>
        </w:rPr>
        <w:t>168</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proofErr w:type="gramStart"/>
      <w:r w:rsidR="00C1759A">
        <w:t>protector</w:t>
      </w:r>
      <w:proofErr w:type="gramEnd"/>
      <w:r w:rsidR="00C1759A">
        <w:t>-</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4"/>
      </w:r>
    </w:p>
    <w:p w14:paraId="502E6AC1" w14:textId="458DF8D0" w:rsidR="002D71F0" w:rsidRPr="00AB1781" w:rsidRDefault="002D71F0" w:rsidP="00906079">
      <w:pPr>
        <w:pStyle w:val="EnglishHangNoCoptic"/>
      </w:pPr>
      <w:r w:rsidRPr="00AB1781">
        <w:tab/>
      </w:r>
      <w:proofErr w:type="gramStart"/>
      <w:r w:rsidR="00110257">
        <w:t>Therefore</w:t>
      </w:r>
      <w:proofErr w:type="gramEnd"/>
      <w:r w:rsidR="00110257">
        <w:t xml:space="preserv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5"/>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6"/>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7"/>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9"/>
      </w:r>
      <w:r w:rsidR="00E87C17">
        <w:t>,</w:t>
      </w:r>
      <w:r w:rsidRPr="00AB1781">
        <w:t xml:space="preserve"> all you </w:t>
      </w:r>
      <w:r w:rsidR="00121720">
        <w:t>upright in</w:t>
      </w:r>
      <w:r w:rsidRPr="00AB1781">
        <w:t xml:space="preserve"> heart.</w:t>
      </w:r>
      <w:r w:rsidRPr="00AB1781">
        <w:rPr>
          <w:rStyle w:val="FootnoteReference"/>
        </w:rPr>
        <w:footnoteReference w:id="170"/>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1" w:name="_Ref435438533"/>
      <w:r w:rsidRPr="00AB1781">
        <w:t>K</w:t>
      </w:r>
      <w:r>
        <w:t>athisma 5</w:t>
      </w:r>
      <w:bookmarkEnd w:id="251"/>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1"/>
      </w:r>
      <w:r w:rsidRPr="00AB1781">
        <w:t xml:space="preserve"> the Lord with the </w:t>
      </w:r>
      <w:r w:rsidR="00643986">
        <w:t>lyre</w:t>
      </w:r>
      <w:r w:rsidR="00643986">
        <w:rPr>
          <w:rStyle w:val="FootnoteReference"/>
        </w:rPr>
        <w:footnoteReference w:id="172"/>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3"/>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proofErr w:type="gramStart"/>
      <w:r w:rsidR="002C27B3">
        <w:t>storehouses</w:t>
      </w:r>
      <w:r w:rsidR="00950468" w:rsidRPr="00AB1781">
        <w:t>.</w:t>
      </w:r>
      <w:proofErr w:type="gramEnd"/>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4"/>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75"/>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6"/>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7"/>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 xml:space="preserve">hope in His </w:t>
      </w:r>
      <w:proofErr w:type="gramStart"/>
      <w:r w:rsidR="000F1929">
        <w:t>holy</w:t>
      </w:r>
      <w:proofErr w:type="gramEnd"/>
      <w:r w:rsidR="000F1929">
        <w:t xml:space="preserve">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2" w:name="_Ref412110815"/>
      <w:r>
        <w:lastRenderedPageBreak/>
        <w:t>Psalm</w:t>
      </w:r>
      <w:r w:rsidRPr="00AB1781">
        <w:t xml:space="preserve"> 33</w:t>
      </w:r>
      <w:r>
        <w:t xml:space="preserve">: </w:t>
      </w:r>
      <w:r w:rsidR="009216DA">
        <w:t>“</w:t>
      </w:r>
      <w:r>
        <w:t>I will bless the Lord at all time</w:t>
      </w:r>
      <w:r w:rsidR="005453DF">
        <w:t>s”</w:t>
      </w:r>
      <w:bookmarkEnd w:id="252"/>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177390DE" w:rsidR="00F14AA6" w:rsidRDefault="00F14AA6" w:rsidP="00950468">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8"/>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9"/>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lastRenderedPageBreak/>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0"/>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1"/>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2"/>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3"/>
      </w:r>
      <w:r w:rsidRPr="00AB1781">
        <w:t>.</w:t>
      </w:r>
    </w:p>
    <w:p w14:paraId="77115137" w14:textId="2B9689BC"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_Ref412110829 \h </w:instrText>
      </w:r>
      <w:r>
        <w:fldChar w:fldCharType="separate"/>
      </w:r>
      <w:r w:rsidR="00895112">
        <w:t>Psalm</w:t>
      </w:r>
      <w:r w:rsidR="00895112" w:rsidRPr="00AB1781">
        <w:t xml:space="preserve"> 40</w:t>
      </w:r>
      <w:r w:rsidR="00895112">
        <w:t>: “Blessed is he who considers the poor and needy”</w:t>
      </w:r>
      <w:r>
        <w:fldChar w:fldCharType="end"/>
      </w:r>
      <w:r>
        <w:t xml:space="preserve">, page </w:t>
      </w:r>
      <w:r>
        <w:fldChar w:fldCharType="begin"/>
      </w:r>
      <w:r>
        <w:instrText xml:space="preserve"> PAGEREF _Ref412110829 \h </w:instrText>
      </w:r>
      <w:r>
        <w:fldChar w:fldCharType="separate"/>
      </w:r>
      <w:r w:rsidR="00895112">
        <w:rPr>
          <w:noProof/>
        </w:rPr>
        <w:t>166</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lastRenderedPageBreak/>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4"/>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w:t>
      </w:r>
      <w:proofErr w:type="gramStart"/>
      <w:r w:rsidRPr="00AB1781">
        <w:t>rescues</w:t>
      </w:r>
      <w:proofErr w:type="gramEnd"/>
      <w:r w:rsidRPr="00AB1781">
        <w:t xml:space="preserve">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5"/>
      </w:r>
    </w:p>
    <w:p w14:paraId="0102DC14" w14:textId="7B6D8EDF" w:rsidR="00950468" w:rsidRPr="00AB1781" w:rsidRDefault="00442FE7" w:rsidP="00950468">
      <w:pPr>
        <w:pStyle w:val="EnglishHangNoCoptic"/>
      </w:pPr>
      <w:r>
        <w:lastRenderedPageBreak/>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6"/>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7"/>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8"/>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89"/>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0"/>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lastRenderedPageBreak/>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1"/>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proofErr w:type="gramStart"/>
      <w:r w:rsidR="00E570CB">
        <w:t>Your</w:t>
      </w:r>
      <w:proofErr w:type="gramEnd"/>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2"/>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3"/>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4"/>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5"/>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6"/>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7"/>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8"/>
      </w:r>
      <w:r w:rsidRPr="00AB1781">
        <w:t xml:space="preserve"> and be fed </w:t>
      </w:r>
      <w:r w:rsidR="00402CB0">
        <w:t>by</w:t>
      </w:r>
      <w:r w:rsidRPr="00AB1781">
        <w:t xml:space="preserve"> its wealth.</w:t>
      </w:r>
      <w:r w:rsidRPr="00AB1781">
        <w:rPr>
          <w:rStyle w:val="FootnoteReference"/>
        </w:rPr>
        <w:footnoteReference w:id="199"/>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0"/>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1"/>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2"/>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3"/>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4"/>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5"/>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6"/>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7"/>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w:t>
      </w:r>
      <w:proofErr w:type="gramStart"/>
      <w:r w:rsidRPr="00AB1781">
        <w:t>a</w:t>
      </w:r>
      <w:proofErr w:type="gramEnd"/>
      <w:r w:rsidRPr="00AB1781">
        <w:t xml:space="preserve">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8"/>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09"/>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3" w:name="_Ref435438548"/>
      <w:r w:rsidRPr="00AB1781">
        <w:t>K</w:t>
      </w:r>
      <w:r>
        <w:t>athisma 6</w:t>
      </w:r>
      <w:bookmarkEnd w:id="253"/>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0"/>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1"/>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2"/>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3"/>
      </w:r>
    </w:p>
    <w:p w14:paraId="2F949DC5" w14:textId="68CB687D" w:rsidR="00950468" w:rsidRPr="00AB1781" w:rsidRDefault="00950468" w:rsidP="004E0D33">
      <w:pPr>
        <w:pStyle w:val="EnglishHangNoCoptic"/>
      </w:pPr>
      <w:r w:rsidRPr="00AB1781">
        <w:t xml:space="preserve">6 </w:t>
      </w:r>
      <w:r w:rsidR="00182A92">
        <w:t xml:space="preserve">behold, </w:t>
      </w:r>
      <w:proofErr w:type="gramStart"/>
      <w:r w:rsidR="001040C8">
        <w:t>You</w:t>
      </w:r>
      <w:proofErr w:type="gramEnd"/>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4"/>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5"/>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6"/>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7"/>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8"/>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19"/>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proofErr w:type="gramStart"/>
      <w:r w:rsidR="001040C8">
        <w:t>You</w:t>
      </w:r>
      <w:proofErr w:type="gramEnd"/>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0"/>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4" w:name="_Ref412110829"/>
      <w:r>
        <w:t>Psalm</w:t>
      </w:r>
      <w:r w:rsidR="00950468" w:rsidRPr="00AB1781">
        <w:t xml:space="preserve"> 40</w:t>
      </w:r>
      <w:r>
        <w:t xml:space="preserve">: </w:t>
      </w:r>
      <w:r w:rsidR="009216DA">
        <w:t>“</w:t>
      </w:r>
      <w:r>
        <w:t>Blessed is he who considers the poor and need</w:t>
      </w:r>
      <w:r w:rsidR="005453DF">
        <w:t>y”</w:t>
      </w:r>
      <w:bookmarkEnd w:id="254"/>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03C04443" w:rsidR="00F14AA6" w:rsidRDefault="00F14AA6" w:rsidP="004E0D33">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2"/>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5"/>
      </w:r>
    </w:p>
    <w:p w14:paraId="3B07415D" w14:textId="7E9D18FC" w:rsidR="00B35B25" w:rsidRDefault="00B35B25" w:rsidP="00B35B25">
      <w:pPr>
        <w:pStyle w:val="Rubric"/>
      </w:pPr>
      <w:r>
        <w:t xml:space="preserve">Alleluia. </w:t>
      </w:r>
      <w:r>
        <w:fldChar w:fldCharType="begin"/>
      </w:r>
      <w:r>
        <w:instrText xml:space="preserve"> REF _Ref448124439 \h  \* MERGEFORMAT </w:instrText>
      </w:r>
      <w:r>
        <w:fldChar w:fldCharType="separate"/>
      </w:r>
      <w:r w:rsidR="00895112">
        <w:t>The Psalms of the Third Hour</w:t>
      </w:r>
      <w:r>
        <w:fldChar w:fldCharType="end"/>
      </w:r>
      <w:r>
        <w:t xml:space="preserve"> continue with </w:t>
      </w:r>
      <w:r>
        <w:fldChar w:fldCharType="begin"/>
      </w:r>
      <w:r>
        <w:instrText xml:space="preserve"> REF _Ref412026139 \h </w:instrText>
      </w:r>
      <w:r>
        <w:fldChar w:fldCharType="separate"/>
      </w:r>
      <w:r w:rsidR="00895112">
        <w:t>Psalm</w:t>
      </w:r>
      <w:r w:rsidR="00895112" w:rsidRPr="00AB1781">
        <w:t xml:space="preserve"> 42</w:t>
      </w:r>
      <w:r w:rsidR="00895112">
        <w:t>: “Judge me, O God, and defend my cause”</w:t>
      </w:r>
      <w:r>
        <w:fldChar w:fldCharType="end"/>
      </w:r>
      <w:r>
        <w:t xml:space="preserve">, page </w:t>
      </w:r>
      <w:r>
        <w:fldChar w:fldCharType="begin"/>
      </w:r>
      <w:r>
        <w:instrText xml:space="preserve"> PAGEREF _Ref412026139 \h </w:instrText>
      </w:r>
      <w:r>
        <w:fldChar w:fldCharType="separate"/>
      </w:r>
      <w:r w:rsidR="00895112">
        <w:rPr>
          <w:noProof/>
        </w:rPr>
        <w:t>168</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7"/>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8"/>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r>
      <w:proofErr w:type="gramStart"/>
      <w:r>
        <w:t>t</w:t>
      </w:r>
      <w:r w:rsidR="00950468" w:rsidRPr="00AB1781">
        <w:t>herefore</w:t>
      </w:r>
      <w:proofErr w:type="gramEnd"/>
      <w:r w:rsidR="00950468" w:rsidRPr="00AB1781">
        <w:t xml:space="preserv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5" w:name="_Ref412026139"/>
      <w:r>
        <w:t>Psalm</w:t>
      </w:r>
      <w:r w:rsidR="00950468" w:rsidRPr="00AB1781">
        <w:t xml:space="preserve"> 42</w:t>
      </w:r>
      <w:r>
        <w:t xml:space="preserve">: </w:t>
      </w:r>
      <w:r w:rsidR="009216DA">
        <w:t>“</w:t>
      </w:r>
      <w:r>
        <w:t>Judge me, O God, and defend my caus</w:t>
      </w:r>
      <w:r w:rsidR="00F017CA">
        <w:t>e”</w:t>
      </w:r>
      <w:bookmarkEnd w:id="255"/>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41720609" w:rsidR="00F14AA6" w:rsidRDefault="00F14AA6" w:rsidP="004E0D33">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0"/>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1"/>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32"/>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5A05DFC1"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_Ref412110857 \h </w:instrText>
      </w:r>
      <w:r>
        <w:fldChar w:fldCharType="separate"/>
      </w:r>
      <w:r w:rsidR="00895112">
        <w:t>Psalm</w:t>
      </w:r>
      <w:r w:rsidR="00895112" w:rsidRPr="00AB1781">
        <w:t xml:space="preserve"> 44</w:t>
      </w:r>
      <w:r w:rsidR="00895112">
        <w:t>: “My heart erupted with a good word”</w:t>
      </w:r>
      <w:r>
        <w:fldChar w:fldCharType="end"/>
      </w:r>
      <w:r>
        <w:t xml:space="preserve">, page </w:t>
      </w:r>
      <w:r>
        <w:fldChar w:fldCharType="begin"/>
      </w:r>
      <w:r>
        <w:instrText xml:space="preserve"> PAGEREF _Ref412110857 \h </w:instrText>
      </w:r>
      <w:r>
        <w:fldChar w:fldCharType="separate"/>
      </w:r>
      <w:r w:rsidR="00895112">
        <w:rPr>
          <w:noProof/>
        </w:rPr>
        <w:t>171</w:t>
      </w:r>
      <w:r>
        <w:fldChar w:fldCharType="end"/>
      </w:r>
      <w:r>
        <w:t xml:space="preserve">. </w:t>
      </w:r>
      <w:r>
        <w:fldChar w:fldCharType="begin"/>
      </w:r>
      <w:r>
        <w:instrText xml:space="preserve"> REF _Ref434578449 \h </w:instrText>
      </w:r>
      <w:r>
        <w:fldChar w:fldCharType="separate"/>
      </w:r>
      <w:r w:rsidR="00895112">
        <w:rPr>
          <w:lang w:val="en-GB"/>
        </w:rPr>
        <w:t>The Psalms of the Veil</w:t>
      </w:r>
      <w:r>
        <w:fldChar w:fldCharType="end"/>
      </w:r>
      <w:r>
        <w:t xml:space="preserve"> continue with </w:t>
      </w:r>
      <w:r>
        <w:fldChar w:fldCharType="begin"/>
      </w:r>
      <w:r>
        <w:instrText xml:space="preserve"> REF _Ref412026190 \h </w:instrText>
      </w:r>
      <w:r>
        <w:fldChar w:fldCharType="separate"/>
      </w:r>
      <w:r w:rsidR="00895112">
        <w:t>Psalm</w:t>
      </w:r>
      <w:r w:rsidR="00895112" w:rsidRPr="00AB1781">
        <w:t xml:space="preserve"> 56</w:t>
      </w:r>
      <w:r w:rsidR="00895112">
        <w:t>: “Have mercy on me, O God, have mercy on me”</w:t>
      </w:r>
      <w:r>
        <w:fldChar w:fldCharType="end"/>
      </w:r>
      <w:r>
        <w:t xml:space="preserve">, page </w:t>
      </w:r>
      <w:r>
        <w:fldChar w:fldCharType="begin"/>
      </w:r>
      <w:r>
        <w:instrText xml:space="preserve"> PAGEREF _Ref412026190 \h </w:instrText>
      </w:r>
      <w:r>
        <w:fldChar w:fldCharType="separate"/>
      </w:r>
      <w:r w:rsidR="00895112">
        <w:rPr>
          <w:noProof/>
        </w:rPr>
        <w:t>188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3"/>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34"/>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w:t>
      </w:r>
      <w:proofErr w:type="gramStart"/>
      <w:r w:rsidRPr="00AB1781">
        <w:t>Jacob.</w:t>
      </w:r>
      <w:proofErr w:type="gramEnd"/>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5"/>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6"/>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7"/>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8"/>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6"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6"/>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6318048" w:rsidR="00F14AA6" w:rsidRDefault="00F14AA6" w:rsidP="004E0D33">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39"/>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0"/>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41"/>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r>
      <w:proofErr w:type="gramStart"/>
      <w:r w:rsidRPr="00AB1781">
        <w:t>Therefore</w:t>
      </w:r>
      <w:proofErr w:type="gramEnd"/>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42"/>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43"/>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44"/>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5"/>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r>
      <w:proofErr w:type="gramStart"/>
      <w:r w:rsidRPr="00AB1781">
        <w:t>therefore</w:t>
      </w:r>
      <w:proofErr w:type="gramEnd"/>
      <w:r w:rsidRPr="00AB1781">
        <w:t xml:space="preserv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4A41F132"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_Ref412110915 \h </w:instrText>
      </w:r>
      <w:r>
        <w:fldChar w:fldCharType="separate"/>
      </w:r>
      <w:r w:rsidR="00895112">
        <w:t>Psalm</w:t>
      </w:r>
      <w:r w:rsidR="00895112" w:rsidRPr="00AB1781">
        <w:t xml:space="preserve"> 45</w:t>
      </w:r>
      <w:r w:rsidR="00895112">
        <w:t>: “God is our refuge and strength”</w:t>
      </w:r>
      <w:r>
        <w:fldChar w:fldCharType="end"/>
      </w:r>
      <w:r>
        <w:t xml:space="preserve">, page </w:t>
      </w:r>
      <w:r>
        <w:fldChar w:fldCharType="begin"/>
      </w:r>
      <w:r>
        <w:instrText xml:space="preserve"> PAGEREF _Ref412110915 \h </w:instrText>
      </w:r>
      <w:r>
        <w:fldChar w:fldCharType="separate"/>
      </w:r>
      <w:r w:rsidR="00895112">
        <w:rPr>
          <w:noProof/>
        </w:rPr>
        <w:t>173</w:t>
      </w:r>
      <w:r>
        <w:fldChar w:fldCharType="end"/>
      </w:r>
      <w:r>
        <w:t>.</w:t>
      </w:r>
    </w:p>
    <w:p w14:paraId="5C84228E" w14:textId="1E068D83" w:rsidR="00950468" w:rsidRPr="008242AB" w:rsidRDefault="008242AB" w:rsidP="00BF0205">
      <w:pPr>
        <w:pStyle w:val="Heading4"/>
      </w:pPr>
      <w:bookmarkStart w:id="257" w:name="_Ref412110915"/>
      <w:r>
        <w:t>Psalm</w:t>
      </w:r>
      <w:r w:rsidR="00950468" w:rsidRPr="00AB1781">
        <w:t xml:space="preserve"> 45</w:t>
      </w:r>
      <w:r>
        <w:t xml:space="preserve">: </w:t>
      </w:r>
      <w:r w:rsidR="009216DA">
        <w:t>“</w:t>
      </w:r>
      <w:r>
        <w:t>God is our refuge and strengt</w:t>
      </w:r>
      <w:r w:rsidR="005453DF">
        <w:t>h”</w:t>
      </w:r>
      <w:bookmarkEnd w:id="257"/>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1539AD78" w:rsidR="00F14AA6" w:rsidRDefault="00F14AA6" w:rsidP="008242AB">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6"/>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7"/>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48"/>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9"/>
      </w:r>
    </w:p>
    <w:p w14:paraId="2D3EF404" w14:textId="77777777" w:rsidR="00714A98" w:rsidRPr="00AB1781" w:rsidRDefault="00714A98" w:rsidP="00714A98">
      <w:pPr>
        <w:pStyle w:val="EnglishHangNoCoptic"/>
      </w:pPr>
      <w:r w:rsidRPr="00AB1781">
        <w:t xml:space="preserve">7 Nations </w:t>
      </w:r>
      <w:r>
        <w:t xml:space="preserve">were </w:t>
      </w:r>
      <w:proofErr w:type="gramStart"/>
      <w:r>
        <w:t>troubled</w:t>
      </w:r>
      <w:r w:rsidRPr="00AB1781">
        <w:t>,</w:t>
      </w:r>
      <w:proofErr w:type="gramEnd"/>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0"/>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1"/>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16CF7167" w:rsidR="00B35B25" w:rsidRDefault="00B35B25" w:rsidP="00B35B25">
      <w:pPr>
        <w:pStyle w:val="Rubric"/>
      </w:pPr>
      <w:r>
        <w:t xml:space="preserve">Alleluia. </w:t>
      </w:r>
      <w:r>
        <w:fldChar w:fldCharType="begin"/>
      </w:r>
      <w:r>
        <w:instrText xml:space="preserve"> REF _Ref448124439 \h </w:instrText>
      </w:r>
      <w:r>
        <w:fldChar w:fldCharType="separate"/>
      </w:r>
      <w:r w:rsidR="00895112">
        <w:t>The Psalms of the Third Hour</w:t>
      </w:r>
      <w:r>
        <w:fldChar w:fldCharType="end"/>
      </w:r>
      <w:r>
        <w:t xml:space="preserve"> continue with </w:t>
      </w:r>
      <w:r>
        <w:fldChar w:fldCharType="begin"/>
      </w:r>
      <w:r>
        <w:instrText xml:space="preserve"> REF _Ref412110929 \h </w:instrText>
      </w:r>
      <w:r>
        <w:fldChar w:fldCharType="separate"/>
      </w:r>
      <w:r w:rsidR="00895112">
        <w:t>Psalm</w:t>
      </w:r>
      <w:r w:rsidR="00895112" w:rsidRPr="00AB1781">
        <w:t xml:space="preserve"> 46</w:t>
      </w:r>
      <w:r w:rsidR="00895112">
        <w:t>: “Clap your hands, all you nations”</w:t>
      </w:r>
      <w:r>
        <w:fldChar w:fldCharType="end"/>
      </w:r>
      <w:r>
        <w:t xml:space="preserve">, page </w:t>
      </w:r>
      <w:r>
        <w:fldChar w:fldCharType="begin"/>
      </w:r>
      <w:r>
        <w:instrText xml:space="preserve"> PAGEREF _Ref412110929 \h </w:instrText>
      </w:r>
      <w:r>
        <w:fldChar w:fldCharType="separate"/>
      </w:r>
      <w:r w:rsidR="00895112">
        <w:rPr>
          <w:noProof/>
        </w:rPr>
        <w:t>174</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8" w:name="_Ref435990010"/>
      <w:r>
        <w:t>Kathisma 7</w:t>
      </w:r>
      <w:bookmarkEnd w:id="258"/>
    </w:p>
    <w:p w14:paraId="3F629085" w14:textId="3F034B79" w:rsidR="00A6346F" w:rsidRPr="00A6346F" w:rsidRDefault="00A6346F" w:rsidP="00BF0205">
      <w:pPr>
        <w:pStyle w:val="Heading4"/>
      </w:pPr>
      <w:bookmarkStart w:id="259" w:name="_Ref412110929"/>
      <w:r>
        <w:t>Psalm</w:t>
      </w:r>
      <w:r w:rsidRPr="00AB1781">
        <w:t xml:space="preserve"> 46</w:t>
      </w:r>
      <w:r>
        <w:t xml:space="preserve">: </w:t>
      </w:r>
      <w:r w:rsidR="009216DA">
        <w:t>“C</w:t>
      </w:r>
      <w:r>
        <w:t>lap your hand</w:t>
      </w:r>
      <w:r w:rsidR="005453DF">
        <w:t xml:space="preserve">s, all </w:t>
      </w:r>
      <w:proofErr w:type="gramStart"/>
      <w:r w:rsidR="005453DF">
        <w:t>you</w:t>
      </w:r>
      <w:proofErr w:type="gramEnd"/>
      <w:r w:rsidR="005453DF">
        <w:t xml:space="preserve"> nations”</w:t>
      </w:r>
      <w:bookmarkEnd w:id="259"/>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1164DB20" w:rsidR="00F14AA6" w:rsidRDefault="00F14AA6" w:rsidP="00A6346F">
      <w:pPr>
        <w:pStyle w:val="Rubric"/>
      </w:pPr>
      <w:r>
        <w:fldChar w:fldCharType="begin"/>
      </w:r>
      <w:r>
        <w:instrText xml:space="preserve"> REF _Ref434576019 \h </w:instrText>
      </w:r>
      <w:r>
        <w:fldChar w:fldCharType="separate"/>
      </w:r>
      <w:r w:rsidR="0089511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5112">
        <w:rPr>
          <w:noProof/>
        </w:rPr>
        <w:t>89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52"/>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53"/>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54"/>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5"/>
      </w:r>
    </w:p>
    <w:p w14:paraId="262D1E8F" w14:textId="04D47EBD"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895112">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6"/>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7"/>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8"/>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9"/>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0"/>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61"/>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62"/>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63"/>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 xml:space="preserve">Hear this, all </w:t>
      </w:r>
      <w:proofErr w:type="gramStart"/>
      <w:r>
        <w:t>you</w:t>
      </w:r>
      <w:proofErr w:type="gramEnd"/>
      <w:r>
        <w:t xml:space="preserve">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64"/>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5"/>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6"/>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7"/>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8"/>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69"/>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0"/>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1"/>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0"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0"/>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657CFEF0" w:rsidR="00C06875" w:rsidRDefault="00C06875" w:rsidP="00336170">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895112">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895112">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895112">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895112">
        <w:rPr>
          <w:noProof/>
        </w:rPr>
        <w:t>68</w:t>
      </w:r>
      <w:r>
        <w:fldChar w:fldCharType="end"/>
      </w:r>
      <w:r>
        <w:t xml:space="preserve">; </w:t>
      </w:r>
      <w:r>
        <w:fldChar w:fldCharType="begin"/>
      </w:r>
      <w:r>
        <w:instrText xml:space="preserve"> REF _Ref435434353 \h </w:instrText>
      </w:r>
      <w:r>
        <w:fldChar w:fldCharType="separate"/>
      </w:r>
      <w:r w:rsidR="00895112">
        <w:t>The Psalms of the Third Hour</w:t>
      </w:r>
      <w:r>
        <w:fldChar w:fldCharType="end"/>
      </w:r>
      <w:r>
        <w:t xml:space="preserve">, page </w:t>
      </w:r>
      <w:r>
        <w:fldChar w:fldCharType="begin"/>
      </w:r>
      <w:r>
        <w:instrText xml:space="preserve"> PAGEREF _Ref435434358 \h </w:instrText>
      </w:r>
      <w:r>
        <w:fldChar w:fldCharType="separate"/>
      </w:r>
      <w:r w:rsidR="00895112">
        <w:rPr>
          <w:noProof/>
        </w:rPr>
        <w:t>89</w:t>
      </w:r>
      <w:r>
        <w:fldChar w:fldCharType="end"/>
      </w:r>
      <w:r>
        <w:t xml:space="preserve">; </w:t>
      </w:r>
      <w:r>
        <w:fldChar w:fldCharType="begin"/>
      </w:r>
      <w:r>
        <w:instrText xml:space="preserve"> REF _Ref435434365 \h </w:instrText>
      </w:r>
      <w:r>
        <w:fldChar w:fldCharType="separate"/>
      </w:r>
      <w:r w:rsidR="00895112">
        <w:t>The Psalms of the Sixth Hour</w:t>
      </w:r>
      <w:r>
        <w:fldChar w:fldCharType="end"/>
      </w:r>
      <w:r>
        <w:t xml:space="preserve">, page </w:t>
      </w:r>
      <w:r>
        <w:fldChar w:fldCharType="begin"/>
      </w:r>
      <w:r>
        <w:instrText xml:space="preserve"> PAGEREF _Ref435434371 \p \h </w:instrText>
      </w:r>
      <w:r>
        <w:fldChar w:fldCharType="separate"/>
      </w:r>
      <w:r w:rsidR="00895112">
        <w:rPr>
          <w:noProof/>
        </w:rPr>
        <w:t>on page 92</w:t>
      </w:r>
      <w:r>
        <w:fldChar w:fldCharType="end"/>
      </w:r>
      <w:r>
        <w:t xml:space="preserve">; </w:t>
      </w:r>
      <w:r>
        <w:fldChar w:fldCharType="begin"/>
      </w:r>
      <w:r>
        <w:instrText xml:space="preserve"> REF _Ref435434381 \h </w:instrText>
      </w:r>
      <w:r>
        <w:fldChar w:fldCharType="separate"/>
      </w:r>
      <w:r w:rsidR="00895112">
        <w:t>The Psalms of the Ninth Hour</w:t>
      </w:r>
      <w:r>
        <w:fldChar w:fldCharType="end"/>
      </w:r>
      <w:r>
        <w:t xml:space="preserve">, page </w:t>
      </w:r>
      <w:r>
        <w:fldChar w:fldCharType="begin"/>
      </w:r>
      <w:r>
        <w:instrText xml:space="preserve"> PAGEREF _Ref435434387 \h </w:instrText>
      </w:r>
      <w:r>
        <w:fldChar w:fldCharType="separate"/>
      </w:r>
      <w:r w:rsidR="00895112">
        <w:rPr>
          <w:noProof/>
        </w:rPr>
        <w:t>96</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2"/>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3"/>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proofErr w:type="gramStart"/>
      <w:r w:rsidR="001040C8">
        <w:t>You</w:t>
      </w:r>
      <w:proofErr w:type="gramEnd"/>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4"/>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5"/>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6"/>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007E0330">
        <w:t>guiding</w:t>
      </w:r>
      <w:proofErr w:type="gramEnd"/>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7"/>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8"/>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1"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1"/>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1E58F011" w:rsidR="00F14AA6" w:rsidRDefault="00F14AA6" w:rsidP="00FD3FDA">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79"/>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0"/>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81"/>
      </w:r>
      <w:r w:rsidRPr="00AB1781">
        <w:t xml:space="preserve"> </w:t>
      </w:r>
      <w:r w:rsidR="00E570CB">
        <w:t>Your</w:t>
      </w:r>
      <w:r w:rsidRPr="00AB1781">
        <w:t xml:space="preserve"> Name, O Lord, for it is good.</w:t>
      </w:r>
      <w:r w:rsidRPr="00AB1781">
        <w:rPr>
          <w:rStyle w:val="FootnoteReference"/>
        </w:rPr>
        <w:footnoteReference w:id="282"/>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3"/>
      </w:r>
    </w:p>
    <w:p w14:paraId="01F8EC09" w14:textId="79249582"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895112">
        <w:t>Psalm</w:t>
      </w:r>
      <w:r w:rsidR="00895112" w:rsidRPr="00AB1781">
        <w:t xml:space="preserve"> 56</w:t>
      </w:r>
      <w:r w:rsidR="00895112">
        <w:t>: “Have mercy on me, O God, have mercy on me”</w:t>
      </w:r>
      <w:r>
        <w:fldChar w:fldCharType="end"/>
      </w:r>
      <w:r>
        <w:t xml:space="preserve">, page </w:t>
      </w:r>
      <w:r>
        <w:fldChar w:fldCharType="begin"/>
      </w:r>
      <w:r>
        <w:instrText xml:space="preserve"> PAGEREF _Ref412026190 \h </w:instrText>
      </w:r>
      <w:r>
        <w:fldChar w:fldCharType="separate"/>
      </w:r>
      <w:r w:rsidR="00895112">
        <w:rPr>
          <w:noProof/>
        </w:rPr>
        <w:t>188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4"/>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5"/>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6"/>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 xml:space="preserve">the righteous </w:t>
      </w:r>
      <w:proofErr w:type="gramStart"/>
      <w:r w:rsidR="00006CCF">
        <w:t>to  be</w:t>
      </w:r>
      <w:proofErr w:type="gramEnd"/>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2" w:name="_Ref435438564"/>
      <w:r w:rsidRPr="00AB1781">
        <w:t>K</w:t>
      </w:r>
      <w:r>
        <w:t>athisma</w:t>
      </w:r>
      <w:r w:rsidR="0044639B">
        <w:t xml:space="preserve"> 8</w:t>
      </w:r>
      <w:bookmarkEnd w:id="262"/>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7"/>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8"/>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89"/>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3" w:name="_Ref412026190"/>
      <w:r>
        <w:t>Psalm</w:t>
      </w:r>
      <w:r w:rsidRPr="00AB1781">
        <w:t xml:space="preserve"> 56</w:t>
      </w:r>
      <w:r>
        <w:t xml:space="preserve">: </w:t>
      </w:r>
      <w:r w:rsidR="009216DA">
        <w:t>“</w:t>
      </w:r>
      <w:r>
        <w:t>Have mercy on me, O God, have mercy on m</w:t>
      </w:r>
      <w:r w:rsidR="00F017CA">
        <w:t>e”</w:t>
      </w:r>
      <w:bookmarkEnd w:id="263"/>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02B4976" w:rsidR="00F14AA6" w:rsidRDefault="00F14AA6" w:rsidP="009E7111">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0"/>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w:t>
      </w:r>
      <w:proofErr w:type="gramStart"/>
      <w:r w:rsidRPr="00AB1781">
        <w:t>lions</w:t>
      </w:r>
      <w:proofErr w:type="gramEnd"/>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91"/>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92"/>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3"/>
      </w:r>
    </w:p>
    <w:p w14:paraId="46679648" w14:textId="474C74AC"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895112">
        <w:t>Psalm</w:t>
      </w:r>
      <w:r w:rsidR="00895112" w:rsidRPr="00AB1781">
        <w:t xml:space="preserve"> 60</w:t>
      </w:r>
      <w:r w:rsidR="00895112">
        <w:t>: “Hear my supplication, O God”</w:t>
      </w:r>
      <w:r>
        <w:fldChar w:fldCharType="end"/>
      </w:r>
      <w:r>
        <w:t xml:space="preserve">, page </w:t>
      </w:r>
      <w:r>
        <w:fldChar w:fldCharType="begin"/>
      </w:r>
      <w:r>
        <w:instrText xml:space="preserve"> PAGEREF _Ref412111219 \h </w:instrText>
      </w:r>
      <w:r>
        <w:fldChar w:fldCharType="separate"/>
      </w:r>
      <w:r w:rsidR="00895112">
        <w:rPr>
          <w:noProof/>
        </w:rPr>
        <w:t>193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895112">
        <w:t>Psalm</w:t>
      </w:r>
      <w:r w:rsidR="00895112" w:rsidRPr="00AB1781">
        <w:t xml:space="preserve"> 85</w:t>
      </w:r>
      <w:r w:rsidR="00895112">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895112">
        <w:rPr>
          <w:noProof/>
        </w:rPr>
        <w:t>235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94"/>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5"/>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proofErr w:type="gramStart"/>
      <w:r w:rsidR="001040C8">
        <w:t>You</w:t>
      </w:r>
      <w:proofErr w:type="gramEnd"/>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6"/>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7"/>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8"/>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t>
      </w:r>
      <w:proofErr w:type="gramStart"/>
      <w:r w:rsidR="009E7111" w:rsidRPr="00AB1781">
        <w:t>Who</w:t>
      </w:r>
      <w:proofErr w:type="gramEnd"/>
      <w:r w:rsidR="009E7111" w:rsidRPr="00AB1781">
        <w:t xml:space="preserve">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9"/>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4" w:name="_Ref412111219"/>
      <w:r>
        <w:t>Psalm</w:t>
      </w:r>
      <w:r w:rsidR="009E7111" w:rsidRPr="00AB1781">
        <w:t xml:space="preserve"> 60</w:t>
      </w:r>
      <w:r>
        <w:t xml:space="preserve">: </w:t>
      </w:r>
      <w:r w:rsidR="009216DA">
        <w:t>“Hear</w:t>
      </w:r>
      <w:r>
        <w:t xml:space="preserve"> my supplicatio</w:t>
      </w:r>
      <w:r w:rsidR="005453DF">
        <w:t>n, O God”</w:t>
      </w:r>
      <w:bookmarkEnd w:id="264"/>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6855C0DC" w:rsidR="00F14AA6" w:rsidRDefault="00F14AA6" w:rsidP="00035647">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 xml:space="preserve">to his </w:t>
      </w:r>
      <w:proofErr w:type="gramStart"/>
      <w:r w:rsidR="00DC4A15">
        <w:t>years</w:t>
      </w:r>
      <w:proofErr w:type="gramEnd"/>
      <w:r w:rsidR="00DC4A15">
        <w:t xml:space="preserve">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13BC5124"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895112">
        <w:t>Psalm</w:t>
      </w:r>
      <w:r w:rsidR="00895112" w:rsidRPr="00AB1781">
        <w:t xml:space="preserve"> 62</w:t>
      </w:r>
      <w:r w:rsidR="00895112">
        <w:t>: “O God, my God, I rise early to be with You”</w:t>
      </w:r>
      <w:r>
        <w:fldChar w:fldCharType="end"/>
      </w:r>
      <w:r>
        <w:t xml:space="preserve">, page </w:t>
      </w:r>
      <w:r>
        <w:fldChar w:fldCharType="begin"/>
      </w:r>
      <w:r>
        <w:instrText xml:space="preserve"> PAGEREF _Ref412098429 \h </w:instrText>
      </w:r>
      <w:r>
        <w:fldChar w:fldCharType="separate"/>
      </w:r>
      <w:r w:rsidR="00895112">
        <w:rPr>
          <w:noProof/>
        </w:rPr>
        <w:t>195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0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0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0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5"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5"/>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14367145" w:rsidR="00F14AA6" w:rsidRDefault="00F14AA6" w:rsidP="00035647">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 </w:t>
      </w: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proofErr w:type="gramStart"/>
      <w:r w:rsidR="001040C8">
        <w:t>You</w:t>
      </w:r>
      <w:proofErr w:type="gramEnd"/>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04"/>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56636D27"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895112">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895112">
        <w:t>Psalm</w:t>
      </w:r>
      <w:r w:rsidR="00895112" w:rsidRPr="00AB1781">
        <w:t xml:space="preserve"> 66</w:t>
      </w:r>
      <w:r w:rsidR="00895112">
        <w:t>: “May God have compassion on us and bless us”</w:t>
      </w:r>
      <w:r>
        <w:fldChar w:fldCharType="end"/>
      </w:r>
      <w:r>
        <w:t xml:space="preserve">, page </w:t>
      </w:r>
      <w:r>
        <w:fldChar w:fldCharType="begin"/>
      </w:r>
      <w:r>
        <w:instrText xml:space="preserve"> PAGEREF _Ref412026041 \h </w:instrText>
      </w:r>
      <w:r>
        <w:fldChar w:fldCharType="separate"/>
      </w:r>
      <w:r w:rsidR="00895112">
        <w:rPr>
          <w:noProof/>
        </w:rPr>
        <w:t>200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6" w:name="_Ref435438574"/>
      <w:r w:rsidRPr="00AB1781">
        <w:t>K</w:t>
      </w:r>
      <w:r>
        <w:t>athisma 9</w:t>
      </w:r>
      <w:bookmarkEnd w:id="266"/>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lastRenderedPageBreak/>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0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0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lastRenderedPageBreak/>
        <w:t>1 (</w:t>
      </w:r>
      <w:r w:rsidR="007048F2">
        <w:t>For the end; a</w:t>
      </w:r>
      <w:r w:rsidRPr="00AB1781">
        <w:t xml:space="preserve"> Song of a Psalm of Resurrection)</w:t>
      </w:r>
      <w:r w:rsidRPr="00AB1781">
        <w:rPr>
          <w:rStyle w:val="FootnoteReference"/>
        </w:rPr>
        <w:footnoteReference w:id="30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10"/>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1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12"/>
      </w:r>
      <w:r w:rsidRPr="00AB1781">
        <w:t xml:space="preserve"> worship</w:t>
      </w:r>
      <w:r w:rsidR="000E01D1">
        <w:rPr>
          <w:rStyle w:val="FootnoteReference"/>
        </w:rPr>
        <w:footnoteReference w:id="31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1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1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1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lastRenderedPageBreak/>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1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1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7" w:name="_Ref412026041"/>
      <w:r>
        <w:t>Psalm</w:t>
      </w:r>
      <w:r w:rsidRPr="00AB1781">
        <w:t xml:space="preserve"> 66</w:t>
      </w:r>
      <w:r>
        <w:t xml:space="preserve">: </w:t>
      </w:r>
      <w:r w:rsidR="007D2678">
        <w:t>“</w:t>
      </w:r>
      <w:r>
        <w:t>M</w:t>
      </w:r>
      <w:r w:rsidR="007D2678">
        <w:t>a</w:t>
      </w:r>
      <w:r>
        <w:t>y God have compassion on us and bless u</w:t>
      </w:r>
      <w:r w:rsidR="005453DF">
        <w:t>s”</w:t>
      </w:r>
      <w:bookmarkEnd w:id="267"/>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3A79F00" w:rsidR="00F14AA6" w:rsidRDefault="00F14AA6" w:rsidP="00C879D4">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 </w:t>
      </w: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lastRenderedPageBreak/>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2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21"/>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22"/>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23"/>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5072F16C"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895112">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895112">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895112">
        <w:t>Psalm</w:t>
      </w:r>
      <w:r w:rsidR="00895112" w:rsidRPr="00AB1781">
        <w:t xml:space="preserve"> 69</w:t>
      </w:r>
      <w:r w:rsidR="00895112">
        <w:t>: “O Lord, make haste to help me”</w:t>
      </w:r>
      <w:r>
        <w:fldChar w:fldCharType="end"/>
      </w:r>
      <w:r>
        <w:t xml:space="preserve">, page </w:t>
      </w:r>
      <w:r>
        <w:fldChar w:fldCharType="begin"/>
      </w:r>
      <w:r>
        <w:instrText xml:space="preserve"> PAGEREF _Ref412026055 \h </w:instrText>
      </w:r>
      <w:r>
        <w:fldChar w:fldCharType="separate"/>
      </w:r>
      <w:r w:rsidR="00895112">
        <w:rPr>
          <w:noProof/>
        </w:rPr>
        <w:t>208</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24"/>
      </w:r>
    </w:p>
    <w:p w14:paraId="5233A7A2" w14:textId="5FC47E08" w:rsidR="00C879D4" w:rsidRPr="00AB1781" w:rsidRDefault="00C879D4" w:rsidP="00C879D4">
      <w:pPr>
        <w:pStyle w:val="EnglishHangNoCoptic"/>
      </w:pPr>
      <w:r w:rsidRPr="00AB1781">
        <w:lastRenderedPageBreak/>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25"/>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26"/>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proofErr w:type="gramStart"/>
      <w:r w:rsidR="003863C1">
        <w:t>You</w:t>
      </w:r>
      <w:proofErr w:type="gramEnd"/>
      <w:r w:rsidR="003863C1">
        <w:t xml:space="preserve">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27"/>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28"/>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lastRenderedPageBreak/>
        <w:t xml:space="preserve">14 Even if you sleep </w:t>
      </w:r>
      <w:r w:rsidR="003863C1">
        <w:t>in the mists of your portions</w:t>
      </w:r>
      <w:r w:rsidRPr="00AB1781">
        <w:t>,</w:t>
      </w:r>
      <w:r w:rsidRPr="00AB1781">
        <w:rPr>
          <w:rStyle w:val="FootnoteReference"/>
        </w:rPr>
        <w:footnoteReference w:id="329"/>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30"/>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w:t>
      </w:r>
      <w:proofErr w:type="gramStart"/>
      <w:r w:rsidR="0080282E">
        <w:t>You</w:t>
      </w:r>
      <w:proofErr w:type="gramEnd"/>
      <w:r w:rsidR="0080282E">
        <w:t xml:space="preserve">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31"/>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lastRenderedPageBreak/>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32"/>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33"/>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w:t>
      </w:r>
      <w:proofErr w:type="gramStart"/>
      <w:r w:rsidR="000C6C77">
        <w:t>you</w:t>
      </w:r>
      <w:proofErr w:type="gramEnd"/>
      <w:r w:rsidR="000C6C77">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t>
      </w:r>
      <w:proofErr w:type="gramStart"/>
      <w:r w:rsidRPr="00AB1781">
        <w:t>Who</w:t>
      </w:r>
      <w:proofErr w:type="gramEnd"/>
      <w:r w:rsidRPr="00AB1781">
        <w:t xml:space="preserve">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34"/>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lastRenderedPageBreak/>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 xml:space="preserve">grow weary of </w:t>
      </w:r>
      <w:proofErr w:type="gramStart"/>
      <w:r w:rsidR="00A10925">
        <w:t>crying</w:t>
      </w:r>
      <w:r w:rsidRPr="00AB1781">
        <w:t>,</w:t>
      </w:r>
      <w:proofErr w:type="gramEnd"/>
      <w:r w:rsidRPr="00AB1781">
        <w:t xml:space="preserve">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36"/>
      </w:r>
    </w:p>
    <w:p w14:paraId="75B079FC" w14:textId="34FA1BF6" w:rsidR="00C879D4" w:rsidRPr="00AB1781" w:rsidRDefault="00C879D4" w:rsidP="00B139A8">
      <w:pPr>
        <w:pStyle w:val="EnglishHangNoCoptic"/>
      </w:pPr>
      <w:r w:rsidRPr="00AB1781">
        <w:t xml:space="preserve">6 O God, </w:t>
      </w:r>
      <w:proofErr w:type="gramStart"/>
      <w:r w:rsidR="001040C8">
        <w:t>You</w:t>
      </w:r>
      <w:proofErr w:type="gramEnd"/>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proofErr w:type="gramStart"/>
      <w:r w:rsidR="0089583B">
        <w:t>became</w:t>
      </w:r>
      <w:proofErr w:type="gramEnd"/>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37"/>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38"/>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39"/>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40"/>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41"/>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42"/>
      </w:r>
    </w:p>
    <w:p w14:paraId="7BE841A8" w14:textId="6FA9486C" w:rsidR="00C879D4" w:rsidRPr="00AB1781" w:rsidRDefault="00C879D4" w:rsidP="00B139A8">
      <w:pPr>
        <w:pStyle w:val="EnglishHangNoCoptic"/>
      </w:pPr>
      <w:r w:rsidRPr="00AB1781">
        <w:lastRenderedPageBreak/>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43"/>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8"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8"/>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163109E6" w:rsidR="00F14AA6" w:rsidRDefault="00F14AA6" w:rsidP="00B139A8">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 </w:t>
      </w: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 xml:space="preserve">y David, </w:t>
      </w:r>
      <w:proofErr w:type="gramStart"/>
      <w:r w:rsidRPr="00AB1781">
        <w:t>In</w:t>
      </w:r>
      <w:proofErr w:type="gramEnd"/>
      <w:r w:rsidRPr="00AB1781">
        <w:t xml:space="preserve">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44"/>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45"/>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510D2827" w:rsidR="00F35AEA" w:rsidRDefault="00F35AEA" w:rsidP="00E611C7">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_Ref412098484 \h </w:instrText>
      </w:r>
      <w:r>
        <w:fldChar w:fldCharType="separate"/>
      </w:r>
      <w:r w:rsidR="00895112">
        <w:t>Psalm</w:t>
      </w:r>
      <w:r w:rsidR="00895112" w:rsidRPr="00AB1781">
        <w:t xml:space="preserve"> 112</w:t>
      </w:r>
      <w:r w:rsidR="00895112">
        <w:t>: “Praise the Lord, you children”</w:t>
      </w:r>
      <w:r>
        <w:fldChar w:fldCharType="end"/>
      </w:r>
      <w:r>
        <w:t xml:space="preserve">, page </w:t>
      </w:r>
      <w:r>
        <w:fldChar w:fldCharType="begin"/>
      </w:r>
      <w:r>
        <w:instrText xml:space="preserve"> PAGEREF _Ref412098484 \h </w:instrText>
      </w:r>
      <w:r>
        <w:fldChar w:fldCharType="separate"/>
      </w:r>
      <w:r w:rsidR="00895112">
        <w:rPr>
          <w:noProof/>
        </w:rPr>
        <w:t>282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895112">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895112">
        <w:t>Psalm</w:t>
      </w:r>
      <w:r w:rsidR="00895112" w:rsidRPr="00AB1781">
        <w:t xml:space="preserve"> 83</w:t>
      </w:r>
      <w:r w:rsidR="00895112">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895112">
        <w:rPr>
          <w:noProof/>
        </w:rPr>
        <w:t>232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895112">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895112">
        <w:t>Psalm</w:t>
      </w:r>
      <w:r w:rsidR="00895112" w:rsidRPr="00AB1781">
        <w:t xml:space="preserve"> 22</w:t>
      </w:r>
      <w:r w:rsidR="00895112">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895112">
        <w:rPr>
          <w:noProof/>
        </w:rPr>
        <w:t>136</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895112">
        <w:t>Psalm</w:t>
      </w:r>
      <w:r w:rsidR="00895112" w:rsidRPr="00AB1781">
        <w:t xml:space="preserve"> 85</w:t>
      </w:r>
      <w:r w:rsidR="00895112">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895112">
        <w:rPr>
          <w:noProof/>
        </w:rPr>
        <w:t>235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9" w:name="_Ref435438582"/>
      <w:r w:rsidRPr="00AB1781">
        <w:t>K</w:t>
      </w:r>
      <w:r>
        <w:t>athisma 10</w:t>
      </w:r>
      <w:bookmarkEnd w:id="269"/>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lastRenderedPageBreak/>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46"/>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47"/>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48"/>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49"/>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50"/>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51"/>
      </w:r>
    </w:p>
    <w:p w14:paraId="73B4E4EB" w14:textId="77777777" w:rsidR="00CA0029" w:rsidRPr="00AB1781" w:rsidRDefault="00CA0029" w:rsidP="00CA0029">
      <w:pPr>
        <w:pStyle w:val="EnglishHangNoCoptic"/>
      </w:pPr>
      <w:r w:rsidRPr="00AB1781">
        <w:lastRenderedPageBreak/>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52"/>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53"/>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54"/>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55"/>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56"/>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57"/>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lastRenderedPageBreak/>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58"/>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59"/>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60"/>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lastRenderedPageBreak/>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61"/>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62"/>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 xml:space="preserve">ere knowledge in the </w:t>
      </w:r>
      <w:proofErr w:type="gramStart"/>
      <w:r>
        <w:t>Most High</w:t>
      </w:r>
      <w:proofErr w:type="gramEnd"/>
      <w:r>
        <w:t>?”</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63"/>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64"/>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65"/>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66"/>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67"/>
      </w:r>
    </w:p>
    <w:p w14:paraId="3772CA58" w14:textId="51804392" w:rsidR="00CA0029" w:rsidRPr="00CA0029" w:rsidRDefault="00CA0029" w:rsidP="00BF0205">
      <w:pPr>
        <w:pStyle w:val="Heading4"/>
      </w:pPr>
      <w:r>
        <w:lastRenderedPageBreak/>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68"/>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69"/>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70"/>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71"/>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72"/>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 xml:space="preserve">no longer he </w:t>
      </w:r>
      <w:proofErr w:type="gramStart"/>
      <w:r w:rsidR="00452817">
        <w:t>know</w:t>
      </w:r>
      <w:proofErr w:type="gramEnd"/>
      <w:r w:rsidR="00452817">
        <w:t xml:space="preserve"> us</w:t>
      </w:r>
      <w:r w:rsidRPr="00AB1781">
        <w:t>.</w:t>
      </w:r>
    </w:p>
    <w:p w14:paraId="1EFD936B" w14:textId="03C4A8FA" w:rsidR="00CA0029" w:rsidRPr="00AB1781" w:rsidRDefault="00CA0029" w:rsidP="00CA0029">
      <w:pPr>
        <w:pStyle w:val="EnglishHangNoCoptic"/>
      </w:pPr>
      <w:r w:rsidRPr="00AB1781">
        <w:lastRenderedPageBreak/>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 xml:space="preserve">heads </w:t>
      </w:r>
      <w:proofErr w:type="gramStart"/>
      <w:r w:rsidR="00452817">
        <w:t>of  the</w:t>
      </w:r>
      <w:proofErr w:type="gramEnd"/>
      <w:r w:rsidR="00452817">
        <w:t xml:space="preserv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73"/>
      </w:r>
    </w:p>
    <w:p w14:paraId="11327820" w14:textId="3B3CCACB"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74"/>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75"/>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76"/>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77"/>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78"/>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79"/>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80"/>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81"/>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82"/>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83"/>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 xml:space="preserve">he right hand of the </w:t>
      </w:r>
      <w:proofErr w:type="gramStart"/>
      <w:r w:rsidR="001E7CE9">
        <w:t>Most High</w:t>
      </w:r>
      <w:proofErr w:type="gramEnd"/>
      <w:r w:rsidR="001E7CE9">
        <w:t>!”</w:t>
      </w:r>
    </w:p>
    <w:p w14:paraId="38D80AEB" w14:textId="77777777" w:rsidR="00CA0029" w:rsidRPr="00AB1781" w:rsidRDefault="00CA0029" w:rsidP="00CA0029">
      <w:pPr>
        <w:pStyle w:val="EnglishHangNoCoptic"/>
      </w:pPr>
      <w:r w:rsidRPr="00AB1781">
        <w:lastRenderedPageBreak/>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proofErr w:type="gramStart"/>
      <w:r w:rsidR="00E570CB">
        <w:t>Your</w:t>
      </w:r>
      <w:proofErr w:type="gramEnd"/>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84"/>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85"/>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86"/>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0" w:name="_Ref435438587"/>
      <w:r w:rsidRPr="00AB1781">
        <w:t>K</w:t>
      </w:r>
      <w:r>
        <w:t>athisma</w:t>
      </w:r>
      <w:r w:rsidRPr="00AB1781">
        <w:t xml:space="preserve"> 1</w:t>
      </w:r>
      <w:r>
        <w:t>1</w:t>
      </w:r>
      <w:bookmarkEnd w:id="270"/>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lastRenderedPageBreak/>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87"/>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88"/>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89"/>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90"/>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91"/>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lastRenderedPageBreak/>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 xml:space="preserve">and by His </w:t>
      </w:r>
      <w:proofErr w:type="gramStart"/>
      <w:r w:rsidRPr="00AB1781">
        <w:t>power</w:t>
      </w:r>
      <w:proofErr w:type="gramEnd"/>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92"/>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lastRenderedPageBreak/>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proofErr w:type="gramStart"/>
      <w:r w:rsidRPr="00AB1781">
        <w:t>spared</w:t>
      </w:r>
      <w:proofErr w:type="gramEnd"/>
      <w:r w:rsidRPr="00AB1781">
        <w:t xml:space="preserve">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lastRenderedPageBreak/>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w:t>
      </w:r>
      <w:proofErr w:type="gramStart"/>
      <w:r w:rsidRPr="00AB1781">
        <w:t>Most High</w:t>
      </w:r>
      <w:proofErr w:type="gramEnd"/>
      <w:r w:rsidRPr="00AB1781">
        <w:t xml:space="preserve">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93"/>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lastRenderedPageBreak/>
        <w:t xml:space="preserve">69 And He built His sanctuary like the horn of a </w:t>
      </w:r>
      <w:r w:rsidR="006B0A9B">
        <w:t>unicorn</w:t>
      </w:r>
      <w:r w:rsidRPr="00AB1781">
        <w:t>;</w:t>
      </w:r>
      <w:r w:rsidRPr="00AB1781">
        <w:rPr>
          <w:rStyle w:val="FootnoteReference"/>
        </w:rPr>
        <w:footnoteReference w:id="394"/>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95"/>
      </w:r>
    </w:p>
    <w:p w14:paraId="728C0489" w14:textId="24E666D3" w:rsidR="004A51E7" w:rsidRPr="00AB1781" w:rsidRDefault="004A51E7" w:rsidP="004A51E7">
      <w:pPr>
        <w:pStyle w:val="EnglishHangNoCoptic"/>
      </w:pPr>
      <w:r w:rsidRPr="00AB1781">
        <w:lastRenderedPageBreak/>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t>
      </w:r>
      <w:proofErr w:type="gramStart"/>
      <w:r>
        <w:t>Who</w:t>
      </w:r>
      <w:proofErr w:type="gramEnd"/>
      <w:r>
        <w:t xml:space="preserve">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96"/>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97"/>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98"/>
      </w:r>
      <w:r>
        <w:t xml:space="preserve">, </w:t>
      </w:r>
      <w:r w:rsidR="006B0A9B">
        <w:t>manifest Yourself</w:t>
      </w:r>
      <w:r w:rsidR="006B0A9B">
        <w:rPr>
          <w:rStyle w:val="FootnoteReference"/>
        </w:rPr>
        <w:footnoteReference w:id="399"/>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00"/>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lastRenderedPageBreak/>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01"/>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lastRenderedPageBreak/>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02"/>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03"/>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lastRenderedPageBreak/>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04"/>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05"/>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06"/>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lastRenderedPageBreak/>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07"/>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08"/>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09"/>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proofErr w:type="gramStart"/>
      <w:r w:rsidR="00E570CB">
        <w:t>Your</w:t>
      </w:r>
      <w:proofErr w:type="gramEnd"/>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lastRenderedPageBreak/>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1"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1"/>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69F3AA69" w:rsidR="00F14AA6" w:rsidRDefault="00F14AA6" w:rsidP="00A93CE8">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10"/>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lastRenderedPageBreak/>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11"/>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12"/>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13"/>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38037C1D"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895112">
        <w:t>Psalm</w:t>
      </w:r>
      <w:r w:rsidR="00895112" w:rsidRPr="00AB1781">
        <w:t xml:space="preserve"> 84</w:t>
      </w:r>
      <w:r w:rsidR="00895112">
        <w:t>:” O Lord, You were pleased with Your land”</w:t>
      </w:r>
      <w:r>
        <w:fldChar w:fldCharType="end"/>
      </w:r>
      <w:r>
        <w:t xml:space="preserve">, page </w:t>
      </w:r>
      <w:r>
        <w:fldChar w:fldCharType="begin"/>
      </w:r>
      <w:r>
        <w:instrText xml:space="preserve"> PAGEREF _Ref412111302 \h </w:instrText>
      </w:r>
      <w:r>
        <w:fldChar w:fldCharType="separate"/>
      </w:r>
      <w:r w:rsidR="00895112">
        <w:rPr>
          <w:noProof/>
        </w:rPr>
        <w:t>233</w:t>
      </w:r>
      <w:r>
        <w:fldChar w:fldCharType="end"/>
      </w:r>
      <w:r>
        <w:t>.</w:t>
      </w:r>
    </w:p>
    <w:p w14:paraId="2EFF1703" w14:textId="35323D47" w:rsidR="004A51E7" w:rsidRPr="00AB1781" w:rsidRDefault="00A93CE8" w:rsidP="00BF0205">
      <w:pPr>
        <w:pStyle w:val="Heading4"/>
      </w:pPr>
      <w:bookmarkStart w:id="272" w:name="_Ref412111302"/>
      <w:r>
        <w:lastRenderedPageBreak/>
        <w:t>Psalm</w:t>
      </w:r>
      <w:r w:rsidR="004A51E7" w:rsidRPr="00AB1781">
        <w:t xml:space="preserve"> 84</w:t>
      </w:r>
      <w:r>
        <w:t>:</w:t>
      </w:r>
      <w:r w:rsidR="007D2678">
        <w:t>” O Lord,</w:t>
      </w:r>
      <w:r>
        <w:t xml:space="preserve"> </w:t>
      </w:r>
      <w:proofErr w:type="gramStart"/>
      <w:r w:rsidR="001040C8">
        <w:t>You</w:t>
      </w:r>
      <w:proofErr w:type="gramEnd"/>
      <w:r>
        <w:t xml:space="preserve"> </w:t>
      </w:r>
      <w:r w:rsidR="007D2678">
        <w:t>were pleased with</w:t>
      </w:r>
      <w:r>
        <w:t xml:space="preserve"> </w:t>
      </w:r>
      <w:r w:rsidR="00E570CB">
        <w:t>Your</w:t>
      </w:r>
      <w:r>
        <w:t xml:space="preserve"> lan</w:t>
      </w:r>
      <w:r w:rsidR="005453DF">
        <w:t>d”</w:t>
      </w:r>
      <w:bookmarkEnd w:id="272"/>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23ED947F" w:rsidR="00F14AA6" w:rsidRDefault="00F14AA6" w:rsidP="00A93CE8">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14"/>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15"/>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16"/>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17"/>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lastRenderedPageBreak/>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89322ED" w:rsidR="00B35B25"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895112">
        <w:t>Psalm</w:t>
      </w:r>
      <w:r w:rsidR="00895112" w:rsidRPr="00AB1781">
        <w:t xml:space="preserve"> 85</w:t>
      </w:r>
      <w:r w:rsidR="00895112">
        <w:t>: “Incline Your ear, O Lord, and hear me”</w:t>
      </w:r>
      <w:r>
        <w:fldChar w:fldCharType="end"/>
      </w:r>
      <w:r>
        <w:t xml:space="preserve">, page </w:t>
      </w:r>
      <w:r>
        <w:fldChar w:fldCharType="begin"/>
      </w:r>
      <w:r>
        <w:instrText xml:space="preserve"> PAGEREF _Ref412026212 \h </w:instrText>
      </w:r>
      <w:r>
        <w:fldChar w:fldCharType="separate"/>
      </w:r>
      <w:r w:rsidR="00895112">
        <w:rPr>
          <w:noProof/>
        </w:rPr>
        <w:t>235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3" w:name="_Ref435990025"/>
      <w:r>
        <w:t>Kathisma 12</w:t>
      </w:r>
      <w:bookmarkEnd w:id="273"/>
    </w:p>
    <w:p w14:paraId="3C923651" w14:textId="0BCFC39C" w:rsidR="00935D4B" w:rsidRPr="00AB1781" w:rsidRDefault="00935D4B" w:rsidP="00BF0205">
      <w:pPr>
        <w:pStyle w:val="Heading4"/>
      </w:pPr>
      <w:bookmarkStart w:id="274"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4"/>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2C9A2C71" w:rsidR="00F14AA6" w:rsidRDefault="00F14AA6" w:rsidP="00935D4B">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18"/>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19"/>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20"/>
      </w:r>
      <w:r w:rsidRPr="00AB1781">
        <w:t xml:space="preserve"> of my supplication.</w:t>
      </w:r>
    </w:p>
    <w:p w14:paraId="185BE625" w14:textId="7DE762C1" w:rsidR="00935D4B" w:rsidRPr="00AB1781" w:rsidRDefault="00935D4B" w:rsidP="00935D4B">
      <w:pPr>
        <w:pStyle w:val="EnglishHangNoCoptic"/>
      </w:pPr>
      <w:r w:rsidRPr="00AB1781">
        <w:lastRenderedPageBreak/>
        <w:t xml:space="preserve">7 </w:t>
      </w:r>
      <w:r w:rsidR="00751701">
        <w:t xml:space="preserve">I will </w:t>
      </w:r>
      <w:proofErr w:type="gramStart"/>
      <w:r w:rsidR="00751701">
        <w:t>cried</w:t>
      </w:r>
      <w:proofErr w:type="gramEnd"/>
      <w:r w:rsidR="00751701">
        <w:t xml:space="preserve">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 xml:space="preserve">9 All the </w:t>
      </w:r>
      <w:proofErr w:type="gramStart"/>
      <w:r w:rsidRPr="00AB1781">
        <w:t>nations</w:t>
      </w:r>
      <w:r w:rsidR="00751701">
        <w:t>[</w:t>
      </w:r>
      <w:proofErr w:type="gramEnd"/>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21"/>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22"/>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23"/>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24"/>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2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2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0FCF09D" w:rsidR="00B35B25" w:rsidRPr="00935D4B" w:rsidRDefault="00B35B25" w:rsidP="00E611C7">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w:t>
      </w:r>
      <w:r>
        <w:fldChar w:fldCharType="begin"/>
      </w:r>
      <w:r>
        <w:instrText xml:space="preserve"> REF _Ref412111328 \h </w:instrText>
      </w:r>
      <w:r>
        <w:fldChar w:fldCharType="separate"/>
      </w:r>
      <w:r w:rsidR="00895112">
        <w:t>Psalm</w:t>
      </w:r>
      <w:r w:rsidR="00895112" w:rsidRPr="00AB1781">
        <w:t xml:space="preserve"> 86</w:t>
      </w:r>
      <w:r w:rsidR="00895112">
        <w:t>: “His foundations are on the holy mountains”</w:t>
      </w:r>
      <w:r>
        <w:fldChar w:fldCharType="end"/>
      </w:r>
      <w:r>
        <w:t xml:space="preserve">, page </w:t>
      </w:r>
      <w:r>
        <w:fldChar w:fldCharType="begin"/>
      </w:r>
      <w:r>
        <w:instrText xml:space="preserve"> PAGEREF _Ref412111328 \h </w:instrText>
      </w:r>
      <w:r>
        <w:fldChar w:fldCharType="separate"/>
      </w:r>
      <w:r w:rsidR="00895112">
        <w:rPr>
          <w:noProof/>
        </w:rPr>
        <w:t>236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895112">
        <w:t>Psalm</w:t>
      </w:r>
      <w:r w:rsidR="00895112" w:rsidRPr="00AB1781">
        <w:t xml:space="preserve"> 90</w:t>
      </w:r>
      <w:r w:rsidR="00895112">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895112">
        <w:rPr>
          <w:noProof/>
        </w:rPr>
        <w:t>244</w:t>
      </w:r>
      <w:r w:rsidR="00E611C7">
        <w:fldChar w:fldCharType="end"/>
      </w:r>
      <w:r w:rsidR="00E611C7">
        <w:t>.</w:t>
      </w:r>
    </w:p>
    <w:p w14:paraId="45920DE7" w14:textId="6372A487" w:rsidR="00935D4B" w:rsidRPr="00AB1781" w:rsidRDefault="00935D4B" w:rsidP="00BF0205">
      <w:pPr>
        <w:pStyle w:val="Heading4"/>
      </w:pPr>
      <w:bookmarkStart w:id="275" w:name="_Ref412111328"/>
      <w:r>
        <w:lastRenderedPageBreak/>
        <w:t>Psalm</w:t>
      </w:r>
      <w:r w:rsidRPr="00AB1781">
        <w:t xml:space="preserve"> 86</w:t>
      </w:r>
      <w:r>
        <w:t xml:space="preserve">: </w:t>
      </w:r>
      <w:r w:rsidR="007D2678">
        <w:t>“</w:t>
      </w:r>
      <w:r>
        <w:t>His foundations are on the holy mountain</w:t>
      </w:r>
      <w:r w:rsidR="005453DF">
        <w:t>s”</w:t>
      </w:r>
      <w:bookmarkEnd w:id="275"/>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6BF0BC7" w:rsidR="00F14AA6" w:rsidRDefault="00F14AA6" w:rsidP="00935D4B">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2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2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29"/>
      </w:r>
    </w:p>
    <w:p w14:paraId="41ECC6AA" w14:textId="04147FD6" w:rsidR="00935D4B" w:rsidRPr="00AB1781" w:rsidRDefault="00ED7AD3" w:rsidP="00935D4B">
      <w:pPr>
        <w:pStyle w:val="EnglishHangNoCoptic"/>
      </w:pPr>
      <w:r>
        <w:tab/>
        <w:t>and, “a man was born in her,”</w:t>
      </w:r>
      <w:r>
        <w:rPr>
          <w:rStyle w:val="FootnoteReference"/>
        </w:rPr>
        <w:footnoteReference w:id="430"/>
      </w:r>
    </w:p>
    <w:p w14:paraId="338E4C9D" w14:textId="60232CF0" w:rsidR="00935D4B" w:rsidRPr="00AB1781" w:rsidRDefault="00ED7AD3" w:rsidP="00935D4B">
      <w:pPr>
        <w:pStyle w:val="EnglishHangEndNoCoptic"/>
      </w:pPr>
      <w:r>
        <w:tab/>
        <w:t>for t</w:t>
      </w:r>
      <w:r w:rsidR="00935D4B" w:rsidRPr="00AB1781">
        <w:t xml:space="preserve">he </w:t>
      </w:r>
      <w:proofErr w:type="gramStart"/>
      <w:r w:rsidR="00935D4B" w:rsidRPr="00AB1781">
        <w:t>Most High</w:t>
      </w:r>
      <w:proofErr w:type="gramEnd"/>
      <w:r w:rsidR="00935D4B" w:rsidRPr="00AB1781">
        <w:t xml:space="preserve">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31"/>
      </w:r>
    </w:p>
    <w:p w14:paraId="238BF1CD" w14:textId="29485C15"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895112">
        <w:t>Psalm</w:t>
      </w:r>
      <w:r w:rsidR="00895112" w:rsidRPr="00AB1781">
        <w:t xml:space="preserve"> 90</w:t>
      </w:r>
      <w:r w:rsidR="00895112">
        <w:t>: “He who dwells in the help of the Most High”</w:t>
      </w:r>
      <w:r>
        <w:fldChar w:fldCharType="end"/>
      </w:r>
      <w:r>
        <w:t xml:space="preserve">, page </w:t>
      </w:r>
      <w:r>
        <w:fldChar w:fldCharType="begin"/>
      </w:r>
      <w:r>
        <w:instrText xml:space="preserve"> PAGEREF _Ref412026283 \h </w:instrText>
      </w:r>
      <w:r>
        <w:fldChar w:fldCharType="separate"/>
      </w:r>
      <w:r w:rsidR="00895112">
        <w:rPr>
          <w:noProof/>
        </w:rPr>
        <w:t>244</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lastRenderedPageBreak/>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w:t>
      </w:r>
      <w:proofErr w:type="gramStart"/>
      <w:r w:rsidR="004E2A9B">
        <w:t>You</w:t>
      </w:r>
      <w:proofErr w:type="gramEnd"/>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proofErr w:type="gramStart"/>
      <w:r w:rsidR="00BD2048">
        <w:t>supplication</w:t>
      </w:r>
      <w:r w:rsidR="004E2A9B">
        <w:t>[</w:t>
      </w:r>
      <w:proofErr w:type="gramEnd"/>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32"/>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3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3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35"/>
      </w:r>
      <w:r>
        <w:t xml:space="preserve"> confess</w:t>
      </w:r>
      <w:r w:rsidR="00F06A9C">
        <w:rPr>
          <w:rStyle w:val="FootnoteReference"/>
        </w:rPr>
        <w:footnoteReference w:id="436"/>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37"/>
      </w:r>
      <w:r w:rsidR="00FF46D1">
        <w:t xml:space="preserve"> </w:t>
      </w:r>
      <w:r w:rsidRPr="00AB1781">
        <w:t>land?</w:t>
      </w:r>
    </w:p>
    <w:p w14:paraId="536BC3D9" w14:textId="1B73B777" w:rsidR="00935D4B" w:rsidRPr="00AB1781" w:rsidRDefault="00935D4B" w:rsidP="00935D4B">
      <w:pPr>
        <w:pStyle w:val="EnglishHangNoCoptic"/>
      </w:pPr>
      <w:r w:rsidRPr="00AB1781">
        <w:lastRenderedPageBreak/>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38"/>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39"/>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40"/>
      </w:r>
      <w:r w:rsidRPr="00AB1781">
        <w:t xml:space="preserve"> </w:t>
      </w:r>
      <w:r w:rsidR="006D6CF8">
        <w:t>forever</w:t>
      </w:r>
      <w:r w:rsidR="006D6CF8">
        <w:rPr>
          <w:rStyle w:val="FootnoteReference"/>
        </w:rPr>
        <w:footnoteReference w:id="441"/>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42"/>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lastRenderedPageBreak/>
        <w:t xml:space="preserve">6 The heavens </w:t>
      </w:r>
      <w:r w:rsidR="006D6CF8">
        <w:t>will confess</w:t>
      </w:r>
      <w:r w:rsidR="00962B09">
        <w:rPr>
          <w:rStyle w:val="FootnoteReference"/>
        </w:rPr>
        <w:footnoteReference w:id="443"/>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44"/>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45"/>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46"/>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47"/>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48"/>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lastRenderedPageBreak/>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49"/>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50"/>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51"/>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52"/>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53"/>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54"/>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lastRenderedPageBreak/>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55"/>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56"/>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57"/>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58"/>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lastRenderedPageBreak/>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59"/>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60"/>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proofErr w:type="gramStart"/>
      <w:r w:rsidR="001040C8">
        <w:t>You</w:t>
      </w:r>
      <w:proofErr w:type="gramEnd"/>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proofErr w:type="gramStart"/>
      <w:r w:rsidR="001040C8">
        <w:t>You</w:t>
      </w:r>
      <w:proofErr w:type="gramEnd"/>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lastRenderedPageBreak/>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61"/>
      </w:r>
      <w:r w:rsidRPr="00AB1781">
        <w:t xml:space="preserve"> in </w:t>
      </w:r>
      <w:r w:rsidR="00E570CB">
        <w:t>Your</w:t>
      </w:r>
      <w:r w:rsidRPr="00AB1781">
        <w:t xml:space="preserve"> wrath,</w:t>
      </w:r>
      <w:r w:rsidRPr="00AB1781">
        <w:rPr>
          <w:rStyle w:val="FootnoteReference"/>
        </w:rPr>
        <w:footnoteReference w:id="462"/>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63"/>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64"/>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6" w:name="_Ref412026283"/>
      <w:r>
        <w:lastRenderedPageBreak/>
        <w:t>Psalm</w:t>
      </w:r>
      <w:r w:rsidRPr="00AB1781">
        <w:t xml:space="preserve"> 90</w:t>
      </w:r>
      <w:r>
        <w:t xml:space="preserve">: </w:t>
      </w:r>
      <w:r w:rsidR="007D2678">
        <w:t>“</w:t>
      </w:r>
      <w:r>
        <w:t>He who dwells in the help of the Most Hig</w:t>
      </w:r>
      <w:r w:rsidR="00F017CA">
        <w:t>h”</w:t>
      </w:r>
      <w:bookmarkEnd w:id="276"/>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084E9064" w:rsidR="00F14AA6" w:rsidRDefault="00F14AA6" w:rsidP="00935D4B">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511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5112">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65"/>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lastRenderedPageBreak/>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66"/>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67"/>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0A30883" w:rsidR="00B35B25" w:rsidRDefault="00B35B25" w:rsidP="00E611C7">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895112">
        <w:t>Psalm</w:t>
      </w:r>
      <w:r w:rsidR="00895112" w:rsidRPr="00AB1781">
        <w:t xml:space="preserve"> 92</w:t>
      </w:r>
      <w:r w:rsidR="00895112">
        <w:t>: “The Lord is reigns, He is robed in majesty”</w:t>
      </w:r>
      <w:r>
        <w:fldChar w:fldCharType="end"/>
      </w:r>
      <w:r>
        <w:t xml:space="preserve">, page </w:t>
      </w:r>
      <w:r>
        <w:fldChar w:fldCharType="begin"/>
      </w:r>
      <w:r>
        <w:instrText xml:space="preserve"> PAGEREF _Ref412111374 \h </w:instrText>
      </w:r>
      <w:r>
        <w:fldChar w:fldCharType="separate"/>
      </w:r>
      <w:r w:rsidR="00895112">
        <w:rPr>
          <w:noProof/>
        </w:rPr>
        <w:t>247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895112">
        <w:t>Psalm</w:t>
      </w:r>
      <w:r w:rsidR="00895112" w:rsidRPr="00AB1781">
        <w:t xml:space="preserve"> 96</w:t>
      </w:r>
      <w:r w:rsidR="00895112">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895112">
        <w:rPr>
          <w:noProof/>
        </w:rPr>
        <w:t>252</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895112">
        <w:t>Psalm</w:t>
      </w:r>
      <w:r w:rsidR="00895112" w:rsidRPr="00AB1781">
        <w:t xml:space="preserve"> 116</w:t>
      </w:r>
      <w:r w:rsidR="00895112">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895112">
        <w:rPr>
          <w:noProof/>
        </w:rPr>
        <w:t>287</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7" w:name="_Ref435438606"/>
      <w:r w:rsidRPr="00AB1781">
        <w:t>K</w:t>
      </w:r>
      <w:r>
        <w:t>athisma</w:t>
      </w:r>
      <w:r w:rsidRPr="00AB1781">
        <w:t xml:space="preserve"> 1</w:t>
      </w:r>
      <w:r>
        <w:t>3</w:t>
      </w:r>
      <w:bookmarkEnd w:id="277"/>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68"/>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69"/>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lastRenderedPageBreak/>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70"/>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proofErr w:type="gramStart"/>
      <w:r w:rsidR="00C104A1">
        <w:t>are</w:t>
      </w:r>
      <w:proofErr w:type="gramEnd"/>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proofErr w:type="gramStart"/>
      <w:r w:rsidR="00E570CB">
        <w:t>Your</w:t>
      </w:r>
      <w:proofErr w:type="gramEnd"/>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71"/>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72"/>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proofErr w:type="gramStart"/>
      <w:r w:rsidRPr="00AB1781">
        <w:t>hears</w:t>
      </w:r>
      <w:proofErr w:type="gramEnd"/>
      <w:r w:rsidRPr="00AB1781">
        <w:t xml:space="preserve">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73"/>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74"/>
      </w:r>
      <w:r w:rsidRPr="00AB1781">
        <w:t xml:space="preserve"> in a ripe</w:t>
      </w:r>
      <w:r w:rsidR="00325B16">
        <w:rPr>
          <w:rStyle w:val="FootnoteReference"/>
        </w:rPr>
        <w:footnoteReference w:id="475"/>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8" w:name="_Ref412111374"/>
      <w:r>
        <w:lastRenderedPageBreak/>
        <w:t>Psalm</w:t>
      </w:r>
      <w:r w:rsidRPr="00AB1781">
        <w:t xml:space="preserve"> 92</w:t>
      </w:r>
      <w:r>
        <w:t xml:space="preserve">: </w:t>
      </w:r>
      <w:r w:rsidR="007D2678">
        <w:t xml:space="preserve">“The Lord is </w:t>
      </w:r>
      <w:proofErr w:type="gramStart"/>
      <w:r w:rsidR="007D2678">
        <w:t>reigns</w:t>
      </w:r>
      <w:r>
        <w:t>,</w:t>
      </w:r>
      <w:proofErr w:type="gramEnd"/>
      <w:r>
        <w:t xml:space="preserve"> He is robed in </w:t>
      </w:r>
      <w:r w:rsidR="007D2678">
        <w:t>majesty”</w:t>
      </w:r>
      <w:bookmarkEnd w:id="278"/>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76"/>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4AAFFB93" w:rsidR="00F14AA6" w:rsidRDefault="00F14AA6" w:rsidP="008016CF">
      <w:pPr>
        <w:pStyle w:val="Rubric"/>
      </w:pPr>
      <w:r>
        <w:fldChar w:fldCharType="begin"/>
      </w:r>
      <w:r>
        <w:instrText xml:space="preserve"> REF _Ref434576249 \h </w:instrText>
      </w:r>
      <w:r>
        <w:fldChar w:fldCharType="separate"/>
      </w:r>
      <w:r w:rsidR="0089511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5112">
        <w:rPr>
          <w:noProof/>
        </w:rPr>
        <w:t>92</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77"/>
      </w:r>
      <w:r w:rsidRPr="00AB1781">
        <w:t>.</w:t>
      </w:r>
    </w:p>
    <w:p w14:paraId="4C593705" w14:textId="5823BCD4"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78"/>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lastRenderedPageBreak/>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79"/>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proofErr w:type="gramStart"/>
      <w:r w:rsidR="0002098A">
        <w:t>fools</w:t>
      </w:r>
      <w:proofErr w:type="gramEnd"/>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w:t>
      </w:r>
      <w:proofErr w:type="gramStart"/>
      <w:r w:rsidRPr="00AB1781">
        <w:t>you</w:t>
      </w:r>
      <w:proofErr w:type="gramEnd"/>
      <w:r w:rsidRPr="00AB1781">
        <w:t xml:space="preserve">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80"/>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proofErr w:type="gramStart"/>
      <w:r w:rsidR="0002098A">
        <w:t>sojourned</w:t>
      </w:r>
      <w:proofErr w:type="gramEnd"/>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lastRenderedPageBreak/>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81"/>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82"/>
      </w:r>
      <w:r w:rsidRPr="00AB1781">
        <w:t xml:space="preserve"> with thanksgiving</w:t>
      </w:r>
      <w:r w:rsidR="000470D3">
        <w:rPr>
          <w:rStyle w:val="FootnoteReference"/>
        </w:rPr>
        <w:footnoteReference w:id="483"/>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84"/>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485"/>
      </w:r>
      <w:r w:rsidRPr="00AB1781">
        <w:t xml:space="preserve"> and fall down</w:t>
      </w:r>
      <w:r w:rsidR="002A2713">
        <w:rPr>
          <w:rStyle w:val="FootnoteReference"/>
        </w:rPr>
        <w:footnoteReference w:id="486"/>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87"/>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88"/>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89"/>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90"/>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91"/>
      </w:r>
    </w:p>
    <w:p w14:paraId="0D54EE54" w14:textId="754B1C97" w:rsidR="008016CF" w:rsidRPr="00AB1781" w:rsidRDefault="008016CF" w:rsidP="00BF0205">
      <w:pPr>
        <w:pStyle w:val="Heading4"/>
      </w:pPr>
      <w:bookmarkStart w:id="279"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9"/>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578DCAE" w:rsidR="00F14AA6" w:rsidRDefault="00F14AA6" w:rsidP="008016C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lastRenderedPageBreak/>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92"/>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93"/>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94"/>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95"/>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96"/>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97"/>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98"/>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99"/>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00"/>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01"/>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403DB1C5"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895112">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895112">
        <w:t>Psalm</w:t>
      </w:r>
      <w:r w:rsidR="00895112" w:rsidRPr="00AB1781">
        <w:t xml:space="preserve"> 96</w:t>
      </w:r>
      <w:r w:rsidR="00895112">
        <w:t>: “The Lord reigns, let the earth rejoice”</w:t>
      </w:r>
      <w:r>
        <w:fldChar w:fldCharType="end"/>
      </w:r>
      <w:r>
        <w:t xml:space="preserve">, page </w:t>
      </w:r>
      <w:r>
        <w:fldChar w:fldCharType="begin"/>
      </w:r>
      <w:r>
        <w:instrText xml:space="preserve"> PAGEREF _Ref412026313 \h </w:instrText>
      </w:r>
      <w:r>
        <w:fldChar w:fldCharType="separate"/>
      </w:r>
      <w:r w:rsidR="00895112">
        <w:rPr>
          <w:noProof/>
        </w:rPr>
        <w:t>252</w:t>
      </w:r>
      <w:r>
        <w:fldChar w:fldCharType="end"/>
      </w:r>
      <w:r>
        <w:t>.</w:t>
      </w:r>
    </w:p>
    <w:p w14:paraId="27826D3E" w14:textId="51F45D77" w:rsidR="008016CF" w:rsidRPr="00AB1781" w:rsidRDefault="00A0015F" w:rsidP="00BF0205">
      <w:pPr>
        <w:pStyle w:val="Heading4"/>
      </w:pPr>
      <w:bookmarkStart w:id="280"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80"/>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A2B445" w:rsidR="00F14AA6" w:rsidRDefault="00F14AA6" w:rsidP="00A0015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0054E90A" w14:textId="51403B8C" w:rsidR="008016CF" w:rsidRPr="00AB1781" w:rsidRDefault="00AF055B" w:rsidP="00A0015F">
      <w:pPr>
        <w:pStyle w:val="Rubric"/>
      </w:pPr>
      <w:r>
        <w:t xml:space="preserve">1 (By David, when His earth was </w:t>
      </w:r>
      <w:proofErr w:type="gramStart"/>
      <w:r>
        <w:t>is</w:t>
      </w:r>
      <w:proofErr w:type="gramEnd"/>
      <w:r>
        <w:t xml:space="preserve">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502"/>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03"/>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04"/>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05"/>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 xml:space="preserve">rd </w:t>
      </w:r>
      <w:proofErr w:type="gramStart"/>
      <w:r>
        <w:t>Most High</w:t>
      </w:r>
      <w:proofErr w:type="gramEnd"/>
      <w:r>
        <w:t xml:space="preserve">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lastRenderedPageBreak/>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06"/>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07"/>
      </w:r>
      <w:r w:rsidRPr="00AB1781">
        <w:t xml:space="preserve"> at the remembrance of His holiness.</w:t>
      </w:r>
    </w:p>
    <w:p w14:paraId="087C431E" w14:textId="5C424B92" w:rsidR="00B35B25" w:rsidRDefault="00B35B25" w:rsidP="00E611C7">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895112">
        <w:t>Psalm</w:t>
      </w:r>
      <w:r w:rsidR="00895112" w:rsidRPr="00AB1781">
        <w:t xml:space="preserve"> 97</w:t>
      </w:r>
      <w:r w:rsidR="00895112">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895112">
        <w:rPr>
          <w:noProof/>
        </w:rPr>
        <w:t>254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895112">
        <w:t>Psalm</w:t>
      </w:r>
      <w:r w:rsidR="00895112" w:rsidRPr="00AB1781">
        <w:t xml:space="preserve"> 109</w:t>
      </w:r>
      <w:r w:rsidR="00895112">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895112">
        <w:rPr>
          <w:noProof/>
        </w:rPr>
        <w:t>278</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1"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1"/>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BBEED9B" w:rsidR="00F14AA6" w:rsidRDefault="00F14AA6" w:rsidP="00A0015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08"/>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09ABF788"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895112">
        <w:t>Psalm</w:t>
      </w:r>
      <w:r w:rsidR="00895112" w:rsidRPr="00AB1781">
        <w:t xml:space="preserve"> 98</w:t>
      </w:r>
      <w:r w:rsidR="00895112">
        <w:t>: “The Lord reigns, let the peoples rage”</w:t>
      </w:r>
      <w:r>
        <w:fldChar w:fldCharType="end"/>
      </w:r>
      <w:r>
        <w:t xml:space="preserve">, page </w:t>
      </w:r>
      <w:r>
        <w:fldChar w:fldCharType="begin"/>
      </w:r>
      <w:r>
        <w:instrText xml:space="preserve"> PAGEREF _Ref412111731 \h </w:instrText>
      </w:r>
      <w:r>
        <w:fldChar w:fldCharType="separate"/>
      </w:r>
      <w:r w:rsidR="00895112">
        <w:rPr>
          <w:noProof/>
        </w:rPr>
        <w:t>255</w:t>
      </w:r>
      <w:r>
        <w:fldChar w:fldCharType="end"/>
      </w:r>
      <w:r>
        <w:t>.</w:t>
      </w:r>
    </w:p>
    <w:p w14:paraId="45190D05" w14:textId="5690E2E2" w:rsidR="008016CF" w:rsidRPr="00A0015F" w:rsidRDefault="00A0015F" w:rsidP="00BF0205">
      <w:pPr>
        <w:pStyle w:val="Heading4"/>
      </w:pPr>
      <w:bookmarkStart w:id="282" w:name="_Ref412111731"/>
      <w:r>
        <w:t>Psalm</w:t>
      </w:r>
      <w:r w:rsidR="008016CF" w:rsidRPr="00AB1781">
        <w:t xml:space="preserve"> 98</w:t>
      </w:r>
      <w:r>
        <w:t xml:space="preserve">: </w:t>
      </w:r>
      <w:r w:rsidR="007D2678">
        <w:t>“The Lord reigns</w:t>
      </w:r>
      <w:r>
        <w:t>, let the peoples rag</w:t>
      </w:r>
      <w:r w:rsidR="007D2678">
        <w:t>e”</w:t>
      </w:r>
      <w:bookmarkEnd w:id="282"/>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3BECC1C9" w:rsidR="00F14AA6" w:rsidRDefault="00F14AA6" w:rsidP="00A0015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09"/>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10"/>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11"/>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12"/>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proofErr w:type="gramStart"/>
      <w:r w:rsidR="001040C8">
        <w:t>You</w:t>
      </w:r>
      <w:proofErr w:type="gramEnd"/>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proofErr w:type="gramStart"/>
      <w:r w:rsidR="001040C8">
        <w:t>You</w:t>
      </w:r>
      <w:proofErr w:type="gramEnd"/>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13"/>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14"/>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16BF91F7"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895112">
        <w:t>Psalm</w:t>
      </w:r>
      <w:r w:rsidR="00895112" w:rsidRPr="00AB1781">
        <w:t xml:space="preserve"> 99</w:t>
      </w:r>
      <w:r w:rsidR="00895112">
        <w:t>: “Shout for joy to the Lord, all the earth”</w:t>
      </w:r>
      <w:r>
        <w:fldChar w:fldCharType="end"/>
      </w:r>
      <w:r>
        <w:t xml:space="preserve">, page </w:t>
      </w:r>
      <w:r>
        <w:fldChar w:fldCharType="begin"/>
      </w:r>
      <w:r>
        <w:instrText xml:space="preserve"> PAGEREF _Ref412111741 \h </w:instrText>
      </w:r>
      <w:r>
        <w:fldChar w:fldCharType="separate"/>
      </w:r>
      <w:r w:rsidR="00895112">
        <w:rPr>
          <w:noProof/>
        </w:rPr>
        <w:t>256</w:t>
      </w:r>
      <w:r>
        <w:fldChar w:fldCharType="end"/>
      </w:r>
      <w:r>
        <w:t>.</w:t>
      </w:r>
    </w:p>
    <w:p w14:paraId="03F16376" w14:textId="0C4C7F9B" w:rsidR="008016CF" w:rsidRPr="00A0015F" w:rsidRDefault="00A0015F" w:rsidP="00BF0205">
      <w:pPr>
        <w:pStyle w:val="Heading4"/>
      </w:pPr>
      <w:bookmarkStart w:id="283" w:name="_Ref412111741"/>
      <w:r>
        <w:t>Psalm</w:t>
      </w:r>
      <w:r w:rsidR="008016CF" w:rsidRPr="00AB1781">
        <w:t xml:space="preserve"> 99</w:t>
      </w:r>
      <w:r>
        <w:t xml:space="preserve">: </w:t>
      </w:r>
      <w:r w:rsidR="007D2678">
        <w:t>“</w:t>
      </w:r>
      <w:r>
        <w:t>Shout for joy to the Lord, all the eart</w:t>
      </w:r>
      <w:r w:rsidR="007D2678">
        <w:t>h”</w:t>
      </w:r>
      <w:bookmarkEnd w:id="283"/>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456CDD1E" w:rsidR="00F14AA6" w:rsidRDefault="00F14AA6" w:rsidP="00A0015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15"/>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16"/>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17"/>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5E570E76"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895112">
        <w:t>Psalm</w:t>
      </w:r>
      <w:r w:rsidR="00895112" w:rsidRPr="00AB1781">
        <w:t xml:space="preserve"> 100</w:t>
      </w:r>
      <w:r w:rsidR="00895112">
        <w:t>: “I will sing to You of mercy and judgment, O Lord”</w:t>
      </w:r>
      <w:r>
        <w:fldChar w:fldCharType="end"/>
      </w:r>
      <w:r>
        <w:t xml:space="preserve">, page </w:t>
      </w:r>
      <w:r>
        <w:fldChar w:fldCharType="begin"/>
      </w:r>
      <w:r>
        <w:instrText xml:space="preserve"> PAGEREF _Ref412111752 \h </w:instrText>
      </w:r>
      <w:r>
        <w:fldChar w:fldCharType="separate"/>
      </w:r>
      <w:r w:rsidR="00895112">
        <w:rPr>
          <w:noProof/>
        </w:rPr>
        <w:t>256</w:t>
      </w:r>
      <w:r>
        <w:fldChar w:fldCharType="end"/>
      </w:r>
      <w:r>
        <w:t>.</w:t>
      </w:r>
    </w:p>
    <w:p w14:paraId="1FF767BE" w14:textId="1FAD1E5E" w:rsidR="008016CF" w:rsidRPr="00A0015F" w:rsidRDefault="00A0015F" w:rsidP="00BF0205">
      <w:pPr>
        <w:pStyle w:val="Heading4"/>
      </w:pPr>
      <w:bookmarkStart w:id="284"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4"/>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23B905DB" w:rsidR="00F14AA6" w:rsidRDefault="00F14AA6" w:rsidP="00A0015F">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18"/>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19"/>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20"/>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603F44EF" w:rsidR="00B35B25" w:rsidRDefault="00B35B25" w:rsidP="00B35B25">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895112">
        <w:t>Psalm</w:t>
      </w:r>
      <w:r w:rsidR="00895112" w:rsidRPr="00AB1781">
        <w:t xml:space="preserve"> 109</w:t>
      </w:r>
      <w:r w:rsidR="00895112">
        <w:t>: “The Lord said to my Lord, “Sit at My right hand’”</w:t>
      </w:r>
      <w:r>
        <w:fldChar w:fldCharType="end"/>
      </w:r>
      <w:r>
        <w:t xml:space="preserve">, page </w:t>
      </w:r>
      <w:r>
        <w:fldChar w:fldCharType="begin"/>
      </w:r>
      <w:r>
        <w:instrText xml:space="preserve"> PAGEREF _Ref412026343 \h </w:instrText>
      </w:r>
      <w:r>
        <w:fldChar w:fldCharType="separate"/>
      </w:r>
      <w:r w:rsidR="00895112">
        <w:rPr>
          <w:noProof/>
        </w:rPr>
        <w:t>278</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5" w:name="_Ref435438613"/>
      <w:r w:rsidRPr="00AB1781">
        <w:t>K</w:t>
      </w:r>
      <w:r>
        <w:t>athisma</w:t>
      </w:r>
      <w:r w:rsidRPr="00AB1781">
        <w:t xml:space="preserve"> 1</w:t>
      </w:r>
      <w:r>
        <w:t>4</w:t>
      </w:r>
      <w:bookmarkEnd w:id="285"/>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lastRenderedPageBreak/>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21"/>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22"/>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23"/>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lastRenderedPageBreak/>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24"/>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25"/>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xml:space="preserve">, bless His </w:t>
      </w:r>
      <w:proofErr w:type="gramStart"/>
      <w:r w:rsidR="00C37403">
        <w:t>holy</w:t>
      </w:r>
      <w:proofErr w:type="gramEnd"/>
      <w:r w:rsidR="00C37403">
        <w:t xml:space="preserve">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26"/>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lastRenderedPageBreak/>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27"/>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28"/>
      </w:r>
      <w:r w:rsidRPr="00AB1781">
        <w:t xml:space="preserve"> from us.</w:t>
      </w:r>
      <w:r w:rsidRPr="00AB1781">
        <w:rPr>
          <w:rStyle w:val="FootnoteReference"/>
        </w:rPr>
        <w:footnoteReference w:id="529"/>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30"/>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31"/>
      </w:r>
    </w:p>
    <w:p w14:paraId="2B0A2F86" w14:textId="2304E765" w:rsidR="00EC728E" w:rsidRPr="00AB1781" w:rsidRDefault="00EC728E" w:rsidP="00EC728E">
      <w:pPr>
        <w:pStyle w:val="EnglishHangNoCoptic"/>
      </w:pPr>
      <w:r w:rsidRPr="00AB1781">
        <w:lastRenderedPageBreak/>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 xml:space="preserve">who are mighty in strength, who do His </w:t>
      </w:r>
      <w:proofErr w:type="gramStart"/>
      <w:r w:rsidRPr="00AB1781">
        <w:t>word</w:t>
      </w:r>
      <w:r w:rsidR="00417F44">
        <w:t>,</w:t>
      </w:r>
      <w:proofErr w:type="gramEnd"/>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32"/>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33"/>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34"/>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535"/>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36"/>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37"/>
      </w:r>
      <w:r w:rsidR="00342E73">
        <w:t xml:space="preserve"> flames of fire.</w:t>
      </w:r>
      <w:r w:rsidRPr="00AB1781">
        <w:rPr>
          <w:rStyle w:val="FootnoteReference"/>
        </w:rPr>
        <w:footnoteReference w:id="538"/>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39"/>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40"/>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lastRenderedPageBreak/>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41"/>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42"/>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lastRenderedPageBreak/>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proofErr w:type="gramStart"/>
      <w:r w:rsidRPr="00AB1781">
        <w:t>sea,;</w:t>
      </w:r>
      <w:proofErr w:type="gramEnd"/>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43"/>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4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4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 xml:space="preserve">have </w:t>
      </w:r>
      <w:proofErr w:type="gramStart"/>
      <w:r w:rsidR="00915FD3">
        <w:t>being</w:t>
      </w:r>
      <w:proofErr w:type="gramEnd"/>
      <w:r w:rsidRPr="00AB1781">
        <w:t>.</w:t>
      </w:r>
    </w:p>
    <w:p w14:paraId="3D518041" w14:textId="54DB047A" w:rsidR="00EC728E" w:rsidRPr="00AB1781" w:rsidRDefault="00EC728E" w:rsidP="00DA6717">
      <w:pPr>
        <w:pStyle w:val="EnglishHangNoCoptic"/>
      </w:pPr>
      <w:r w:rsidRPr="00AB1781">
        <w:lastRenderedPageBreak/>
        <w:t xml:space="preserve">34 May my </w:t>
      </w:r>
      <w:r w:rsidR="00915FD3">
        <w:t>words</w:t>
      </w:r>
      <w:r w:rsidR="00915FD3">
        <w:rPr>
          <w:rStyle w:val="FootnoteReference"/>
        </w:rPr>
        <w:footnoteReference w:id="54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47"/>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4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4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 xml:space="preserve">3 Glory in His </w:t>
      </w:r>
      <w:proofErr w:type="gramStart"/>
      <w:r>
        <w:t>holy</w:t>
      </w:r>
      <w:proofErr w:type="gramEnd"/>
      <w:r>
        <w:t xml:space="preserve">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50"/>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5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lastRenderedPageBreak/>
        <w:t>8 He never forgets His covenant</w:t>
      </w:r>
      <w:r w:rsidR="00321F6F">
        <w:rPr>
          <w:rStyle w:val="FootnoteReference"/>
        </w:rPr>
        <w:footnoteReference w:id="55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proofErr w:type="gramStart"/>
      <w:r w:rsidRPr="00AB1781">
        <w:t xml:space="preserve">9  </w:t>
      </w:r>
      <w:r w:rsidR="00321F6F">
        <w:t>[</w:t>
      </w:r>
      <w:proofErr w:type="gramEnd"/>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5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5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5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5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lastRenderedPageBreak/>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5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58"/>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59"/>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6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6" w:name="_Ref435438622"/>
      <w:r w:rsidRPr="00AB1781">
        <w:t>K</w:t>
      </w:r>
      <w:r>
        <w:t>athisma</w:t>
      </w:r>
      <w:r w:rsidRPr="00AB1781">
        <w:t xml:space="preserve"> 1</w:t>
      </w:r>
      <w:r>
        <w:t>5</w:t>
      </w:r>
      <w:bookmarkEnd w:id="286"/>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61"/>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62"/>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lastRenderedPageBreak/>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63"/>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64"/>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65"/>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66"/>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67"/>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68"/>
      </w:r>
    </w:p>
    <w:p w14:paraId="49218C47" w14:textId="1DC4F17B" w:rsidR="00510795" w:rsidRPr="00AB1781" w:rsidRDefault="00510795" w:rsidP="00510795">
      <w:pPr>
        <w:pStyle w:val="EnglishHangNoCoptic"/>
      </w:pPr>
      <w:r w:rsidRPr="00AB1781">
        <w:lastRenderedPageBreak/>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69"/>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70"/>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proofErr w:type="gramStart"/>
      <w:r w:rsidR="00FF4329">
        <w:t>Who</w:t>
      </w:r>
      <w:proofErr w:type="gramEnd"/>
      <w:r w:rsidR="00FF4329">
        <w:t xml:space="preserve">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71"/>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72"/>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73"/>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lastRenderedPageBreak/>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74"/>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75"/>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76"/>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lastRenderedPageBreak/>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77"/>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78"/>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79"/>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80"/>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81"/>
      </w:r>
      <w:r w:rsidRPr="00AB1781">
        <w:t>.</w:t>
      </w:r>
    </w:p>
    <w:p w14:paraId="3949FD98" w14:textId="31269A6F" w:rsidR="00510795" w:rsidRPr="00AB1781" w:rsidRDefault="00510795" w:rsidP="00510795">
      <w:pPr>
        <w:pStyle w:val="EnglishHangNoCoptic"/>
      </w:pPr>
      <w:r w:rsidRPr="00AB1781">
        <w:lastRenderedPageBreak/>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82"/>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83"/>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84"/>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lastRenderedPageBreak/>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85"/>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86"/>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87"/>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88"/>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lastRenderedPageBreak/>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89"/>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lastRenderedPageBreak/>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90"/>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91"/>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92"/>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93"/>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94"/>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lastRenderedPageBreak/>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95"/>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lastRenderedPageBreak/>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596"/>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97"/>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98"/>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lastRenderedPageBreak/>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99"/>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7" w:name="_Ref435990041"/>
      <w:r>
        <w:t>Kathisma 16</w:t>
      </w:r>
      <w:bookmarkEnd w:id="287"/>
    </w:p>
    <w:p w14:paraId="10F0C415" w14:textId="0AB078EF" w:rsidR="00510795" w:rsidRPr="00267F42" w:rsidRDefault="00267F42" w:rsidP="00BF0205">
      <w:pPr>
        <w:pStyle w:val="Heading4"/>
      </w:pPr>
      <w:bookmarkStart w:id="288" w:name="_Ref412026343"/>
      <w:r>
        <w:t>Psalm</w:t>
      </w:r>
      <w:r w:rsidR="00510795" w:rsidRPr="00AB1781">
        <w:t xml:space="preserve"> 109</w:t>
      </w:r>
      <w:r>
        <w:t xml:space="preserve">: </w:t>
      </w:r>
      <w:r w:rsidR="00E67F94">
        <w:t>“The Lord said to my Lord, “</w:t>
      </w:r>
      <w:r>
        <w:t>Sit at My right han</w:t>
      </w:r>
      <w:r w:rsidR="00E67F94">
        <w:t>d’”</w:t>
      </w:r>
      <w:bookmarkEnd w:id="288"/>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C44F816" w:rsidR="00F14AA6" w:rsidRDefault="00F14AA6" w:rsidP="00267F42">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00"/>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01"/>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02"/>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03"/>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04"/>
      </w:r>
      <w:r w:rsidRPr="00AB1781">
        <w:t>.</w:t>
      </w:r>
      <w:r w:rsidRPr="00AB1781">
        <w:rPr>
          <w:rStyle w:val="FootnoteReference"/>
        </w:rPr>
        <w:footnoteReference w:id="605"/>
      </w:r>
    </w:p>
    <w:p w14:paraId="7791C5D2" w14:textId="74D157B1" w:rsidR="00510795" w:rsidRPr="00AB1781" w:rsidRDefault="00510795" w:rsidP="00267F42">
      <w:pPr>
        <w:pStyle w:val="EnglishHangNoCoptic"/>
      </w:pPr>
      <w:r w:rsidRPr="00AB1781">
        <w:lastRenderedPageBreak/>
        <w:t xml:space="preserve">4 The Lord has sworn and will not </w:t>
      </w:r>
      <w:r w:rsidR="00AB05E1">
        <w:t>repent</w:t>
      </w:r>
      <w:r w:rsidR="00AB05E1">
        <w:rPr>
          <w:rStyle w:val="FootnoteReference"/>
        </w:rPr>
        <w:footnoteReference w:id="606"/>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07"/>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08"/>
      </w:r>
    </w:p>
    <w:p w14:paraId="3ABB1A49" w14:textId="6D8FA34B" w:rsidR="00B35B25" w:rsidRDefault="00B35B25" w:rsidP="00E611C7">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895112">
        <w:t>Psalm</w:t>
      </w:r>
      <w:r w:rsidR="00895112" w:rsidRPr="00AB1781">
        <w:t xml:space="preserve"> 110</w:t>
      </w:r>
      <w:r w:rsidR="00895112">
        <w:t>: “I will confess You, O Lord, with my whole heart”</w:t>
      </w:r>
      <w:r>
        <w:fldChar w:fldCharType="end"/>
      </w:r>
      <w:r>
        <w:t xml:space="preserve">, page </w:t>
      </w:r>
      <w:r>
        <w:fldChar w:fldCharType="begin"/>
      </w:r>
      <w:r>
        <w:instrText xml:space="preserve"> PAGEREF _Ref412111792 \h </w:instrText>
      </w:r>
      <w:r>
        <w:fldChar w:fldCharType="separate"/>
      </w:r>
      <w:r w:rsidR="00895112">
        <w:rPr>
          <w:noProof/>
        </w:rPr>
        <w:t>279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895112">
        <w:t>Psalm</w:t>
      </w:r>
      <w:r w:rsidR="00895112" w:rsidRPr="00AB1781">
        <w:t xml:space="preserve"> 114</w:t>
      </w:r>
      <w:r w:rsidR="00895112">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895112">
        <w:rPr>
          <w:noProof/>
        </w:rPr>
        <w:t>285</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9"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9"/>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F776F0E" w:rsidR="00F14AA6" w:rsidRDefault="00F14AA6" w:rsidP="00267F42">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09"/>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10"/>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11"/>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12"/>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lastRenderedPageBreak/>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13"/>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14"/>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15"/>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16"/>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17"/>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1877A060"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895112">
        <w:t>Psalm</w:t>
      </w:r>
      <w:r w:rsidR="00895112" w:rsidRPr="00AB1781">
        <w:t xml:space="preserve"> 111</w:t>
      </w:r>
      <w:r w:rsidR="00895112">
        <w:t>: “Blessed is the man who fears the Lord”</w:t>
      </w:r>
      <w:r>
        <w:fldChar w:fldCharType="end"/>
      </w:r>
      <w:r>
        <w:t xml:space="preserve">, page </w:t>
      </w:r>
      <w:r>
        <w:fldChar w:fldCharType="begin"/>
      </w:r>
      <w:r>
        <w:instrText xml:space="preserve"> PAGEREF _Ref412111806 \h </w:instrText>
      </w:r>
      <w:r>
        <w:fldChar w:fldCharType="separate"/>
      </w:r>
      <w:r w:rsidR="00895112">
        <w:rPr>
          <w:noProof/>
        </w:rPr>
        <w:t>280</w:t>
      </w:r>
      <w:r>
        <w:fldChar w:fldCharType="end"/>
      </w:r>
      <w:r>
        <w:t>.</w:t>
      </w:r>
    </w:p>
    <w:p w14:paraId="15C2806A" w14:textId="7A8D6D1E" w:rsidR="00510795" w:rsidRPr="00267F42" w:rsidRDefault="00267F42" w:rsidP="00BF0205">
      <w:pPr>
        <w:pStyle w:val="Heading4"/>
      </w:pPr>
      <w:bookmarkStart w:id="290" w:name="_Ref412111806"/>
      <w:r>
        <w:t>Psalm</w:t>
      </w:r>
      <w:r w:rsidR="00510795" w:rsidRPr="00AB1781">
        <w:t xml:space="preserve"> 111</w:t>
      </w:r>
      <w:r>
        <w:t xml:space="preserve">: </w:t>
      </w:r>
      <w:r w:rsidR="00E67F94">
        <w:t>“</w:t>
      </w:r>
      <w:r>
        <w:t>Blessed is the man who fears the Lor</w:t>
      </w:r>
      <w:r w:rsidR="00E67F94">
        <w:t>d”</w:t>
      </w:r>
      <w:bookmarkEnd w:id="290"/>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569A068C" w:rsidR="00F14AA6" w:rsidRDefault="00F14AA6" w:rsidP="00267F42">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lastRenderedPageBreak/>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18"/>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19"/>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w:t>
      </w:r>
      <w:proofErr w:type="gramStart"/>
      <w:r w:rsidRPr="00AB1781">
        <w:t>firm,</w:t>
      </w:r>
      <w:proofErr w:type="gramEnd"/>
      <w:r w:rsidRPr="00AB1781">
        <w:t xml:space="preserve">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20"/>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21"/>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22"/>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23"/>
      </w:r>
    </w:p>
    <w:p w14:paraId="6BACCBFA" w14:textId="44578082" w:rsidR="00B35B25" w:rsidRDefault="00B35B25" w:rsidP="00B35B25">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895112">
        <w:t>Psalm</w:t>
      </w:r>
      <w:r w:rsidR="00895112" w:rsidRPr="00AB1781">
        <w:t xml:space="preserve"> 112</w:t>
      </w:r>
      <w:r w:rsidR="00895112">
        <w:t>: “Praise the Lord, you children”</w:t>
      </w:r>
      <w:r>
        <w:fldChar w:fldCharType="end"/>
      </w:r>
      <w:r>
        <w:t xml:space="preserve">, page </w:t>
      </w:r>
      <w:r>
        <w:fldChar w:fldCharType="begin"/>
      </w:r>
      <w:r>
        <w:instrText xml:space="preserve"> PAGEREF _Ref412098484 \h </w:instrText>
      </w:r>
      <w:r>
        <w:fldChar w:fldCharType="separate"/>
      </w:r>
      <w:r w:rsidR="00895112">
        <w:rPr>
          <w:noProof/>
        </w:rPr>
        <w:t>282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1"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24"/>
      </w:r>
      <w:r w:rsidR="00267F42">
        <w:t xml:space="preserve">: </w:t>
      </w:r>
      <w:r w:rsidR="00E67F94">
        <w:t>“</w:t>
      </w:r>
      <w:r w:rsidR="00267F42">
        <w:t>Praise the Lord, you childre</w:t>
      </w:r>
      <w:r w:rsidR="00E67F94">
        <w:t>n”</w:t>
      </w:r>
      <w:bookmarkEnd w:id="291"/>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Watches over the Humble</w:t>
      </w:r>
    </w:p>
    <w:p w14:paraId="5E4D7F98" w14:textId="0AF71E79" w:rsidR="00F14AA6" w:rsidRDefault="00F14AA6" w:rsidP="00267F42">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 </w:t>
      </w: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25"/>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07ACC35F"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continue with </w:t>
      </w:r>
      <w:r>
        <w:fldChar w:fldCharType="begin"/>
      </w:r>
      <w:r>
        <w:instrText xml:space="preserve"> REF _Ref412098508 \h </w:instrText>
      </w:r>
      <w:r>
        <w:fldChar w:fldCharType="separate"/>
      </w:r>
      <w:r w:rsidR="00895112">
        <w:t>Psalm</w:t>
      </w:r>
      <w:r w:rsidR="00895112" w:rsidRPr="00AB1781">
        <w:t xml:space="preserve"> 142</w:t>
      </w:r>
      <w:r w:rsidR="00895112">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895112">
        <w:rPr>
          <w:noProof/>
        </w:rPr>
        <w:t>330</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895112">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895112">
        <w:t>Psalm</w:t>
      </w:r>
      <w:r w:rsidR="00895112" w:rsidRPr="00AB1781">
        <w:t xml:space="preserve"> 114</w:t>
      </w:r>
      <w:r w:rsidR="00895112">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895112">
        <w:rPr>
          <w:noProof/>
        </w:rPr>
        <w:t>285</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lastRenderedPageBreak/>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26"/>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27"/>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28"/>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29"/>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30"/>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lastRenderedPageBreak/>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31"/>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32"/>
      </w:r>
      <w:r w:rsidR="00510795" w:rsidRPr="00AB1781">
        <w:t>.</w:t>
      </w:r>
    </w:p>
    <w:p w14:paraId="397629CE" w14:textId="75AE80C9" w:rsidR="00510795" w:rsidRPr="00267F42" w:rsidRDefault="00267F42" w:rsidP="00BF0205">
      <w:pPr>
        <w:pStyle w:val="Heading4"/>
      </w:pPr>
      <w:bookmarkStart w:id="292" w:name="_Ref412026361"/>
      <w:r>
        <w:lastRenderedPageBreak/>
        <w:t>Psalm</w:t>
      </w:r>
      <w:r w:rsidR="00510795" w:rsidRPr="00AB1781">
        <w:t xml:space="preserve"> 114</w:t>
      </w:r>
      <w:r>
        <w:t xml:space="preserve">: </w:t>
      </w:r>
      <w:r w:rsidR="00E67F94">
        <w:t>“</w:t>
      </w:r>
      <w:r>
        <w:t>I love Him</w:t>
      </w:r>
      <w:r w:rsidR="00E67F94">
        <w:t>,</w:t>
      </w:r>
      <w:r>
        <w:t xml:space="preserve"> because the Lord </w:t>
      </w:r>
      <w:r w:rsidR="00E67F94">
        <w:t>will hear”</w:t>
      </w:r>
      <w:bookmarkEnd w:id="292"/>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542FBECC" w:rsidR="00F14AA6" w:rsidRDefault="00F14AA6" w:rsidP="00267F42">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33"/>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34"/>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proofErr w:type="gramStart"/>
      <w:r w:rsidR="00D27B1F">
        <w:t>therefore</w:t>
      </w:r>
      <w:proofErr w:type="gramEnd"/>
      <w:r w:rsidR="00D27B1F">
        <w:t xml:space="preserv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35"/>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36"/>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37"/>
      </w:r>
    </w:p>
    <w:p w14:paraId="30D31F28" w14:textId="11F59766" w:rsidR="00510795" w:rsidRDefault="00510795" w:rsidP="00267F42">
      <w:pPr>
        <w:pStyle w:val="EnglishHangEndNoCoptic"/>
      </w:pPr>
      <w:r w:rsidRPr="00AB1781">
        <w:tab/>
        <w:t>in the land of the living.</w:t>
      </w:r>
    </w:p>
    <w:p w14:paraId="15BDDE6D" w14:textId="09250519" w:rsidR="00B35B25" w:rsidRDefault="00B35B25" w:rsidP="00B35B25">
      <w:pPr>
        <w:pStyle w:val="Rubric"/>
      </w:pPr>
      <w:r>
        <w:t xml:space="preserve">Alleluia. </w:t>
      </w:r>
      <w:r>
        <w:fldChar w:fldCharType="begin"/>
      </w:r>
      <w:r>
        <w:instrText xml:space="preserve"> REF _Ref434576249 \h  \* MERGEFORMAT </w:instrText>
      </w:r>
      <w:r>
        <w:fldChar w:fldCharType="separate"/>
      </w:r>
      <w:r w:rsidR="00895112">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895112">
        <w:t>Psalm</w:t>
      </w:r>
      <w:r w:rsidR="00895112" w:rsidRPr="00AB1781">
        <w:t xml:space="preserve"> 115</w:t>
      </w:r>
      <w:r w:rsidR="00895112">
        <w:t>: “I believed; therefore I spoke; but I was greatly humbled”</w:t>
      </w:r>
      <w:r>
        <w:fldChar w:fldCharType="end"/>
      </w:r>
      <w:r>
        <w:t xml:space="preserve">, page </w:t>
      </w:r>
      <w:r>
        <w:fldChar w:fldCharType="begin"/>
      </w:r>
      <w:r>
        <w:instrText xml:space="preserve"> PAGEREF _Ref412026376 \h </w:instrText>
      </w:r>
      <w:r>
        <w:fldChar w:fldCharType="separate"/>
      </w:r>
      <w:r w:rsidR="00895112">
        <w:rPr>
          <w:noProof/>
        </w:rPr>
        <w:t>286</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12820AB0" w:rsidR="00510795" w:rsidRPr="00267F42" w:rsidRDefault="00267F42" w:rsidP="00BF0205">
      <w:pPr>
        <w:pStyle w:val="Heading4"/>
      </w:pPr>
      <w:bookmarkStart w:id="293" w:name="_Ref412026376"/>
      <w:r>
        <w:t>Psalm</w:t>
      </w:r>
      <w:r w:rsidR="00510795" w:rsidRPr="00AB1781">
        <w:t xml:space="preserve"> 115</w:t>
      </w:r>
      <w:r>
        <w:t xml:space="preserve">: </w:t>
      </w:r>
      <w:r w:rsidR="00E67F94">
        <w:t>“</w:t>
      </w:r>
      <w:r>
        <w:t>I believed</w:t>
      </w:r>
      <w:r w:rsidR="00E67F94">
        <w:t>;</w:t>
      </w:r>
      <w:r>
        <w:t xml:space="preserve"> </w:t>
      </w:r>
      <w:proofErr w:type="gramStart"/>
      <w:r w:rsidR="00E67F94">
        <w:t>therefore</w:t>
      </w:r>
      <w:proofErr w:type="gramEnd"/>
      <w:r>
        <w:t xml:space="preserve"> I spoke; but I was </w:t>
      </w:r>
      <w:r w:rsidR="00E67F94">
        <w:t>greatly humbled”</w:t>
      </w:r>
      <w:bookmarkEnd w:id="293"/>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5D950D0B" w:rsidR="00F14AA6" w:rsidRDefault="00F14AA6" w:rsidP="00267F42">
      <w:pPr>
        <w:pStyle w:val="Rubric"/>
      </w:pPr>
      <w:r>
        <w:fldChar w:fldCharType="begin"/>
      </w:r>
      <w:r>
        <w:instrText xml:space="preserve"> REF _Ref434576482 \h </w:instrText>
      </w:r>
      <w:r>
        <w:fldChar w:fldCharType="separate"/>
      </w:r>
      <w:r w:rsidR="0089511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5112">
        <w:rPr>
          <w:noProof/>
        </w:rPr>
        <w:t>96</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38"/>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39"/>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40"/>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41"/>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42"/>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43"/>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44"/>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45"/>
      </w:r>
    </w:p>
    <w:p w14:paraId="62632BBF" w14:textId="77777777" w:rsidR="00510795" w:rsidRPr="00AB1781" w:rsidRDefault="00510795" w:rsidP="00267F42">
      <w:pPr>
        <w:pStyle w:val="EnglishHangNoCoptic"/>
      </w:pPr>
      <w:r w:rsidRPr="00AB1781">
        <w:lastRenderedPageBreak/>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0BA7B8A5"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895112">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895112">
        <w:t>Psalm</w:t>
      </w:r>
      <w:r w:rsidR="00895112" w:rsidRPr="00AB1781">
        <w:t xml:space="preserve"> 120</w:t>
      </w:r>
      <w:r w:rsidR="00895112">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895112">
        <w:rPr>
          <w:noProof/>
        </w:rPr>
        <w:t>306</w:t>
      </w:r>
      <w:r w:rsidR="00E611C7">
        <w:fldChar w:fldCharType="end"/>
      </w:r>
      <w:r w:rsidR="00E611C7">
        <w:t>.</w:t>
      </w:r>
    </w:p>
    <w:p w14:paraId="2E64A8D8" w14:textId="4F0384A6" w:rsidR="00510795" w:rsidRPr="00267F42" w:rsidRDefault="00267F42" w:rsidP="00BF0205">
      <w:pPr>
        <w:pStyle w:val="Heading4"/>
      </w:pPr>
      <w:bookmarkStart w:id="294" w:name="_Ref411967180"/>
      <w:r>
        <w:t>Psalm</w:t>
      </w:r>
      <w:r w:rsidR="00510795" w:rsidRPr="00AB1781">
        <w:t xml:space="preserve"> 116</w:t>
      </w:r>
      <w:r>
        <w:t xml:space="preserve">: </w:t>
      </w:r>
      <w:r w:rsidR="00E67F94">
        <w:t xml:space="preserve">“Praise the Lord, all </w:t>
      </w:r>
      <w:proofErr w:type="gramStart"/>
      <w:r>
        <w:t>you</w:t>
      </w:r>
      <w:proofErr w:type="gramEnd"/>
      <w:r>
        <w:t xml:space="preserve"> nations</w:t>
      </w:r>
      <w:r w:rsidR="00E67F94">
        <w:t>”</w:t>
      </w:r>
      <w:bookmarkEnd w:id="294"/>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47FB34EC" w:rsidR="00F14AA6" w:rsidRDefault="00F14AA6" w:rsidP="00267F42">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89511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5112">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 xml:space="preserve">ll </w:t>
      </w:r>
      <w:proofErr w:type="gramStart"/>
      <w:r w:rsidR="00510795" w:rsidRPr="00AB1781">
        <w:t>you</w:t>
      </w:r>
      <w:proofErr w:type="gramEnd"/>
      <w:r w:rsidR="00510795" w:rsidRPr="00AB1781">
        <w:t xml:space="preserve">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46"/>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47"/>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6AA6FE1"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895112">
        <w:t>Psalm</w:t>
      </w:r>
      <w:r w:rsidR="00895112" w:rsidRPr="00AB1781">
        <w:t xml:space="preserve"> 117</w:t>
      </w:r>
      <w:r w:rsidR="00895112">
        <w:t>: “Confess the Lord, He is good”</w:t>
      </w:r>
      <w:r>
        <w:fldChar w:fldCharType="end"/>
      </w:r>
      <w:r>
        <w:t xml:space="preserve">, page </w:t>
      </w:r>
      <w:r>
        <w:fldChar w:fldCharType="begin"/>
      </w:r>
      <w:r>
        <w:instrText xml:space="preserve"> PAGEREF _Ref411967211 \h </w:instrText>
      </w:r>
      <w:r>
        <w:fldChar w:fldCharType="separate"/>
      </w:r>
      <w:r w:rsidR="00895112">
        <w:rPr>
          <w:noProof/>
        </w:rPr>
        <w:t>287</w:t>
      </w:r>
      <w:r>
        <w:fldChar w:fldCharType="end"/>
      </w:r>
      <w:r>
        <w:t>.</w:t>
      </w:r>
    </w:p>
    <w:p w14:paraId="0CBD83A7" w14:textId="74CB9E6B" w:rsidR="00510795" w:rsidRPr="00267F42" w:rsidRDefault="00267F42" w:rsidP="00BF0205">
      <w:pPr>
        <w:pStyle w:val="Heading4"/>
      </w:pPr>
      <w:bookmarkStart w:id="295" w:name="_Ref411967211"/>
      <w:r>
        <w:t>Psalm</w:t>
      </w:r>
      <w:r w:rsidR="00510795" w:rsidRPr="00AB1781">
        <w:t xml:space="preserve"> 117</w:t>
      </w:r>
      <w:r>
        <w:t xml:space="preserve">: </w:t>
      </w:r>
      <w:r w:rsidR="00E67F94">
        <w:t>“Confess</w:t>
      </w:r>
      <w:r>
        <w:t xml:space="preserve"> the Lord, He is goo</w:t>
      </w:r>
      <w:r w:rsidR="00E67F94">
        <w:t>d”</w:t>
      </w:r>
      <w:bookmarkEnd w:id="295"/>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09C067FA" w:rsidR="00F14AA6" w:rsidRDefault="00F14AA6" w:rsidP="00267F42">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89511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5112">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48"/>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49"/>
      </w:r>
      <w:r w:rsidRPr="00AB1781">
        <w:t xml:space="preserve"> </w:t>
      </w:r>
      <w:r w:rsidR="001E3A06">
        <w:t>endures forever</w:t>
      </w:r>
      <w:r w:rsidRPr="00AB1781">
        <w:t>.</w:t>
      </w:r>
    </w:p>
    <w:p w14:paraId="0DBE3C88" w14:textId="58820AD7" w:rsidR="00510795" w:rsidRPr="00AB1781" w:rsidRDefault="001E3A06" w:rsidP="00267F42">
      <w:pPr>
        <w:pStyle w:val="EnglishHangNoCoptic"/>
      </w:pPr>
      <w:r>
        <w:lastRenderedPageBreak/>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50"/>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51"/>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lastRenderedPageBreak/>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52"/>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53"/>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54"/>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55"/>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56"/>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57"/>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58"/>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59"/>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60"/>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61"/>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1CD6B8D0" w:rsidR="00550889" w:rsidRDefault="00550889" w:rsidP="00E611C7">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t xml:space="preserve"> continue with </w:t>
      </w:r>
      <w:r>
        <w:fldChar w:fldCharType="begin"/>
      </w:r>
      <w:r>
        <w:instrText xml:space="preserve"> REF _Ref411967235 \h </w:instrText>
      </w:r>
      <w:r>
        <w:fldChar w:fldCharType="separate"/>
      </w:r>
      <w:r w:rsidR="00895112">
        <w:t>Psalm</w:t>
      </w:r>
      <w:r w:rsidR="00895112" w:rsidRPr="00AB1781">
        <w:t xml:space="preserve"> 119</w:t>
      </w:r>
      <w:r w:rsidR="00895112">
        <w:t>: “When I was afflicted, I cried out to the Lord”</w:t>
      </w:r>
      <w:r>
        <w:fldChar w:fldCharType="end"/>
      </w:r>
      <w:r>
        <w:t xml:space="preserve">, page </w:t>
      </w:r>
      <w:r>
        <w:fldChar w:fldCharType="begin"/>
      </w:r>
      <w:r>
        <w:instrText xml:space="preserve"> PAGEREF _Ref411967235 \h </w:instrText>
      </w:r>
      <w:r>
        <w:fldChar w:fldCharType="separate"/>
      </w:r>
      <w:r w:rsidR="00895112">
        <w:rPr>
          <w:noProof/>
        </w:rPr>
        <w:t>306</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895112">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895112">
        <w:t>Psalm</w:t>
      </w:r>
      <w:r w:rsidR="00895112" w:rsidRPr="00AB1781">
        <w:t xml:space="preserve"> 118</w:t>
      </w:r>
      <w:r w:rsidR="00895112">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895112">
        <w:rPr>
          <w:noProof/>
        </w:rPr>
        <w:t>290</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6" w:name="_Ref435990049"/>
      <w:r>
        <w:t>Kathisma 17</w:t>
      </w:r>
      <w:bookmarkEnd w:id="296"/>
    </w:p>
    <w:p w14:paraId="5D7D7323" w14:textId="4F44AF1E" w:rsidR="00385CB8" w:rsidRPr="00385CB8" w:rsidRDefault="00385CB8" w:rsidP="00BF0205">
      <w:pPr>
        <w:pStyle w:val="Heading4"/>
      </w:pPr>
      <w:bookmarkStart w:id="297"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7"/>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6B0D0351" w:rsidR="00EE2E1D" w:rsidRDefault="00EE2E1D" w:rsidP="00385CB8">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224074F7" w:rsidR="006D2FE5" w:rsidRPr="006D2FE5" w:rsidRDefault="00EE2E1D" w:rsidP="006D2FE5">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62"/>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63"/>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64"/>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65"/>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66"/>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67"/>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772E393C"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68"/>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41A24FA4"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69"/>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70"/>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71"/>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72"/>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651F1DA"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73"/>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74"/>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752516"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75"/>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76"/>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77"/>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78"/>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79"/>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1AE51F89"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6B59D315"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5409B0BF"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80"/>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81"/>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82"/>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6D8071A7"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proofErr w:type="gramStart"/>
      <w:r w:rsidR="00B24F7C">
        <w:t>therefore</w:t>
      </w:r>
      <w:proofErr w:type="gramEnd"/>
      <w:r w:rsidR="00B24F7C">
        <w:t xml:space="preserv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83"/>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84"/>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253BAF98"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4E78B536"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85"/>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86"/>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87"/>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88"/>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89"/>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0301D156"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90"/>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91"/>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68B6D004"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92"/>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0422B781"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93"/>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694"/>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3A33D3B8"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95"/>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96"/>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549AD33D"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97"/>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98"/>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99"/>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00"/>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2D7305B3"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proofErr w:type="gramStart"/>
      <w:r w:rsidR="00027E51">
        <w:t>therefore</w:t>
      </w:r>
      <w:proofErr w:type="gramEnd"/>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01"/>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02"/>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lastRenderedPageBreak/>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03"/>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71712685"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04"/>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05"/>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77774BA6" w:rsidR="00EE2E1D" w:rsidRDefault="00EE2E1D" w:rsidP="00EE2E1D">
      <w:pPr>
        <w:pStyle w:val="Rubric"/>
      </w:pPr>
      <w:r>
        <w:fldChar w:fldCharType="begin"/>
      </w:r>
      <w:r>
        <w:instrText xml:space="preserve"> REF _Ref434579602 \h </w:instrText>
      </w:r>
      <w:r>
        <w:fldChar w:fldCharType="separate"/>
      </w:r>
      <w:r w:rsidR="0089511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5112">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06"/>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07"/>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08"/>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8"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8"/>
    </w:p>
    <w:p w14:paraId="1B546F80" w14:textId="2263136E" w:rsidR="006D2FE5" w:rsidRDefault="006D2FE5" w:rsidP="006D2FE5">
      <w:pPr>
        <w:pStyle w:val="Rubric"/>
      </w:pPr>
      <w:r>
        <w:fldChar w:fldCharType="begin"/>
      </w:r>
      <w:r>
        <w:instrText xml:space="preserve"> REF _Ref434578449 \h </w:instrText>
      </w:r>
      <w:r>
        <w:fldChar w:fldCharType="separate"/>
      </w:r>
      <w:r w:rsidR="00895112">
        <w:rPr>
          <w:lang w:val="en-GB"/>
        </w:rPr>
        <w:t>The Psalms of the Veil</w:t>
      </w:r>
      <w:r>
        <w:fldChar w:fldCharType="end"/>
      </w:r>
      <w:r>
        <w:t xml:space="preserve">, page </w:t>
      </w:r>
      <w:r>
        <w:fldChar w:fldCharType="begin"/>
      </w:r>
      <w:r>
        <w:instrText xml:space="preserve"> PAGEREF _Ref434578449 \h </w:instrText>
      </w:r>
      <w:r>
        <w:fldChar w:fldCharType="separate"/>
      </w:r>
      <w:r w:rsidR="00895112">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89511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5112">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lastRenderedPageBreak/>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09"/>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406F3A4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895112">
        <w:rPr>
          <w:lang w:val="en-GB"/>
        </w:rPr>
        <w:t>The Psalms of the Veil</w:t>
      </w:r>
      <w:r>
        <w:fldChar w:fldCharType="end"/>
      </w:r>
      <w:r>
        <w:t xml:space="preserve"> continue with </w:t>
      </w:r>
      <w:r>
        <w:fldChar w:fldCharType="begin"/>
      </w:r>
      <w:r>
        <w:instrText xml:space="preserve"> REF _Ref434579051 \h </w:instrText>
      </w:r>
      <w:r>
        <w:fldChar w:fldCharType="separate"/>
      </w:r>
      <w:r w:rsidR="00895112">
        <w:t>Psalm 118 Part 21 (</w:t>
      </w:r>
      <w:r w:rsidR="00895112" w:rsidRPr="0082523C">
        <w:rPr>
          <w:rFonts w:ascii="Tahoma" w:eastAsia="Tahoma" w:hAnsi="Tahoma" w:cs="Tahoma"/>
        </w:rPr>
        <w:t>ש</w:t>
      </w:r>
      <w:r w:rsidR="00895112">
        <w:t>): “Rulers persecute me without cause”</w:t>
      </w:r>
      <w:r>
        <w:fldChar w:fldCharType="end"/>
      </w:r>
      <w:r>
        <w:t>.</w:t>
      </w:r>
    </w:p>
    <w:p w14:paraId="4DDA1B57" w14:textId="1B122AC3" w:rsidR="00494693" w:rsidRPr="00494693" w:rsidRDefault="00494693" w:rsidP="00BF0205">
      <w:pPr>
        <w:pStyle w:val="Heading5"/>
      </w:pPr>
      <w:bookmarkStart w:id="299"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299"/>
    </w:p>
    <w:p w14:paraId="4357BBBC" w14:textId="7DE37035" w:rsidR="006D2FE5" w:rsidRDefault="006D2FE5" w:rsidP="006D2FE5">
      <w:pPr>
        <w:pStyle w:val="Rubric"/>
      </w:pPr>
      <w:r>
        <w:fldChar w:fldCharType="begin"/>
      </w:r>
      <w:r>
        <w:instrText xml:space="preserve"> REF _Ref434578449 \h </w:instrText>
      </w:r>
      <w:r>
        <w:fldChar w:fldCharType="separate"/>
      </w:r>
      <w:r w:rsidR="00895112">
        <w:rPr>
          <w:lang w:val="en-GB"/>
        </w:rPr>
        <w:t>The Psalms of the Veil</w:t>
      </w:r>
      <w:r>
        <w:fldChar w:fldCharType="end"/>
      </w:r>
      <w:r>
        <w:t xml:space="preserve">, page </w:t>
      </w:r>
      <w:r>
        <w:fldChar w:fldCharType="begin"/>
      </w:r>
      <w:r>
        <w:instrText xml:space="preserve"> PAGEREF _Ref434578449 \h </w:instrText>
      </w:r>
      <w:r>
        <w:fldChar w:fldCharType="separate"/>
      </w:r>
      <w:r w:rsidR="0089511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89511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5112">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10"/>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lastRenderedPageBreak/>
        <w:t xml:space="preserve">165 </w:t>
      </w:r>
      <w:r w:rsidR="00922B79">
        <w:t>Those who love Your law</w:t>
      </w:r>
      <w:r w:rsidR="00922B79">
        <w:rPr>
          <w:rStyle w:val="FootnoteReference"/>
        </w:rPr>
        <w:footnoteReference w:id="711"/>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1A05E551"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895112">
        <w:rPr>
          <w:lang w:val="en-GB"/>
        </w:rPr>
        <w:t>The Psalms of the Veil</w:t>
      </w:r>
      <w:r>
        <w:fldChar w:fldCharType="end"/>
      </w:r>
      <w:r>
        <w:t xml:space="preserve"> continue with </w:t>
      </w:r>
      <w:r>
        <w:fldChar w:fldCharType="begin"/>
      </w:r>
      <w:r>
        <w:instrText xml:space="preserve"> REF _Ref434579065 \h </w:instrText>
      </w:r>
      <w:r>
        <w:fldChar w:fldCharType="separate"/>
      </w:r>
      <w:r w:rsidR="00895112">
        <w:t>Psalm 118 Part 22 (</w:t>
      </w:r>
      <w:r w:rsidR="00895112" w:rsidRPr="0082523C">
        <w:rPr>
          <w:rFonts w:ascii="Tahoma" w:eastAsia="Tahoma" w:hAnsi="Tahoma" w:cs="Tahoma"/>
        </w:rPr>
        <w:t>ת</w:t>
      </w:r>
      <w:r w:rsidR="00895112">
        <w:t>): “Let my supplication come before You, O Lord”</w:t>
      </w:r>
      <w:r>
        <w:fldChar w:fldCharType="end"/>
      </w:r>
      <w:r>
        <w:t>.</w:t>
      </w:r>
    </w:p>
    <w:p w14:paraId="473F235B" w14:textId="730800CE" w:rsidR="00494693" w:rsidRPr="00AB1781" w:rsidRDefault="00494693" w:rsidP="00BF0205">
      <w:pPr>
        <w:pStyle w:val="Heading5"/>
      </w:pPr>
      <w:bookmarkStart w:id="300"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0"/>
    </w:p>
    <w:p w14:paraId="5C3C407C" w14:textId="6A90D2A9" w:rsidR="006D2FE5" w:rsidRDefault="006D2FE5" w:rsidP="006D2FE5">
      <w:pPr>
        <w:pStyle w:val="Rubric"/>
      </w:pPr>
      <w:r>
        <w:fldChar w:fldCharType="begin"/>
      </w:r>
      <w:r>
        <w:instrText xml:space="preserve"> REF _Ref434578449 \h </w:instrText>
      </w:r>
      <w:r>
        <w:fldChar w:fldCharType="separate"/>
      </w:r>
      <w:r w:rsidR="00895112">
        <w:rPr>
          <w:lang w:val="en-GB"/>
        </w:rPr>
        <w:t>The Psalms of the Veil</w:t>
      </w:r>
      <w:r>
        <w:fldChar w:fldCharType="end"/>
      </w:r>
      <w:r>
        <w:t xml:space="preserve">, page </w:t>
      </w:r>
      <w:r>
        <w:fldChar w:fldCharType="begin"/>
      </w:r>
      <w:r>
        <w:instrText xml:space="preserve"> PAGEREF _Ref434578449 \h </w:instrText>
      </w:r>
      <w:r>
        <w:fldChar w:fldCharType="separate"/>
      </w:r>
      <w:r w:rsidR="0089511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89511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5112">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12"/>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4D70501A" w:rsidR="00E611C7" w:rsidRDefault="00E611C7" w:rsidP="00E611C7">
      <w:pPr>
        <w:pStyle w:val="Rubric"/>
      </w:pPr>
      <w:r>
        <w:t xml:space="preserve">Alleluia. </w:t>
      </w:r>
      <w:r>
        <w:fldChar w:fldCharType="begin"/>
      </w:r>
      <w:r>
        <w:instrText xml:space="preserve"> REF _Ref434578449 \h </w:instrText>
      </w:r>
      <w:r>
        <w:fldChar w:fldCharType="separate"/>
      </w:r>
      <w:r w:rsidR="00895112">
        <w:rPr>
          <w:lang w:val="en-GB"/>
        </w:rPr>
        <w:t>The Psalms of the Veil</w:t>
      </w:r>
      <w:r>
        <w:fldChar w:fldCharType="end"/>
      </w:r>
      <w:r>
        <w:t xml:space="preserve"> and </w:t>
      </w:r>
      <w:r>
        <w:fldChar w:fldCharType="begin"/>
      </w:r>
      <w:r>
        <w:instrText xml:space="preserve"> REF _Ref448127130 \h </w:instrText>
      </w:r>
      <w:r>
        <w:fldChar w:fldCharType="separate"/>
      </w:r>
      <w:r w:rsidR="00895112">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1" w:name="_Ref435990063"/>
      <w:r>
        <w:lastRenderedPageBreak/>
        <w:t>Kathisma 18</w:t>
      </w:r>
      <w:bookmarkEnd w:id="301"/>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2" w:name="_Ref411967235"/>
      <w:r>
        <w:t>Psalm</w:t>
      </w:r>
      <w:r w:rsidRPr="00AB1781">
        <w:t xml:space="preserve"> 119</w:t>
      </w:r>
      <w:r>
        <w:t xml:space="preserve">: </w:t>
      </w:r>
      <w:r w:rsidR="00E67F94">
        <w:t>“When I was afflicted, I cried out to the Lord”</w:t>
      </w:r>
      <w:bookmarkEnd w:id="302"/>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0AEEDF31"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13"/>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14"/>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2576F21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895112">
        <w:t>Psalm</w:t>
      </w:r>
      <w:r w:rsidR="00895112" w:rsidRPr="00AB1781">
        <w:t xml:space="preserve"> 120</w:t>
      </w:r>
      <w:r w:rsidR="00895112">
        <w:t>: “I lifted up my eyes to the mountains”</w:t>
      </w:r>
      <w:r>
        <w:fldChar w:fldCharType="end"/>
      </w:r>
      <w:r>
        <w:t xml:space="preserve">, page </w:t>
      </w:r>
      <w:r>
        <w:fldChar w:fldCharType="begin"/>
      </w:r>
      <w:r>
        <w:instrText xml:space="preserve"> PAGEREF _Ref411967252 \h </w:instrText>
      </w:r>
      <w:r>
        <w:fldChar w:fldCharType="separate"/>
      </w:r>
      <w:r w:rsidR="00895112">
        <w:rPr>
          <w:noProof/>
        </w:rPr>
        <w:t>306</w:t>
      </w:r>
      <w:r>
        <w:fldChar w:fldCharType="end"/>
      </w:r>
      <w:r>
        <w:t>.</w:t>
      </w:r>
      <w:r w:rsidR="00C61C1A">
        <w:t xml:space="preserve"> </w:t>
      </w:r>
    </w:p>
    <w:p w14:paraId="75788234" w14:textId="63941554" w:rsidR="00FD25B7" w:rsidRPr="00FD25B7" w:rsidRDefault="00FD25B7" w:rsidP="00BF0205">
      <w:pPr>
        <w:pStyle w:val="Heading4"/>
      </w:pPr>
      <w:bookmarkStart w:id="303" w:name="_Ref411967252"/>
      <w:r>
        <w:lastRenderedPageBreak/>
        <w:t>Psalm</w:t>
      </w:r>
      <w:r w:rsidRPr="00AB1781">
        <w:t xml:space="preserve"> 120</w:t>
      </w:r>
      <w:r>
        <w:t xml:space="preserve">: </w:t>
      </w:r>
      <w:r w:rsidR="00E67F94">
        <w:t>“</w:t>
      </w:r>
      <w:r>
        <w:t>I lift</w:t>
      </w:r>
      <w:r w:rsidR="00E67F94">
        <w:t>ed</w:t>
      </w:r>
      <w:r>
        <w:t xml:space="preserve"> up my eyes to the mountain</w:t>
      </w:r>
      <w:r w:rsidR="00E67F94">
        <w:t>s”</w:t>
      </w:r>
      <w:bookmarkEnd w:id="303"/>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5824E349" w:rsidR="00F14AA6" w:rsidRDefault="00F14AA6" w:rsidP="00FD25B7">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15"/>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16"/>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16ABAC2D"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895112">
        <w:t>Psalm</w:t>
      </w:r>
      <w:r w:rsidR="00895112" w:rsidRPr="00AB1781">
        <w:t xml:space="preserve"> 121</w:t>
      </w:r>
      <w:r w:rsidR="00895112">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895112">
        <w:rPr>
          <w:noProof/>
        </w:rPr>
        <w:t>307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895112">
        <w:t>Psalm</w:t>
      </w:r>
      <w:r w:rsidR="00895112" w:rsidRPr="00AB1781">
        <w:t xml:space="preserve"> 128</w:t>
      </w:r>
      <w:r w:rsidR="00895112">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895112">
        <w:rPr>
          <w:noProof/>
        </w:rPr>
        <w:t>313</w:t>
      </w:r>
      <w:r w:rsidR="00E611C7">
        <w:fldChar w:fldCharType="end"/>
      </w:r>
      <w:r w:rsidR="00E611C7">
        <w:t>.</w:t>
      </w:r>
    </w:p>
    <w:p w14:paraId="7438C3A4" w14:textId="55B00F2C" w:rsidR="00FD25B7" w:rsidRPr="00FD25B7" w:rsidRDefault="00FD25B7" w:rsidP="00BF0205">
      <w:pPr>
        <w:pStyle w:val="Heading4"/>
      </w:pPr>
      <w:bookmarkStart w:id="304" w:name="_Ref411967283"/>
      <w:r>
        <w:t>Psalm</w:t>
      </w:r>
      <w:r w:rsidRPr="00AB1781">
        <w:t xml:space="preserve"> 121</w:t>
      </w:r>
      <w:r>
        <w:t xml:space="preserve">: </w:t>
      </w:r>
      <w:r w:rsidR="00E67F94">
        <w:t>“I was glad when they said to me, ‘we will</w:t>
      </w:r>
      <w:r>
        <w:t xml:space="preserve"> go to the house of the Lord</w:t>
      </w:r>
      <w:r w:rsidR="00E67F94">
        <w:t>’”</w:t>
      </w:r>
      <w:bookmarkEnd w:id="304"/>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 for the Peace of Jerusalem</w:t>
      </w:r>
    </w:p>
    <w:p w14:paraId="3E5A6BDB" w14:textId="2671D751" w:rsidR="00F14AA6" w:rsidRDefault="00F14AA6" w:rsidP="00FD25B7">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17"/>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18"/>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19"/>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20"/>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21"/>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63475457"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895112">
        <w:t>Psalm</w:t>
      </w:r>
      <w:r w:rsidR="00895112" w:rsidRPr="00AB1781">
        <w:t xml:space="preserve"> 122</w:t>
      </w:r>
      <w:r w:rsidR="00895112">
        <w:t>: “I lift up my eyes to You, Who dwells in heaven”</w:t>
      </w:r>
      <w:r>
        <w:fldChar w:fldCharType="end"/>
      </w:r>
      <w:r>
        <w:t xml:space="preserve">, page </w:t>
      </w:r>
      <w:r>
        <w:fldChar w:fldCharType="begin"/>
      </w:r>
      <w:r>
        <w:instrText xml:space="preserve"> PAGEREF _Ref411967299 \h </w:instrText>
      </w:r>
      <w:r>
        <w:fldChar w:fldCharType="separate"/>
      </w:r>
      <w:r w:rsidR="00895112">
        <w:rPr>
          <w:noProof/>
        </w:rPr>
        <w:t>308</w:t>
      </w:r>
      <w:r>
        <w:fldChar w:fldCharType="end"/>
      </w:r>
      <w:r>
        <w:t>.</w:t>
      </w:r>
    </w:p>
    <w:p w14:paraId="3D506578" w14:textId="0E4C1AE7" w:rsidR="00FD25B7" w:rsidRPr="00FD25B7" w:rsidRDefault="00FD25B7" w:rsidP="00BF0205">
      <w:pPr>
        <w:pStyle w:val="Heading4"/>
      </w:pPr>
      <w:bookmarkStart w:id="305" w:name="_Ref411967299"/>
      <w:r>
        <w:lastRenderedPageBreak/>
        <w:t>Psalm</w:t>
      </w:r>
      <w:r w:rsidRPr="00AB1781">
        <w:t xml:space="preserve"> 122</w:t>
      </w:r>
      <w:r>
        <w:t xml:space="preserve">: </w:t>
      </w:r>
      <w:r w:rsidR="00E67F94">
        <w:t>“</w:t>
      </w:r>
      <w:r>
        <w:t>I lift up my eyes</w:t>
      </w:r>
      <w:r w:rsidR="00E67F94">
        <w:t xml:space="preserve"> to You</w:t>
      </w:r>
      <w:r>
        <w:t xml:space="preserve">, </w:t>
      </w:r>
      <w:proofErr w:type="gramStart"/>
      <w:r>
        <w:t>Who</w:t>
      </w:r>
      <w:proofErr w:type="gramEnd"/>
      <w:r>
        <w:t xml:space="preserve"> </w:t>
      </w:r>
      <w:r w:rsidR="00004BA4">
        <w:t>dwell</w:t>
      </w:r>
      <w:r w:rsidR="00E67F94">
        <w:t>s</w:t>
      </w:r>
      <w:r>
        <w:t xml:space="preserve"> in heave</w:t>
      </w:r>
      <w:r w:rsidR="00E67F94">
        <w:t>n”</w:t>
      </w:r>
      <w:bookmarkEnd w:id="305"/>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22"/>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31BB1113"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23"/>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7377DE0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895112">
        <w:t>Psalm</w:t>
      </w:r>
      <w:r w:rsidR="00895112" w:rsidRPr="00AB1781">
        <w:t xml:space="preserve"> 123</w:t>
      </w:r>
      <w:r w:rsidR="00895112">
        <w:t>: “‘if the Lord had not been among us,”—let Israel now say”</w:t>
      </w:r>
      <w:r>
        <w:fldChar w:fldCharType="end"/>
      </w:r>
      <w:r>
        <w:t xml:space="preserve">, page </w:t>
      </w:r>
      <w:r>
        <w:fldChar w:fldCharType="begin"/>
      </w:r>
      <w:r>
        <w:instrText xml:space="preserve"> PAGEREF _Ref411967321 \h </w:instrText>
      </w:r>
      <w:r>
        <w:fldChar w:fldCharType="separate"/>
      </w:r>
      <w:r w:rsidR="00895112">
        <w:rPr>
          <w:noProof/>
        </w:rPr>
        <w:t>309</w:t>
      </w:r>
      <w:r>
        <w:fldChar w:fldCharType="end"/>
      </w:r>
      <w:r>
        <w:t>.</w:t>
      </w:r>
    </w:p>
    <w:p w14:paraId="0C3917C8" w14:textId="7B98D177" w:rsidR="00FD25B7" w:rsidRPr="00FD25B7" w:rsidRDefault="00FD25B7" w:rsidP="00BF0205">
      <w:pPr>
        <w:pStyle w:val="Heading4"/>
      </w:pPr>
      <w:bookmarkStart w:id="306"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6"/>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5B8950E0" w:rsidR="00FD25B7" w:rsidRP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lastRenderedPageBreak/>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24"/>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5C74B6C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895112">
        <w:t>Psalm</w:t>
      </w:r>
      <w:r w:rsidR="00895112" w:rsidRPr="00AB1781">
        <w:t xml:space="preserve"> 124</w:t>
      </w:r>
      <w:r w:rsidR="00895112">
        <w:t>: “Those who trust in the Lord are like Mount Zion”</w:t>
      </w:r>
      <w:r>
        <w:fldChar w:fldCharType="end"/>
      </w:r>
      <w:r>
        <w:t xml:space="preserve">, page </w:t>
      </w:r>
      <w:r>
        <w:fldChar w:fldCharType="begin"/>
      </w:r>
      <w:r>
        <w:instrText xml:space="preserve"> PAGEREF _Ref411967338 \h </w:instrText>
      </w:r>
      <w:r>
        <w:fldChar w:fldCharType="separate"/>
      </w:r>
      <w:r w:rsidR="00895112">
        <w:rPr>
          <w:noProof/>
        </w:rPr>
        <w:t>310</w:t>
      </w:r>
      <w:r>
        <w:fldChar w:fldCharType="end"/>
      </w:r>
      <w:r>
        <w:t>.</w:t>
      </w:r>
    </w:p>
    <w:p w14:paraId="5C7DBE57" w14:textId="3EE91A95" w:rsidR="00FD25B7" w:rsidRPr="00FD25B7" w:rsidRDefault="003A7286" w:rsidP="00BF0205">
      <w:pPr>
        <w:pStyle w:val="Heading4"/>
      </w:pPr>
      <w:bookmarkStart w:id="307"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7"/>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0A96BC1B"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lastRenderedPageBreak/>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25"/>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440369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895112">
        <w:t>Psalm</w:t>
      </w:r>
      <w:r w:rsidR="00895112" w:rsidRPr="00AB1781">
        <w:t xml:space="preserve"> 125</w:t>
      </w:r>
      <w:r w:rsidR="00895112">
        <w:t>: “When the Lord brought back the captivy of Zion”</w:t>
      </w:r>
      <w:r>
        <w:fldChar w:fldCharType="end"/>
      </w:r>
      <w:r>
        <w:t xml:space="preserve">, page </w:t>
      </w:r>
      <w:r>
        <w:fldChar w:fldCharType="begin"/>
      </w:r>
      <w:r>
        <w:instrText xml:space="preserve"> PAGEREF _Ref411967353 \h </w:instrText>
      </w:r>
      <w:r>
        <w:fldChar w:fldCharType="separate"/>
      </w:r>
      <w:r w:rsidR="00895112">
        <w:rPr>
          <w:noProof/>
        </w:rPr>
        <w:t>311</w:t>
      </w:r>
      <w:r>
        <w:fldChar w:fldCharType="end"/>
      </w:r>
      <w:r>
        <w:t>.</w:t>
      </w:r>
    </w:p>
    <w:p w14:paraId="29D5D02A" w14:textId="734D2AA5" w:rsidR="00FD25B7" w:rsidRPr="00FD25B7" w:rsidRDefault="00FD25B7" w:rsidP="00BF0205">
      <w:pPr>
        <w:pStyle w:val="Heading4"/>
      </w:pPr>
      <w:bookmarkStart w:id="308"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8"/>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54BAACF0"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26"/>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27"/>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lastRenderedPageBreak/>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7C842A0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895112">
        <w:t>Psalm</w:t>
      </w:r>
      <w:r w:rsidR="00895112" w:rsidRPr="00AB1781">
        <w:t xml:space="preserve"> 126</w:t>
      </w:r>
      <w:r w:rsidR="00895112">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895112">
        <w:rPr>
          <w:noProof/>
        </w:rPr>
        <w:t>312</w:t>
      </w:r>
      <w:r>
        <w:fldChar w:fldCharType="end"/>
      </w:r>
      <w:r>
        <w:t>.</w:t>
      </w:r>
    </w:p>
    <w:p w14:paraId="7ABE7E2A" w14:textId="57E0B25A" w:rsidR="00FD25B7" w:rsidRPr="00FD25B7" w:rsidRDefault="00FD25B7" w:rsidP="00BF0205">
      <w:pPr>
        <w:pStyle w:val="Heading4"/>
      </w:pPr>
      <w:bookmarkStart w:id="309"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9"/>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162A282C"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28"/>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29"/>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proofErr w:type="gramStart"/>
      <w:r w:rsidR="003169DD">
        <w:t>ones</w:t>
      </w:r>
      <w:proofErr w:type="gramEnd"/>
      <w:r w:rsidR="003169DD">
        <w:t xml:space="preserve">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30"/>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31"/>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079AD64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895112">
        <w:t>Psalm</w:t>
      </w:r>
      <w:r w:rsidR="00895112" w:rsidRPr="00AB1781">
        <w:t xml:space="preserve"> 127</w:t>
      </w:r>
      <w:r w:rsidR="00895112">
        <w:t>: “Blessed are all who fear the Lord, who walk in His ways”</w:t>
      </w:r>
      <w:r>
        <w:fldChar w:fldCharType="end"/>
      </w:r>
      <w:r>
        <w:t xml:space="preserve">, page </w:t>
      </w:r>
      <w:r>
        <w:fldChar w:fldCharType="begin"/>
      </w:r>
      <w:r>
        <w:instrText xml:space="preserve"> PAGEREF _Ref411967385 \h </w:instrText>
      </w:r>
      <w:r>
        <w:fldChar w:fldCharType="separate"/>
      </w:r>
      <w:r w:rsidR="00895112">
        <w:rPr>
          <w:noProof/>
        </w:rPr>
        <w:t>312</w:t>
      </w:r>
      <w:r>
        <w:fldChar w:fldCharType="end"/>
      </w:r>
      <w:r>
        <w:t>.</w:t>
      </w:r>
    </w:p>
    <w:p w14:paraId="3AAB1DE2" w14:textId="063F50A4" w:rsidR="00FD25B7" w:rsidRPr="00FD25B7" w:rsidRDefault="00FD25B7" w:rsidP="00BF0205">
      <w:pPr>
        <w:pStyle w:val="Heading4"/>
      </w:pPr>
      <w:bookmarkStart w:id="310" w:name="_Ref411967385"/>
      <w:r>
        <w:lastRenderedPageBreak/>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0"/>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273CFDD"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32"/>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33"/>
      </w:r>
    </w:p>
    <w:p w14:paraId="2D925D0C" w14:textId="3CAA3245" w:rsidR="00FD25B7" w:rsidRDefault="00FD25B7" w:rsidP="00FD25B7">
      <w:pPr>
        <w:pStyle w:val="EnglishHangEndNoCoptic"/>
      </w:pPr>
      <w:r w:rsidRPr="00AB1781">
        <w:tab/>
      </w:r>
      <w:r w:rsidR="00087D9B">
        <w:t>Peace be upon Israel!</w:t>
      </w:r>
    </w:p>
    <w:p w14:paraId="0FE658EC" w14:textId="3E8BC9A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895112">
        <w:t>Psalm</w:t>
      </w:r>
      <w:r w:rsidR="00895112" w:rsidRPr="00AB1781">
        <w:t xml:space="preserve"> 128</w:t>
      </w:r>
      <w:r w:rsidR="00895112">
        <w:t>: “Many times have they warred against me from my youth”</w:t>
      </w:r>
      <w:r>
        <w:fldChar w:fldCharType="end"/>
      </w:r>
      <w:r>
        <w:t xml:space="preserve">, page </w:t>
      </w:r>
      <w:r>
        <w:fldChar w:fldCharType="begin"/>
      </w:r>
      <w:r>
        <w:instrText xml:space="preserve"> PAGEREF _Ref411967400 \h </w:instrText>
      </w:r>
      <w:r>
        <w:fldChar w:fldCharType="separate"/>
      </w:r>
      <w:r w:rsidR="00895112">
        <w:rPr>
          <w:noProof/>
        </w:rPr>
        <w:t>313</w:t>
      </w:r>
      <w:r>
        <w:fldChar w:fldCharType="end"/>
      </w:r>
      <w:r>
        <w:t>.</w:t>
      </w:r>
    </w:p>
    <w:p w14:paraId="63084F0D" w14:textId="6A0EE63A" w:rsidR="00FD25B7" w:rsidRPr="00AB1781" w:rsidRDefault="00FD25B7" w:rsidP="00BF0205">
      <w:pPr>
        <w:pStyle w:val="Heading4"/>
      </w:pPr>
      <w:bookmarkStart w:id="311" w:name="_Ref411967400"/>
      <w:r>
        <w:t>Psalm</w:t>
      </w:r>
      <w:r w:rsidRPr="00AB1781">
        <w:t xml:space="preserve"> 128</w:t>
      </w:r>
      <w:r>
        <w:t xml:space="preserve">: </w:t>
      </w:r>
      <w:r w:rsidR="00BB3B58">
        <w:t xml:space="preserve">“Many times have </w:t>
      </w:r>
      <w:r>
        <w:t>they warred against me from my yout</w:t>
      </w:r>
      <w:r w:rsidR="00BB3B58">
        <w:t>h”</w:t>
      </w:r>
      <w:bookmarkEnd w:id="311"/>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6E2B917A" w:rsidR="00F14AA6" w:rsidRDefault="00F14AA6" w:rsidP="00550889">
      <w:pPr>
        <w:pStyle w:val="Rubric"/>
      </w:pPr>
      <w:r>
        <w:fldChar w:fldCharType="begin"/>
      </w:r>
      <w:r>
        <w:instrText xml:space="preserve"> REF _Ref434576694 \h </w:instrText>
      </w:r>
      <w:r>
        <w:fldChar w:fldCharType="separate"/>
      </w:r>
      <w:r w:rsidR="00895112">
        <w:rPr>
          <w:lang w:val="en-GB"/>
        </w:rPr>
        <w:t>The Psalms of Sunset (Vespers)</w:t>
      </w:r>
      <w:r>
        <w:fldChar w:fldCharType="end"/>
      </w:r>
      <w:r>
        <w:t xml:space="preserve">, page </w:t>
      </w:r>
      <w:r>
        <w:fldChar w:fldCharType="begin"/>
      </w:r>
      <w:r>
        <w:instrText xml:space="preserve"> PAGEREF _Ref434576694 \h </w:instrText>
      </w:r>
      <w:r>
        <w:fldChar w:fldCharType="separate"/>
      </w:r>
      <w:r w:rsidR="00895112">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89511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5112">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lastRenderedPageBreak/>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34"/>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35"/>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FB9F1CF" w:rsidR="00550889" w:rsidRDefault="00550889" w:rsidP="00E611C7">
      <w:pPr>
        <w:pStyle w:val="Rubric"/>
      </w:pPr>
      <w:r>
        <w:t xml:space="preserve">Alleluia. </w:t>
      </w:r>
      <w:r>
        <w:fldChar w:fldCharType="begin"/>
      </w:r>
      <w:r>
        <w:instrText xml:space="preserve"> REF _Ref445106453 \h </w:instrText>
      </w:r>
      <w:r>
        <w:fldChar w:fldCharType="separate"/>
      </w:r>
      <w:r w:rsidR="0089511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5112">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895112">
        <w:t>Psalm</w:t>
      </w:r>
      <w:r w:rsidR="00895112" w:rsidRPr="00AB1781">
        <w:t xml:space="preserve"> 129</w:t>
      </w:r>
      <w:r w:rsidR="00895112">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895112">
        <w:rPr>
          <w:noProof/>
        </w:rPr>
        <w:t>314</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2" w:name="_Ref411968046"/>
      <w:r>
        <w:t>Psalm</w:t>
      </w:r>
      <w:r w:rsidRPr="00AB1781">
        <w:t xml:space="preserve"> 129</w:t>
      </w:r>
      <w:r>
        <w:t xml:space="preserve">: </w:t>
      </w:r>
      <w:r w:rsidR="00BB3B58">
        <w:t>“I cried to You, O Lord, out of the depths”</w:t>
      </w:r>
      <w:bookmarkEnd w:id="312"/>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2263798" w:rsidR="00F14AA6" w:rsidRDefault="00F14AA6" w:rsidP="00FD25B7">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36"/>
      </w:r>
    </w:p>
    <w:p w14:paraId="5B7E3DFA" w14:textId="7972EBA3" w:rsidR="00FD25B7" w:rsidRPr="00AB1781" w:rsidRDefault="00FD25B7" w:rsidP="00FD25B7">
      <w:pPr>
        <w:pStyle w:val="EnglishHangNoCoptic"/>
      </w:pPr>
      <w:r w:rsidRPr="00AB1781">
        <w:lastRenderedPageBreak/>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37"/>
      </w:r>
      <w:r w:rsidRPr="00AB1781">
        <w:t>,</w:t>
      </w:r>
    </w:p>
    <w:p w14:paraId="2CFAE321" w14:textId="2130B7C4" w:rsidR="00FD25B7" w:rsidRPr="00AB1781" w:rsidRDefault="00FD25B7" w:rsidP="00FD25B7">
      <w:pPr>
        <w:pStyle w:val="EnglishHangEndNoCoptic"/>
      </w:pPr>
      <w:r w:rsidRPr="00AB1781">
        <w:tab/>
        <w:t xml:space="preserve">O Lord, who would </w:t>
      </w:r>
      <w:proofErr w:type="gramStart"/>
      <w:r w:rsidR="00714F88">
        <w:t>stand</w:t>
      </w:r>
      <w:r w:rsidRPr="00AB1781">
        <w:t>?</w:t>
      </w:r>
      <w:r w:rsidR="00714F88">
        <w:t>—</w:t>
      </w:r>
      <w:proofErr w:type="gramEnd"/>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38"/>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39"/>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40"/>
      </w:r>
    </w:p>
    <w:p w14:paraId="5BFD100E" w14:textId="74561F0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895112">
        <w:t>Psalm</w:t>
      </w:r>
      <w:r w:rsidR="00895112" w:rsidRPr="00AB1781">
        <w:t xml:space="preserve"> 130</w:t>
      </w:r>
      <w:r w:rsidR="00895112">
        <w:t>: “O Lord, my heart is not exalted, nor my eyes raised up”</w:t>
      </w:r>
      <w:r>
        <w:fldChar w:fldCharType="end"/>
      </w:r>
      <w:r>
        <w:t xml:space="preserve">, page </w:t>
      </w:r>
      <w:r>
        <w:fldChar w:fldCharType="begin"/>
      </w:r>
      <w:r>
        <w:instrText xml:space="preserve"> PAGEREF _Ref411968066 \h </w:instrText>
      </w:r>
      <w:r>
        <w:fldChar w:fldCharType="separate"/>
      </w:r>
      <w:r w:rsidR="00895112">
        <w:rPr>
          <w:noProof/>
        </w:rPr>
        <w:t>315</w:t>
      </w:r>
      <w:r>
        <w:fldChar w:fldCharType="end"/>
      </w:r>
      <w:r>
        <w:t>.</w:t>
      </w:r>
      <w:r w:rsidR="00E611C7">
        <w:t xml:space="preserve"> </w:t>
      </w:r>
    </w:p>
    <w:p w14:paraId="0B5F9423" w14:textId="010EE6E6" w:rsidR="00FD25B7" w:rsidRPr="00FD25B7" w:rsidRDefault="00FD25B7" w:rsidP="00BF0205">
      <w:pPr>
        <w:pStyle w:val="Heading4"/>
      </w:pPr>
      <w:bookmarkStart w:id="313"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3"/>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08FEFFA" w:rsidR="00F14AA6" w:rsidRDefault="00F14AA6" w:rsidP="00FD25B7">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lastRenderedPageBreak/>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41"/>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54C4ACB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895112">
        <w:t>Psalm</w:t>
      </w:r>
      <w:r w:rsidR="00895112" w:rsidRPr="00AB1781">
        <w:t xml:space="preserve"> 131</w:t>
      </w:r>
      <w:r w:rsidR="00895112">
        <w:t>: “O Lord, remember David and all his meekness”</w:t>
      </w:r>
      <w:r>
        <w:fldChar w:fldCharType="end"/>
      </w:r>
      <w:r>
        <w:t xml:space="preserve">, page </w:t>
      </w:r>
      <w:r>
        <w:fldChar w:fldCharType="begin"/>
      </w:r>
      <w:r>
        <w:instrText xml:space="preserve"> PAGEREF _Ref411968081 \h </w:instrText>
      </w:r>
      <w:r>
        <w:fldChar w:fldCharType="separate"/>
      </w:r>
      <w:r w:rsidR="00895112">
        <w:rPr>
          <w:noProof/>
        </w:rPr>
        <w:t>316</w:t>
      </w:r>
      <w:r>
        <w:fldChar w:fldCharType="end"/>
      </w:r>
      <w:r>
        <w:t>.</w:t>
      </w:r>
    </w:p>
    <w:p w14:paraId="43A0FD26" w14:textId="359FA4AA" w:rsidR="00FD25B7" w:rsidRPr="00F431B1" w:rsidRDefault="00F431B1" w:rsidP="00BF0205">
      <w:pPr>
        <w:pStyle w:val="Heading4"/>
      </w:pPr>
      <w:bookmarkStart w:id="314" w:name="_Ref411968081"/>
      <w:r>
        <w:t>Psalm</w:t>
      </w:r>
      <w:r w:rsidR="00FD25B7" w:rsidRPr="00AB1781">
        <w:t xml:space="preserve"> 131</w:t>
      </w:r>
      <w:r>
        <w:t xml:space="preserve">: </w:t>
      </w:r>
      <w:r w:rsidR="00BB3B58">
        <w:t>“</w:t>
      </w:r>
      <w:r>
        <w:t>O Lord, remember David and all his meeknes</w:t>
      </w:r>
      <w:r w:rsidR="00BB3B58">
        <w:t>s”</w:t>
      </w:r>
      <w:bookmarkEnd w:id="314"/>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0FB03EB7" w:rsidR="00F14AA6" w:rsidRDefault="00F14AA6" w:rsidP="00F431B1">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42"/>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43"/>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44"/>
      </w:r>
    </w:p>
    <w:p w14:paraId="4CE58C5E" w14:textId="7D9578D1" w:rsidR="00FD25B7" w:rsidRPr="00AB1781" w:rsidRDefault="00FD25B7" w:rsidP="00F431B1">
      <w:pPr>
        <w:pStyle w:val="EnglishHangNoCoptic"/>
      </w:pPr>
      <w:r w:rsidRPr="00AB1781">
        <w:lastRenderedPageBreak/>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5"/>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46"/>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47"/>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48"/>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49"/>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50"/>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51"/>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52"/>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53"/>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7A40D082" w:rsidR="003E6DC3" w:rsidRPr="00F431B1" w:rsidRDefault="003E6DC3" w:rsidP="003E6DC3">
      <w:pPr>
        <w:pStyle w:val="Rubric"/>
      </w:pPr>
      <w:r>
        <w:lastRenderedPageBreak/>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895112">
        <w:t>Psalm</w:t>
      </w:r>
      <w:r w:rsidR="00895112" w:rsidRPr="00AB1781">
        <w:t xml:space="preserve"> 132</w:t>
      </w:r>
      <w:r w:rsidR="00895112">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895112">
        <w:rPr>
          <w:noProof/>
        </w:rPr>
        <w:t>317</w:t>
      </w:r>
      <w:r>
        <w:fldChar w:fldCharType="end"/>
      </w:r>
      <w:r>
        <w:t>.</w:t>
      </w:r>
    </w:p>
    <w:p w14:paraId="359E6A39" w14:textId="3D6C3CDC" w:rsidR="00FD25B7" w:rsidRPr="00F431B1" w:rsidRDefault="00F431B1" w:rsidP="00BF0205">
      <w:pPr>
        <w:pStyle w:val="Heading4"/>
      </w:pPr>
      <w:bookmarkStart w:id="315"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5"/>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1F73C95E" w:rsidR="00F14AA6" w:rsidRDefault="00F14AA6" w:rsidP="00F431B1">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54"/>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5"/>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450B5A6"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89511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895112">
        <w:t>Psalm</w:t>
      </w:r>
      <w:r w:rsidR="00895112" w:rsidRPr="00AB1781">
        <w:t xml:space="preserve"> 133</w:t>
      </w:r>
      <w:r w:rsidR="00895112">
        <w:t>: “Behold now, bless the Lord, all you servants of the Lord”</w:t>
      </w:r>
      <w:r>
        <w:fldChar w:fldCharType="end"/>
      </w:r>
      <w:r>
        <w:t xml:space="preserve">, page </w:t>
      </w:r>
      <w:r>
        <w:fldChar w:fldCharType="begin"/>
      </w:r>
      <w:r>
        <w:instrText xml:space="preserve"> PAGEREF _Ref411968119 \h </w:instrText>
      </w:r>
      <w:r>
        <w:fldChar w:fldCharType="separate"/>
      </w:r>
      <w:r w:rsidR="00895112">
        <w:rPr>
          <w:noProof/>
        </w:rPr>
        <w:t>318</w:t>
      </w:r>
      <w:r>
        <w:fldChar w:fldCharType="end"/>
      </w:r>
      <w:r>
        <w:t>.</w:t>
      </w:r>
    </w:p>
    <w:p w14:paraId="2852ED99" w14:textId="4294FF84" w:rsidR="00FD25B7" w:rsidRPr="00AB1781" w:rsidRDefault="00FD25B7" w:rsidP="00BF0205">
      <w:pPr>
        <w:pStyle w:val="Heading4"/>
      </w:pPr>
      <w:bookmarkStart w:id="316"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6"/>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2C886586" w:rsidR="00F14AA6" w:rsidRDefault="00F14AA6" w:rsidP="00FD25B7">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6267324C" w14:textId="77777777" w:rsidR="00FD25B7" w:rsidRPr="00AB1781" w:rsidRDefault="00FD25B7" w:rsidP="00FD25B7">
      <w:pPr>
        <w:pStyle w:val="Rubric"/>
      </w:pPr>
      <w:r w:rsidRPr="00AB1781">
        <w:lastRenderedPageBreak/>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56"/>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81257D5" w:rsidR="003E6DC3" w:rsidRDefault="003E6DC3" w:rsidP="003E6DC3">
      <w:pPr>
        <w:pStyle w:val="Rubric"/>
      </w:pPr>
      <w:r>
        <w:t xml:space="preserve">Alleluia. </w:t>
      </w:r>
      <w:r>
        <w:fldChar w:fldCharType="begin"/>
      </w:r>
      <w:r>
        <w:instrText xml:space="preserve"> REF _Ref434576945 \h  \* MERGEFORMAT </w:instrText>
      </w:r>
      <w:r>
        <w:fldChar w:fldCharType="separate"/>
      </w:r>
      <w:r w:rsidR="0089511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895112">
        <w:t>Psalm</w:t>
      </w:r>
      <w:r w:rsidR="00895112" w:rsidRPr="00AB1781">
        <w:t xml:space="preserve"> 136</w:t>
      </w:r>
      <w:r w:rsidR="00895112">
        <w:t>: “By the rivers of Babylon—we sat down, and wept”</w:t>
      </w:r>
      <w:r>
        <w:fldChar w:fldCharType="end"/>
      </w:r>
      <w:r>
        <w:t xml:space="preserve">, page </w:t>
      </w:r>
      <w:r>
        <w:fldChar w:fldCharType="begin"/>
      </w:r>
      <w:r>
        <w:instrText xml:space="preserve"> PAGEREF _Ref411968136 \h </w:instrText>
      </w:r>
      <w:r>
        <w:fldChar w:fldCharType="separate"/>
      </w:r>
      <w:r w:rsidR="00895112">
        <w:rPr>
          <w:noProof/>
        </w:rPr>
        <w:t>323</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7" w:name="_Ref435438658"/>
      <w:r w:rsidRPr="00AB1781">
        <w:t>K</w:t>
      </w:r>
      <w:r>
        <w:t>athisma</w:t>
      </w:r>
      <w:r w:rsidRPr="00AB1781">
        <w:t xml:space="preserve"> 1</w:t>
      </w:r>
      <w:r>
        <w:t>9</w:t>
      </w:r>
      <w:bookmarkEnd w:id="317"/>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57"/>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lastRenderedPageBreak/>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58"/>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59"/>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60"/>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lastRenderedPageBreak/>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6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32FCE791" w:rsidR="00086B05" w:rsidRDefault="00086B05" w:rsidP="00E276C1">
      <w:pPr>
        <w:pStyle w:val="Rubric"/>
      </w:pPr>
      <w:r>
        <w:fldChar w:fldCharType="begin"/>
      </w:r>
      <w:r>
        <w:instrText xml:space="preserve"> REF _Ref434580757 \h </w:instrText>
      </w:r>
      <w:r>
        <w:fldChar w:fldCharType="separate"/>
      </w:r>
      <w:r w:rsidR="00895112">
        <w:t>The Second Canticle: Psalm 135</w:t>
      </w:r>
      <w:r>
        <w:fldChar w:fldCharType="end"/>
      </w:r>
      <w:r>
        <w:t xml:space="preserve">, page </w:t>
      </w:r>
      <w:r>
        <w:fldChar w:fldCharType="begin"/>
      </w:r>
      <w:r>
        <w:instrText xml:space="preserve"> PAGEREF _Ref434580763 \h </w:instrText>
      </w:r>
      <w:r>
        <w:fldChar w:fldCharType="separate"/>
      </w:r>
      <w:r w:rsidR="00895112">
        <w:rPr>
          <w:noProof/>
        </w:rPr>
        <w:t>357</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62"/>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63"/>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64"/>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lastRenderedPageBreak/>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65"/>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66"/>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lastRenderedPageBreak/>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67"/>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8"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8"/>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2414147B" w:rsidR="00F14AA6" w:rsidRDefault="00F14AA6" w:rsidP="00F14AA6">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68"/>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lastRenderedPageBreak/>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69"/>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 xml:space="preserve">“Empty it out! Empty it </w:t>
      </w:r>
      <w:proofErr w:type="gramStart"/>
      <w:r>
        <w:t>out!,</w:t>
      </w:r>
      <w:proofErr w:type="gramEnd"/>
      <w:r>
        <w:t xml:space="preserve"> even to its foundations!”</w:t>
      </w:r>
    </w:p>
    <w:p w14:paraId="59DDC28E" w14:textId="602882A4" w:rsidR="00E276C1" w:rsidRPr="00AB1781" w:rsidRDefault="00E276C1" w:rsidP="00E276C1">
      <w:pPr>
        <w:pStyle w:val="EnglishHangNoCoptic"/>
      </w:pPr>
      <w:r w:rsidRPr="00AB1781">
        <w:t>8 O daughter of Babylon</w:t>
      </w:r>
      <w:r w:rsidR="00F75260">
        <w:t xml:space="preserve">, </w:t>
      </w:r>
      <w:proofErr w:type="gramStart"/>
      <w:r w:rsidR="00F75260">
        <w:t>you</w:t>
      </w:r>
      <w:proofErr w:type="gramEnd"/>
      <w:r w:rsidR="00F75260">
        <w:t xml:space="preserve">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70"/>
      </w:r>
    </w:p>
    <w:p w14:paraId="0078B0CE" w14:textId="27BC400E" w:rsidR="003E6DC3" w:rsidRDefault="003E6DC3" w:rsidP="00E611C7">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895112">
        <w:t>Psalm</w:t>
      </w:r>
      <w:r w:rsidR="00895112" w:rsidRPr="00AB1781">
        <w:t xml:space="preserve"> 137</w:t>
      </w:r>
      <w:r w:rsidR="00895112">
        <w:t>: “I will confess You, O Lord, with all my heart”</w:t>
      </w:r>
      <w:r>
        <w:fldChar w:fldCharType="end"/>
      </w:r>
      <w:r>
        <w:t xml:space="preserve">, page </w:t>
      </w:r>
      <w:r>
        <w:fldChar w:fldCharType="begin"/>
      </w:r>
      <w:r>
        <w:instrText xml:space="preserve"> PAGEREF _Ref411968152 \h </w:instrText>
      </w:r>
      <w:r>
        <w:fldChar w:fldCharType="separate"/>
      </w:r>
      <w:r w:rsidR="00895112">
        <w:rPr>
          <w:noProof/>
        </w:rPr>
        <w:t>324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895112">
        <w:t>Psalm</w:t>
      </w:r>
      <w:r w:rsidR="00895112" w:rsidRPr="00AB1781">
        <w:t xml:space="preserve"> 140</w:t>
      </w:r>
      <w:r w:rsidR="00895112">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895112">
        <w:rPr>
          <w:noProof/>
        </w:rPr>
        <w:t>328</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9"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9"/>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827FE9E" w:rsidR="00F14AA6" w:rsidRDefault="00F14AA6" w:rsidP="00E276C1">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lastRenderedPageBreak/>
        <w:t xml:space="preserve">I will </w:t>
      </w:r>
      <w:r w:rsidR="00AC3281">
        <w:t>confess</w:t>
      </w:r>
      <w:r w:rsidR="00AC3281">
        <w:rPr>
          <w:rStyle w:val="FootnoteReference"/>
        </w:rPr>
        <w:footnoteReference w:id="771"/>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72"/>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73"/>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74"/>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5"/>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76"/>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77"/>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78"/>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1DDFEC1"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895112">
        <w:t>Psalm</w:t>
      </w:r>
      <w:r w:rsidR="00895112" w:rsidRPr="00AB1781">
        <w:t xml:space="preserve"> 140</w:t>
      </w:r>
      <w:r w:rsidR="00895112">
        <w:t>: “O Lord, I have cried to You, hear me”</w:t>
      </w:r>
      <w:r>
        <w:fldChar w:fldCharType="end"/>
      </w:r>
      <w:r>
        <w:t xml:space="preserve">, page </w:t>
      </w:r>
      <w:r>
        <w:fldChar w:fldCharType="begin"/>
      </w:r>
      <w:r>
        <w:instrText xml:space="preserve"> PAGEREF _Ref411968172 \h </w:instrText>
      </w:r>
      <w:r>
        <w:fldChar w:fldCharType="separate"/>
      </w:r>
      <w:r w:rsidR="00895112">
        <w:rPr>
          <w:noProof/>
        </w:rPr>
        <w:t>328</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proofErr w:type="gramStart"/>
      <w:r w:rsidR="001040C8">
        <w:t>You</w:t>
      </w:r>
      <w:proofErr w:type="gramEnd"/>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lastRenderedPageBreak/>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proofErr w:type="gramStart"/>
      <w:r w:rsidR="001040C8">
        <w:t>You</w:t>
      </w:r>
      <w:proofErr w:type="gramEnd"/>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proofErr w:type="gramStart"/>
      <w:r w:rsidR="006C07E3">
        <w:t>You</w:t>
      </w:r>
      <w:proofErr w:type="gramEnd"/>
      <w:r w:rsidR="006C07E3">
        <w:t xml:space="preserve">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79"/>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proofErr w:type="gramStart"/>
      <w:r w:rsidR="001040C8">
        <w:t>You</w:t>
      </w:r>
      <w:proofErr w:type="gramEnd"/>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80"/>
      </w:r>
      <w:r w:rsidRPr="00AB1781">
        <w:t xml:space="preserve"> my heart,</w:t>
      </w:r>
      <w:r w:rsidRPr="00AB1781">
        <w:rPr>
          <w:rStyle w:val="FootnoteReference"/>
        </w:rPr>
        <w:footnoteReference w:id="781"/>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lastRenderedPageBreak/>
        <w:t xml:space="preserve">14 I </w:t>
      </w:r>
      <w:r w:rsidR="00485563">
        <w:t>will confess</w:t>
      </w:r>
      <w:r w:rsidR="00485563">
        <w:rPr>
          <w:rStyle w:val="FootnoteReference"/>
        </w:rPr>
        <w:footnoteReference w:id="782"/>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83"/>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84"/>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5"/>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lastRenderedPageBreak/>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w:t>
      </w:r>
      <w:proofErr w:type="gramStart"/>
      <w:r w:rsidRPr="00AB1781">
        <w:t>steps.</w:t>
      </w:r>
      <w:proofErr w:type="gramEnd"/>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86"/>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87"/>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lastRenderedPageBreak/>
        <w:t>Glory…</w:t>
      </w:r>
    </w:p>
    <w:p w14:paraId="6FE0DABD" w14:textId="50E070D7" w:rsidR="00E276C1" w:rsidRPr="00E276C1" w:rsidRDefault="00E276C1" w:rsidP="00BF0205">
      <w:pPr>
        <w:pStyle w:val="Heading4"/>
      </w:pPr>
      <w:bookmarkStart w:id="320"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0"/>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7A0FA624" w:rsidR="00F14AA6" w:rsidRDefault="00F14AA6" w:rsidP="00E276C1">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88"/>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89"/>
      </w:r>
    </w:p>
    <w:p w14:paraId="7853C3F1" w14:textId="65F9C8D4" w:rsidR="003E6DC3" w:rsidRPr="00E276C1" w:rsidRDefault="003E6DC3" w:rsidP="00E611C7">
      <w:pPr>
        <w:pStyle w:val="Rubric"/>
      </w:pPr>
      <w:r>
        <w:lastRenderedPageBreak/>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895112">
        <w:t>Psalm</w:t>
      </w:r>
      <w:r w:rsidR="00895112" w:rsidRPr="00AB1781">
        <w:t xml:space="preserve"> 141</w:t>
      </w:r>
      <w:r w:rsidR="00895112">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895112">
        <w:rPr>
          <w:noProof/>
        </w:rPr>
        <w:t>329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895112">
        <w:t>Psalm</w:t>
      </w:r>
      <w:r w:rsidR="00895112" w:rsidRPr="00AB1781">
        <w:t xml:space="preserve"> 145</w:t>
      </w:r>
      <w:r w:rsidR="00895112">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895112">
        <w:rPr>
          <w:noProof/>
        </w:rPr>
        <w:t>335</w:t>
      </w:r>
      <w:r w:rsidR="00E611C7">
        <w:fldChar w:fldCharType="end"/>
      </w:r>
      <w:r w:rsidR="00E611C7">
        <w:t>.</w:t>
      </w:r>
    </w:p>
    <w:p w14:paraId="51E1BFBF" w14:textId="48E35753" w:rsidR="00E276C1" w:rsidRPr="00E276C1" w:rsidRDefault="00E276C1" w:rsidP="00BF0205">
      <w:pPr>
        <w:pStyle w:val="Heading4"/>
      </w:pPr>
      <w:bookmarkStart w:id="321"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1"/>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BC8B87D" w:rsidR="00F14AA6" w:rsidRDefault="00F14AA6" w:rsidP="00E276C1">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90"/>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lastRenderedPageBreak/>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91"/>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DB632FA"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895112">
        <w:t>Psalm</w:t>
      </w:r>
      <w:r w:rsidR="00895112" w:rsidRPr="00AB1781">
        <w:t xml:space="preserve"> 145</w:t>
      </w:r>
      <w:r w:rsidR="00895112">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895112">
        <w:rPr>
          <w:noProof/>
        </w:rPr>
        <w:t>335</w:t>
      </w:r>
      <w:r>
        <w:fldChar w:fldCharType="end"/>
      </w:r>
      <w:r>
        <w:t>.</w:t>
      </w:r>
    </w:p>
    <w:p w14:paraId="1BBA4A8E" w14:textId="3A53A20E" w:rsidR="00E276C1" w:rsidRPr="00E276C1" w:rsidRDefault="00E276C1" w:rsidP="00BF0205">
      <w:pPr>
        <w:pStyle w:val="Heading4"/>
      </w:pPr>
      <w:bookmarkStart w:id="322"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2"/>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53CE0503" w:rsidR="00F14AA6" w:rsidRDefault="00F14AA6" w:rsidP="00E276C1">
      <w:pPr>
        <w:pStyle w:val="Rubric"/>
      </w:pPr>
      <w:r>
        <w:fldChar w:fldCharType="begin"/>
      </w:r>
      <w:r>
        <w:instrText xml:space="preserve"> REF _Ref434575533 \h </w:instrText>
      </w:r>
      <w:r>
        <w:fldChar w:fldCharType="separate"/>
      </w:r>
      <w:r w:rsidR="0089511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5112">
        <w:rPr>
          <w:noProof/>
        </w:rPr>
        <w:t>70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92"/>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lastRenderedPageBreak/>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037F3D37" w:rsidR="00F35AEA" w:rsidRDefault="00F35AEA" w:rsidP="00F35AEA">
      <w:pPr>
        <w:pStyle w:val="Rubric"/>
      </w:pPr>
      <w:r>
        <w:t xml:space="preserve">Alleluia. </w:t>
      </w:r>
      <w:r>
        <w:fldChar w:fldCharType="begin"/>
      </w:r>
      <w:r>
        <w:instrText xml:space="preserve"> REF _Ref448061221 \h </w:instrText>
      </w:r>
      <w:r>
        <w:fldChar w:fldCharType="separate"/>
      </w:r>
      <w:r w:rsidR="00895112">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3" w:name="_Ref435438665"/>
      <w:r w:rsidRPr="00AB1781">
        <w:t>K</w:t>
      </w:r>
      <w:r>
        <w:t>athisma 20</w:t>
      </w:r>
      <w:bookmarkEnd w:id="323"/>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proofErr w:type="gramStart"/>
      <w:r w:rsidR="00377DA6">
        <w:t>battle,</w:t>
      </w:r>
      <w:proofErr w:type="gramEnd"/>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4DB89EA3" w:rsidR="00E276C1" w:rsidRPr="00AB1781" w:rsidRDefault="00E276C1" w:rsidP="002A0A20">
      <w:pPr>
        <w:pStyle w:val="EnglishHangNoCoptic"/>
      </w:pPr>
      <w:r w:rsidRPr="00AB1781">
        <w:lastRenderedPageBreak/>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93"/>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 xml:space="preserve">to you, </w:t>
      </w:r>
      <w:proofErr w:type="gramStart"/>
      <w:r w:rsidR="00377DA6">
        <w:t>Who</w:t>
      </w:r>
      <w:proofErr w:type="gramEnd"/>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94"/>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5"/>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lastRenderedPageBreak/>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6"/>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97"/>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98"/>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99"/>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00"/>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4" w:name="_Ref411968206"/>
      <w:r>
        <w:lastRenderedPageBreak/>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4"/>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56ADA5A" w:rsidR="00F14AA6" w:rsidRDefault="00F14AA6" w:rsidP="002A0A20">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511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511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01"/>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02"/>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03"/>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04"/>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5"/>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6"/>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07"/>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lastRenderedPageBreak/>
        <w:t xml:space="preserve">9 The Lord </w:t>
      </w:r>
      <w:r w:rsidR="007F50FD">
        <w:t>keeps watch over</w:t>
      </w:r>
      <w:r w:rsidRPr="00AB1781">
        <w:t xml:space="preserve"> strangers</w:t>
      </w:r>
      <w:r w:rsidR="007F50FD">
        <w:rPr>
          <w:rStyle w:val="FootnoteReference"/>
        </w:rPr>
        <w:footnoteReference w:id="808"/>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2E7A88"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895112">
        <w:t>Psalm</w:t>
      </w:r>
      <w:r w:rsidR="00895112" w:rsidRPr="00AB1781">
        <w:t xml:space="preserve"> 146</w:t>
      </w:r>
      <w:r w:rsidR="00895112">
        <w:t>: “Praise the Lord, for psalmody a is good thing”</w:t>
      </w:r>
      <w:r>
        <w:fldChar w:fldCharType="end"/>
      </w:r>
      <w:r>
        <w:t xml:space="preserve">, page </w:t>
      </w:r>
      <w:r>
        <w:fldChar w:fldCharType="begin"/>
      </w:r>
      <w:r>
        <w:instrText xml:space="preserve"> PAGEREF _Ref411968226 \h </w:instrText>
      </w:r>
      <w:r>
        <w:fldChar w:fldCharType="separate"/>
      </w:r>
      <w:r w:rsidR="00895112">
        <w:rPr>
          <w:noProof/>
        </w:rPr>
        <w:t>336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5112">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895112">
        <w:t>Psalm 118 Part 20 (</w:t>
      </w:r>
      <w:r w:rsidR="00895112" w:rsidRPr="0082523C">
        <w:rPr>
          <w:rFonts w:ascii="Tahoma" w:eastAsia="Tahoma" w:hAnsi="Tahoma" w:cs="Tahoma"/>
        </w:rPr>
        <w:t>ר</w:t>
      </w:r>
      <w:r w:rsidR="00895112">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895112">
        <w:rPr>
          <w:noProof/>
        </w:rPr>
        <w:t>303</w:t>
      </w:r>
      <w:r w:rsidR="00E611C7">
        <w:fldChar w:fldCharType="end"/>
      </w:r>
      <w:r w:rsidR="00E611C7">
        <w:t>.</w:t>
      </w:r>
    </w:p>
    <w:p w14:paraId="16732583" w14:textId="68D0A344" w:rsidR="00E276C1" w:rsidRPr="002A0A20" w:rsidRDefault="002A0A20" w:rsidP="00BF0205">
      <w:pPr>
        <w:pStyle w:val="Heading4"/>
      </w:pPr>
      <w:bookmarkStart w:id="325"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5"/>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9F7CC3F" w:rsidR="00F14AA6" w:rsidRDefault="00F14AA6" w:rsidP="002A0A20">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09"/>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10"/>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11"/>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lastRenderedPageBreak/>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4FC46CB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895112">
        <w:t>Psalm</w:t>
      </w:r>
      <w:r w:rsidR="00895112" w:rsidRPr="00AB1781">
        <w:t xml:space="preserve"> 147</w:t>
      </w:r>
      <w:r w:rsidR="00895112">
        <w:t>: “Praise the Lord, O Jerusalem! Praise your God, O Zion”</w:t>
      </w:r>
      <w:r>
        <w:fldChar w:fldCharType="end"/>
      </w:r>
      <w:r>
        <w:t xml:space="preserve"> Page </w:t>
      </w:r>
      <w:r>
        <w:fldChar w:fldCharType="begin"/>
      </w:r>
      <w:r>
        <w:instrText xml:space="preserve"> PAGEREF _Ref411968245 \h </w:instrText>
      </w:r>
      <w:r>
        <w:fldChar w:fldCharType="separate"/>
      </w:r>
      <w:r w:rsidR="00895112">
        <w:rPr>
          <w:noProof/>
        </w:rPr>
        <w:t>337</w:t>
      </w:r>
      <w:r>
        <w:fldChar w:fldCharType="end"/>
      </w:r>
      <w:r>
        <w:t>.</w:t>
      </w:r>
    </w:p>
    <w:p w14:paraId="1D6C58E5" w14:textId="2704929F" w:rsidR="00E276C1" w:rsidRPr="002A0A20" w:rsidRDefault="002A0A20" w:rsidP="00BF0205">
      <w:pPr>
        <w:pStyle w:val="Heading4"/>
      </w:pPr>
      <w:bookmarkStart w:id="326" w:name="_Ref411968245"/>
      <w:r>
        <w:t>Psalm</w:t>
      </w:r>
      <w:r w:rsidR="00E276C1" w:rsidRPr="00AB1781">
        <w:t xml:space="preserve"> 147</w:t>
      </w:r>
      <w:r>
        <w:t xml:space="preserve">: </w:t>
      </w:r>
      <w:r w:rsidR="00BB3B58">
        <w:t>“</w:t>
      </w:r>
      <w:r>
        <w:t>Praise the Lord, O Jerusalem! Praise your God, O Zion</w:t>
      </w:r>
      <w:r w:rsidR="00BB3B58">
        <w:t>”</w:t>
      </w:r>
      <w:bookmarkEnd w:id="326"/>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C54C7B6" w:rsidR="00F14AA6" w:rsidRDefault="00F14AA6" w:rsidP="002A0A20">
      <w:pPr>
        <w:pStyle w:val="Rubric"/>
      </w:pP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511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511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5112">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12"/>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lastRenderedPageBreak/>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6A7FCE54"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89511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5112">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3BA2473" w:rsidR="00086B05" w:rsidRDefault="00086B05" w:rsidP="002A0A20">
      <w:pPr>
        <w:pStyle w:val="Rubric"/>
      </w:pPr>
      <w:r>
        <w:fldChar w:fldCharType="begin"/>
      </w:r>
      <w:r>
        <w:instrText xml:space="preserve"> REF _Ref434580708 \h </w:instrText>
      </w:r>
      <w:r>
        <w:fldChar w:fldCharType="separate"/>
      </w:r>
      <w:r w:rsidR="00895112">
        <w:t>The Fourth Canticle</w:t>
      </w:r>
      <w:r>
        <w:fldChar w:fldCharType="end"/>
      </w:r>
      <w:r>
        <w:t xml:space="preserve">, page </w:t>
      </w:r>
      <w:r>
        <w:fldChar w:fldCharType="begin"/>
      </w:r>
      <w:r>
        <w:instrText xml:space="preserve"> PAGEREF _Ref434580714 \h </w:instrText>
      </w:r>
      <w:r>
        <w:fldChar w:fldCharType="separate"/>
      </w:r>
      <w:r w:rsidR="00895112">
        <w:rPr>
          <w:noProof/>
        </w:rPr>
        <w:t>417</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w:t>
      </w:r>
      <w:r w:rsidR="00C93FD6">
        <w:t>s</w:t>
      </w:r>
      <w:r w:rsidRPr="00AB1781">
        <w:t xml:space="preserve"> of heavens,</w:t>
      </w:r>
    </w:p>
    <w:p w14:paraId="335DD062" w14:textId="2FDE064F"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13"/>
      </w:r>
      <w:r>
        <w:t>, and it will not pass away.</w:t>
      </w:r>
    </w:p>
    <w:p w14:paraId="636F07BE" w14:textId="121A4C4E" w:rsidR="00E276C1" w:rsidRPr="00AB1781" w:rsidRDefault="00E276C1" w:rsidP="002A0A20">
      <w:pPr>
        <w:pStyle w:val="EnglishHangNoCoptic"/>
      </w:pPr>
      <w:r w:rsidRPr="00AB1781">
        <w:lastRenderedPageBreak/>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14"/>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5"/>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16"/>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17"/>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487C3987" w:rsidR="00086B05" w:rsidRPr="00AB1781" w:rsidRDefault="00086B05" w:rsidP="00086B05">
      <w:pPr>
        <w:pStyle w:val="Rubric"/>
      </w:pPr>
      <w:r>
        <w:fldChar w:fldCharType="begin"/>
      </w:r>
      <w:r>
        <w:instrText xml:space="preserve"> REF _Ref434580708 \h </w:instrText>
      </w:r>
      <w:r>
        <w:fldChar w:fldCharType="separate"/>
      </w:r>
      <w:r w:rsidR="00895112">
        <w:t>The Fourth Canticle</w:t>
      </w:r>
      <w:r>
        <w:fldChar w:fldCharType="end"/>
      </w:r>
      <w:r>
        <w:t xml:space="preserve">, page </w:t>
      </w:r>
      <w:r>
        <w:fldChar w:fldCharType="begin"/>
      </w:r>
      <w:r>
        <w:instrText xml:space="preserve"> PAGEREF _Ref434580714 \h </w:instrText>
      </w:r>
      <w:r>
        <w:fldChar w:fldCharType="separate"/>
      </w:r>
      <w:r w:rsidR="00895112">
        <w:rPr>
          <w:noProof/>
        </w:rPr>
        <w:t>417</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18"/>
      </w:r>
      <w:r w:rsidRPr="00AB1781">
        <w:t xml:space="preserve"> of the saints.</w:t>
      </w:r>
    </w:p>
    <w:p w14:paraId="74571F6A" w14:textId="2C3E3C0D" w:rsidR="00E276C1" w:rsidRPr="00AB1781" w:rsidRDefault="00E276C1" w:rsidP="002A0A20">
      <w:pPr>
        <w:pStyle w:val="EnglishHangNoCoptic"/>
      </w:pPr>
      <w:r w:rsidRPr="00AB1781">
        <w:lastRenderedPageBreak/>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19"/>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20"/>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21"/>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5FCF194B" w:rsidR="00086B05" w:rsidRDefault="00086B05" w:rsidP="002A0A20">
      <w:pPr>
        <w:pStyle w:val="Rubric"/>
      </w:pPr>
      <w:r>
        <w:fldChar w:fldCharType="begin"/>
      </w:r>
      <w:r>
        <w:instrText xml:space="preserve"> REF _Ref434580708 \h </w:instrText>
      </w:r>
      <w:r>
        <w:fldChar w:fldCharType="separate"/>
      </w:r>
      <w:r w:rsidR="00895112">
        <w:t>The Fourth Canticle</w:t>
      </w:r>
      <w:r>
        <w:fldChar w:fldCharType="end"/>
      </w:r>
      <w:r>
        <w:t xml:space="preserve">, page </w:t>
      </w:r>
      <w:r>
        <w:fldChar w:fldCharType="begin"/>
      </w:r>
      <w:r>
        <w:instrText xml:space="preserve"> PAGEREF _Ref434580714 \h </w:instrText>
      </w:r>
      <w:r>
        <w:fldChar w:fldCharType="separate"/>
      </w:r>
      <w:r w:rsidR="00895112">
        <w:rPr>
          <w:noProof/>
        </w:rPr>
        <w:t>417</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 xml:space="preserve">according to the abundance of his </w:t>
      </w:r>
      <w:proofErr w:type="gramStart"/>
      <w:r w:rsidR="00AE5C5A">
        <w:t>greatness!</w:t>
      </w:r>
      <w:r w:rsidRPr="00AB1781">
        <w:t>.</w:t>
      </w:r>
      <w:proofErr w:type="gramEnd"/>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22"/>
      </w:r>
      <w:r w:rsidR="00AE5C5A">
        <w:t>!</w:t>
      </w:r>
    </w:p>
    <w:p w14:paraId="0878904D" w14:textId="541E97D5" w:rsidR="00E276C1" w:rsidRPr="00AB1781" w:rsidRDefault="00E276C1" w:rsidP="002A0A20">
      <w:pPr>
        <w:pStyle w:val="EnglishHangNoCoptic"/>
      </w:pPr>
      <w:r w:rsidRPr="00AB1781">
        <w:lastRenderedPageBreak/>
        <w:t xml:space="preserve">4 Praise Him with </w:t>
      </w:r>
      <w:r w:rsidR="00AE5C5A">
        <w:t>timbrel</w:t>
      </w:r>
      <w:r w:rsidRPr="00AB1781">
        <w:t xml:space="preserve"> and dance</w:t>
      </w:r>
      <w:r w:rsidR="00AE5C5A">
        <w:rPr>
          <w:rStyle w:val="FootnoteReference"/>
        </w:rPr>
        <w:footnoteReference w:id="823"/>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24"/>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7" w:name="_Toc410196196"/>
      <w:bookmarkStart w:id="328" w:name="_Toc410196438"/>
      <w:bookmarkStart w:id="329" w:name="_Toc410196940"/>
    </w:p>
    <w:p w14:paraId="5AB6630A" w14:textId="7A71FD45" w:rsidR="00D31F38" w:rsidRDefault="00D31F38" w:rsidP="00D31F38">
      <w:pPr>
        <w:pStyle w:val="Heading2"/>
      </w:pPr>
      <w:bookmarkStart w:id="330" w:name="_Toc448696628"/>
      <w:r>
        <w:lastRenderedPageBreak/>
        <w:t>The Canticles</w:t>
      </w:r>
      <w:bookmarkEnd w:id="330"/>
    </w:p>
    <w:p w14:paraId="020E29B8" w14:textId="562B7E1E" w:rsidR="00D31F38" w:rsidRDefault="00D31F38" w:rsidP="00D31F38">
      <w:pPr>
        <w:pStyle w:val="Heading3"/>
      </w:pPr>
      <w:bookmarkStart w:id="331" w:name="_Ref448228164"/>
      <w:r>
        <w:t>The First Canticle</w:t>
      </w:r>
      <w:bookmarkEnd w:id="331"/>
    </w:p>
    <w:p w14:paraId="396134CA" w14:textId="3A8C8F71" w:rsidR="00D16E1F" w:rsidRPr="00D16E1F" w:rsidRDefault="00D31F38" w:rsidP="00D16E1F">
      <w:pPr>
        <w:pStyle w:val="Heading4"/>
        <w:rPr>
          <w:lang w:val="en-US"/>
        </w:rPr>
      </w:pPr>
      <w:r>
        <w:rPr>
          <w:lang w:val="en-US"/>
        </w:rPr>
        <w:t>The Beginning of the Midnight Praise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2"/>
            <w:r>
              <w:t>Arise</w:t>
            </w:r>
            <w:commentRangeEnd w:id="332"/>
            <w:r>
              <w:rPr>
                <w:rStyle w:val="CommentReference"/>
              </w:rPr>
              <w:commentReference w:id="332"/>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3"/>
            <w:r>
              <w:t>flesh</w:t>
            </w:r>
            <w:commentRangeEnd w:id="333"/>
            <w:r>
              <w:rPr>
                <w:rStyle w:val="CommentReference"/>
              </w:rPr>
              <w:commentReference w:id="333"/>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4"/>
            <w:r w:rsidRPr="004E04E2">
              <w:t xml:space="preserve">send up </w:t>
            </w:r>
            <w:commentRangeEnd w:id="334"/>
            <w:r>
              <w:rPr>
                <w:rStyle w:val="CommentReference"/>
              </w:rPr>
              <w:commentReference w:id="334"/>
            </w:r>
            <w:r>
              <w:t>to</w:t>
            </w:r>
            <w:r w:rsidRPr="004E04E2">
              <w:t xml:space="preserve"> </w:t>
            </w:r>
            <w:r>
              <w:t>You</w:t>
            </w:r>
            <w:r w:rsidRPr="004E04E2">
              <w:t xml:space="preserve"> a befitting </w:t>
            </w:r>
            <w:commentRangeStart w:id="335"/>
            <w:r w:rsidRPr="004E04E2">
              <w:t>doxology</w:t>
            </w:r>
            <w:commentRangeEnd w:id="335"/>
            <w:r>
              <w:rPr>
                <w:rStyle w:val="CommentReference"/>
              </w:rPr>
              <w:commentReference w:id="335"/>
            </w:r>
            <w:r w:rsidRPr="004E04E2">
              <w:t xml:space="preserve">, and win the forgiveness of our many sins: </w:t>
            </w:r>
            <w:commentRangeStart w:id="336"/>
            <w:r w:rsidRPr="004E04E2">
              <w:t xml:space="preserve">Glory to </w:t>
            </w:r>
            <w:r>
              <w:t>You</w:t>
            </w:r>
            <w:r w:rsidRPr="004E04E2">
              <w:t xml:space="preserve"> </w:t>
            </w:r>
            <w:commentRangeEnd w:id="336"/>
            <w:r>
              <w:rPr>
                <w:rStyle w:val="CommentReference"/>
              </w:rPr>
              <w:commentReference w:id="336"/>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7"/>
            <w:r w:rsidRPr="004E04E2">
              <w:t xml:space="preserve">Who </w:t>
            </w:r>
            <w:commentRangeEnd w:id="337"/>
            <w:r>
              <w:rPr>
                <w:rStyle w:val="CommentReference"/>
              </w:rPr>
              <w:commentReference w:id="337"/>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8"/>
            <w:r w:rsidRPr="004E04E2">
              <w:t>to</w:t>
            </w:r>
            <w:r w:rsidR="00985EC5">
              <w:t>wards</w:t>
            </w:r>
            <w:r w:rsidRPr="004E04E2">
              <w:t xml:space="preserve"> the sanctuary</w:t>
            </w:r>
            <w:commentRangeEnd w:id="338"/>
            <w:r>
              <w:rPr>
                <w:rStyle w:val="CommentReference"/>
              </w:rPr>
              <w:commentReference w:id="338"/>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9"/>
            <w:r w:rsidRPr="004E04E2">
              <w:t xml:space="preserve">you out </w:t>
            </w:r>
            <w:commentRangeEnd w:id="339"/>
            <w:r>
              <w:rPr>
                <w:rStyle w:val="CommentReference"/>
              </w:rPr>
              <w:commentReference w:id="339"/>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0"/>
            <w:r w:rsidRPr="004E04E2">
              <w:t xml:space="preserve">supplication </w:t>
            </w:r>
            <w:commentRangeEnd w:id="340"/>
            <w:r>
              <w:rPr>
                <w:rStyle w:val="CommentReference"/>
              </w:rPr>
              <w:commentReference w:id="340"/>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1"/>
            <w:r w:rsidRPr="004E04E2">
              <w:t xml:space="preserve">petition </w:t>
            </w:r>
            <w:commentRangeEnd w:id="341"/>
            <w:r>
              <w:rPr>
                <w:rStyle w:val="CommentReference"/>
              </w:rPr>
              <w:commentReference w:id="341"/>
            </w:r>
            <w:r w:rsidR="00985EC5">
              <w:t>will</w:t>
            </w:r>
            <w:r w:rsidRPr="004E04E2">
              <w:t xml:space="preserve"> come in before </w:t>
            </w:r>
            <w:r>
              <w:t>You</w:t>
            </w:r>
            <w:r w:rsidR="00985EC5">
              <w:t xml:space="preserve">; </w:t>
            </w:r>
            <w:commentRangeStart w:id="342"/>
            <w:r w:rsidRPr="004E04E2">
              <w:t xml:space="preserve">revive </w:t>
            </w:r>
            <w:commentRangeEnd w:id="342"/>
            <w:r>
              <w:rPr>
                <w:rStyle w:val="CommentReference"/>
              </w:rPr>
              <w:commentReference w:id="342"/>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3"/>
            <w:r w:rsidRPr="004E04E2">
              <w:t>pour forth</w:t>
            </w:r>
            <w:commentRangeEnd w:id="343"/>
            <w:r>
              <w:rPr>
                <w:rStyle w:val="CommentReference"/>
              </w:rPr>
              <w:commentReference w:id="343"/>
            </w:r>
            <w:r w:rsidRPr="004E04E2">
              <w:t xml:space="preserve"> </w:t>
            </w:r>
            <w:commentRangeStart w:id="344"/>
            <w:r w:rsidRPr="004E04E2">
              <w:t>blessing</w:t>
            </w:r>
            <w:commentRangeEnd w:id="344"/>
            <w:r>
              <w:rPr>
                <w:rStyle w:val="CommentReference"/>
              </w:rPr>
              <w:commentReference w:id="344"/>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5"/>
            <w:r w:rsidRPr="004E04E2">
              <w:t xml:space="preserve">respond </w:t>
            </w:r>
            <w:commentRangeEnd w:id="345"/>
            <w:r>
              <w:rPr>
                <w:rStyle w:val="CommentReference"/>
              </w:rPr>
              <w:commentReference w:id="345"/>
            </w:r>
            <w:r w:rsidRPr="004E04E2">
              <w:t xml:space="preserve">with </w:t>
            </w:r>
            <w:r>
              <w:t>Your</w:t>
            </w:r>
            <w:r w:rsidR="00985EC5">
              <w:t xml:space="preserve"> words,</w:t>
            </w:r>
            <w:r w:rsidRPr="004E04E2">
              <w:t xml:space="preserve"> for all </w:t>
            </w:r>
            <w:r>
              <w:t>Your</w:t>
            </w:r>
            <w:r w:rsidRPr="004E04E2">
              <w:t xml:space="preserve"> commandments are </w:t>
            </w:r>
            <w:commentRangeStart w:id="346"/>
            <w:r w:rsidRPr="004E04E2">
              <w:t>righteous</w:t>
            </w:r>
            <w:commentRangeEnd w:id="346"/>
            <w:r>
              <w:rPr>
                <w:rStyle w:val="CommentReference"/>
              </w:rPr>
              <w:commentReference w:id="346"/>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7"/>
            <w:r w:rsidRPr="004E04E2">
              <w:t>meditation</w:t>
            </w:r>
            <w:commentRangeEnd w:id="347"/>
            <w:r>
              <w:rPr>
                <w:rStyle w:val="CommentReference"/>
              </w:rPr>
              <w:commentReference w:id="347"/>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8"/>
            <w:r w:rsidRPr="004E04E2">
              <w:t>always</w:t>
            </w:r>
            <w:commentRangeEnd w:id="348"/>
            <w:r>
              <w:rPr>
                <w:rStyle w:val="CommentReference"/>
              </w:rPr>
              <w:commentReference w:id="348"/>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9"/>
            <w:r w:rsidRPr="004E04E2">
              <w:rPr>
                <w:rFonts w:eastAsia="@MingLiU"/>
              </w:rPr>
              <w:t xml:space="preserve">and </w:t>
            </w:r>
            <w:commentRangeEnd w:id="349"/>
            <w:r>
              <w:rPr>
                <w:rStyle w:val="CommentReference"/>
              </w:rPr>
              <w:commentReference w:id="349"/>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0"/>
            <w:r w:rsidRPr="004E04E2">
              <w:rPr>
                <w:rFonts w:eastAsia="@MingLiU"/>
              </w:rPr>
              <w:t xml:space="preserve">to </w:t>
            </w:r>
            <w:commentRangeEnd w:id="350"/>
            <w:r>
              <w:rPr>
                <w:rStyle w:val="CommentReference"/>
              </w:rPr>
              <w:commentReference w:id="350"/>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1"/>
            <w:r w:rsidRPr="004E04E2">
              <w:t xml:space="preserve">to </w:t>
            </w:r>
            <w:commentRangeEnd w:id="351"/>
            <w:r>
              <w:rPr>
                <w:rStyle w:val="CommentReference"/>
              </w:rPr>
              <w:commentReference w:id="351"/>
            </w:r>
            <w:r>
              <w:t>You</w:t>
            </w:r>
            <w:r w:rsidRPr="004E04E2">
              <w:t>, O Only</w:t>
            </w:r>
            <w:r w:rsidRPr="004E04E2">
              <w:noBreakHyphen/>
            </w:r>
            <w:commentRangeStart w:id="352"/>
            <w:r w:rsidRPr="004E04E2">
              <w:t>Begotten</w:t>
            </w:r>
            <w:commentRangeEnd w:id="352"/>
            <w:r>
              <w:rPr>
                <w:rStyle w:val="CommentReference"/>
              </w:rPr>
              <w:commentReference w:id="352"/>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3"/>
            <w:r w:rsidRPr="004E04E2">
              <w:t xml:space="preserve">utter </w:t>
            </w:r>
            <w:commentRangeEnd w:id="353"/>
            <w:r>
              <w:rPr>
                <w:rStyle w:val="CommentReference"/>
              </w:rPr>
              <w:commentReference w:id="353"/>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DABA9C2"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895112">
        <w:rPr>
          <w:noProof/>
        </w:rPr>
        <w:t>1019</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4" w:name="_Toc297322053"/>
      <w:bookmarkStart w:id="355" w:name="_Toc297407698"/>
      <w:bookmarkStart w:id="356" w:name="_Toc298445750"/>
      <w:bookmarkStart w:id="357" w:name="_Toc298681233"/>
      <w:bookmarkStart w:id="358" w:name="_Toc298447475"/>
      <w:bookmarkStart w:id="359"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0"/>
            <w:r>
              <w:t xml:space="preserve">consider </w:t>
            </w:r>
            <w:commentRangeEnd w:id="360"/>
            <w:r>
              <w:rPr>
                <w:rStyle w:val="CommentReference"/>
                <w:lang w:val="en-CA"/>
              </w:rPr>
              <w:commentReference w:id="360"/>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1"/>
            <w:r>
              <w:t xml:space="preserve">none </w:t>
            </w:r>
            <w:commentRangeEnd w:id="361"/>
            <w:r>
              <w:rPr>
                <w:rStyle w:val="CommentReference"/>
                <w:lang w:val="en-CA"/>
              </w:rPr>
              <w:commentReference w:id="361"/>
            </w:r>
            <w:r>
              <w:t>but You.</w:t>
            </w:r>
          </w:p>
          <w:p w14:paraId="45BFA942" w14:textId="77777777" w:rsidR="00D31F38" w:rsidRDefault="00D31F38" w:rsidP="00E35F1F">
            <w:pPr>
              <w:pStyle w:val="EngHangEnd"/>
            </w:pPr>
            <w:commentRangeStart w:id="362"/>
            <w:r>
              <w:t xml:space="preserve">After </w:t>
            </w:r>
            <w:commentRangeEnd w:id="362"/>
            <w:r>
              <w:rPr>
                <w:rStyle w:val="CommentReference"/>
                <w:lang w:val="en-CA"/>
              </w:rPr>
              <w:commentReference w:id="362"/>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3"/>
            <w:r>
              <w:t xml:space="preserve">to </w:t>
            </w:r>
            <w:commentRangeEnd w:id="363"/>
            <w:r>
              <w:rPr>
                <w:rStyle w:val="CommentReference"/>
                <w:lang w:val="en-CA"/>
              </w:rPr>
              <w:commentReference w:id="363"/>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4"/>
            <w:r>
              <w:t>joyful</w:t>
            </w:r>
            <w:commentRangeEnd w:id="364"/>
            <w:r>
              <w:rPr>
                <w:rStyle w:val="CommentReference"/>
                <w:lang w:val="en-CA"/>
              </w:rPr>
              <w:commentReference w:id="364"/>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5"/>
            <w:r>
              <w:t xml:space="preserve">perfect </w:t>
            </w:r>
            <w:commentRangeEnd w:id="365"/>
            <w:r>
              <w:rPr>
                <w:rStyle w:val="CommentReference"/>
                <w:lang w:val="en-CA"/>
              </w:rPr>
              <w:commentReference w:id="365"/>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66"/>
            <w:r>
              <w:t xml:space="preserve">sealed </w:t>
            </w:r>
            <w:commentRangeEnd w:id="366"/>
            <w:r>
              <w:rPr>
                <w:rStyle w:val="CommentReference"/>
                <w:lang w:val="en-CA"/>
              </w:rPr>
              <w:commentReference w:id="366"/>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7"/>
            <w:r>
              <w:t xml:space="preserve">fragrant </w:t>
            </w:r>
            <w:commentRangeEnd w:id="367"/>
            <w:r>
              <w:rPr>
                <w:rStyle w:val="CommentReference"/>
                <w:lang w:val="en-CA"/>
              </w:rPr>
              <w:commentReference w:id="367"/>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8"/>
            <w:r>
              <w:t>spices</w:t>
            </w:r>
            <w:commentRangeEnd w:id="368"/>
            <w:r>
              <w:rPr>
                <w:rStyle w:val="CommentReference"/>
                <w:lang w:val="en-CA"/>
              </w:rPr>
              <w:commentReference w:id="368"/>
            </w:r>
            <w:r>
              <w:t>,</w:t>
            </w:r>
          </w:p>
          <w:p w14:paraId="2BF4322B" w14:textId="77777777" w:rsidR="00D31F38" w:rsidRDefault="00D31F38" w:rsidP="00E35F1F">
            <w:pPr>
              <w:pStyle w:val="EngHangEnd"/>
            </w:pPr>
            <w:r>
              <w:t xml:space="preserve">"Behold and see that the Saviour </w:t>
            </w:r>
            <w:commentRangeStart w:id="369"/>
            <w:r>
              <w:t xml:space="preserve">is risen </w:t>
            </w:r>
            <w:commentRangeEnd w:id="369"/>
            <w:r>
              <w:rPr>
                <w:rStyle w:val="CommentReference"/>
                <w:lang w:val="en-CA"/>
              </w:rPr>
              <w:commentReference w:id="369"/>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0"/>
            <w:r>
              <w:t>A</w:t>
            </w:r>
            <w:commentRangeEnd w:id="370"/>
            <w:r>
              <w:rPr>
                <w:rStyle w:val="CommentReference"/>
                <w:lang w:val="en-CA"/>
              </w:rPr>
              <w:commentReference w:id="370"/>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1"/>
            <w:r>
              <w:t xml:space="preserve">We </w:t>
            </w:r>
            <w:commentRangeEnd w:id="371"/>
            <w:r>
              <w:rPr>
                <w:rStyle w:val="CommentReference"/>
                <w:lang w:val="en-CA"/>
              </w:rPr>
              <w:commentReference w:id="371"/>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2"/>
            <w:r>
              <w:t>alteration</w:t>
            </w:r>
            <w:commentRangeEnd w:id="372"/>
            <w:r>
              <w:rPr>
                <w:rStyle w:val="CommentReference"/>
                <w:lang w:val="en-CA"/>
              </w:rPr>
              <w:commentReference w:id="372"/>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r>
        <w:lastRenderedPageBreak/>
        <w:t xml:space="preserve">The First Canticle: The </w:t>
      </w:r>
      <w:r w:rsidR="00F970EE">
        <w:t>First Song</w:t>
      </w:r>
      <w:r>
        <w:t xml:space="preserve"> of Moses the Prophet</w:t>
      </w:r>
      <w:bookmarkEnd w:id="354"/>
      <w:bookmarkEnd w:id="355"/>
      <w:bookmarkEnd w:id="356"/>
      <w:bookmarkEnd w:id="357"/>
      <w:bookmarkEnd w:id="358"/>
      <w:bookmarkEnd w:id="359"/>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3"/>
            <w:r>
              <w:t>glorify Him</w:t>
            </w:r>
            <w:commentRangeEnd w:id="373"/>
            <w:r>
              <w:rPr>
                <w:rStyle w:val="CommentReference"/>
                <w:lang w:val="en-CA"/>
              </w:rPr>
              <w:commentReference w:id="373"/>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4"/>
            <w:r>
              <w:t xml:space="preserve">when he shatters </w:t>
            </w:r>
            <w:commentRangeEnd w:id="374"/>
            <w:r>
              <w:rPr>
                <w:rStyle w:val="CommentReference"/>
                <w:lang w:val="en-CA"/>
              </w:rPr>
              <w:commentReference w:id="374"/>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75"/>
            <w:r w:rsidR="00D31F38">
              <w:t xml:space="preserve">chosen </w:t>
            </w:r>
            <w:commentRangeEnd w:id="375"/>
            <w:r w:rsidR="00D31F38">
              <w:rPr>
                <w:rStyle w:val="CommentReference"/>
                <w:lang w:val="en-CA"/>
              </w:rPr>
              <w:commentReference w:id="375"/>
            </w:r>
            <w:r w:rsidR="00D31F38">
              <w:t xml:space="preserve">mounted </w:t>
            </w:r>
            <w:commentRangeStart w:id="376"/>
            <w:r w:rsidR="00D31F38">
              <w:t xml:space="preserve">captains </w:t>
            </w:r>
            <w:commentRangeEnd w:id="376"/>
            <w:r w:rsidR="00D31F38">
              <w:rPr>
                <w:rStyle w:val="CommentReference"/>
                <w:lang w:val="en-CA"/>
              </w:rPr>
              <w:commentReference w:id="376"/>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7"/>
            <w:r>
              <w:t xml:space="preserve"> </w:t>
            </w:r>
            <w:commentRangeEnd w:id="377"/>
            <w:r>
              <w:rPr>
                <w:rStyle w:val="CommentReference"/>
                <w:lang w:val="en-CA"/>
              </w:rPr>
              <w:commentReference w:id="377"/>
            </w:r>
            <w:r>
              <w:t xml:space="preserve">glorified in </w:t>
            </w:r>
            <w:r w:rsidR="00865C59">
              <w:t>strength</w:t>
            </w:r>
            <w:r>
              <w:t xml:space="preserve">. Your right hand, O Lord, </w:t>
            </w:r>
            <w:commentRangeStart w:id="378"/>
            <w:r>
              <w:t xml:space="preserve">crushed </w:t>
            </w:r>
            <w:commentRangeEnd w:id="378"/>
            <w:r>
              <w:rPr>
                <w:rStyle w:val="CommentReference"/>
                <w:lang w:val="en-CA"/>
              </w:rPr>
              <w:commentReference w:id="378"/>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lastRenderedPageBreak/>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9"/>
            <w:r w:rsidR="00D31F38">
              <w:t xml:space="preserve">shattered </w:t>
            </w:r>
            <w:commentRangeEnd w:id="379"/>
            <w:r w:rsidR="00D31F38">
              <w:rPr>
                <w:rStyle w:val="CommentReference"/>
                <w:lang w:val="en-CA"/>
              </w:rPr>
              <w:commentReference w:id="379"/>
            </w:r>
            <w:r>
              <w:t>the</w:t>
            </w:r>
            <w:r w:rsidR="00D31F38">
              <w:t xml:space="preserve"> </w:t>
            </w:r>
            <w:r>
              <w:t>adversaries</w:t>
            </w:r>
            <w:r w:rsidR="00D31F38">
              <w:t xml:space="preserve">; You </w:t>
            </w:r>
            <w:commentRangeStart w:id="380"/>
            <w:r w:rsidR="00D31F38">
              <w:t xml:space="preserve">sent </w:t>
            </w:r>
            <w:commentRangeEnd w:id="380"/>
            <w:r w:rsidR="00D31F38">
              <w:rPr>
                <w:rStyle w:val="CommentReference"/>
                <w:lang w:val="en-CA"/>
              </w:rPr>
              <w:commentReference w:id="380"/>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25"/>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1"/>
            <w:r w:rsidR="00D31F38">
              <w:t>holy</w:t>
            </w:r>
            <w:commentRangeEnd w:id="381"/>
            <w:r w:rsidR="00D31F38">
              <w:rPr>
                <w:rStyle w:val="CommentReference"/>
                <w:lang w:val="en-CA"/>
              </w:rPr>
              <w:commentReference w:id="381"/>
            </w:r>
            <w:r w:rsidR="00D31F38">
              <w:t xml:space="preserve">, awesome in </w:t>
            </w:r>
            <w:commentRangeStart w:id="382"/>
            <w:r w:rsidR="00D31F38">
              <w:t>glorious deeds</w:t>
            </w:r>
            <w:commentRangeEnd w:id="382"/>
            <w:r w:rsidR="00D31F38">
              <w:rPr>
                <w:rStyle w:val="CommentReference"/>
                <w:lang w:val="en-CA"/>
              </w:rPr>
              <w:commentReference w:id="382"/>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3"/>
            <w:r>
              <w:t>redeemed</w:t>
            </w:r>
            <w:commentRangeEnd w:id="383"/>
            <w:r>
              <w:rPr>
                <w:rStyle w:val="CommentReference"/>
                <w:lang w:val="en-CA"/>
              </w:rPr>
              <w:commentReference w:id="383"/>
            </w:r>
            <w:r>
              <w:t xml:space="preserve">; You called them by Your power into Your holy </w:t>
            </w:r>
            <w:commentRangeStart w:id="384"/>
            <w:r>
              <w:t>abode</w:t>
            </w:r>
            <w:commentRangeEnd w:id="384"/>
            <w:r>
              <w:rPr>
                <w:rStyle w:val="CommentReference"/>
                <w:lang w:val="en-CA"/>
              </w:rPr>
              <w:commentReference w:id="384"/>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85"/>
            <w:r>
              <w:t xml:space="preserve">Sorrow </w:t>
            </w:r>
            <w:commentRangeEnd w:id="385"/>
            <w:r>
              <w:rPr>
                <w:rStyle w:val="CommentReference"/>
                <w:lang w:val="en-CA"/>
              </w:rPr>
              <w:commentReference w:id="385"/>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86"/>
            <w:r>
              <w:t>May</w:t>
            </w:r>
            <w:commentRangeEnd w:id="386"/>
            <w:r>
              <w:rPr>
                <w:rStyle w:val="CommentReference"/>
                <w:lang w:val="en-CA"/>
              </w:rPr>
              <w:commentReference w:id="386"/>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7"/>
            <w:r>
              <w:t xml:space="preserve">reigning </w:t>
            </w:r>
            <w:commentRangeEnd w:id="387"/>
            <w:r>
              <w:rPr>
                <w:rStyle w:val="CommentReference"/>
                <w:lang w:val="en-CA"/>
              </w:rPr>
              <w:commentReference w:id="387"/>
            </w:r>
            <w:r>
              <w:t xml:space="preserve">as King forever and ever </w:t>
            </w:r>
            <w:commentRangeStart w:id="388"/>
            <w:r>
              <w:t>and beyond</w:t>
            </w:r>
            <w:commentRangeEnd w:id="388"/>
            <w:r>
              <w:rPr>
                <w:rStyle w:val="CommentReference"/>
                <w:lang w:val="en-CA"/>
              </w:rPr>
              <w:commentReference w:id="388"/>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9"/>
            <w:r w:rsidR="00D31F38">
              <w:t xml:space="preserve"> </w:t>
            </w:r>
            <w:commentRangeEnd w:id="389"/>
            <w:r w:rsidR="00D31F38">
              <w:rPr>
                <w:rStyle w:val="CommentReference"/>
                <w:lang w:val="en-CA"/>
              </w:rPr>
              <w:commentReference w:id="389"/>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0"/>
            <w:r w:rsidR="00D31F38">
              <w:t>praises</w:t>
            </w:r>
            <w:commentRangeEnd w:id="390"/>
            <w:r w:rsidR="00D31F38">
              <w:rPr>
                <w:rStyle w:val="CommentReference"/>
                <w:lang w:val="en-CA"/>
              </w:rPr>
              <w:commentReference w:id="390"/>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1"/>
            <w:r>
              <w:t>glorified</w:t>
            </w:r>
            <w:commentRangeEnd w:id="391"/>
            <w:r>
              <w:rPr>
                <w:rStyle w:val="CommentReference"/>
                <w:rFonts w:eastAsiaTheme="minorHAnsi" w:cstheme="minorBidi"/>
                <w:color w:val="auto"/>
                <w:lang w:val="en-CA"/>
              </w:rPr>
              <w:commentReference w:id="391"/>
            </w:r>
            <w:r>
              <w:t>.</w:t>
            </w:r>
            <w:r w:rsidR="00D31F38">
              <w:rPr>
                <w:rStyle w:val="CommentReference"/>
                <w:lang w:val="en-CA"/>
              </w:rPr>
              <w:commentReference w:id="392"/>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3" w:name="_Toc297322054"/>
      <w:bookmarkStart w:id="394" w:name="_Toc297407699"/>
      <w:bookmarkStart w:id="395" w:name="_Toc298445751"/>
      <w:bookmarkStart w:id="396" w:name="_Toc298681234"/>
      <w:bookmarkStart w:id="397" w:name="_Toc298447476"/>
      <w:r>
        <w:t>Psali Adam</w:t>
      </w:r>
      <w:bookmarkEnd w:id="393"/>
      <w:bookmarkEnd w:id="394"/>
      <w:bookmarkEnd w:id="395"/>
      <w:bookmarkEnd w:id="396"/>
      <w:bookmarkEnd w:id="397"/>
      <w:r w:rsidR="009E143A">
        <w:t xml:space="preserve"> on the First Canticle</w:t>
      </w:r>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8"/>
            <w:r>
              <w:t xml:space="preserve">The </w:t>
            </w:r>
            <w:commentRangeEnd w:id="398"/>
            <w:r>
              <w:rPr>
                <w:rStyle w:val="CommentReference"/>
                <w:lang w:val="en-CA"/>
              </w:rPr>
              <w:commentReference w:id="398"/>
            </w:r>
            <w:r>
              <w:t xml:space="preserve">water of the sea was parted into parts, And the great deep became a </w:t>
            </w:r>
            <w:commentRangeStart w:id="399"/>
            <w:r>
              <w:t>path</w:t>
            </w:r>
            <w:commentRangeEnd w:id="399"/>
            <w:r>
              <w:rPr>
                <w:rStyle w:val="CommentReference"/>
                <w:lang w:val="en-CA"/>
              </w:rPr>
              <w:commentReference w:id="399"/>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0"/>
            <w:r w:rsidRPr="00D33B3C">
              <w:rPr>
                <w:rFonts w:ascii="Times New Roman" w:hAnsi="Times New Roman" w:cs="Times New Roman"/>
              </w:rPr>
              <w:t>Ϧ</w:t>
            </w:r>
            <w:r w:rsidRPr="00D33B3C">
              <w:t>ⲉⲛ</w:t>
            </w:r>
            <w:commentRangeEnd w:id="400"/>
            <w:r>
              <w:rPr>
                <w:rStyle w:val="CommentReference"/>
                <w:rFonts w:ascii="Garamond" w:hAnsi="Garamond" w:cstheme="minorBidi"/>
                <w:noProof w:val="0"/>
                <w:lang w:val="en-CA"/>
              </w:rPr>
              <w:commentReference w:id="400"/>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1"/>
            <w:r>
              <w:t xml:space="preserve">miraculous </w:t>
            </w:r>
            <w:commentRangeEnd w:id="401"/>
            <w:r>
              <w:rPr>
                <w:rStyle w:val="CommentReference"/>
                <w:lang w:val="en-CA"/>
              </w:rPr>
              <w:commentReference w:id="401"/>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2"/>
            <w:r>
              <w:t xml:space="preserve">passed </w:t>
            </w:r>
            <w:commentRangeEnd w:id="402"/>
            <w:r>
              <w:rPr>
                <w:rStyle w:val="CommentReference"/>
                <w:lang w:val="en-CA"/>
              </w:rPr>
              <w:commentReference w:id="402"/>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3"/>
            <w:r>
              <w:t xml:space="preserve">praising </w:t>
            </w:r>
            <w:commentRangeEnd w:id="403"/>
            <w:r>
              <w:rPr>
                <w:rStyle w:val="CommentReference"/>
                <w:lang w:val="en-CA"/>
              </w:rPr>
              <w:commentReference w:id="403"/>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04"/>
            <w:r>
              <w:t xml:space="preserve"> </w:t>
            </w:r>
            <w:commentRangeEnd w:id="404"/>
            <w:r>
              <w:rPr>
                <w:rStyle w:val="CommentReference"/>
                <w:lang w:val="en-CA"/>
              </w:rPr>
              <w:commentReference w:id="404"/>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7F9DD0F7"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895112">
        <w:rPr>
          <w:noProof/>
        </w:rPr>
        <w:t>450</w:t>
      </w:r>
      <w:r>
        <w:fldChar w:fldCharType="end"/>
      </w:r>
      <w:r>
        <w:t>, until Part Nine of the Sunday Theotokia before continuing as usual from the Second Canticle.</w:t>
      </w:r>
    </w:p>
    <w:p w14:paraId="7A906C89" w14:textId="503D1303"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895112">
        <w:rPr>
          <w:noProof/>
        </w:rPr>
        <w:t>1023</w:t>
      </w:r>
      <w:r>
        <w:fldChar w:fldCharType="end"/>
      </w:r>
      <w:r>
        <w:t>.</w:t>
      </w:r>
    </w:p>
    <w:p w14:paraId="1E66D54D" w14:textId="77777777" w:rsidR="00895112" w:rsidRDefault="00F970EE" w:rsidP="00AC2F2D">
      <w:pPr>
        <w:pStyle w:val="Rubric"/>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rFonts w:eastAsiaTheme="majorEastAsia" w:cstheme="majorBidi"/>
          <w:b/>
          <w:bCs/>
          <w:iCs/>
          <w:color w:val="000000" w:themeColor="text1"/>
          <w:sz w:val="28"/>
        </w:rPr>
        <w:fldChar w:fldCharType="begin"/>
      </w:r>
      <w:r w:rsidR="001604CF">
        <w:instrText xml:space="preserve"> REF _Ref448664867 \h </w:instrText>
      </w:r>
      <w:r w:rsidR="001604CF">
        <w:rPr>
          <w:rFonts w:eastAsiaTheme="majorEastAsia" w:cstheme="majorBidi"/>
          <w:b/>
          <w:bCs/>
          <w:iCs/>
          <w:color w:val="000000" w:themeColor="text1"/>
          <w:sz w:val="28"/>
        </w:rPr>
      </w:r>
      <w:r w:rsidR="001604CF">
        <w:rPr>
          <w:rFonts w:eastAsiaTheme="majorEastAsia" w:cstheme="majorBidi"/>
          <w:b/>
          <w:bCs/>
          <w:iCs/>
          <w:color w:val="000000" w:themeColor="text1"/>
          <w:sz w:val="28"/>
        </w:rPr>
        <w:fldChar w:fldCharType="separate"/>
      </w:r>
      <w:r w:rsidR="00895112">
        <w:t>The Second Prayer of Esaias the Prophet</w:t>
      </w:r>
    </w:p>
    <w:p w14:paraId="6A11AA36" w14:textId="77777777" w:rsidR="00895112" w:rsidRDefault="00895112" w:rsidP="00A7333E">
      <w:pPr>
        <w:pStyle w:val="Rubric"/>
      </w:pPr>
      <w:r>
        <w:t>(Esaias 25:1-12. Coptic rite: Joyous Saturday.)</w:t>
      </w:r>
    </w:p>
    <w:p w14:paraId="42BBBF25" w14:textId="77777777" w:rsidR="00895112" w:rsidRPr="0040319E" w:rsidRDefault="00895112" w:rsidP="00ED1D04">
      <w:pPr>
        <w:pStyle w:val="Rubric"/>
      </w:pPr>
      <w:r>
        <w:t>Again, a reading from the book of Esaias the Prophet. His blessing be upon us all. Amen.</w:t>
      </w:r>
    </w:p>
    <w:p w14:paraId="37A0CD00" w14:textId="77777777" w:rsidR="00895112" w:rsidRDefault="00895112" w:rsidP="00A7333E">
      <w:pPr>
        <w:pStyle w:val="EnglishHangNoCoptic"/>
      </w:pPr>
      <w:r>
        <w:t>1 O Lord my God,</w:t>
      </w:r>
    </w:p>
    <w:p w14:paraId="2EE55BAF" w14:textId="77777777" w:rsidR="00895112" w:rsidRDefault="00895112" w:rsidP="00A7333E">
      <w:pPr>
        <w:pStyle w:val="EnglishHangNoCoptic"/>
        <w:ind w:firstLine="0"/>
      </w:pPr>
      <w:r>
        <w:t>I will glorify You;</w:t>
      </w:r>
    </w:p>
    <w:p w14:paraId="2FFB0485" w14:textId="77777777" w:rsidR="00895112" w:rsidRDefault="00895112" w:rsidP="00A7333E">
      <w:pPr>
        <w:pStyle w:val="EnglishHangNoCoptic"/>
        <w:ind w:firstLine="0"/>
      </w:pPr>
      <w:r w:rsidRPr="00224A73">
        <w:t>I</w:t>
      </w:r>
      <w:r>
        <w:t xml:space="preserve"> will sing a hymn to Your Name,</w:t>
      </w:r>
    </w:p>
    <w:p w14:paraId="4BE921C8" w14:textId="77777777" w:rsidR="00895112" w:rsidRDefault="00895112" w:rsidP="00A7333E">
      <w:pPr>
        <w:pStyle w:val="EnglishHangNoCoptic"/>
        <w:ind w:firstLine="0"/>
      </w:pPr>
      <w:r w:rsidRPr="00224A73">
        <w:t xml:space="preserve">for </w:t>
      </w:r>
      <w:r>
        <w:t>You have done wonderful things—</w:t>
      </w:r>
    </w:p>
    <w:p w14:paraId="49C1C9BA" w14:textId="77777777" w:rsidR="00895112" w:rsidRDefault="00895112" w:rsidP="00A7333E">
      <w:pPr>
        <w:pStyle w:val="EnglishHangEndNoCoptic"/>
        <w:ind w:firstLine="0"/>
      </w:pPr>
      <w:r w:rsidRPr="00224A73">
        <w:t xml:space="preserve">an ancient and true </w:t>
      </w:r>
      <w:r>
        <w:t>plan</w:t>
      </w:r>
      <w:r w:rsidRPr="00224A73">
        <w:t xml:space="preserve">. </w:t>
      </w:r>
      <w:r>
        <w:t>Amen, Lord!</w:t>
      </w:r>
    </w:p>
    <w:p w14:paraId="2A64B6C5" w14:textId="77777777" w:rsidR="00895112" w:rsidRDefault="00895112" w:rsidP="00A7333E">
      <w:pPr>
        <w:pStyle w:val="EnglishHangNoCoptic"/>
      </w:pPr>
      <w:r w:rsidRPr="00224A73">
        <w:lastRenderedPageBreak/>
        <w:t>2</w:t>
      </w:r>
      <w:r>
        <w:t xml:space="preserve"> </w:t>
      </w:r>
      <w:r w:rsidRPr="00224A73">
        <w:t>Fo</w:t>
      </w:r>
      <w:r>
        <w:t>r You have made cities into a mound;</w:t>
      </w:r>
    </w:p>
    <w:p w14:paraId="74C46101" w14:textId="77777777" w:rsidR="00895112" w:rsidRDefault="00895112" w:rsidP="00A7333E">
      <w:pPr>
        <w:pStyle w:val="EnglishHangNoCoptic"/>
        <w:ind w:firstLine="0"/>
      </w:pPr>
      <w:r w:rsidRPr="00224A73">
        <w:t xml:space="preserve">You </w:t>
      </w:r>
      <w:r>
        <w:t xml:space="preserve">have </w:t>
      </w:r>
      <w:r w:rsidRPr="00224A73">
        <w:t>made the foundatio</w:t>
      </w:r>
      <w:r>
        <w:t>ns of their strong cities fall.</w:t>
      </w:r>
    </w:p>
    <w:p w14:paraId="2CCA6178" w14:textId="77777777" w:rsidR="00895112" w:rsidRDefault="00895112" w:rsidP="00A7333E">
      <w:pPr>
        <w:pStyle w:val="EnglishHangEndNoCoptic"/>
        <w:ind w:firstLine="0"/>
      </w:pPr>
      <w:r w:rsidRPr="00224A73">
        <w:t>The city of the ungo</w:t>
      </w:r>
      <w:r>
        <w:t>dly shall not be built forever.</w:t>
      </w:r>
    </w:p>
    <w:p w14:paraId="6B0A070B" w14:textId="77777777" w:rsidR="00895112" w:rsidRDefault="00895112" w:rsidP="00A7333E">
      <w:pPr>
        <w:pStyle w:val="EnglishHangNoCoptic"/>
      </w:pPr>
      <w:r w:rsidRPr="00224A73">
        <w:t>3</w:t>
      </w:r>
      <w:r>
        <w:t xml:space="preserve"> </w:t>
      </w:r>
      <w:r w:rsidRPr="00224A73">
        <w:t>Therefore</w:t>
      </w:r>
      <w:r>
        <w:t>,</w:t>
      </w:r>
      <w:r w:rsidRPr="00224A73">
        <w:t xml:space="preserve"> </w:t>
      </w:r>
      <w:r>
        <w:t>the poor people will bless You,</w:t>
      </w:r>
    </w:p>
    <w:p w14:paraId="7ABD11A6" w14:textId="77777777" w:rsidR="00895112" w:rsidRDefault="00895112" w:rsidP="00A7333E">
      <w:pPr>
        <w:pStyle w:val="EnglishHangEndNoCoptic"/>
        <w:ind w:firstLine="0"/>
      </w:pPr>
      <w:r w:rsidRPr="00224A73">
        <w:t xml:space="preserve">and the cities of </w:t>
      </w:r>
      <w:r>
        <w:t>wronged people will praise You.</w:t>
      </w:r>
    </w:p>
    <w:p w14:paraId="425B19CC" w14:textId="77777777" w:rsidR="00895112" w:rsidRDefault="00895112"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3BF970C4" w14:textId="77777777" w:rsidR="00895112" w:rsidRDefault="00895112" w:rsidP="00A7333E">
      <w:pPr>
        <w:pStyle w:val="EnglishHangNoCoptic"/>
        <w:ind w:firstLine="0"/>
      </w:pPr>
      <w:r w:rsidRPr="00224A73">
        <w:t>and a protection to those who were dis</w:t>
      </w:r>
      <w:r>
        <w:t>heartened because of poverty.</w:t>
      </w:r>
    </w:p>
    <w:p w14:paraId="6B67D7E2" w14:textId="77777777" w:rsidR="00895112" w:rsidRDefault="00895112" w:rsidP="00A7333E">
      <w:pPr>
        <w:pStyle w:val="EnglishHangNoCoptic"/>
        <w:ind w:firstLine="0"/>
      </w:pPr>
      <w:r w:rsidRPr="00224A73">
        <w:t>You w</w:t>
      </w:r>
      <w:r>
        <w:t>ill deliver them from evil men,</w:t>
      </w:r>
    </w:p>
    <w:p w14:paraId="09D1DA4A" w14:textId="77777777" w:rsidR="00895112" w:rsidRDefault="00895112" w:rsidP="00A7333E">
      <w:pPr>
        <w:pStyle w:val="EnglishHangEndNoCoptic"/>
        <w:ind w:firstLine="0"/>
      </w:pPr>
      <w:r w:rsidRPr="00224A73">
        <w:t>and be a shelter of the thirsty</w:t>
      </w:r>
      <w:r>
        <w:t>,</w:t>
      </w:r>
      <w:r w:rsidRPr="00224A73">
        <w:t xml:space="preserve"> and a</w:t>
      </w:r>
      <w:r>
        <w:t xml:space="preserve"> breath of life to the wronged.</w:t>
      </w:r>
    </w:p>
    <w:p w14:paraId="52AFEC9F" w14:textId="77777777" w:rsidR="00895112" w:rsidRDefault="00895112" w:rsidP="00A7333E">
      <w:pPr>
        <w:pStyle w:val="EnglishHangNoCoptic"/>
      </w:pPr>
      <w:r w:rsidRPr="00224A73">
        <w:t>5</w:t>
      </w:r>
      <w:r>
        <w:t xml:space="preserve"> </w:t>
      </w:r>
      <w:r w:rsidRPr="00224A73">
        <w:t>They will b</w:t>
      </w:r>
      <w:r>
        <w:t>less You as discouraged people,</w:t>
      </w:r>
    </w:p>
    <w:p w14:paraId="42158241" w14:textId="77777777" w:rsidR="00895112" w:rsidRDefault="00895112" w:rsidP="00A7333E">
      <w:pPr>
        <w:pStyle w:val="EnglishHangEndNoCoptic"/>
        <w:ind w:firstLine="0"/>
      </w:pPr>
      <w:r w:rsidRPr="00224A73">
        <w:t>thirsting in Zion because of ungodl</w:t>
      </w:r>
      <w:r>
        <w:t>y men, to whom You delivered us.</w:t>
      </w:r>
    </w:p>
    <w:p w14:paraId="4E32C012" w14:textId="77777777" w:rsidR="00895112" w:rsidRDefault="00895112"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0BFF3ED2" w14:textId="77777777" w:rsidR="00895112" w:rsidRDefault="00895112" w:rsidP="00A7333E">
      <w:pPr>
        <w:pStyle w:val="EnglishHangNoCoptic"/>
        <w:ind w:firstLine="0"/>
      </w:pPr>
      <w:r>
        <w:t>They will drink joy;</w:t>
      </w:r>
    </w:p>
    <w:p w14:paraId="5A19AE51" w14:textId="77777777" w:rsidR="00895112" w:rsidRDefault="00895112" w:rsidP="00A7333E">
      <w:pPr>
        <w:pStyle w:val="EnglishHangNoCoptic"/>
        <w:ind w:firstLine="0"/>
      </w:pPr>
      <w:r>
        <w:t>they will drink wine;</w:t>
      </w:r>
    </w:p>
    <w:p w14:paraId="264143D3" w14:textId="77777777" w:rsidR="00895112" w:rsidRDefault="00895112" w:rsidP="00A7333E">
      <w:pPr>
        <w:pStyle w:val="EnglishHangEndNoCoptic"/>
        <w:ind w:firstLine="0"/>
      </w:pPr>
      <w:r>
        <w:t>they will</w:t>
      </w:r>
      <w:r w:rsidRPr="00224A73">
        <w:t xml:space="preserve"> </w:t>
      </w:r>
      <w:r>
        <w:t>anoint themselves with ointment.</w:t>
      </w:r>
    </w:p>
    <w:p w14:paraId="30D3CCCC" w14:textId="77777777" w:rsidR="00895112" w:rsidRDefault="00895112" w:rsidP="00A7333E">
      <w:pPr>
        <w:pStyle w:val="EnglishHangNoCoptic"/>
      </w:pPr>
      <w:r w:rsidRPr="00224A73">
        <w:t>7</w:t>
      </w:r>
      <w:r>
        <w:t xml:space="preserve"> </w:t>
      </w:r>
      <w:r w:rsidRPr="00224A73">
        <w:t>Deliver a</w:t>
      </w:r>
      <w:r>
        <w:t>ll these things to the nations on this mountain,</w:t>
      </w:r>
    </w:p>
    <w:p w14:paraId="48646B1A" w14:textId="77777777" w:rsidR="00895112" w:rsidRDefault="00895112" w:rsidP="00A7333E">
      <w:pPr>
        <w:pStyle w:val="EnglishHangEndNoCoptic"/>
        <w:ind w:firstLine="0"/>
      </w:pPr>
      <w:r w:rsidRPr="00224A73">
        <w:t>for this is t</w:t>
      </w:r>
      <w:r>
        <w:t>he counsel for all the nations.</w:t>
      </w:r>
    </w:p>
    <w:p w14:paraId="4F6D98BD" w14:textId="77777777" w:rsidR="00895112" w:rsidRDefault="00895112" w:rsidP="00A7333E">
      <w:pPr>
        <w:pStyle w:val="EnglishHangNoCoptic"/>
      </w:pPr>
      <w:r w:rsidRPr="00224A73">
        <w:t>8</w:t>
      </w:r>
      <w:r>
        <w:t xml:space="preserve"> </w:t>
      </w:r>
      <w:r w:rsidRPr="00224A73">
        <w:t>Deat</w:t>
      </w:r>
      <w:r>
        <w:t>h prevailed and swallowed them,</w:t>
      </w:r>
    </w:p>
    <w:p w14:paraId="3A8971C3" w14:textId="77777777" w:rsidR="00895112" w:rsidRDefault="00895112" w:rsidP="00A7333E">
      <w:pPr>
        <w:pStyle w:val="EnglishHangNoCoptic"/>
        <w:ind w:firstLine="0"/>
      </w:pPr>
      <w:r w:rsidRPr="00224A73">
        <w:t>but again God wiped a</w:t>
      </w:r>
      <w:r>
        <w:t>way every tear from every face;</w:t>
      </w:r>
    </w:p>
    <w:p w14:paraId="45DE1D48" w14:textId="77777777" w:rsidR="00895112" w:rsidRDefault="00895112" w:rsidP="00A7333E">
      <w:pPr>
        <w:pStyle w:val="EnglishHangNoCoptic"/>
        <w:ind w:firstLine="0"/>
      </w:pPr>
      <w:r w:rsidRPr="00224A73">
        <w:t>He took away the disgrace of</w:t>
      </w:r>
      <w:r>
        <w:t xml:space="preserve"> His people from all the earth;</w:t>
      </w:r>
    </w:p>
    <w:p w14:paraId="75162C05" w14:textId="77777777" w:rsidR="00895112" w:rsidRDefault="00895112" w:rsidP="00A7333E">
      <w:pPr>
        <w:pStyle w:val="EnglishHangEndNoCoptic"/>
        <w:ind w:firstLine="0"/>
      </w:pPr>
      <w:r w:rsidRPr="00224A73">
        <w:t>for the mouth of the Lord h</w:t>
      </w:r>
      <w:r>
        <w:t>as spoken.</w:t>
      </w:r>
    </w:p>
    <w:p w14:paraId="6EA3A5FD" w14:textId="77777777" w:rsidR="00895112" w:rsidRDefault="00895112" w:rsidP="00A7333E">
      <w:pPr>
        <w:pStyle w:val="EnglishHangNoCoptic"/>
      </w:pPr>
      <w:r w:rsidRPr="00224A73">
        <w:t>9</w:t>
      </w:r>
      <w:r>
        <w:t xml:space="preserve"> </w:t>
      </w:r>
      <w:r w:rsidRPr="00224A73">
        <w:t>Th</w:t>
      </w:r>
      <w:r>
        <w:t>en it will be said in that day,</w:t>
      </w:r>
    </w:p>
    <w:p w14:paraId="1723C396" w14:textId="77777777" w:rsidR="00895112" w:rsidRDefault="00895112" w:rsidP="00A7333E">
      <w:pPr>
        <w:pStyle w:val="EnglishHangNoCoptic"/>
        <w:ind w:firstLine="0"/>
      </w:pPr>
      <w:r w:rsidRPr="00224A73">
        <w:t>“Behold, th</w:t>
      </w:r>
      <w:r>
        <w:t>is is our God, in whom we hoped</w:t>
      </w:r>
    </w:p>
    <w:p w14:paraId="521321E4" w14:textId="77777777" w:rsidR="00895112" w:rsidRDefault="00895112" w:rsidP="00A7333E">
      <w:pPr>
        <w:pStyle w:val="EnglishHangEndNoCoptic"/>
        <w:ind w:firstLine="0"/>
      </w:pPr>
      <w:r w:rsidRPr="00224A73">
        <w:t xml:space="preserve">and we </w:t>
      </w:r>
      <w:r>
        <w:t>were glad in His salvation.”</w:t>
      </w:r>
    </w:p>
    <w:p w14:paraId="4307FDD9" w14:textId="77777777" w:rsidR="00895112" w:rsidRDefault="00895112"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24A23564" w14:textId="77777777" w:rsidR="00895112" w:rsidRDefault="00895112" w:rsidP="00A7333E">
      <w:pPr>
        <w:pStyle w:val="EnglishHangNoCoptic"/>
        <w:ind w:firstLine="0"/>
      </w:pPr>
      <w:r w:rsidRPr="00224A73">
        <w:t xml:space="preserve">and the </w:t>
      </w:r>
      <w:r>
        <w:t>Moabite shall be trampled down,</w:t>
      </w:r>
    </w:p>
    <w:p w14:paraId="7DE702B5" w14:textId="77777777" w:rsidR="00895112" w:rsidRDefault="00895112" w:rsidP="00A7333E">
      <w:pPr>
        <w:pStyle w:val="EnglishHangEndNoCoptic"/>
        <w:ind w:firstLine="0"/>
      </w:pPr>
      <w:r>
        <w:t>as</w:t>
      </w:r>
      <w:r w:rsidRPr="00224A73">
        <w:t xml:space="preserve"> the thresh</w:t>
      </w:r>
      <w:r>
        <w:t>ing floor is tread with wagons.</w:t>
      </w:r>
    </w:p>
    <w:p w14:paraId="225FE19A" w14:textId="77777777" w:rsidR="00895112" w:rsidRDefault="00895112" w:rsidP="00A7333E">
      <w:pPr>
        <w:pStyle w:val="EnglishHangNoCoptic"/>
      </w:pPr>
      <w:r w:rsidRPr="00224A73">
        <w:t>1</w:t>
      </w:r>
      <w:r>
        <w:t>1 He will spread forth His hands</w:t>
      </w:r>
    </w:p>
    <w:p w14:paraId="535E908F" w14:textId="77777777" w:rsidR="00895112" w:rsidRDefault="00895112" w:rsidP="00A7333E">
      <w:pPr>
        <w:pStyle w:val="EnglishHangNoCoptic"/>
        <w:ind w:firstLine="0"/>
      </w:pPr>
      <w:r w:rsidRPr="00224A73">
        <w:t>so as</w:t>
      </w:r>
      <w:r>
        <w:t xml:space="preserve"> to humble man, to destroy him;</w:t>
      </w:r>
    </w:p>
    <w:p w14:paraId="6DDC9FF4" w14:textId="77777777" w:rsidR="00895112" w:rsidRDefault="00895112" w:rsidP="00A7333E">
      <w:pPr>
        <w:pStyle w:val="EnglishHangNoCoptic"/>
        <w:ind w:firstLine="0"/>
      </w:pPr>
      <w:r w:rsidRPr="00224A73">
        <w:t>and He will humble his arrogance—</w:t>
      </w:r>
    </w:p>
    <w:p w14:paraId="43F143F5" w14:textId="77777777" w:rsidR="00895112" w:rsidRDefault="00895112" w:rsidP="00A7333E">
      <w:pPr>
        <w:pStyle w:val="EnglishHangEndNoCoptic"/>
        <w:ind w:firstLine="0"/>
      </w:pPr>
      <w:r w:rsidRPr="00224A73">
        <w:t>arroga</w:t>
      </w:r>
      <w:r>
        <w:t>nce on which he laid his hands.</w:t>
      </w:r>
    </w:p>
    <w:p w14:paraId="19C8F2A3" w14:textId="77777777" w:rsidR="00895112" w:rsidRDefault="00895112"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4D110884" w14:textId="77777777" w:rsidR="00895112" w:rsidRDefault="00895112" w:rsidP="00A7333E">
      <w:pPr>
        <w:pStyle w:val="EnglishHangEndNoCoptic"/>
        <w:ind w:firstLine="0"/>
      </w:pPr>
      <w:r w:rsidRPr="00224A73">
        <w:t>and bring it down to the ground.</w:t>
      </w:r>
    </w:p>
    <w:p w14:paraId="21809DBA" w14:textId="77777777" w:rsidR="00895112" w:rsidRDefault="00895112" w:rsidP="00A7333E">
      <w:pPr>
        <w:pStyle w:val="Heading4"/>
      </w:pPr>
      <w:r>
        <w:t>The Third Prayer of Esaias the Prophet</w:t>
      </w:r>
    </w:p>
    <w:p w14:paraId="5E2FA004" w14:textId="77777777" w:rsidR="00895112" w:rsidRDefault="00895112" w:rsidP="00A7333E">
      <w:pPr>
        <w:pStyle w:val="Rubric"/>
      </w:pPr>
      <w:r>
        <w:t>(Esaias 26:1-9. Coptic rite: Joyous Saturday.)</w:t>
      </w:r>
    </w:p>
    <w:p w14:paraId="641AA32D" w14:textId="77777777" w:rsidR="00895112" w:rsidRPr="0040319E" w:rsidRDefault="00895112" w:rsidP="00ED1D04">
      <w:pPr>
        <w:pStyle w:val="Rubric"/>
      </w:pPr>
      <w:r>
        <w:t>And again, a reading from the book of Esaias the Prophet. His blessing be upon us all. Amen.</w:t>
      </w:r>
    </w:p>
    <w:p w14:paraId="6CF2DA80" w14:textId="77777777" w:rsidR="00895112" w:rsidRDefault="00895112"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3BB54295" w14:textId="77777777" w:rsidR="00895112" w:rsidRDefault="00895112" w:rsidP="00A7333E">
      <w:pPr>
        <w:pStyle w:val="EnglishHangNoCoptic"/>
        <w:ind w:firstLine="0"/>
      </w:pPr>
      <w:r>
        <w:t>“Behold, we have a strong city;</w:t>
      </w:r>
    </w:p>
    <w:p w14:paraId="33C81F21" w14:textId="77777777" w:rsidR="00895112" w:rsidRDefault="00895112" w:rsidP="00A7333E">
      <w:pPr>
        <w:pStyle w:val="EnglishHangEndNoCoptic"/>
        <w:ind w:firstLine="0"/>
      </w:pPr>
      <w:r>
        <w:t>He will make its outer wall our salvation.</w:t>
      </w:r>
    </w:p>
    <w:p w14:paraId="1F5EF607" w14:textId="77777777" w:rsidR="00895112" w:rsidRDefault="00895112" w:rsidP="00A7333E">
      <w:pPr>
        <w:pStyle w:val="EnglishHangNoCoptic"/>
      </w:pPr>
      <w:r>
        <w:t>2 Open the gates;</w:t>
      </w:r>
    </w:p>
    <w:p w14:paraId="1911377F" w14:textId="77777777" w:rsidR="00895112" w:rsidRDefault="00895112" w:rsidP="00A7333E">
      <w:pPr>
        <w:pStyle w:val="EnglishHangNoCoptic"/>
        <w:ind w:firstLine="0"/>
      </w:pPr>
      <w:r w:rsidRPr="00224A73">
        <w:t>let the peop</w:t>
      </w:r>
      <w:r>
        <w:t>le enter who keep righteousness</w:t>
      </w:r>
    </w:p>
    <w:p w14:paraId="448ACB84" w14:textId="77777777" w:rsidR="00895112" w:rsidRDefault="00895112" w:rsidP="00A7333E">
      <w:pPr>
        <w:pStyle w:val="EnglishHangEndNoCoptic"/>
        <w:ind w:firstLine="0"/>
      </w:pPr>
      <w:r>
        <w:t>and guard the truth,</w:t>
      </w:r>
    </w:p>
    <w:p w14:paraId="1BAE72A1" w14:textId="77777777" w:rsidR="00895112" w:rsidRDefault="00895112" w:rsidP="00A7333E">
      <w:pPr>
        <w:pStyle w:val="EnglishHangNoCoptic"/>
      </w:pPr>
      <w:r>
        <w:t>3 and who lay hold of the truth</w:t>
      </w:r>
    </w:p>
    <w:p w14:paraId="0E703EA4" w14:textId="77777777" w:rsidR="00895112" w:rsidRDefault="00895112" w:rsidP="00A7333E">
      <w:pPr>
        <w:pStyle w:val="EnglishHangEndNoCoptic"/>
        <w:ind w:firstLine="0"/>
      </w:pPr>
      <w:r>
        <w:t>and keep peace,</w:t>
      </w:r>
    </w:p>
    <w:p w14:paraId="031FDD3E" w14:textId="77777777" w:rsidR="00895112" w:rsidRDefault="00895112" w:rsidP="00A7333E">
      <w:pPr>
        <w:pStyle w:val="EnglishHangNoCoptic"/>
      </w:pPr>
      <w:r w:rsidRPr="00224A73">
        <w:t>4</w:t>
      </w:r>
      <w:r>
        <w:t xml:space="preserve"> </w:t>
      </w:r>
      <w:r w:rsidRPr="00224A73">
        <w:t>because th</w:t>
      </w:r>
      <w:r>
        <w:t>ey hope forever in You, O Lord,</w:t>
      </w:r>
    </w:p>
    <w:p w14:paraId="787747D2" w14:textId="77777777" w:rsidR="00895112" w:rsidRDefault="00895112" w:rsidP="00A7333E">
      <w:pPr>
        <w:pStyle w:val="EnglishHangEndNoCoptic"/>
        <w:ind w:firstLine="0"/>
      </w:pPr>
      <w:r>
        <w:t>the great and eternal God,</w:t>
      </w:r>
    </w:p>
    <w:p w14:paraId="130B3B41" w14:textId="77777777" w:rsidR="00895112" w:rsidRDefault="00895112" w:rsidP="00A7333E">
      <w:pPr>
        <w:pStyle w:val="EnglishHangNoCoptic"/>
      </w:pPr>
      <w:r>
        <w:t>5 Who humbles and brings down</w:t>
      </w:r>
    </w:p>
    <w:p w14:paraId="30ECEFAD" w14:textId="77777777" w:rsidR="00895112" w:rsidRDefault="00895112" w:rsidP="00A7333E">
      <w:pPr>
        <w:pStyle w:val="EnglishHangNoCoptic"/>
        <w:ind w:firstLine="0"/>
      </w:pPr>
      <w:r>
        <w:t>those who dwell in lofty places;</w:t>
      </w:r>
    </w:p>
    <w:p w14:paraId="0CB38922" w14:textId="77777777" w:rsidR="00895112" w:rsidRDefault="00895112" w:rsidP="00A7333E">
      <w:pPr>
        <w:pStyle w:val="EnglishHangNoCoptic"/>
        <w:ind w:firstLine="0"/>
      </w:pPr>
      <w:r w:rsidRPr="00224A73">
        <w:t>You will</w:t>
      </w:r>
      <w:r>
        <w:t xml:space="preserve"> cast down</w:t>
      </w:r>
      <w:r w:rsidRPr="00224A73">
        <w:t xml:space="preserve"> strong cities</w:t>
      </w:r>
      <w:r>
        <w:t>;</w:t>
      </w:r>
    </w:p>
    <w:p w14:paraId="5EA08330" w14:textId="77777777" w:rsidR="00895112" w:rsidRDefault="00895112" w:rsidP="00A7333E">
      <w:pPr>
        <w:pStyle w:val="EnglishHangEndNoCoptic"/>
        <w:ind w:firstLine="0"/>
      </w:pPr>
      <w:r w:rsidRPr="00224A73">
        <w:t>You will</w:t>
      </w:r>
      <w:r>
        <w:t xml:space="preserve"> bring them down to the ground.</w:t>
      </w:r>
    </w:p>
    <w:p w14:paraId="4ED5BE39" w14:textId="77777777" w:rsidR="00895112" w:rsidRDefault="00895112" w:rsidP="00A7333E">
      <w:pPr>
        <w:pStyle w:val="EnglishHangNoCoptic"/>
      </w:pPr>
      <w:r w:rsidRPr="00224A73">
        <w:t>6</w:t>
      </w:r>
      <w:r>
        <w:t xml:space="preserve"> </w:t>
      </w:r>
      <w:r w:rsidRPr="00224A73">
        <w:t>The fe</w:t>
      </w:r>
      <w:r>
        <w:t>et of the gentle and the humble</w:t>
      </w:r>
    </w:p>
    <w:p w14:paraId="78EF7F39" w14:textId="77777777" w:rsidR="00895112" w:rsidRDefault="00895112" w:rsidP="00A7333E">
      <w:pPr>
        <w:pStyle w:val="EnglishHangEndNoCoptic"/>
        <w:ind w:firstLine="0"/>
      </w:pPr>
      <w:r>
        <w:t>will trample them [underfoot].</w:t>
      </w:r>
    </w:p>
    <w:p w14:paraId="16F0AAD7" w14:textId="77777777" w:rsidR="00895112" w:rsidRDefault="00895112" w:rsidP="00A7333E">
      <w:pPr>
        <w:pStyle w:val="EnglishHangNoCoptic"/>
      </w:pPr>
      <w:r w:rsidRPr="00224A73">
        <w:t>7</w:t>
      </w:r>
      <w:r>
        <w:t xml:space="preserve"> </w:t>
      </w:r>
      <w:r w:rsidRPr="00224A73">
        <w:t>Th</w:t>
      </w:r>
      <w:r>
        <w:t>e way of the godly has become straight;</w:t>
      </w:r>
    </w:p>
    <w:p w14:paraId="29D6BAC5" w14:textId="77777777" w:rsidR="00895112" w:rsidRDefault="00895112" w:rsidP="00A7333E">
      <w:pPr>
        <w:pStyle w:val="EnglishHangEndNoCoptic"/>
        <w:ind w:firstLine="0"/>
      </w:pPr>
      <w:r w:rsidRPr="00224A73">
        <w:t>and th</w:t>
      </w:r>
      <w:r>
        <w:t>e way of the godly is prepared.</w:t>
      </w:r>
    </w:p>
    <w:p w14:paraId="2DC7E80A" w14:textId="77777777" w:rsidR="00895112" w:rsidRDefault="00895112" w:rsidP="00A7333E">
      <w:pPr>
        <w:pStyle w:val="EnglishHangNoCoptic"/>
      </w:pPr>
      <w:r w:rsidRPr="00224A73">
        <w:t>8</w:t>
      </w:r>
      <w:r>
        <w:t xml:space="preserve"> </w:t>
      </w:r>
      <w:r w:rsidRPr="00224A73">
        <w:t>For t</w:t>
      </w:r>
      <w:r>
        <w:t>he way of the Lord is justice.</w:t>
      </w:r>
    </w:p>
    <w:p w14:paraId="691DA49E" w14:textId="77777777" w:rsidR="00895112" w:rsidRDefault="00895112" w:rsidP="00A7333E">
      <w:pPr>
        <w:pStyle w:val="EnglishHangNoCoptic"/>
        <w:ind w:firstLine="0"/>
      </w:pPr>
      <w:r>
        <w:t>We hope in Your Name</w:t>
      </w:r>
    </w:p>
    <w:p w14:paraId="31412B33" w14:textId="77777777" w:rsidR="00895112" w:rsidRDefault="00895112" w:rsidP="00A7333E">
      <w:pPr>
        <w:pStyle w:val="EnglishHangEndNoCoptic"/>
        <w:ind w:firstLine="0"/>
      </w:pPr>
      <w:r w:rsidRPr="00224A73">
        <w:t>and i</w:t>
      </w:r>
      <w:r>
        <w:t>n the remembrance of You.</w:t>
      </w:r>
    </w:p>
    <w:p w14:paraId="2C23094A" w14:textId="77777777" w:rsidR="00895112" w:rsidRDefault="00895112" w:rsidP="00A7333E">
      <w:pPr>
        <w:pStyle w:val="EnglishHangNoCoptic"/>
      </w:pPr>
      <w:r w:rsidRPr="0040319E">
        <w:t>9</w:t>
      </w:r>
      <w:r>
        <w:t xml:space="preserve"> that our soul desires]</w:t>
      </w:r>
    </w:p>
    <w:p w14:paraId="5728137B" w14:textId="77777777" w:rsidR="00895112" w:rsidRDefault="00895112" w:rsidP="00A7333E">
      <w:pPr>
        <w:pStyle w:val="EnglishHangNoCoptic"/>
        <w:ind w:firstLine="0"/>
      </w:pPr>
      <w:r>
        <w:t>At night m</w:t>
      </w:r>
      <w:r w:rsidRPr="0040319E">
        <w:t>y spirit rises earl</w:t>
      </w:r>
      <w:r>
        <w:t>y toward You, O God,</w:t>
      </w:r>
    </w:p>
    <w:p w14:paraId="378026FB" w14:textId="77777777" w:rsidR="00895112" w:rsidRDefault="00895112" w:rsidP="00A7333E">
      <w:pPr>
        <w:pStyle w:val="EnglishHangNoCoptic"/>
        <w:ind w:firstLine="0"/>
      </w:pPr>
      <w:r w:rsidRPr="0040319E">
        <w:t>for Your comma</w:t>
      </w:r>
      <w:r>
        <w:t>nds are a light upon the earth.</w:t>
      </w:r>
    </w:p>
    <w:p w14:paraId="4A644818" w14:textId="77777777" w:rsidR="00895112" w:rsidRDefault="00895112" w:rsidP="00A7333E">
      <w:pPr>
        <w:pStyle w:val="EnglishHangEndNoCoptic"/>
        <w:ind w:firstLine="0"/>
      </w:pPr>
      <w:r w:rsidRPr="0040319E">
        <w:t>Learn righteousne</w:t>
      </w:r>
      <w:r>
        <w:t>ss, you who dwell on the earth.</w:t>
      </w:r>
    </w:p>
    <w:p w14:paraId="042EA38E" w14:textId="77777777" w:rsidR="00895112" w:rsidRDefault="00895112" w:rsidP="00A7333E">
      <w:pPr>
        <w:pStyle w:val="Heading4"/>
      </w:pPr>
      <w:r>
        <w:t>The Prayer of Jeremias the Prophet</w:t>
      </w:r>
    </w:p>
    <w:p w14:paraId="0C45221B" w14:textId="77777777" w:rsidR="00895112" w:rsidRDefault="00895112" w:rsidP="00A7333E">
      <w:pPr>
        <w:pStyle w:val="Rubric"/>
      </w:pPr>
      <w:r>
        <w:t>(Lamentations 5:16-22. Coptic rite: Joyous Saturday.)</w:t>
      </w:r>
    </w:p>
    <w:p w14:paraId="533A1D08" w14:textId="77777777" w:rsidR="00895112" w:rsidRPr="0040319E" w:rsidRDefault="00895112" w:rsidP="00A7333E">
      <w:pPr>
        <w:pStyle w:val="Rubric"/>
      </w:pPr>
      <w:r>
        <w:t xml:space="preserve">A reading from the Lamentation of Jeremias. His blessing be upon us all. Amen. </w:t>
      </w:r>
    </w:p>
    <w:p w14:paraId="777890B9" w14:textId="77777777" w:rsidR="00895112" w:rsidRDefault="00895112" w:rsidP="00A7333E">
      <w:pPr>
        <w:pStyle w:val="EnglishHangNoCoptic"/>
      </w:pPr>
      <w:r>
        <w:t>16 The crown fell from our head;</w:t>
      </w:r>
    </w:p>
    <w:p w14:paraId="6754FAB9" w14:textId="77777777" w:rsidR="00895112" w:rsidRDefault="00895112" w:rsidP="00A7333E">
      <w:pPr>
        <w:pStyle w:val="EnglishHangEndNoCoptic"/>
        <w:ind w:firstLine="0"/>
      </w:pPr>
      <w:r>
        <w:t>woe to us, for we have sinned!</w:t>
      </w:r>
    </w:p>
    <w:p w14:paraId="42236C3D" w14:textId="77777777" w:rsidR="00895112" w:rsidRDefault="00895112" w:rsidP="00A7333E">
      <w:pPr>
        <w:pStyle w:val="EnglishHangNoCoptic"/>
      </w:pPr>
      <w:r>
        <w:t>17 Because of this, our heart has become grief stricken;</w:t>
      </w:r>
    </w:p>
    <w:p w14:paraId="63FC429D" w14:textId="77777777" w:rsidR="00895112" w:rsidRDefault="00895112" w:rsidP="00A7333E">
      <w:pPr>
        <w:pStyle w:val="EnglishHangEndNoCoptic"/>
        <w:ind w:firstLine="0"/>
      </w:pPr>
      <w:r>
        <w:t>because of this, our eyes have grown dark,</w:t>
      </w:r>
    </w:p>
    <w:p w14:paraId="5F9474CC" w14:textId="77777777" w:rsidR="00895112" w:rsidRDefault="00895112" w:rsidP="00A7333E">
      <w:pPr>
        <w:pStyle w:val="EnglishHangNoCoptic"/>
      </w:pPr>
      <w:r>
        <w:lastRenderedPageBreak/>
        <w:t>18 for Mount Zion, because it is desolate;</w:t>
      </w:r>
    </w:p>
    <w:p w14:paraId="5D51A84C" w14:textId="77777777" w:rsidR="00895112" w:rsidRDefault="00895112" w:rsidP="00A7333E">
      <w:pPr>
        <w:pStyle w:val="EnglishHangEndNoCoptic"/>
        <w:ind w:firstLine="0"/>
      </w:pPr>
      <w:r>
        <w:t>foxes pass through it.</w:t>
      </w:r>
    </w:p>
    <w:p w14:paraId="20B264EC" w14:textId="77777777" w:rsidR="00895112" w:rsidRDefault="00895112" w:rsidP="00A7333E">
      <w:pPr>
        <w:pStyle w:val="EnglishHangNoCoptic"/>
      </w:pPr>
      <w:r>
        <w:t>19 But You, O Lord, will dwell forever;</w:t>
      </w:r>
    </w:p>
    <w:p w14:paraId="76D66821" w14:textId="77777777" w:rsidR="00895112" w:rsidRDefault="00895112" w:rsidP="00A7333E">
      <w:pPr>
        <w:pStyle w:val="EnglishHangEndNoCoptic"/>
        <w:ind w:firstLine="0"/>
      </w:pPr>
      <w:r>
        <w:t>Your throne from generation to generation.</w:t>
      </w:r>
    </w:p>
    <w:p w14:paraId="1A65B53F" w14:textId="77777777" w:rsidR="00895112" w:rsidRDefault="00895112" w:rsidP="00A7333E">
      <w:pPr>
        <w:pStyle w:val="EnglishHangNoCoptic"/>
      </w:pPr>
      <w:r>
        <w:t>20 Why will You utterly forget us?</w:t>
      </w:r>
    </w:p>
    <w:p w14:paraId="4AE70415" w14:textId="77777777" w:rsidR="00895112" w:rsidRDefault="00895112" w:rsidP="00A7333E">
      <w:pPr>
        <w:pStyle w:val="EnglishHangEndNoCoptic"/>
        <w:ind w:firstLine="0"/>
      </w:pPr>
      <w:r>
        <w:t>Will You forsake us for a long time?</w:t>
      </w:r>
    </w:p>
    <w:p w14:paraId="1B947D70" w14:textId="77777777" w:rsidR="00895112" w:rsidRDefault="00895112" w:rsidP="00A7333E">
      <w:pPr>
        <w:pStyle w:val="EnglishHangNoCoptic"/>
      </w:pPr>
      <w:r>
        <w:t>21 Turn us back to You, O Lord,</w:t>
      </w:r>
    </w:p>
    <w:p w14:paraId="2A9CE311" w14:textId="77777777" w:rsidR="00895112" w:rsidRDefault="00895112" w:rsidP="00A7333E">
      <w:pPr>
        <w:pStyle w:val="EnglishHangNoCoptic"/>
        <w:ind w:firstLine="0"/>
      </w:pPr>
      <w:r>
        <w:t>and we will turn back;</w:t>
      </w:r>
    </w:p>
    <w:p w14:paraId="5FBFD18D" w14:textId="77777777" w:rsidR="00895112" w:rsidRDefault="00895112" w:rsidP="00A7333E">
      <w:pPr>
        <w:pStyle w:val="EnglishHangEndNoCoptic"/>
        <w:ind w:firstLine="0"/>
      </w:pPr>
      <w:r>
        <w:t>renew our days as before.</w:t>
      </w:r>
    </w:p>
    <w:p w14:paraId="5CD6E7E9" w14:textId="77777777" w:rsidR="00895112" w:rsidRDefault="00895112" w:rsidP="00A7333E">
      <w:pPr>
        <w:pStyle w:val="EnglishHangNoCoptic"/>
      </w:pPr>
      <w:r>
        <w:t>22 For You have indeed rejected us,</w:t>
      </w:r>
    </w:p>
    <w:p w14:paraId="262EA7FD" w14:textId="3374496C" w:rsidR="00F970EE" w:rsidRDefault="00895112" w:rsidP="00AC2F2D">
      <w:pPr>
        <w:pStyle w:val="EnglishHangEndNoCoptic"/>
        <w:ind w:firstLine="0"/>
      </w:pPr>
      <w:r>
        <w:t>and have become exceedingly angry with us.</w:t>
      </w:r>
      <w:r w:rsidR="001604CF">
        <w:fldChar w:fldCharType="end"/>
      </w:r>
      <w:r w:rsidR="00AC2F2D">
        <w:t xml:space="preserve"> </w:t>
      </w:r>
    </w:p>
    <w:p w14:paraId="22339EA3" w14:textId="77777777" w:rsidR="00344A59" w:rsidRDefault="00344A59" w:rsidP="00344A59">
      <w:pPr>
        <w:pStyle w:val="Heading3"/>
      </w:pPr>
      <w:bookmarkStart w:id="405" w:name="_Ref449954885"/>
      <w:bookmarkStart w:id="406" w:name="_Ref448228178"/>
      <w:r>
        <w:t>The Second Canticle</w:t>
      </w:r>
      <w:bookmarkEnd w:id="405"/>
    </w:p>
    <w:p w14:paraId="31599D65" w14:textId="38E915A3"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895112">
        <w:rPr>
          <w:noProof/>
        </w:rPr>
        <w:t>1025</w:t>
      </w:r>
      <w:r>
        <w:fldChar w:fldCharType="end"/>
      </w:r>
      <w:r>
        <w:t>, is said.</w:t>
      </w:r>
    </w:p>
    <w:p w14:paraId="55F7FEC9" w14:textId="77777777" w:rsidR="00344A59" w:rsidRDefault="00344A59" w:rsidP="00344A59">
      <w:pPr>
        <w:pStyle w:val="Heading4"/>
      </w:pPr>
      <w:bookmarkStart w:id="407" w:name="_Toc297322055"/>
      <w:bookmarkStart w:id="408" w:name="_Toc297407700"/>
      <w:bookmarkStart w:id="409" w:name="_Ref297493889"/>
      <w:bookmarkStart w:id="410" w:name="_Toc298445752"/>
      <w:bookmarkStart w:id="411" w:name="_Toc298681235"/>
      <w:bookmarkStart w:id="412" w:name="_Toc298447477"/>
      <w:bookmarkStart w:id="413" w:name="_Toc308441895"/>
      <w:bookmarkStart w:id="414" w:name="_Ref434580757"/>
      <w:bookmarkStart w:id="415" w:name="_Ref434580763"/>
      <w:r>
        <w:t>The Second Canticle: Psalm 135</w:t>
      </w:r>
      <w:bookmarkEnd w:id="407"/>
      <w:bookmarkEnd w:id="408"/>
      <w:bookmarkEnd w:id="409"/>
      <w:bookmarkEnd w:id="410"/>
      <w:bookmarkEnd w:id="411"/>
      <w:bookmarkEnd w:id="412"/>
      <w:bookmarkEnd w:id="413"/>
      <w:bookmarkEnd w:id="414"/>
      <w:bookmarkEnd w:id="415"/>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26"/>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27"/>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28"/>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lastRenderedPageBreak/>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lastRenderedPageBreak/>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 xml:space="preserve">and </w:t>
            </w:r>
            <w:proofErr w:type="gramStart"/>
            <w:r>
              <w:t>killed  mighty</w:t>
            </w:r>
            <w:proofErr w:type="gramEnd"/>
            <w:r>
              <w:t xml:space="preserve">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16"/>
            <w:r w:rsidRPr="00FC3604">
              <w:t>Ⲉⲩⲕ̀ⲗⲏⲣⲟⲛⲟⲙⲓⲁ̀ ⲙ̀ⲡⲉϥⲃⲱⲕ ⲡⲓⲥ̅ⲗ̅</w:t>
            </w:r>
            <w:r w:rsidRPr="00597158">
              <w:t xml:space="preserve"> </w:t>
            </w:r>
            <w:commentRangeEnd w:id="416"/>
            <w:r>
              <w:rPr>
                <w:rStyle w:val="CommentReference"/>
                <w:rFonts w:ascii="Garamond" w:hAnsi="Garamond" w:cstheme="minorBidi"/>
                <w:noProof w:val="0"/>
                <w:lang w:val="en-CA"/>
              </w:rPr>
              <w:commentReference w:id="416"/>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w:t>
            </w:r>
            <w:proofErr w:type="gramStart"/>
            <w:r>
              <w:t>] ;</w:t>
            </w:r>
            <w:proofErr w:type="gramEnd"/>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17" w:name="_Toc297322056"/>
      <w:bookmarkStart w:id="418" w:name="_Toc297407701"/>
      <w:bookmarkStart w:id="419" w:name="_Toc298445753"/>
      <w:bookmarkStart w:id="420" w:name="_Toc298681236"/>
      <w:bookmarkStart w:id="421" w:name="_Toc298447478"/>
      <w:r>
        <w:t>Psali Adam</w:t>
      </w:r>
      <w:bookmarkEnd w:id="417"/>
      <w:bookmarkEnd w:id="418"/>
      <w:bookmarkEnd w:id="419"/>
      <w:bookmarkEnd w:id="420"/>
      <w:bookmarkEnd w:id="421"/>
      <w:r>
        <w:t xml:space="preserve"> on the Second Canticle</w:t>
      </w:r>
    </w:p>
    <w:p w14:paraId="20E92FDC" w14:textId="77777777" w:rsidR="00344A59" w:rsidRDefault="00344A59" w:rsidP="00344A59">
      <w:pPr>
        <w:pStyle w:val="Heading5non-TOC"/>
      </w:pPr>
      <w:r w:rsidRPr="00D175BB">
        <w:t>Ⲯⲁⲗⲓ Ⲁ̀ⲇⲁⲙ</w:t>
      </w:r>
    </w:p>
    <w:p w14:paraId="2CDDD4E1" w14:textId="6AAF8068"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895112">
        <w:rPr>
          <w:noProof/>
        </w:rPr>
        <w:t>1027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lastRenderedPageBreak/>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22"/>
            <w:r w:rsidRPr="004C0CA2">
              <w:t xml:space="preserve">brought </w:t>
            </w:r>
            <w:commentRangeEnd w:id="422"/>
            <w:r>
              <w:rPr>
                <w:rStyle w:val="CommentReference"/>
                <w:rFonts w:eastAsiaTheme="minorHAnsi" w:cstheme="minorBidi"/>
                <w:color w:val="auto"/>
                <w:lang w:val="en-CA"/>
              </w:rPr>
              <w:commentReference w:id="42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 xml:space="preserve">Through the prayers of David the Psalmist, O Lord, grant us </w:t>
            </w:r>
            <w:r w:rsidRPr="00325916">
              <w:lastRenderedPageBreak/>
              <w:t>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w:t>
            </w:r>
            <w:r>
              <w:lastRenderedPageBreak/>
              <w:t>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w:t>
            </w:r>
            <w:r w:rsidRPr="00AA0119">
              <w:lastRenderedPageBreak/>
              <w:t>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07771C4D"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895112">
        <w:rPr>
          <w:noProof/>
        </w:rPr>
        <w:t>1029</w:t>
      </w:r>
      <w:r>
        <w:fldChar w:fldCharType="end"/>
      </w:r>
      <w:r>
        <w:t>.</w:t>
      </w:r>
    </w:p>
    <w:bookmarkEnd w:id="406"/>
    <w:p w14:paraId="2E7A68B9" w14:textId="4BEF5E0D" w:rsidR="00D31F38" w:rsidRDefault="00D31F38" w:rsidP="00D31F38">
      <w:pPr>
        <w:jc w:val="left"/>
      </w:pPr>
    </w:p>
    <w:p w14:paraId="2CF40924" w14:textId="6307B7EC" w:rsidR="00A7333E" w:rsidRDefault="00A7333E" w:rsidP="00A7333E">
      <w:pPr>
        <w:pStyle w:val="Heading3"/>
      </w:pPr>
      <w:bookmarkStart w:id="423" w:name="_Ref449954950"/>
      <w:bookmarkStart w:id="424" w:name="_Ref448228188"/>
      <w:r>
        <w:t>Additional Canticles for the Vigil of Joyous Saturday from the Old Testament</w:t>
      </w:r>
      <w:bookmarkEnd w:id="42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lastRenderedPageBreak/>
        <w:t xml:space="preserve">2 Let my saying be </w:t>
      </w:r>
      <w:proofErr w:type="gramStart"/>
      <w:r>
        <w:t>awaited</w:t>
      </w:r>
      <w:proofErr w:type="gramEnd"/>
      <w:r>
        <w:t xml:space="preserve">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lastRenderedPageBreak/>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 xml:space="preserve">They embittered Me with </w:t>
      </w:r>
      <w:proofErr w:type="gramStart"/>
      <w:r>
        <w:t>their</w:t>
      </w:r>
      <w:proofErr w:type="gramEnd"/>
      <w:r>
        <w:t>.</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lastRenderedPageBreak/>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lastRenderedPageBreak/>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lastRenderedPageBreak/>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29"/>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30"/>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31"/>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lastRenderedPageBreak/>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32"/>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lastRenderedPageBreak/>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33"/>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34"/>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lastRenderedPageBreak/>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 xml:space="preserve">out of the belly of Hades, </w:t>
      </w:r>
      <w:proofErr w:type="gramStart"/>
      <w:r>
        <w:t>You</w:t>
      </w:r>
      <w:proofErr w:type="gramEnd"/>
      <w:r>
        <w:t xml:space="preserve">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lastRenderedPageBreak/>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35"/>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lastRenderedPageBreak/>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36"/>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lastRenderedPageBreak/>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 xml:space="preserve">7 For You are the Lord </w:t>
      </w:r>
      <w:proofErr w:type="gramStart"/>
      <w:r>
        <w:t>Most High</w:t>
      </w:r>
      <w:proofErr w:type="gramEnd"/>
      <w:r>
        <w:t>,</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lastRenderedPageBreak/>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w:t>
      </w:r>
      <w:proofErr w:type="gramStart"/>
      <w:r>
        <w:t>Your</w:t>
      </w:r>
      <w:proofErr w:type="gramEnd"/>
      <w:r>
        <w:t xml:space="preserve">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lastRenderedPageBreak/>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37"/>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2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lastRenderedPageBreak/>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38"/>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lastRenderedPageBreak/>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lastRenderedPageBreak/>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 xml:space="preserve">out of the land of </w:t>
      </w:r>
      <w:proofErr w:type="gramStart"/>
      <w:r>
        <w:t>Egypt</w:t>
      </w:r>
      <w:proofErr w:type="gramEnd"/>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lastRenderedPageBreak/>
        <w:t>13L</w:t>
      </w:r>
      <w:r>
        <w:t xml:space="preserve"> </w:t>
      </w:r>
      <w:r w:rsidRPr="00224A73">
        <w:t>e</w:t>
      </w:r>
      <w:r>
        <w:t xml:space="preserve">t Your wrath </w:t>
      </w:r>
      <w:proofErr w:type="gramStart"/>
      <w:r>
        <w:t>turn</w:t>
      </w:r>
      <w:proofErr w:type="gramEnd"/>
      <w:r>
        <w:t xml:space="preserve">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 xml:space="preserve">and let this people know You </w:t>
      </w:r>
      <w:proofErr w:type="gramStart"/>
      <w:r>
        <w:t>are</w:t>
      </w:r>
      <w:proofErr w:type="gramEnd"/>
      <w:r>
        <w:t xml:space="preserv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lastRenderedPageBreak/>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 xml:space="preserve">You </w:t>
      </w:r>
      <w:proofErr w:type="gramStart"/>
      <w:r>
        <w:t>reigns</w:t>
      </w:r>
      <w:proofErr w:type="gramEnd"/>
      <w:r>
        <w:t xml:space="preserve">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39"/>
      </w:r>
      <w:r>
        <w:t xml:space="preserve"> You,</w:t>
      </w:r>
    </w:p>
    <w:p w14:paraId="2B0ECE6B" w14:textId="77777777" w:rsidR="008A378B" w:rsidRDefault="008A378B" w:rsidP="008A378B">
      <w:pPr>
        <w:pStyle w:val="EnglishHangEndNoCoptic"/>
        <w:ind w:firstLine="0"/>
      </w:pPr>
      <w:r>
        <w:t xml:space="preserve">and we praise Your </w:t>
      </w:r>
      <w:proofErr w:type="gramStart"/>
      <w:r>
        <w:t>glorious</w:t>
      </w:r>
      <w:proofErr w:type="gramEnd"/>
      <w:r>
        <w:t xml:space="preserve"> N</w:t>
      </w:r>
      <w:r w:rsidRPr="00EA4CF1">
        <w:t>ame.</w:t>
      </w:r>
    </w:p>
    <w:bookmarkEnd w:id="425"/>
    <w:p w14:paraId="717B2D9D" w14:textId="4BED49F5" w:rsidR="00A7333E" w:rsidRDefault="00A7333E" w:rsidP="00A7333E">
      <w:pPr>
        <w:pStyle w:val="Heading3"/>
      </w:pPr>
      <w:r>
        <w:t>Additional Canticles for the Vigil of Joyous Saturday from the New Testament</w:t>
      </w:r>
      <w:r w:rsidR="00680B91">
        <w:rPr>
          <w:rStyle w:val="FootnoteReference"/>
        </w:rPr>
        <w:footnoteReference w:id="840"/>
      </w:r>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lastRenderedPageBreak/>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 xml:space="preserve">to grant </w:t>
      </w:r>
      <w:proofErr w:type="gramStart"/>
      <w:r>
        <w:t>us  74</w:t>
      </w:r>
      <w:proofErr w:type="gramEnd"/>
      <w:r>
        <w:t xml:space="preserve">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41"/>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lastRenderedPageBreak/>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r>
        <w:t>The Third Canticle</w:t>
      </w:r>
      <w:bookmarkStart w:id="426" w:name="_Toc297322057"/>
      <w:bookmarkStart w:id="427" w:name="_Toc297407702"/>
      <w:bookmarkStart w:id="428" w:name="_Toc298445754"/>
      <w:bookmarkStart w:id="429" w:name="_Toc298681237"/>
      <w:bookmarkStart w:id="430" w:name="_Toc298447479"/>
      <w:bookmarkStart w:id="431" w:name="_Toc308441896"/>
      <w:bookmarkEnd w:id="424"/>
    </w:p>
    <w:bookmarkEnd w:id="426"/>
    <w:bookmarkEnd w:id="427"/>
    <w:bookmarkEnd w:id="428"/>
    <w:bookmarkEnd w:id="429"/>
    <w:bookmarkEnd w:id="430"/>
    <w:bookmarkEnd w:id="431"/>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w:t>
      </w:r>
      <w:r>
        <w:lastRenderedPageBreak/>
        <w:t xml:space="preserve">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lastRenderedPageBreak/>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 xml:space="preserve">nd all You did to us, </w:t>
      </w:r>
      <w:proofErr w:type="gramStart"/>
      <w:r w:rsidR="00344A59">
        <w:t>You</w:t>
      </w:r>
      <w:proofErr w:type="gramEnd"/>
      <w:r w:rsidR="00344A59">
        <w:t xml:space="preserve">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lastRenderedPageBreak/>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32"/>
            <w:r w:rsidRPr="00BE273A">
              <w:t xml:space="preserve">Blessed </w:t>
            </w:r>
            <w:commentRangeEnd w:id="432"/>
            <w:r w:rsidRPr="00BE273A">
              <w:rPr>
                <w:rStyle w:val="CommentReference"/>
                <w:rFonts w:eastAsiaTheme="minorHAnsi"/>
                <w:sz w:val="24"/>
              </w:rPr>
              <w:commentReference w:id="432"/>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lastRenderedPageBreak/>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42"/>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33"/>
            <w:r w:rsidRPr="00BE273A">
              <w:t>heaven</w:t>
            </w:r>
            <w:commentRangeEnd w:id="433"/>
            <w:r w:rsidRPr="00BE273A">
              <w:rPr>
                <w:rStyle w:val="CommentReference"/>
                <w:rFonts w:eastAsiaTheme="minorHAnsi"/>
                <w:sz w:val="24"/>
              </w:rPr>
              <w:commentReference w:id="433"/>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lastRenderedPageBreak/>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34"/>
            <w:r w:rsidRPr="00BE273A">
              <w:t xml:space="preserve">clouds </w:t>
            </w:r>
            <w:commentRangeEnd w:id="434"/>
            <w:r w:rsidRPr="00BE273A">
              <w:rPr>
                <w:rStyle w:val="CommentReference"/>
                <w:rFonts w:eastAsiaTheme="minorHAnsi"/>
                <w:sz w:val="24"/>
              </w:rPr>
              <w:commentReference w:id="434"/>
            </w:r>
            <w:r w:rsidRPr="00BE273A">
              <w:t>and winds: Praise Him and exalt Him above all forever.</w:t>
            </w:r>
            <w:r w:rsidR="00426715">
              <w:rPr>
                <w:rStyle w:val="FootnoteReference"/>
              </w:rPr>
              <w:footnoteReference w:id="843"/>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35"/>
            <w:r w:rsidRPr="00BE273A">
              <w:t xml:space="preserve">Bless </w:t>
            </w:r>
            <w:commentRangeEnd w:id="435"/>
            <w:r w:rsidRPr="00BE273A">
              <w:rPr>
                <w:rStyle w:val="CommentReference"/>
                <w:rFonts w:eastAsiaTheme="minorHAnsi"/>
                <w:sz w:val="24"/>
              </w:rPr>
              <w:commentReference w:id="435"/>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36"/>
            <w:r w:rsidRPr="00BE273A">
              <w:t>falling snow</w:t>
            </w:r>
            <w:commentRangeEnd w:id="436"/>
            <w:r w:rsidRPr="00BE273A">
              <w:rPr>
                <w:rStyle w:val="CommentReference"/>
                <w:rFonts w:eastAsiaTheme="minorHAnsi"/>
                <w:sz w:val="24"/>
              </w:rPr>
              <w:commentReference w:id="436"/>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37"/>
            <w:r w:rsidRPr="00BE273A">
              <w:t xml:space="preserve">Bless </w:t>
            </w:r>
            <w:commentRangeEnd w:id="437"/>
            <w:r w:rsidRPr="00BE273A">
              <w:rPr>
                <w:rStyle w:val="CommentReference"/>
                <w:rFonts w:eastAsiaTheme="minorHAnsi"/>
                <w:sz w:val="24"/>
              </w:rPr>
              <w:commentReference w:id="437"/>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44"/>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38"/>
            <w:r w:rsidRPr="00BE273A">
              <w:t xml:space="preserve">Bless </w:t>
            </w:r>
            <w:commentRangeEnd w:id="438"/>
            <w:r w:rsidRPr="00BE273A">
              <w:rPr>
                <w:rStyle w:val="CommentReference"/>
                <w:rFonts w:eastAsiaTheme="minorHAnsi"/>
                <w:sz w:val="24"/>
              </w:rPr>
              <w:commentReference w:id="438"/>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39"/>
            <w:r w:rsidRPr="00BE273A">
              <w:t xml:space="preserve">ye </w:t>
            </w:r>
            <w:commentRangeEnd w:id="439"/>
            <w:r>
              <w:rPr>
                <w:rStyle w:val="CommentReference"/>
                <w:rFonts w:eastAsiaTheme="minorHAnsi" w:cstheme="minorBidi"/>
                <w:color w:val="auto"/>
                <w:lang w:val="en-CA"/>
              </w:rPr>
              <w:commentReference w:id="439"/>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40"/>
            <w:r w:rsidRPr="00BE273A">
              <w:t>whales</w:t>
            </w:r>
            <w:r w:rsidR="007757C9">
              <w:rPr>
                <w:rStyle w:val="FootnoteReference"/>
              </w:rPr>
              <w:footnoteReference w:id="845"/>
            </w:r>
            <w:r w:rsidRPr="00BE273A">
              <w:t xml:space="preserve"> </w:t>
            </w:r>
            <w:commentRangeEnd w:id="440"/>
            <w:r w:rsidRPr="00BE273A">
              <w:rPr>
                <w:rStyle w:val="CommentReference"/>
                <w:rFonts w:eastAsiaTheme="minorHAnsi"/>
                <w:sz w:val="24"/>
              </w:rPr>
              <w:commentReference w:id="440"/>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lastRenderedPageBreak/>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41"/>
            <w:r w:rsidRPr="00BE273A">
              <w:t xml:space="preserve"> </w:t>
            </w:r>
            <w:commentRangeEnd w:id="441"/>
            <w:r w:rsidRPr="00BE273A">
              <w:rPr>
                <w:rStyle w:val="CommentReference"/>
                <w:rFonts w:eastAsiaTheme="minorHAnsi"/>
                <w:sz w:val="24"/>
              </w:rPr>
              <w:commentReference w:id="441"/>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42"/>
            <w:r w:rsidRPr="00BE273A">
              <w:t xml:space="preserve"> </w:t>
            </w:r>
            <w:commentRangeEnd w:id="442"/>
            <w:r w:rsidRPr="00BE273A">
              <w:rPr>
                <w:rStyle w:val="CommentReference"/>
                <w:rFonts w:eastAsiaTheme="minorHAnsi"/>
                <w:sz w:val="24"/>
              </w:rPr>
              <w:commentReference w:id="442"/>
            </w:r>
            <w:r w:rsidRPr="00BE273A">
              <w:t xml:space="preserve">of men; </w:t>
            </w:r>
            <w:r w:rsidR="007757C9">
              <w:t>[</w:t>
            </w:r>
            <w:r w:rsidRPr="00BE273A">
              <w:t>worship the Lord</w:t>
            </w:r>
            <w:r w:rsidR="007757C9">
              <w:t>]</w:t>
            </w:r>
            <w:r w:rsidR="007757C9">
              <w:rPr>
                <w:rStyle w:val="FootnoteReference"/>
              </w:rPr>
              <w:footnoteReference w:id="846"/>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43"/>
            <w:r w:rsidR="00D31F38" w:rsidRPr="00BE273A">
              <w:t xml:space="preserve">of </w:t>
            </w:r>
            <w:commentRangeEnd w:id="443"/>
            <w:r w:rsidR="00D31F38" w:rsidRPr="00BE273A">
              <w:rPr>
                <w:rStyle w:val="CommentReference"/>
                <w:rFonts w:eastAsiaTheme="minorHAnsi"/>
                <w:sz w:val="24"/>
              </w:rPr>
              <w:commentReference w:id="443"/>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47"/>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lastRenderedPageBreak/>
              <w:t>¿</w:t>
            </w:r>
          </w:p>
        </w:tc>
        <w:tc>
          <w:tcPr>
            <w:tcW w:w="3960" w:type="dxa"/>
          </w:tcPr>
          <w:p w14:paraId="16CA8605" w14:textId="77777777" w:rsidR="00D31F38" w:rsidRPr="00BE273A" w:rsidRDefault="00D31F38" w:rsidP="00E35F1F">
            <w:pPr>
              <w:pStyle w:val="EngEnd"/>
            </w:pPr>
            <w:commentRangeStart w:id="444"/>
            <w:r w:rsidRPr="00BE273A">
              <w:t xml:space="preserve">Bless </w:t>
            </w:r>
            <w:commentRangeEnd w:id="444"/>
            <w:r w:rsidRPr="00BE273A">
              <w:rPr>
                <w:rStyle w:val="CommentReference"/>
                <w:rFonts w:eastAsiaTheme="minorHAnsi"/>
                <w:sz w:val="24"/>
              </w:rPr>
              <w:commentReference w:id="444"/>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45" w:name="_Toc297322058"/>
      <w:bookmarkStart w:id="446" w:name="_Toc297407703"/>
      <w:bookmarkStart w:id="447" w:name="_Toc298445755"/>
      <w:bookmarkStart w:id="448" w:name="_Toc298681238"/>
      <w:bookmarkStart w:id="449" w:name="_Toc298447480"/>
      <w:r>
        <w:t>The Third Canticle: The Song of the Three Children—Abridged</w:t>
      </w:r>
      <w:r w:rsidR="003641E3">
        <w:rPr>
          <w:rStyle w:val="FootnoteReference"/>
        </w:rPr>
        <w:footnoteReference w:id="84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50"/>
            <w:r w:rsidRPr="00BE273A">
              <w:t xml:space="preserve">Blessed </w:t>
            </w:r>
            <w:commentRangeEnd w:id="450"/>
            <w:r w:rsidRPr="00BE273A">
              <w:rPr>
                <w:rStyle w:val="CommentReference"/>
                <w:rFonts w:eastAsiaTheme="minorHAnsi"/>
                <w:sz w:val="24"/>
              </w:rPr>
              <w:commentReference w:id="450"/>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49"/>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lastRenderedPageBreak/>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51"/>
            <w:r w:rsidRPr="00BE273A">
              <w:t>heaven</w:t>
            </w:r>
            <w:commentRangeEnd w:id="451"/>
            <w:r w:rsidRPr="00BE273A">
              <w:rPr>
                <w:rStyle w:val="CommentReference"/>
                <w:rFonts w:eastAsiaTheme="minorHAnsi"/>
                <w:sz w:val="24"/>
              </w:rPr>
              <w:commentReference w:id="451"/>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52"/>
            <w:r w:rsidRPr="00BE273A">
              <w:t>falling snow</w:t>
            </w:r>
            <w:commentRangeEnd w:id="452"/>
            <w:r w:rsidRPr="00BE273A">
              <w:rPr>
                <w:rStyle w:val="CommentReference"/>
                <w:rFonts w:eastAsiaTheme="minorHAnsi"/>
                <w:sz w:val="24"/>
              </w:rPr>
              <w:commentReference w:id="452"/>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53"/>
            <w:r w:rsidRPr="00BE273A">
              <w:t xml:space="preserve">Bless </w:t>
            </w:r>
            <w:commentRangeEnd w:id="453"/>
            <w:r w:rsidRPr="00BE273A">
              <w:rPr>
                <w:rStyle w:val="CommentReference"/>
                <w:rFonts w:eastAsiaTheme="minorHAnsi"/>
                <w:sz w:val="24"/>
              </w:rPr>
              <w:commentReference w:id="453"/>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50"/>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54"/>
            <w:r w:rsidRPr="00BE273A">
              <w:t xml:space="preserve">Bless </w:t>
            </w:r>
            <w:commentRangeEnd w:id="454"/>
            <w:r w:rsidRPr="00BE273A">
              <w:rPr>
                <w:rStyle w:val="CommentReference"/>
                <w:rFonts w:eastAsiaTheme="minorHAnsi"/>
                <w:sz w:val="24"/>
              </w:rPr>
              <w:commentReference w:id="454"/>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55"/>
            <w:r w:rsidRPr="00BE273A">
              <w:t xml:space="preserve"> </w:t>
            </w:r>
            <w:commentRangeEnd w:id="455"/>
            <w:r w:rsidRPr="00BE273A">
              <w:rPr>
                <w:rStyle w:val="CommentReference"/>
                <w:rFonts w:eastAsiaTheme="minorHAnsi"/>
                <w:sz w:val="24"/>
              </w:rPr>
              <w:commentReference w:id="455"/>
            </w:r>
            <w:r w:rsidRPr="00BE273A">
              <w:t xml:space="preserve">of men; </w:t>
            </w:r>
            <w:r>
              <w:t>[</w:t>
            </w:r>
            <w:r w:rsidRPr="00BE273A">
              <w:t>worship the Lord</w:t>
            </w:r>
            <w:r>
              <w:t>]</w:t>
            </w:r>
            <w:r>
              <w:rPr>
                <w:rStyle w:val="FootnoteReference"/>
              </w:rPr>
              <w:footnoteReference w:id="851"/>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56"/>
            <w:r w:rsidR="003758F4" w:rsidRPr="00BE273A">
              <w:t xml:space="preserve">of </w:t>
            </w:r>
            <w:commentRangeEnd w:id="456"/>
            <w:r w:rsidR="003758F4" w:rsidRPr="00BE273A">
              <w:rPr>
                <w:rStyle w:val="CommentReference"/>
                <w:rFonts w:eastAsiaTheme="minorHAnsi"/>
                <w:sz w:val="24"/>
              </w:rPr>
              <w:commentReference w:id="456"/>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52"/>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57"/>
            <w:r w:rsidRPr="00BE273A">
              <w:t xml:space="preserve">Bless </w:t>
            </w:r>
            <w:commentRangeEnd w:id="457"/>
            <w:r w:rsidRPr="00BE273A">
              <w:rPr>
                <w:rStyle w:val="CommentReference"/>
                <w:rFonts w:eastAsiaTheme="minorHAnsi"/>
                <w:sz w:val="24"/>
              </w:rPr>
              <w:commentReference w:id="457"/>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r>
        <w:lastRenderedPageBreak/>
        <w:t>Psali Batos</w:t>
      </w:r>
      <w:bookmarkEnd w:id="445"/>
      <w:bookmarkEnd w:id="446"/>
      <w:bookmarkEnd w:id="447"/>
      <w:bookmarkEnd w:id="448"/>
      <w:bookmarkEnd w:id="449"/>
      <w:r w:rsidR="009E143A">
        <w:t xml:space="preserve"> on the Third Canticle</w:t>
      </w:r>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proofErr w:type="gramStart"/>
            <w:r>
              <w:t>you</w:t>
            </w:r>
            <w:proofErr w:type="gramEnd"/>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58"/>
            <w:r>
              <w:t>Giver</w:t>
            </w:r>
            <w:r w:rsidRPr="00C05A5B">
              <w:t xml:space="preserve"> </w:t>
            </w:r>
            <w:commentRangeEnd w:id="458"/>
            <w:r>
              <w:rPr>
                <w:rStyle w:val="CommentReference"/>
                <w:rFonts w:eastAsiaTheme="minorHAnsi" w:cstheme="minorBidi"/>
                <w:color w:val="auto"/>
                <w:lang w:val="en-CA"/>
              </w:rPr>
              <w:commentReference w:id="458"/>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59"/>
            <w:r w:rsidRPr="00C05A5B">
              <w:t>nanias</w:t>
            </w:r>
            <w:commentRangeEnd w:id="459"/>
            <w:r>
              <w:rPr>
                <w:rStyle w:val="CommentReference"/>
                <w:rFonts w:eastAsiaTheme="minorHAnsi" w:cstheme="minorBidi"/>
                <w:color w:val="auto"/>
                <w:lang w:val="en-CA"/>
              </w:rPr>
              <w:commentReference w:id="459"/>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60"/>
            <w:r w:rsidRPr="00C05A5B">
              <w:t>Morning</w:t>
            </w:r>
            <w:commentRangeEnd w:id="460"/>
            <w:r>
              <w:rPr>
                <w:rStyle w:val="CommentReference"/>
                <w:rFonts w:eastAsiaTheme="minorHAnsi" w:cstheme="minorBidi"/>
                <w:color w:val="auto"/>
                <w:lang w:val="en-CA"/>
              </w:rPr>
              <w:commentReference w:id="460"/>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lastRenderedPageBreak/>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61"/>
            <w:r w:rsidRPr="00C05A5B">
              <w:t>Emmanuel</w:t>
            </w:r>
            <w:commentRangeEnd w:id="461"/>
            <w:r>
              <w:rPr>
                <w:rStyle w:val="CommentReference"/>
                <w:rFonts w:eastAsiaTheme="minorHAnsi" w:cstheme="minorBidi"/>
                <w:color w:val="auto"/>
                <w:lang w:val="en-CA"/>
              </w:rPr>
              <w:commentReference w:id="461"/>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62"/>
            <w:r w:rsidRPr="00C05A5B">
              <w:t xml:space="preserve">Proclaim </w:t>
            </w:r>
            <w:commentRangeEnd w:id="462"/>
            <w:r>
              <w:rPr>
                <w:rStyle w:val="CommentReference"/>
                <w:rFonts w:eastAsiaTheme="minorHAnsi" w:cstheme="minorBidi"/>
                <w:color w:val="auto"/>
                <w:lang w:val="en-CA"/>
              </w:rPr>
              <w:commentReference w:id="462"/>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63"/>
            <w:r>
              <w:t>persevere</w:t>
            </w:r>
            <w:commentRangeEnd w:id="463"/>
            <w:r>
              <w:rPr>
                <w:rStyle w:val="CommentReference"/>
                <w:rFonts w:eastAsiaTheme="minorHAnsi" w:cstheme="minorBidi"/>
                <w:color w:val="auto"/>
                <w:lang w:val="en-CA"/>
              </w:rPr>
              <w:commentReference w:id="463"/>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64"/>
            <w:r>
              <w:t>presbyters</w:t>
            </w:r>
            <w:commentRangeEnd w:id="464"/>
            <w:r>
              <w:rPr>
                <w:rStyle w:val="CommentReference"/>
                <w:rFonts w:eastAsiaTheme="minorHAnsi" w:cstheme="minorBidi"/>
                <w:color w:val="auto"/>
                <w:lang w:val="en-CA"/>
              </w:rPr>
              <w:commentReference w:id="464"/>
            </w:r>
            <w:r w:rsidRPr="00C05A5B">
              <w:t>:</w:t>
            </w:r>
          </w:p>
          <w:p w14:paraId="0639E799" w14:textId="42F5BA8C" w:rsidR="00D31F38" w:rsidRDefault="00985EC5" w:rsidP="00E35F1F">
            <w:pPr>
              <w:pStyle w:val="EngHang"/>
            </w:pPr>
            <w:r>
              <w:t>“</w:t>
            </w:r>
            <w:commentRangeStart w:id="465"/>
            <w:r w:rsidR="00D31F38">
              <w:t>Bless</w:t>
            </w:r>
            <w:commentRangeEnd w:id="465"/>
            <w:r w:rsidR="00D31F38">
              <w:rPr>
                <w:rStyle w:val="CommentReference"/>
                <w:rFonts w:eastAsiaTheme="minorHAnsi" w:cstheme="minorBidi"/>
                <w:color w:val="auto"/>
                <w:lang w:val="en-CA"/>
              </w:rPr>
              <w:commentReference w:id="465"/>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66"/>
            <w:r>
              <w:t>day</w:t>
            </w:r>
            <w:commentRangeEnd w:id="466"/>
            <w:r>
              <w:rPr>
                <w:rStyle w:val="CommentReference"/>
                <w:rFonts w:eastAsiaTheme="minorHAnsi" w:cstheme="minorBidi"/>
                <w:color w:val="auto"/>
                <w:lang w:val="en-CA"/>
              </w:rPr>
              <w:commentReference w:id="466"/>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57CD2845" w14:textId="77777777" w:rsidR="00D31F38" w:rsidRPr="00C05A5B" w:rsidRDefault="00D31F38" w:rsidP="00E35F1F">
            <w:pPr>
              <w:pStyle w:val="EngHang"/>
              <w:rPr>
                <w:szCs w:val="20"/>
              </w:rPr>
            </w:pPr>
            <w:r w:rsidRPr="00C05A5B">
              <w:t xml:space="preserve">The </w:t>
            </w:r>
            <w:commentRangeStart w:id="467"/>
            <w:r w:rsidRPr="00C05A5B">
              <w:t xml:space="preserve">souls </w:t>
            </w:r>
            <w:commentRangeEnd w:id="467"/>
            <w:r>
              <w:rPr>
                <w:rStyle w:val="CommentReference"/>
                <w:rFonts w:eastAsiaTheme="minorHAnsi" w:cstheme="minorBidi"/>
                <w:color w:val="auto"/>
                <w:lang w:val="en-CA"/>
              </w:rPr>
              <w:commentReference w:id="467"/>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68"/>
            <w:r w:rsidRPr="00C05A5B">
              <w:t>sea</w:t>
            </w:r>
            <w:commentRangeEnd w:id="468"/>
            <w:r>
              <w:rPr>
                <w:rStyle w:val="CommentReference"/>
                <w:rFonts w:eastAsiaTheme="minorHAnsi" w:cstheme="minorBidi"/>
                <w:color w:val="auto"/>
                <w:lang w:val="en-CA"/>
              </w:rPr>
              <w:commentReference w:id="468"/>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69"/>
            <w:r w:rsidR="00D31F38" w:rsidRPr="00C05A5B">
              <w:t xml:space="preserve">all </w:t>
            </w:r>
            <w:commentRangeEnd w:id="469"/>
            <w:r w:rsidR="00D31F38">
              <w:rPr>
                <w:rStyle w:val="CommentReference"/>
                <w:rFonts w:eastAsiaTheme="minorHAnsi" w:cstheme="minorBidi"/>
                <w:color w:val="auto"/>
                <w:lang w:val="en-CA"/>
              </w:rPr>
              <w:commentReference w:id="469"/>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70"/>
            <w:r w:rsidRPr="00C05A5B">
              <w:t>heretics</w:t>
            </w:r>
            <w:commentRangeEnd w:id="470"/>
            <w:r>
              <w:rPr>
                <w:rStyle w:val="CommentReference"/>
                <w:rFonts w:eastAsiaTheme="minorHAnsi" w:cstheme="minorBidi"/>
                <w:color w:val="auto"/>
                <w:lang w:val="en-CA"/>
              </w:rPr>
              <w:commentReference w:id="470"/>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lastRenderedPageBreak/>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71"/>
            <w:r w:rsidRPr="00C05A5B">
              <w:t xml:space="preserve">spirits </w:t>
            </w:r>
            <w:commentRangeEnd w:id="471"/>
            <w:r>
              <w:rPr>
                <w:rStyle w:val="CommentReference"/>
                <w:rFonts w:eastAsiaTheme="minorHAnsi" w:cstheme="minorBidi"/>
                <w:color w:val="auto"/>
                <w:lang w:val="en-CA"/>
              </w:rPr>
              <w:commentReference w:id="471"/>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72"/>
            <w:r>
              <w:t>contrite</w:t>
            </w:r>
            <w:r w:rsidRPr="00C05A5B">
              <w:t xml:space="preserve"> </w:t>
            </w:r>
            <w:commentRangeEnd w:id="472"/>
            <w:r>
              <w:rPr>
                <w:rStyle w:val="CommentReference"/>
                <w:rFonts w:eastAsiaTheme="minorHAnsi" w:cstheme="minorBidi"/>
                <w:color w:val="auto"/>
                <w:lang w:val="en-CA"/>
              </w:rPr>
              <w:commentReference w:id="472"/>
            </w:r>
            <w:commentRangeStart w:id="473"/>
            <w:r w:rsidRPr="00C05A5B">
              <w:t>hearts</w:t>
            </w:r>
            <w:commentRangeEnd w:id="473"/>
            <w:r>
              <w:rPr>
                <w:rStyle w:val="CommentReference"/>
                <w:rFonts w:eastAsiaTheme="minorHAnsi" w:cstheme="minorBidi"/>
                <w:color w:val="auto"/>
                <w:lang w:val="en-CA"/>
              </w:rPr>
              <w:commentReference w:id="473"/>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74"/>
            <w:r w:rsidRPr="00C05A5B">
              <w:t>Make haste and be very attentive</w:t>
            </w:r>
            <w:commentRangeEnd w:id="474"/>
            <w:r>
              <w:rPr>
                <w:rStyle w:val="CommentReference"/>
                <w:rFonts w:eastAsiaTheme="minorHAnsi" w:cstheme="minorBidi"/>
                <w:color w:val="auto"/>
                <w:lang w:val="en-CA"/>
              </w:rPr>
              <w:commentReference w:id="474"/>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75"/>
            <w:r w:rsidRPr="00C05A5B">
              <w:t xml:space="preserve">righteous </w:t>
            </w:r>
            <w:commentRangeEnd w:id="475"/>
            <w:r>
              <w:rPr>
                <w:rStyle w:val="CommentReference"/>
                <w:rFonts w:eastAsiaTheme="minorHAnsi" w:cstheme="minorBidi"/>
                <w:color w:val="auto"/>
                <w:lang w:val="en-CA"/>
              </w:rPr>
              <w:commentReference w:id="475"/>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76"/>
            <w:r w:rsidR="00D31F38">
              <w:t>condemned</w:t>
            </w:r>
            <w:commentRangeEnd w:id="476"/>
            <w:r w:rsidR="00D31F38">
              <w:rPr>
                <w:rStyle w:val="CommentReference"/>
                <w:rFonts w:eastAsiaTheme="minorHAnsi" w:cstheme="minorBidi"/>
                <w:color w:val="auto"/>
                <w:lang w:val="en-CA"/>
              </w:rPr>
              <w:commentReference w:id="476"/>
            </w:r>
            <w:r w:rsidR="00D31F38" w:rsidRPr="00C05A5B">
              <w:t xml:space="preserve">, </w:t>
            </w:r>
          </w:p>
          <w:p w14:paraId="25CD9610" w14:textId="77777777" w:rsidR="00D31F38" w:rsidRDefault="00D31F38" w:rsidP="00E35F1F">
            <w:pPr>
              <w:pStyle w:val="EngHang"/>
            </w:pPr>
            <w:r w:rsidRPr="00C05A5B">
              <w:t xml:space="preserve">That he may </w:t>
            </w:r>
            <w:commentRangeStart w:id="477"/>
            <w:r w:rsidRPr="00C05A5B">
              <w:t xml:space="preserve">join </w:t>
            </w:r>
            <w:commentRangeEnd w:id="477"/>
            <w:r>
              <w:rPr>
                <w:rStyle w:val="CommentReference"/>
                <w:rFonts w:eastAsiaTheme="minorHAnsi" w:cstheme="minorBidi"/>
                <w:color w:val="auto"/>
                <w:lang w:val="en-CA"/>
              </w:rPr>
              <w:commentReference w:id="477"/>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w:t>
      </w:r>
      <w:proofErr w:type="gramStart"/>
      <w:r>
        <w:t>Most High</w:t>
      </w:r>
      <w:proofErr w:type="gramEnd"/>
      <w:r>
        <w:t xml:space="preserve">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lastRenderedPageBreak/>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o can deliver in this way.</w:t>
      </w:r>
      <w:proofErr w:type="gramStart"/>
      <w:r w:rsidR="00A25E58">
        <w:t>’ ”</w:t>
      </w:r>
      <w:proofErr w:type="gramEnd"/>
      <w:r w:rsidR="00A25E58">
        <w:t xml:space="preserve"> </w:t>
      </w:r>
      <w:r>
        <w:t>Then the king gave Shadrach, Meshach, and Abednego authority over the province of Babylon, and considered them worthy to be the rulers of all the Jews in his kingdom.</w:t>
      </w:r>
    </w:p>
    <w:p w14:paraId="44831387" w14:textId="0A43A383"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895112">
        <w:rPr>
          <w:noProof/>
        </w:rPr>
        <w:t>1030</w:t>
      </w:r>
      <w:r>
        <w:fldChar w:fldCharType="end"/>
      </w:r>
      <w:r>
        <w:t>.</w:t>
      </w:r>
    </w:p>
    <w:p w14:paraId="1CC85704" w14:textId="77777777" w:rsidR="00D31F38" w:rsidRDefault="00D31F38" w:rsidP="00F4219E">
      <w:pPr>
        <w:pStyle w:val="Heading3"/>
      </w:pPr>
      <w:bookmarkStart w:id="478" w:name="_Toc297322059"/>
      <w:bookmarkStart w:id="479" w:name="_Toc297407704"/>
      <w:bookmarkStart w:id="480" w:name="_Toc298445756"/>
      <w:bookmarkStart w:id="481" w:name="_Toc298681239"/>
      <w:bookmarkStart w:id="482" w:name="_Toc298447481"/>
      <w:r>
        <w:t>We Follow You</w:t>
      </w:r>
      <w:bookmarkEnd w:id="478"/>
      <w:bookmarkEnd w:id="479"/>
      <w:bookmarkEnd w:id="480"/>
      <w:bookmarkEnd w:id="481"/>
      <w:bookmarkEnd w:id="482"/>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proofErr w:type="gramStart"/>
            <w:r>
              <w:t>you</w:t>
            </w:r>
            <w:proofErr w:type="gramEnd"/>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83" w:name="_Toc297322060"/>
      <w:bookmarkStart w:id="484" w:name="_Toc297407705"/>
      <w:bookmarkStart w:id="485" w:name="_Toc298445757"/>
      <w:bookmarkStart w:id="486" w:name="_Toc298681240"/>
      <w:bookmarkStart w:id="487" w:name="_Toc298447482"/>
      <w:bookmarkStart w:id="488" w:name="_Toc308441897"/>
      <w:bookmarkStart w:id="489" w:name="_Ref448228216"/>
      <w:bookmarkStart w:id="490" w:name="_Ref448228224"/>
      <w:r>
        <w:lastRenderedPageBreak/>
        <w:t>The Communion of the Saints</w:t>
      </w:r>
      <w:bookmarkEnd w:id="483"/>
      <w:bookmarkEnd w:id="484"/>
      <w:bookmarkEnd w:id="485"/>
      <w:bookmarkEnd w:id="486"/>
      <w:bookmarkEnd w:id="487"/>
      <w:bookmarkEnd w:id="488"/>
      <w:bookmarkEnd w:id="489"/>
      <w:bookmarkEnd w:id="490"/>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lastRenderedPageBreak/>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w:t>
            </w:r>
            <w:proofErr w:type="gramStart"/>
            <w:r w:rsidRPr="00A742AC">
              <w:t>Twenty Four</w:t>
            </w:r>
            <w:proofErr w:type="gramEnd"/>
            <w:r w:rsidRPr="00A742AC">
              <w:t xml:space="preserve">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lastRenderedPageBreak/>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91"/>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91"/>
            <w:r>
              <w:rPr>
                <w:rStyle w:val="CommentReference"/>
                <w:rFonts w:ascii="Garamond" w:hAnsi="Garamond" w:cstheme="minorBidi"/>
                <w:noProof w:val="0"/>
                <w:lang w:val="en-CA"/>
              </w:rPr>
              <w:commentReference w:id="491"/>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lastRenderedPageBreak/>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 xml:space="preserve">O One Hundred and </w:t>
            </w:r>
            <w:proofErr w:type="gramStart"/>
            <w:r w:rsidRPr="00006239">
              <w:t>Forty Four</w:t>
            </w:r>
            <w:proofErr w:type="gramEnd"/>
            <w:r w:rsidRPr="00006239">
              <w:t xml:space="preserve">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92"/>
            <w:r w:rsidRPr="00006239">
              <w:t>My</w:t>
            </w:r>
            <w:commentRangeEnd w:id="492"/>
            <w:r>
              <w:rPr>
                <w:rStyle w:val="CommentReference"/>
                <w:rFonts w:eastAsiaTheme="minorHAnsi" w:cstheme="minorBidi"/>
                <w:color w:val="auto"/>
                <w:lang w:val="en-CA"/>
              </w:rPr>
              <w:commentReference w:id="492"/>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lastRenderedPageBreak/>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lastRenderedPageBreak/>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93"/>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93"/>
            <w:r>
              <w:rPr>
                <w:rStyle w:val="CommentReference"/>
                <w:rFonts w:ascii="Garamond" w:hAnsi="Garamond" w:cstheme="minorBidi"/>
                <w:noProof w:val="0"/>
                <w:lang w:val="en-CA"/>
              </w:rPr>
              <w:commentReference w:id="493"/>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 xml:space="preserve">O </w:t>
            </w:r>
            <w:proofErr w:type="gramStart"/>
            <w:r w:rsidRPr="000100FF">
              <w:t>Forty Nine</w:t>
            </w:r>
            <w:proofErr w:type="gramEnd"/>
            <w:r w:rsidRPr="000100FF">
              <w:t xml:space="preserv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lastRenderedPageBreak/>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94"/>
            <w:r w:rsidRPr="00FC3604">
              <w:t>ⲡⲓϣⲟⲙⲧ ϣⲉ ⲙⲏⲧ ϣ̀ⲙⲏⲛ</w:t>
            </w:r>
            <w:commentRangeEnd w:id="494"/>
            <w:r>
              <w:rPr>
                <w:rStyle w:val="CommentReference"/>
                <w:rFonts w:ascii="Garamond" w:hAnsi="Garamond" w:cstheme="minorBidi"/>
                <w:noProof w:val="0"/>
                <w:lang w:val="en-CA"/>
              </w:rPr>
              <w:commentReference w:id="494"/>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lastRenderedPageBreak/>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495"/>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95"/>
            <w:r>
              <w:rPr>
                <w:rStyle w:val="CommentReference"/>
                <w:rFonts w:eastAsiaTheme="minorHAnsi" w:cstheme="minorBidi"/>
                <w:color w:val="auto"/>
                <w:lang w:val="en-CA"/>
              </w:rPr>
              <w:commentReference w:id="495"/>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lastRenderedPageBreak/>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96"/>
            <w:r w:rsidRPr="00645C3A">
              <w:t xml:space="preserve">Pray </w:t>
            </w:r>
            <w:commentRangeEnd w:id="496"/>
            <w:r>
              <w:rPr>
                <w:rStyle w:val="CommentReference"/>
                <w:rFonts w:eastAsiaTheme="minorHAnsi" w:cstheme="minorBidi"/>
                <w:color w:val="auto"/>
                <w:lang w:val="en-CA"/>
              </w:rPr>
              <w:commentReference w:id="496"/>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97"/>
            </w:r>
          </w:p>
        </w:tc>
      </w:tr>
    </w:tbl>
    <w:p w14:paraId="38417DCC" w14:textId="77777777" w:rsidR="00D31F38" w:rsidRDefault="00D31F38" w:rsidP="00D31F38">
      <w:pPr>
        <w:pStyle w:val="Heading4"/>
      </w:pPr>
      <w:bookmarkStart w:id="498" w:name="_Toc298681241"/>
      <w:bookmarkStart w:id="499" w:name="_Toc308441898"/>
      <w:r>
        <w:lastRenderedPageBreak/>
        <w:t xml:space="preserve">A </w:t>
      </w:r>
      <w:commentRangeStart w:id="500"/>
      <w:r>
        <w:t xml:space="preserve">Short </w:t>
      </w:r>
      <w:commentRangeEnd w:id="500"/>
      <w:r>
        <w:rPr>
          <w:rStyle w:val="CommentReference"/>
          <w:rFonts w:eastAsiaTheme="minorHAnsi" w:cstheme="minorBidi"/>
          <w:b w:val="0"/>
          <w:bCs w:val="0"/>
        </w:rPr>
        <w:commentReference w:id="500"/>
      </w:r>
      <w:commentRangeStart w:id="501"/>
      <w:r>
        <w:t xml:space="preserve">Communion </w:t>
      </w:r>
      <w:commentRangeEnd w:id="501"/>
      <w:r>
        <w:rPr>
          <w:rStyle w:val="CommentReference"/>
          <w:rFonts w:eastAsiaTheme="minorHAnsi" w:cstheme="minorBidi"/>
          <w:b w:val="0"/>
          <w:bCs w:val="0"/>
        </w:rPr>
        <w:commentReference w:id="501"/>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w:t>
            </w:r>
            <w:proofErr w:type="gramStart"/>
            <w:r w:rsidRPr="00A742AC">
              <w:t>Twenty Four</w:t>
            </w:r>
            <w:proofErr w:type="gramEnd"/>
            <w:r w:rsidRPr="00A742AC">
              <w:t xml:space="preserve">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02"/>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02"/>
            <w:r>
              <w:rPr>
                <w:rStyle w:val="CommentReference"/>
                <w:rFonts w:ascii="Garamond" w:hAnsi="Garamond" w:cstheme="minorBidi"/>
                <w:noProof w:val="0"/>
                <w:lang w:val="en-CA"/>
              </w:rPr>
              <w:commentReference w:id="502"/>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 xml:space="preserve">O One Hundred and </w:t>
            </w:r>
            <w:proofErr w:type="gramStart"/>
            <w:r w:rsidRPr="00006239">
              <w:t>Forty Four</w:t>
            </w:r>
            <w:proofErr w:type="gramEnd"/>
            <w:r w:rsidRPr="00006239">
              <w:t xml:space="preserve">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03"/>
            <w:r w:rsidRPr="00006239">
              <w:t>My</w:t>
            </w:r>
            <w:commentRangeEnd w:id="503"/>
            <w:r>
              <w:rPr>
                <w:rStyle w:val="CommentReference"/>
                <w:rFonts w:eastAsiaTheme="minorHAnsi" w:cstheme="minorBidi"/>
                <w:color w:val="auto"/>
                <w:lang w:val="en-CA"/>
              </w:rPr>
              <w:commentReference w:id="503"/>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lastRenderedPageBreak/>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04"/>
            <w:r w:rsidRPr="00FC3604">
              <w:t>ⲡⲓϣⲟⲙⲧ ϣⲉ ⲙⲏⲧ ϣ̀ⲙⲏⲛ</w:t>
            </w:r>
            <w:commentRangeEnd w:id="504"/>
            <w:r>
              <w:rPr>
                <w:rStyle w:val="CommentReference"/>
                <w:rFonts w:ascii="Garamond" w:hAnsi="Garamond" w:cstheme="minorBidi"/>
                <w:noProof w:val="0"/>
                <w:lang w:val="en-CA"/>
              </w:rPr>
              <w:commentReference w:id="504"/>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05"/>
            <w:r w:rsidRPr="000100FF">
              <w:t xml:space="preserve">Pray </w:t>
            </w:r>
            <w:commentRangeEnd w:id="505"/>
            <w:r>
              <w:rPr>
                <w:rStyle w:val="CommentReference"/>
                <w:rFonts w:eastAsiaTheme="minorHAnsi" w:cstheme="minorBidi"/>
                <w:color w:val="auto"/>
                <w:lang w:val="en-CA"/>
              </w:rPr>
              <w:commentReference w:id="505"/>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lastRenderedPageBreak/>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06"/>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06"/>
            <w:r>
              <w:rPr>
                <w:rStyle w:val="CommentReference"/>
                <w:rFonts w:eastAsiaTheme="minorHAnsi" w:cstheme="minorBidi"/>
                <w:color w:val="auto"/>
                <w:lang w:val="en-CA"/>
              </w:rPr>
              <w:commentReference w:id="506"/>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07" w:name="_Ref448228235"/>
      <w:r>
        <w:rPr>
          <w:lang w:val="en-US"/>
        </w:rPr>
        <w:t>The Doxologies</w:t>
      </w:r>
      <w:bookmarkEnd w:id="498"/>
      <w:bookmarkEnd w:id="499"/>
      <w:bookmarkEnd w:id="507"/>
    </w:p>
    <w:p w14:paraId="04E32178" w14:textId="5CD5C5BF" w:rsidR="00D31F38" w:rsidRDefault="00D31F38" w:rsidP="00D31F38">
      <w:pPr>
        <w:pStyle w:val="Rubric"/>
        <w:rPr>
          <w:lang w:val="en-US"/>
        </w:rPr>
      </w:pPr>
      <w:bookmarkStart w:id="508"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895112">
        <w:rPr>
          <w:noProof/>
          <w:lang w:val="en-US"/>
        </w:rPr>
        <w:t>86</w:t>
      </w:r>
      <w:r>
        <w:rPr>
          <w:lang w:val="en-US"/>
        </w:rPr>
        <w:fldChar w:fldCharType="end"/>
      </w:r>
      <w:r>
        <w:rPr>
          <w:lang w:val="en-US"/>
        </w:rPr>
        <w:t>.</w:t>
      </w:r>
    </w:p>
    <w:p w14:paraId="1887BB95" w14:textId="77777777" w:rsidR="00D31F38" w:rsidRDefault="00D31F38" w:rsidP="00D31F38">
      <w:pPr>
        <w:pStyle w:val="Heading4"/>
        <w:rPr>
          <w:lang w:val="en-US"/>
        </w:rPr>
      </w:pPr>
      <w:bookmarkStart w:id="509" w:name="_Toc308441900"/>
      <w:bookmarkStart w:id="510" w:name="_Ref434487886"/>
      <w:bookmarkStart w:id="511" w:name="_Ref434487891"/>
      <w:r>
        <w:rPr>
          <w:lang w:val="en-US"/>
        </w:rPr>
        <w:lastRenderedPageBreak/>
        <w:t>The Doxology of the Virgin for Midnight Praise</w:t>
      </w:r>
      <w:bookmarkEnd w:id="509"/>
      <w:bookmarkEnd w:id="510"/>
      <w:bookmarkEnd w:id="511"/>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12"/>
            <w:r>
              <w:t>Godhead</w:t>
            </w:r>
            <w:commentRangeEnd w:id="512"/>
            <w:r>
              <w:rPr>
                <w:rStyle w:val="CommentReference"/>
                <w:rFonts w:eastAsiaTheme="minorHAnsi" w:cstheme="minorBidi"/>
                <w:color w:val="auto"/>
                <w:lang w:val="en-CA"/>
              </w:rPr>
              <w:commentReference w:id="512"/>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13"/>
            <w:r>
              <w:t xml:space="preserve">to </w:t>
            </w:r>
            <w:commentRangeEnd w:id="513"/>
            <w:r>
              <w:rPr>
                <w:rStyle w:val="CommentReference"/>
                <w:rFonts w:eastAsiaTheme="minorHAnsi" w:cstheme="minorBidi"/>
                <w:color w:val="auto"/>
                <w:lang w:val="en-CA"/>
              </w:rPr>
              <w:commentReference w:id="513"/>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53"/>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14"/>
            <w:r>
              <w:t xml:space="preserve">faithful </w:t>
            </w:r>
            <w:commentRangeEnd w:id="514"/>
            <w:r>
              <w:rPr>
                <w:rStyle w:val="CommentReference"/>
                <w:rFonts w:eastAsiaTheme="minorHAnsi" w:cstheme="minorBidi"/>
                <w:color w:val="auto"/>
                <w:lang w:val="en-CA"/>
              </w:rPr>
              <w:commentReference w:id="514"/>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51A76D47"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895112">
        <w:rPr>
          <w:noProof/>
          <w:lang w:val="en-US"/>
        </w:rPr>
        <w:t>1037</w:t>
      </w:r>
      <w:r>
        <w:rPr>
          <w:lang w:val="en-US"/>
        </w:rPr>
        <w:fldChar w:fldCharType="end"/>
      </w:r>
      <w:r>
        <w:rPr>
          <w:lang w:val="en-US"/>
        </w:rPr>
        <w:t>.</w:t>
      </w:r>
    </w:p>
    <w:p w14:paraId="367F23ED" w14:textId="77777777" w:rsidR="00D31F38" w:rsidRDefault="00D31F38" w:rsidP="00D31F38">
      <w:pPr>
        <w:pStyle w:val="Heading4"/>
        <w:rPr>
          <w:lang w:val="en-US"/>
        </w:rPr>
      </w:pPr>
      <w:bookmarkStart w:id="515" w:name="_Toc308441901"/>
      <w:r>
        <w:rPr>
          <w:lang w:val="en-US"/>
        </w:rPr>
        <w:t>The Conclusion of the Doxologies</w:t>
      </w:r>
      <w:bookmarkEnd w:id="508"/>
      <w:bookmarkEnd w:id="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54"/>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16" w:name="_Ref448228501"/>
      <w:bookmarkStart w:id="517" w:name="_Ref448228505"/>
      <w:r>
        <w:lastRenderedPageBreak/>
        <w:t>The Fourth Canticle</w:t>
      </w:r>
      <w:bookmarkEnd w:id="516"/>
      <w:bookmarkEnd w:id="517"/>
    </w:p>
    <w:p w14:paraId="575FD42E" w14:textId="77777777" w:rsidR="00D31F38" w:rsidRDefault="00D31F38" w:rsidP="00D31F38">
      <w:pPr>
        <w:pStyle w:val="Heading4"/>
      </w:pPr>
      <w:bookmarkStart w:id="518" w:name="_Toc410196423"/>
      <w:bookmarkStart w:id="519" w:name="_Toc410196925"/>
      <w:bookmarkStart w:id="520" w:name="_Ref434580708"/>
      <w:bookmarkStart w:id="521" w:name="_Ref434580714"/>
      <w:r>
        <w:t>The Fourth Canticle</w:t>
      </w:r>
      <w:bookmarkEnd w:id="518"/>
      <w:bookmarkEnd w:id="519"/>
      <w:bookmarkEnd w:id="520"/>
      <w:bookmarkEnd w:id="521"/>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22" w:name="_Toc297322062"/>
      <w:bookmarkStart w:id="523" w:name="_Toc297407707"/>
      <w:bookmarkStart w:id="524" w:name="_Toc298445759"/>
      <w:bookmarkStart w:id="525" w:name="_Toc298681245"/>
      <w:bookmarkStart w:id="526" w:name="_Toc298447484"/>
      <w:r>
        <w:rPr>
          <w:lang w:val="en-US"/>
        </w:rPr>
        <w:t>Psalm 148</w:t>
      </w:r>
      <w:bookmarkEnd w:id="522"/>
      <w:bookmarkEnd w:id="523"/>
      <w:bookmarkEnd w:id="524"/>
      <w:bookmarkEnd w:id="525"/>
      <w:bookmarkEnd w:id="526"/>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Him, all 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55"/>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w:t>
            </w:r>
            <w:proofErr w:type="gramStart"/>
            <w:r>
              <w:rPr>
                <w:rFonts w:eastAsiaTheme="minorHAnsi"/>
              </w:rPr>
              <w:t>you</w:t>
            </w:r>
            <w:proofErr w:type="gramEnd"/>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27"/>
            <w:commentRangeStart w:id="528"/>
            <w:r w:rsidRPr="00FC3604">
              <w:t>For</w:t>
            </w:r>
            <w:commentRangeEnd w:id="527"/>
            <w:r w:rsidRPr="00FC3604">
              <w:rPr>
                <w:rStyle w:val="CommentReference"/>
                <w:rFonts w:cstheme="minorBidi"/>
                <w:color w:val="auto"/>
                <w:lang w:val="en-CA"/>
              </w:rPr>
              <w:commentReference w:id="527"/>
            </w:r>
            <w:r w:rsidRPr="00FC3604">
              <w:t xml:space="preserve"> He spoke and </w:t>
            </w:r>
            <w:r w:rsidRPr="00FC3604">
              <w:rPr>
                <w:color w:val="auto"/>
              </w:rPr>
              <w:t>they</w:t>
            </w:r>
            <w:r w:rsidRPr="00FC3604">
              <w:t xml:space="preserve"> came to be!</w:t>
            </w:r>
            <w:commentRangeEnd w:id="528"/>
            <w:r>
              <w:rPr>
                <w:rStyle w:val="CommentReference"/>
                <w:rFonts w:cstheme="minorBidi"/>
                <w:color w:val="auto"/>
                <w:lang w:val="en-CA"/>
              </w:rPr>
              <w:commentReference w:id="528"/>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29"/>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29"/>
            <w:r w:rsidR="00D31F38">
              <w:rPr>
                <w:rStyle w:val="CommentReference"/>
                <w:rFonts w:eastAsiaTheme="minorHAnsi" w:cstheme="minorBidi"/>
                <w:color w:val="auto"/>
                <w:lang w:val="en-CA"/>
              </w:rPr>
              <w:commentReference w:id="529"/>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30"/>
            <w:r w:rsidRPr="00FC3604">
              <w:t>Praise the Lord from the earth!</w:t>
            </w:r>
            <w:commentRangeEnd w:id="530"/>
            <w:r>
              <w:rPr>
                <w:rStyle w:val="CommentReference"/>
                <w:rFonts w:cstheme="minorBidi"/>
                <w:color w:val="auto"/>
                <w:lang w:val="en-CA"/>
              </w:rPr>
              <w:commentReference w:id="530"/>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31"/>
            <w:r w:rsidRPr="007425E1">
              <w:rPr>
                <w:rFonts w:eastAsiaTheme="minorHAnsi"/>
              </w:rPr>
              <w:t xml:space="preserve">His </w:t>
            </w:r>
            <w:commentRangeEnd w:id="531"/>
            <w:r>
              <w:rPr>
                <w:rStyle w:val="CommentReference"/>
                <w:rFonts w:eastAsiaTheme="minorHAnsi" w:cstheme="minorBidi"/>
                <w:color w:val="auto"/>
                <w:lang w:val="en-CA"/>
              </w:rPr>
              <w:commentReference w:id="531"/>
            </w:r>
            <w:r w:rsidRPr="007425E1">
              <w:rPr>
                <w:rFonts w:eastAsiaTheme="minorHAnsi"/>
              </w:rPr>
              <w:t>glory is above the earth and heaven</w:t>
            </w:r>
            <w:r w:rsidR="00A17656">
              <w:rPr>
                <w:rStyle w:val="FootnoteReference"/>
                <w:rFonts w:eastAsiaTheme="minorHAnsi"/>
              </w:rPr>
              <w:footnoteReference w:id="856"/>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57"/>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32" w:name="_Toc297322063"/>
      <w:bookmarkStart w:id="533" w:name="_Toc297407708"/>
      <w:bookmarkStart w:id="534" w:name="_Toc298445760"/>
      <w:bookmarkStart w:id="535" w:name="_Toc298681246"/>
      <w:bookmarkStart w:id="536" w:name="_Toc298447485"/>
      <w:r>
        <w:rPr>
          <w:lang w:val="en-US"/>
        </w:rPr>
        <w:t>Psalm 149</w:t>
      </w:r>
      <w:bookmarkEnd w:id="532"/>
      <w:bookmarkEnd w:id="533"/>
      <w:bookmarkEnd w:id="534"/>
      <w:bookmarkEnd w:id="535"/>
      <w:bookmarkEnd w:id="536"/>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37"/>
            <w:r w:rsidRPr="007425E1">
              <w:rPr>
                <w:rFonts w:eastAsiaTheme="minorHAnsi"/>
              </w:rPr>
              <w:t>chorus</w:t>
            </w:r>
            <w:commentRangeEnd w:id="537"/>
            <w:r>
              <w:rPr>
                <w:rStyle w:val="CommentReference"/>
                <w:rFonts w:eastAsiaTheme="minorHAnsi" w:cstheme="minorBidi"/>
                <w:color w:val="auto"/>
                <w:lang w:val="en-CA"/>
              </w:rPr>
              <w:commentReference w:id="537"/>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38"/>
            <w:r w:rsidRPr="007425E1">
              <w:rPr>
                <w:rFonts w:eastAsiaTheme="minorHAnsi"/>
              </w:rPr>
              <w:t xml:space="preserve"> </w:t>
            </w:r>
            <w:commentRangeEnd w:id="538"/>
            <w:r>
              <w:rPr>
                <w:rStyle w:val="CommentReference"/>
                <w:rFonts w:eastAsiaTheme="minorHAnsi" w:cstheme="minorBidi"/>
                <w:color w:val="auto"/>
                <w:lang w:val="en-CA"/>
              </w:rPr>
              <w:commentReference w:id="538"/>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39"/>
            <w:r w:rsidR="00D31F38">
              <w:t>rejoice</w:t>
            </w:r>
            <w:r w:rsidR="00D31F38" w:rsidRPr="007425E1">
              <w:t xml:space="preserve"> </w:t>
            </w:r>
            <w:commentRangeEnd w:id="539"/>
            <w:r w:rsidR="00D31F38">
              <w:rPr>
                <w:rStyle w:val="CommentReference"/>
                <w:rFonts w:cstheme="minorBidi"/>
                <w:color w:val="auto"/>
                <w:lang w:val="en-CA"/>
              </w:rPr>
              <w:commentReference w:id="539"/>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40"/>
            <w:r w:rsidRPr="007425E1">
              <w:rPr>
                <w:rFonts w:eastAsiaTheme="minorHAnsi"/>
              </w:rPr>
              <w:t>mouth</w:t>
            </w:r>
            <w:commentRangeEnd w:id="540"/>
            <w:r w:rsidR="002275C0">
              <w:rPr>
                <w:rFonts w:eastAsiaTheme="minorHAnsi"/>
              </w:rPr>
              <w:t>s</w:t>
            </w:r>
            <w:r>
              <w:rPr>
                <w:rStyle w:val="CommentReference"/>
                <w:rFonts w:eastAsiaTheme="minorHAnsi" w:cstheme="minorBidi"/>
                <w:color w:val="auto"/>
                <w:lang w:val="en-CA"/>
              </w:rPr>
              <w:commentReference w:id="540"/>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41"/>
            <w:r>
              <w:t>rebukes</w:t>
            </w:r>
            <w:r w:rsidRPr="007425E1">
              <w:t xml:space="preserve"> </w:t>
            </w:r>
            <w:commentRangeEnd w:id="541"/>
            <w:r>
              <w:rPr>
                <w:rStyle w:val="CommentReference"/>
                <w:rFonts w:cstheme="minorBidi"/>
                <w:color w:val="auto"/>
                <w:lang w:val="en-CA"/>
              </w:rPr>
              <w:commentReference w:id="541"/>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42" w:name="_Toc297322064"/>
      <w:bookmarkStart w:id="543" w:name="_Toc297407709"/>
      <w:bookmarkStart w:id="544" w:name="_Toc298445761"/>
      <w:bookmarkStart w:id="545" w:name="_Toc298681247"/>
      <w:bookmarkStart w:id="546" w:name="_Toc298447486"/>
      <w:r>
        <w:rPr>
          <w:lang w:val="en-US"/>
        </w:rPr>
        <w:t>Psalm 150</w:t>
      </w:r>
      <w:bookmarkEnd w:id="542"/>
      <w:bookmarkEnd w:id="543"/>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47"/>
            <w:r w:rsidRPr="007425E1">
              <w:t xml:space="preserve">psaltery </w:t>
            </w:r>
            <w:commentRangeEnd w:id="547"/>
            <w:r>
              <w:rPr>
                <w:rStyle w:val="CommentReference"/>
                <w:rFonts w:cstheme="minorBidi"/>
                <w:color w:val="auto"/>
                <w:lang w:val="en-CA"/>
              </w:rPr>
              <w:commentReference w:id="547"/>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48"/>
            <w:r w:rsidRPr="007425E1">
              <w:t>chorus</w:t>
            </w:r>
            <w:commentRangeEnd w:id="548"/>
            <w:r>
              <w:rPr>
                <w:rStyle w:val="CommentReference"/>
                <w:rFonts w:cstheme="minorBidi"/>
                <w:color w:val="auto"/>
                <w:lang w:val="en-CA"/>
              </w:rPr>
              <w:commentReference w:id="548"/>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06C6C4F4"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895112">
        <w:rPr>
          <w:noProof/>
        </w:rPr>
        <w:t>428</w:t>
      </w:r>
      <w:r>
        <w:fldChar w:fldCharType="end"/>
      </w:r>
      <w:r>
        <w:t xml:space="preserve">, or Seasonal Psali (see </w:t>
      </w:r>
      <w:r>
        <w:fldChar w:fldCharType="begin"/>
      </w:r>
      <w:r>
        <w:instrText xml:space="preserve"> PAGEREF _Ref448471804 \h </w:instrText>
      </w:r>
      <w:r>
        <w:fldChar w:fldCharType="separate"/>
      </w:r>
      <w:r w:rsidR="00895112">
        <w:rPr>
          <w:noProof/>
        </w:rPr>
        <w:t>619</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 xml:space="preserve">When anyone sins against his neighbor, or if he takes up an oath that he should swear, and comes and redeems himself before Your altar in this temple, </w:t>
      </w:r>
      <w:proofErr w:type="gramStart"/>
      <w:r>
        <w:t>You</w:t>
      </w:r>
      <w:proofErr w:type="gramEnd"/>
      <w:r>
        <w:t xml:space="preserve">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 xml:space="preserve">so as not to obey Your voice. </w:t>
      </w:r>
      <w:proofErr w:type="gramStart"/>
      <w:r w:rsidR="00823768" w:rsidRPr="00924E6C">
        <w:t>Therefore</w:t>
      </w:r>
      <w:proofErr w:type="gramEnd"/>
      <w:r w:rsidR="00823768" w:rsidRPr="00924E6C">
        <w:t xml:space="preserv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w:t>
      </w:r>
      <w:proofErr w:type="gramStart"/>
      <w:r w:rsidR="00823768" w:rsidRPr="00924E6C">
        <w:t>Therefore</w:t>
      </w:r>
      <w:proofErr w:type="gramEnd"/>
      <w:r w:rsidR="00823768" w:rsidRPr="00924E6C">
        <w:t xml:space="preserv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 xml:space="preserve">“O Lord, in all Your mercy, let Your anger and Your wrath be turned away from Your city of Jerusalem, </w:t>
      </w:r>
      <w:proofErr w:type="gramStart"/>
      <w:r w:rsidRPr="00924E6C">
        <w:t>Your</w:t>
      </w:r>
      <w:proofErr w:type="gramEnd"/>
      <w:r w:rsidRPr="00924E6C">
        <w:t xml:space="preserve">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 xml:space="preserve">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w:t>
      </w:r>
      <w:proofErr w:type="gramStart"/>
      <w:r>
        <w:t>Finally</w:t>
      </w:r>
      <w:proofErr w:type="gramEnd"/>
      <w:r>
        <w:t xml:space="preserve">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 xml:space="preserve">When the maids left, the two elders arose and ran to her, and said, “Look, the doors of the garden are closed, and no one will see us, and we desire you. </w:t>
      </w:r>
      <w:proofErr w:type="gramStart"/>
      <w:r>
        <w:t>Therefore</w:t>
      </w:r>
      <w:proofErr w:type="gramEnd"/>
      <w:r>
        <w:t xml:space="preserv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w:t>
      </w:r>
      <w:proofErr w:type="gramStart"/>
      <w:r>
        <w:t>You</w:t>
      </w:r>
      <w:proofErr w:type="gramEnd"/>
      <w:r>
        <w:t xml:space="preserve">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w:t>
      </w:r>
      <w:proofErr w:type="gramStart"/>
      <w:r>
        <w:t>You</w:t>
      </w:r>
      <w:proofErr w:type="gramEnd"/>
      <w:r>
        <w:t xml:space="preserve">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 xml:space="preserve">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w:t>
      </w:r>
      <w:proofErr w:type="gramStart"/>
      <w:r>
        <w:t>Therefore</w:t>
      </w:r>
      <w:proofErr w:type="gramEnd"/>
      <w:r>
        <w:t xml:space="preserv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49" w:name="_Ref448228521"/>
      <w:bookmarkStart w:id="550" w:name="_Ref448228524"/>
      <w:bookmarkStart w:id="551" w:name="_Ref448471720"/>
      <w:bookmarkStart w:id="552" w:name="_Toc448696629"/>
      <w:r>
        <w:lastRenderedPageBreak/>
        <w:t>The Annual Psalis and Theotokia</w:t>
      </w:r>
      <w:bookmarkEnd w:id="549"/>
      <w:bookmarkEnd w:id="550"/>
      <w:bookmarkEnd w:id="551"/>
      <w:bookmarkEnd w:id="552"/>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53" w:name="_Toc448696630"/>
      <w:r>
        <w:lastRenderedPageBreak/>
        <w:t>Sunday</w:t>
      </w:r>
      <w:bookmarkEnd w:id="553"/>
    </w:p>
    <w:p w14:paraId="45726092" w14:textId="77777777" w:rsidR="00E35F1F" w:rsidRDefault="00E35F1F" w:rsidP="00E35F1F">
      <w:pPr>
        <w:pStyle w:val="Heading3"/>
        <w:rPr>
          <w:lang w:val="en-US"/>
        </w:rPr>
      </w:pPr>
      <w:bookmarkStart w:id="554" w:name="_Toc297322066"/>
      <w:bookmarkStart w:id="555" w:name="_Toc297407711"/>
      <w:bookmarkStart w:id="556" w:name="_Toc298445763"/>
      <w:bookmarkStart w:id="557" w:name="_Toc298447488"/>
      <w:bookmarkStart w:id="558" w:name="_Toc308441905"/>
      <w:r>
        <w:rPr>
          <w:lang w:val="en-US"/>
        </w:rPr>
        <w:t>The Sunday Psali for the Lord</w:t>
      </w:r>
      <w:bookmarkEnd w:id="554"/>
      <w:bookmarkEnd w:id="555"/>
      <w:bookmarkEnd w:id="556"/>
      <w:bookmarkEnd w:id="557"/>
      <w:bookmarkEnd w:id="558"/>
    </w:p>
    <w:p w14:paraId="136558CF" w14:textId="2DAE99D4" w:rsidR="006F0694" w:rsidRPr="00CE3852" w:rsidRDefault="00E35F1F" w:rsidP="006F0694">
      <w:pPr>
        <w:pStyle w:val="Heading5non-TOC"/>
        <w:rPr>
          <w:lang w:val="en-US"/>
        </w:rPr>
      </w:pPr>
      <w:commentRangeStart w:id="559"/>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59"/>
      <w:r>
        <w:rPr>
          <w:rStyle w:val="CommentReference"/>
          <w:rFonts w:ascii="Garamond" w:eastAsiaTheme="minorHAnsi" w:hAnsi="Garamond" w:cstheme="minorBidi"/>
        </w:rPr>
        <w:commentReference w:id="55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60"/>
            <w:r w:rsidRPr="00FC3604">
              <w:t>ⲛⲏⲓ</w:t>
            </w:r>
            <w:commentRangeEnd w:id="560"/>
            <w:r>
              <w:rPr>
                <w:rStyle w:val="CommentReference"/>
                <w:rFonts w:ascii="Garamond" w:hAnsi="Garamond" w:cstheme="minorBidi"/>
                <w:noProof w:val="0"/>
                <w:lang w:val="en-CA"/>
              </w:rPr>
              <w:commentReference w:id="560"/>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proofErr w:type="gramStart"/>
            <w:r>
              <w:t>My your</w:t>
            </w:r>
            <w:proofErr w:type="gramEnd"/>
            <w:r>
              <w:t xml:space="preserve">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61"/>
            <w:r w:rsidRPr="005832A1">
              <w:t xml:space="preserve">praise </w:t>
            </w:r>
            <w:commentRangeEnd w:id="561"/>
            <w:r w:rsidRPr="005832A1">
              <w:rPr>
                <w:rStyle w:val="CommentReference"/>
                <w:rFonts w:eastAsiaTheme="minorHAnsi"/>
                <w:sz w:val="24"/>
              </w:rPr>
              <w:commentReference w:id="561"/>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62"/>
            <w:r w:rsidRPr="005832A1">
              <w:t>Earth</w:t>
            </w:r>
            <w:commentRangeEnd w:id="562"/>
            <w:r w:rsidRPr="005832A1">
              <w:rPr>
                <w:rStyle w:val="CommentReference"/>
                <w:rFonts w:eastAsiaTheme="minorHAnsi"/>
                <w:sz w:val="24"/>
              </w:rPr>
              <w:commentReference w:id="562"/>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63"/>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63"/>
            <w:r>
              <w:rPr>
                <w:rStyle w:val="CommentReference"/>
                <w:rFonts w:ascii="Garamond" w:hAnsi="Garamond" w:cstheme="minorBidi"/>
                <w:noProof w:val="0"/>
                <w:lang w:val="en-CA"/>
              </w:rPr>
              <w:commentReference w:id="563"/>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64"/>
            <w:r w:rsidRPr="005832A1">
              <w:t xml:space="preserve">Make haste </w:t>
            </w:r>
            <w:commentRangeEnd w:id="564"/>
            <w:r w:rsidRPr="005832A1">
              <w:rPr>
                <w:rStyle w:val="CommentReference"/>
                <w:rFonts w:eastAsiaTheme="minorHAnsi"/>
                <w:sz w:val="24"/>
              </w:rPr>
              <w:commentReference w:id="564"/>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65"/>
            <w:r w:rsidRPr="005832A1">
              <w:rPr>
                <w:rFonts w:eastAsiaTheme="minorHAnsi"/>
              </w:rPr>
              <w:t xml:space="preserve">different </w:t>
            </w:r>
            <w:commentRangeEnd w:id="565"/>
            <w:r w:rsidRPr="005832A1">
              <w:rPr>
                <w:rStyle w:val="CommentReference"/>
                <w:rFonts w:eastAsiaTheme="minorHAnsi"/>
                <w:sz w:val="24"/>
              </w:rPr>
              <w:commentReference w:id="565"/>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66"/>
            <w:r w:rsidRPr="005832A1">
              <w:t>truth</w:t>
            </w:r>
            <w:commentRangeEnd w:id="566"/>
            <w:r w:rsidRPr="005832A1">
              <w:rPr>
                <w:rStyle w:val="CommentReference"/>
                <w:rFonts w:eastAsiaTheme="minorHAnsi"/>
                <w:sz w:val="24"/>
              </w:rPr>
              <w:commentReference w:id="566"/>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 xml:space="preserve">Forgive me </w:t>
            </w:r>
            <w:proofErr w:type="gramStart"/>
            <w:r w:rsidRPr="005832A1">
              <w:t>my</w:t>
            </w:r>
            <w:proofErr w:type="gramEnd"/>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67"/>
            <w:r w:rsidRPr="005832A1">
              <w:t xml:space="preserve">longsuffering </w:t>
            </w:r>
            <w:commentRangeEnd w:id="567"/>
            <w:r w:rsidRPr="005832A1">
              <w:rPr>
                <w:rStyle w:val="CommentReference"/>
                <w:rFonts w:eastAsiaTheme="minorHAnsi"/>
                <w:sz w:val="24"/>
              </w:rPr>
              <w:commentReference w:id="567"/>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68"/>
            <w:r w:rsidRPr="005832A1">
              <w:t xml:space="preserve">I rise </w:t>
            </w:r>
            <w:commentRangeEnd w:id="568"/>
            <w:r w:rsidRPr="005832A1">
              <w:rPr>
                <w:rStyle w:val="CommentReference"/>
                <w:rFonts w:eastAsiaTheme="minorHAnsi"/>
                <w:sz w:val="24"/>
              </w:rPr>
              <w:commentReference w:id="568"/>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69"/>
            <w:r w:rsidRPr="005832A1">
              <w:t>sweet</w:t>
            </w:r>
            <w:commentRangeEnd w:id="569"/>
            <w:r w:rsidRPr="005832A1">
              <w:rPr>
                <w:rStyle w:val="CommentReference"/>
                <w:rFonts w:eastAsiaTheme="minorHAnsi"/>
                <w:sz w:val="24"/>
              </w:rPr>
              <w:commentReference w:id="569"/>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70"/>
            <w:r w:rsidRPr="005832A1">
              <w:rPr>
                <w:rFonts w:eastAsiaTheme="minorHAnsi"/>
              </w:rPr>
              <w:t>Oh, how I love</w:t>
            </w:r>
            <w:commentRangeEnd w:id="570"/>
            <w:r w:rsidRPr="005832A1">
              <w:rPr>
                <w:rStyle w:val="CommentReference"/>
                <w:rFonts w:eastAsiaTheme="minorHAnsi"/>
                <w:sz w:val="24"/>
              </w:rPr>
              <w:commentReference w:id="570"/>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71"/>
            <w:r w:rsidRPr="005832A1">
              <w:rPr>
                <w:rFonts w:eastAsiaTheme="minorHAnsi"/>
              </w:rPr>
              <w:t xml:space="preserve">of </w:t>
            </w:r>
            <w:commentRangeEnd w:id="571"/>
            <w:r w:rsidRPr="005832A1">
              <w:rPr>
                <w:rStyle w:val="CommentReference"/>
                <w:rFonts w:eastAsiaTheme="minorHAnsi"/>
                <w:sz w:val="24"/>
              </w:rPr>
              <w:commentReference w:id="571"/>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72"/>
            <w:r w:rsidRPr="005832A1">
              <w:t>truth</w:t>
            </w:r>
            <w:commentRangeEnd w:id="572"/>
            <w:r w:rsidRPr="005832A1">
              <w:rPr>
                <w:rStyle w:val="CommentReference"/>
                <w:rFonts w:eastAsiaTheme="minorHAnsi"/>
                <w:sz w:val="24"/>
              </w:rPr>
              <w:commentReference w:id="572"/>
            </w:r>
            <w:r w:rsidR="008A107E">
              <w:rPr>
                <w:rStyle w:val="FootnoteReference"/>
              </w:rPr>
              <w:footnoteReference w:id="858"/>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73"/>
            <w:r w:rsidRPr="005832A1">
              <w:t xml:space="preserve">true </w:t>
            </w:r>
            <w:commentRangeEnd w:id="573"/>
            <w:r w:rsidRPr="005832A1">
              <w:rPr>
                <w:rStyle w:val="CommentReference"/>
                <w:rFonts w:eastAsiaTheme="minorHAnsi"/>
                <w:sz w:val="24"/>
              </w:rPr>
              <w:commentReference w:id="573"/>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74"/>
            <w:r>
              <w:t xml:space="preserve">Whenever </w:t>
            </w:r>
            <w:commentRangeEnd w:id="574"/>
            <w:r>
              <w:rPr>
                <w:rStyle w:val="CommentReference"/>
                <w:rFonts w:eastAsiaTheme="minorHAnsi" w:cstheme="minorBidi"/>
                <w:color w:val="auto"/>
                <w:lang w:val="en-CA"/>
              </w:rPr>
              <w:commentReference w:id="574"/>
            </w:r>
            <w:r>
              <w:t>we</w:t>
            </w:r>
          </w:p>
          <w:p w14:paraId="1820B153" w14:textId="77777777" w:rsidR="00E35F1F" w:rsidRDefault="00E35F1F" w:rsidP="00E35F1F">
            <w:pPr>
              <w:pStyle w:val="EngHang"/>
            </w:pPr>
            <w:commentRangeStart w:id="575"/>
            <w:r>
              <w:t xml:space="preserve">Gather </w:t>
            </w:r>
            <w:commentRangeEnd w:id="575"/>
            <w:r>
              <w:rPr>
                <w:rStyle w:val="CommentReference"/>
                <w:rFonts w:eastAsiaTheme="minorHAnsi" w:cstheme="minorBidi"/>
                <w:color w:val="auto"/>
                <w:lang w:val="en-CA"/>
              </w:rPr>
              <w:commentReference w:id="575"/>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76"/>
            <w:r>
              <w:t xml:space="preserve">will </w:t>
            </w:r>
            <w:commentRangeEnd w:id="576"/>
            <w:r>
              <w:rPr>
                <w:rStyle w:val="CommentReference"/>
                <w:rFonts w:eastAsiaTheme="minorHAnsi" w:cstheme="minorBidi"/>
                <w:color w:val="auto"/>
                <w:lang w:val="en-CA"/>
              </w:rPr>
              <w:commentReference w:id="576"/>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77"/>
            <w:r>
              <w:t xml:space="preserve">Deliver </w:t>
            </w:r>
            <w:commentRangeEnd w:id="577"/>
            <w:r>
              <w:rPr>
                <w:rStyle w:val="CommentReference"/>
                <w:rFonts w:eastAsiaTheme="minorHAnsi" w:cstheme="minorBidi"/>
                <w:color w:val="auto"/>
                <w:lang w:val="en-CA"/>
              </w:rPr>
              <w:commentReference w:id="577"/>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78"/>
            <w:r w:rsidRPr="00A16DFE">
              <w:rPr>
                <w:rFonts w:eastAsiaTheme="minorHAnsi"/>
              </w:rPr>
              <w:t xml:space="preserve">come </w:t>
            </w:r>
            <w:commentRangeEnd w:id="578"/>
            <w:r>
              <w:rPr>
                <w:rStyle w:val="CommentReference"/>
                <w:rFonts w:eastAsiaTheme="minorHAnsi" w:cstheme="minorBidi"/>
                <w:color w:val="auto"/>
                <w:lang w:val="en-CA"/>
              </w:rPr>
              <w:commentReference w:id="578"/>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79"/>
            <w:r>
              <w:rPr>
                <w:rFonts w:eastAsiaTheme="minorHAnsi"/>
              </w:rPr>
              <w:t>be</w:t>
            </w:r>
            <w:r w:rsidRPr="00A16DFE">
              <w:rPr>
                <w:rFonts w:eastAsiaTheme="minorHAnsi"/>
              </w:rPr>
              <w:t xml:space="preserve"> </w:t>
            </w:r>
            <w:commentRangeEnd w:id="579"/>
            <w:r>
              <w:rPr>
                <w:rStyle w:val="CommentReference"/>
                <w:rFonts w:eastAsiaTheme="minorHAnsi" w:cstheme="minorBidi"/>
                <w:color w:val="auto"/>
                <w:lang w:val="en-CA"/>
              </w:rPr>
              <w:commentReference w:id="579"/>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80" w:name="_Toc297322067"/>
      <w:bookmarkStart w:id="581" w:name="_Toc297407712"/>
      <w:bookmarkStart w:id="582" w:name="_Toc298445764"/>
      <w:bookmarkStart w:id="583" w:name="_Toc298681249"/>
      <w:bookmarkStart w:id="584" w:name="_Toc298447489"/>
      <w:bookmarkStart w:id="585" w:name="_Toc308441906"/>
      <w:r>
        <w:rPr>
          <w:lang w:val="en-US"/>
        </w:rPr>
        <w:lastRenderedPageBreak/>
        <w:t>The Sunday Theotokia</w:t>
      </w:r>
      <w:bookmarkEnd w:id="580"/>
      <w:bookmarkEnd w:id="581"/>
      <w:bookmarkEnd w:id="582"/>
      <w:bookmarkEnd w:id="583"/>
      <w:bookmarkEnd w:id="584"/>
      <w:bookmarkEnd w:id="585"/>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86" w:name="_Toc298445765"/>
      <w:bookmarkStart w:id="587" w:name="_Toc298681250"/>
      <w:bookmarkStart w:id="588" w:name="_Toc298447490"/>
      <w:r>
        <w:rPr>
          <w:lang w:val="en-US"/>
        </w:rPr>
        <w:t>Part One</w:t>
      </w:r>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589"/>
            <w:r w:rsidRPr="007425E1">
              <w:rPr>
                <w:rFonts w:eastAsiaTheme="minorHAnsi"/>
              </w:rPr>
              <w:t>Of the Covenant</w:t>
            </w:r>
            <w:commentRangeEnd w:id="589"/>
            <w:r>
              <w:rPr>
                <w:rStyle w:val="CommentReference"/>
                <w:rFonts w:eastAsiaTheme="minorHAnsi" w:cstheme="minorBidi"/>
                <w:color w:val="auto"/>
                <w:lang w:val="en-CA"/>
              </w:rPr>
              <w:commentReference w:id="589"/>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90"/>
            <w:r>
              <w:rPr>
                <w:rFonts w:eastAsiaTheme="minorHAnsi"/>
              </w:rPr>
              <w:t>sprinkling</w:t>
            </w:r>
            <w:commentRangeEnd w:id="590"/>
            <w:r>
              <w:rPr>
                <w:rStyle w:val="CommentReference"/>
                <w:rFonts w:eastAsiaTheme="minorHAnsi" w:cstheme="minorBidi"/>
                <w:color w:val="auto"/>
                <w:lang w:val="en-CA"/>
              </w:rPr>
              <w:commentReference w:id="590"/>
            </w:r>
          </w:p>
          <w:p w14:paraId="1003890B" w14:textId="77777777" w:rsidR="00E35F1F" w:rsidRPr="007425E1" w:rsidRDefault="00E35F1F" w:rsidP="00E35F1F">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91"/>
            <w:r>
              <w:rPr>
                <w:rFonts w:eastAsiaTheme="minorHAnsi"/>
              </w:rPr>
              <w:t>dwelt</w:t>
            </w:r>
            <w:commentRangeEnd w:id="591"/>
            <w:r>
              <w:rPr>
                <w:rStyle w:val="CommentReference"/>
                <w:rFonts w:eastAsiaTheme="minorHAnsi" w:cstheme="minorBidi"/>
                <w:color w:val="auto"/>
                <w:lang w:val="en-CA"/>
              </w:rPr>
              <w:commentReference w:id="591"/>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proofErr w:type="gramStart"/>
            <w:r>
              <w:t>Therefore</w:t>
            </w:r>
            <w:proofErr w:type="gramEnd"/>
            <w:r>
              <w:t xml:space="preserve"> we</w:t>
            </w:r>
          </w:p>
          <w:p w14:paraId="5C23E0F8" w14:textId="77777777" w:rsidR="00E35F1F" w:rsidRDefault="00E35F1F" w:rsidP="00E35F1F">
            <w:pPr>
              <w:pStyle w:val="EngHang"/>
            </w:pPr>
            <w:commentRangeStart w:id="592"/>
            <w:r>
              <w:t xml:space="preserve">Magnify </w:t>
            </w:r>
            <w:commentRangeEnd w:id="592"/>
            <w:r>
              <w:rPr>
                <w:rStyle w:val="CommentReference"/>
                <w:rFonts w:eastAsiaTheme="minorHAnsi" w:cstheme="minorBidi"/>
                <w:color w:val="auto"/>
                <w:lang w:val="en-CA"/>
              </w:rPr>
              <w:commentReference w:id="592"/>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93"/>
            <w:r>
              <w:t xml:space="preserve">obtain </w:t>
            </w:r>
            <w:commentRangeEnd w:id="593"/>
            <w:r>
              <w:rPr>
                <w:rStyle w:val="CommentReference"/>
                <w:rFonts w:eastAsiaTheme="minorHAnsi" w:cstheme="minorBidi"/>
                <w:color w:val="auto"/>
                <w:lang w:val="en-CA"/>
              </w:rPr>
              <w:commentReference w:id="593"/>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594" w:name="_Toc298445766"/>
      <w:bookmarkStart w:id="595" w:name="_Toc298681251"/>
      <w:bookmarkStart w:id="596"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594"/>
      <w:bookmarkEnd w:id="595"/>
      <w:bookmarkEnd w:id="596"/>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97"/>
            <w:r>
              <w:rPr>
                <w:rFonts w:eastAsiaTheme="minorHAnsi"/>
              </w:rPr>
              <w:t xml:space="preserve">type </w:t>
            </w:r>
            <w:commentRangeEnd w:id="597"/>
            <w:r>
              <w:rPr>
                <w:rStyle w:val="CommentReference"/>
                <w:rFonts w:eastAsiaTheme="minorHAnsi" w:cstheme="minorBidi"/>
                <w:color w:val="auto"/>
                <w:lang w:val="en-CA"/>
              </w:rPr>
              <w:commentReference w:id="597"/>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598"/>
            <w:r>
              <w:t xml:space="preserve">one </w:t>
            </w:r>
            <w:commentRangeEnd w:id="598"/>
            <w:r>
              <w:rPr>
                <w:rStyle w:val="CommentReference"/>
                <w:rFonts w:eastAsiaTheme="minorHAnsi" w:cstheme="minorBidi"/>
                <w:color w:val="auto"/>
                <w:lang w:val="en-CA"/>
              </w:rPr>
              <w:commentReference w:id="598"/>
            </w:r>
            <w:r>
              <w:t>from two,</w:t>
            </w:r>
          </w:p>
          <w:p w14:paraId="12509199" w14:textId="77777777" w:rsidR="00E35F1F" w:rsidRDefault="00E35F1F" w:rsidP="00E35F1F">
            <w:pPr>
              <w:pStyle w:val="EngHang"/>
            </w:pPr>
            <w:r>
              <w:t xml:space="preserve">A </w:t>
            </w:r>
            <w:commentRangeStart w:id="599"/>
            <w:r>
              <w:t xml:space="preserve">Holy </w:t>
            </w:r>
            <w:commentRangeEnd w:id="599"/>
            <w:r>
              <w:rPr>
                <w:rStyle w:val="CommentReference"/>
                <w:rFonts w:eastAsiaTheme="minorHAnsi" w:cstheme="minorBidi"/>
                <w:color w:val="auto"/>
                <w:lang w:val="en-CA"/>
              </w:rPr>
              <w:commentReference w:id="599"/>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00"/>
            <w:r>
              <w:rPr>
                <w:rFonts w:eastAsiaTheme="minorHAnsi"/>
              </w:rPr>
              <w:t xml:space="preserve">Begotten </w:t>
            </w:r>
            <w:commentRangeEnd w:id="600"/>
            <w:r>
              <w:rPr>
                <w:rStyle w:val="CommentReference"/>
                <w:rFonts w:eastAsiaTheme="minorHAnsi" w:cstheme="minorBidi"/>
                <w:color w:val="auto"/>
                <w:lang w:val="en-CA"/>
              </w:rPr>
              <w:commentReference w:id="600"/>
            </w:r>
            <w:r>
              <w:rPr>
                <w:rFonts w:eastAsiaTheme="minorHAnsi"/>
              </w:rPr>
              <w:t>without seed,</w:t>
            </w:r>
          </w:p>
          <w:p w14:paraId="47914132" w14:textId="77777777" w:rsidR="00E35F1F" w:rsidRDefault="00E35F1F" w:rsidP="00E35F1F">
            <w:pPr>
              <w:pStyle w:val="EngHang"/>
              <w:rPr>
                <w:rFonts w:eastAsiaTheme="minorHAnsi"/>
              </w:rPr>
            </w:pPr>
            <w:commentRangeStart w:id="601"/>
            <w:r>
              <w:rPr>
                <w:rFonts w:eastAsiaTheme="minorHAnsi"/>
              </w:rPr>
              <w:t xml:space="preserve">Consubstantial </w:t>
            </w:r>
            <w:commentRangeEnd w:id="601"/>
            <w:r>
              <w:rPr>
                <w:rStyle w:val="CommentReference"/>
                <w:rFonts w:eastAsiaTheme="minorHAnsi" w:cstheme="minorBidi"/>
                <w:color w:val="auto"/>
                <w:lang w:val="en-CA"/>
              </w:rPr>
              <w:commentReference w:id="601"/>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02"/>
            <w:r>
              <w:rPr>
                <w:rFonts w:eastAsiaTheme="minorHAnsi"/>
              </w:rPr>
              <w:t xml:space="preserve">made one </w:t>
            </w:r>
            <w:commentRangeEnd w:id="602"/>
            <w:r>
              <w:rPr>
                <w:rStyle w:val="CommentReference"/>
                <w:rFonts w:eastAsiaTheme="minorHAnsi" w:cstheme="minorBidi"/>
                <w:color w:val="auto"/>
                <w:lang w:val="en-CA"/>
              </w:rPr>
              <w:commentReference w:id="602"/>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03"/>
            <w:r>
              <w:t xml:space="preserve">The </w:t>
            </w:r>
            <w:commentRangeEnd w:id="603"/>
            <w:r>
              <w:rPr>
                <w:rStyle w:val="CommentReference"/>
                <w:rFonts w:eastAsiaTheme="minorHAnsi" w:cstheme="minorBidi"/>
                <w:color w:val="auto"/>
                <w:lang w:val="en-CA"/>
              </w:rPr>
              <w:commentReference w:id="603"/>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04"/>
            <w:r>
              <w:rPr>
                <w:rFonts w:eastAsiaTheme="minorHAnsi"/>
              </w:rPr>
              <w:t xml:space="preserve">Purple </w:t>
            </w:r>
            <w:commentRangeEnd w:id="604"/>
            <w:r>
              <w:rPr>
                <w:rStyle w:val="CommentReference"/>
                <w:rFonts w:eastAsiaTheme="minorHAnsi" w:cstheme="minorBidi"/>
                <w:color w:val="auto"/>
                <w:lang w:val="en-CA"/>
              </w:rPr>
              <w:commentReference w:id="604"/>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05"/>
            <w:r>
              <w:rPr>
                <w:rFonts w:eastAsiaTheme="minorHAnsi"/>
              </w:rPr>
              <w:t xml:space="preserve">fine </w:t>
            </w:r>
            <w:commentRangeEnd w:id="605"/>
            <w:r>
              <w:rPr>
                <w:rStyle w:val="CommentReference"/>
                <w:rFonts w:eastAsiaTheme="minorHAnsi" w:cstheme="minorBidi"/>
                <w:color w:val="auto"/>
                <w:lang w:val="en-CA"/>
              </w:rPr>
              <w:commentReference w:id="605"/>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06"/>
            <w:r>
              <w:rPr>
                <w:rFonts w:eastAsiaTheme="minorHAnsi"/>
              </w:rPr>
              <w:t xml:space="preserve">wood </w:t>
            </w:r>
            <w:commentRangeEnd w:id="606"/>
            <w:r>
              <w:rPr>
                <w:rStyle w:val="CommentReference"/>
                <w:rFonts w:eastAsiaTheme="minorHAnsi" w:cstheme="minorBidi"/>
                <w:color w:val="auto"/>
                <w:lang w:val="en-CA"/>
              </w:rPr>
              <w:commentReference w:id="606"/>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proofErr w:type="gramStart"/>
            <w:r>
              <w:t>Therefore</w:t>
            </w:r>
            <w:proofErr w:type="gramEnd"/>
            <w:r>
              <w:t xml:space="preserve"> we</w:t>
            </w:r>
          </w:p>
          <w:p w14:paraId="735CDD4E" w14:textId="77777777" w:rsidR="00E35F1F" w:rsidRDefault="00E35F1F" w:rsidP="00E35F1F">
            <w:pPr>
              <w:pStyle w:val="EngHang"/>
            </w:pPr>
            <w:commentRangeStart w:id="607"/>
            <w:r>
              <w:t xml:space="preserve">Magnify </w:t>
            </w:r>
            <w:commentRangeEnd w:id="607"/>
            <w:r>
              <w:rPr>
                <w:rStyle w:val="CommentReference"/>
                <w:rFonts w:eastAsiaTheme="minorHAnsi" w:cstheme="minorBidi"/>
                <w:color w:val="auto"/>
                <w:lang w:val="en-CA"/>
              </w:rPr>
              <w:commentReference w:id="607"/>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08"/>
            <w:r>
              <w:t xml:space="preserve">obtain </w:t>
            </w:r>
            <w:commentRangeEnd w:id="608"/>
            <w:r>
              <w:rPr>
                <w:rStyle w:val="CommentReference"/>
                <w:rFonts w:eastAsiaTheme="minorHAnsi" w:cstheme="minorBidi"/>
                <w:color w:val="auto"/>
                <w:lang w:val="en-CA"/>
              </w:rPr>
              <w:commentReference w:id="608"/>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09" w:name="_Toc298445767"/>
      <w:bookmarkStart w:id="610" w:name="_Toc298681252"/>
      <w:bookmarkStart w:id="611"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09"/>
      <w:bookmarkEnd w:id="610"/>
      <w:bookmarkEnd w:id="611"/>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12"/>
            <w:r>
              <w:rPr>
                <w:rFonts w:eastAsiaTheme="minorHAnsi"/>
              </w:rPr>
              <w:t>Cherubs</w:t>
            </w:r>
            <w:commentRangeEnd w:id="612"/>
            <w:r>
              <w:rPr>
                <w:rStyle w:val="CommentReference"/>
                <w:rFonts w:eastAsiaTheme="minorHAnsi" w:cstheme="minorBidi"/>
                <w:color w:val="auto"/>
                <w:lang w:val="en-CA"/>
              </w:rPr>
              <w:commentReference w:id="612"/>
            </w:r>
          </w:p>
          <w:p w14:paraId="338C43D3" w14:textId="65EF4612" w:rsidR="00E35F1F" w:rsidRPr="001A0083" w:rsidRDefault="00E35F1F" w:rsidP="00E35F1F">
            <w:pPr>
              <w:pStyle w:val="EngHangEnd"/>
            </w:pPr>
            <w:commentRangeStart w:id="613"/>
            <w:r>
              <w:rPr>
                <w:rFonts w:eastAsiaTheme="minorHAnsi"/>
              </w:rPr>
              <w:t xml:space="preserve">Forged </w:t>
            </w:r>
            <w:commentRangeEnd w:id="613"/>
            <w:r>
              <w:rPr>
                <w:rStyle w:val="CommentReference"/>
                <w:rFonts w:eastAsiaTheme="minorHAnsi" w:cstheme="minorBidi"/>
                <w:color w:val="auto"/>
                <w:lang w:val="en-CA"/>
              </w:rPr>
              <w:commentReference w:id="613"/>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14"/>
            <w:r>
              <w:t xml:space="preserve">Always </w:t>
            </w:r>
            <w:commentRangeEnd w:id="614"/>
            <w:r>
              <w:rPr>
                <w:rStyle w:val="CommentReference"/>
                <w:rFonts w:eastAsiaTheme="minorHAnsi" w:cstheme="minorBidi"/>
                <w:color w:val="auto"/>
                <w:lang w:val="en-CA"/>
              </w:rPr>
              <w:commentReference w:id="614"/>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15"/>
            <w:r>
              <w:rPr>
                <w:rFonts w:eastAsiaTheme="minorHAnsi"/>
              </w:rPr>
              <w:t xml:space="preserve">Overshadowed </w:t>
            </w:r>
            <w:commentRangeEnd w:id="615"/>
            <w:r>
              <w:rPr>
                <w:rStyle w:val="CommentReference"/>
                <w:rFonts w:eastAsiaTheme="minorHAnsi" w:cstheme="minorBidi"/>
                <w:color w:val="auto"/>
                <w:lang w:val="en-CA"/>
              </w:rPr>
              <w:commentReference w:id="615"/>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16"/>
            <w:r>
              <w:rPr>
                <w:rFonts w:eastAsiaTheme="minorHAnsi"/>
              </w:rPr>
              <w:t xml:space="preserve">sin </w:t>
            </w:r>
            <w:commentRangeEnd w:id="616"/>
            <w:r>
              <w:rPr>
                <w:rStyle w:val="CommentReference"/>
                <w:rFonts w:eastAsiaTheme="minorHAnsi" w:cstheme="minorBidi"/>
                <w:color w:val="auto"/>
                <w:lang w:val="en-CA"/>
              </w:rPr>
              <w:commentReference w:id="616"/>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proofErr w:type="gramStart"/>
            <w:r>
              <w:t>Therefore</w:t>
            </w:r>
            <w:proofErr w:type="gramEnd"/>
            <w:r>
              <w:t xml:space="preserve"> we</w:t>
            </w:r>
          </w:p>
          <w:p w14:paraId="2C8C6429" w14:textId="77777777" w:rsidR="00E35F1F" w:rsidRDefault="00E35F1F" w:rsidP="00E35F1F">
            <w:pPr>
              <w:pStyle w:val="EngHang"/>
            </w:pPr>
            <w:commentRangeStart w:id="617"/>
            <w:r>
              <w:t xml:space="preserve">Magnify </w:t>
            </w:r>
            <w:commentRangeEnd w:id="617"/>
            <w:r>
              <w:rPr>
                <w:rStyle w:val="CommentReference"/>
                <w:rFonts w:eastAsiaTheme="minorHAnsi" w:cstheme="minorBidi"/>
                <w:color w:val="auto"/>
                <w:lang w:val="en-CA"/>
              </w:rPr>
              <w:commentReference w:id="617"/>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18"/>
            <w:r>
              <w:t xml:space="preserve">obtain </w:t>
            </w:r>
            <w:commentRangeEnd w:id="618"/>
            <w:r>
              <w:rPr>
                <w:rStyle w:val="CommentReference"/>
                <w:rFonts w:eastAsiaTheme="minorHAnsi" w:cstheme="minorBidi"/>
                <w:color w:val="auto"/>
                <w:lang w:val="en-CA"/>
              </w:rPr>
              <w:commentReference w:id="618"/>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19" w:name="_Toc298445768"/>
      <w:bookmarkStart w:id="620" w:name="_Toc298681253"/>
      <w:bookmarkStart w:id="621"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19"/>
      <w:bookmarkEnd w:id="620"/>
      <w:bookmarkEnd w:id="621"/>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22"/>
            <w:r>
              <w:t xml:space="preserve">you </w:t>
            </w:r>
            <w:commentRangeEnd w:id="622"/>
            <w:r>
              <w:rPr>
                <w:rStyle w:val="CommentReference"/>
                <w:rFonts w:eastAsiaTheme="minorHAnsi" w:cstheme="minorBidi"/>
                <w:color w:val="auto"/>
                <w:lang w:val="en-CA"/>
              </w:rPr>
              <w:commentReference w:id="622"/>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23"/>
            <w:r>
              <w:rPr>
                <w:rFonts w:eastAsiaTheme="minorHAnsi"/>
              </w:rPr>
              <w:t xml:space="preserve">for </w:t>
            </w:r>
            <w:commentRangeEnd w:id="623"/>
            <w:r>
              <w:rPr>
                <w:rStyle w:val="CommentReference"/>
                <w:rFonts w:eastAsiaTheme="minorHAnsi" w:cstheme="minorBidi"/>
                <w:color w:val="auto"/>
                <w:lang w:val="en-CA"/>
              </w:rPr>
              <w:commentReference w:id="623"/>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proofErr w:type="gramStart"/>
            <w:r>
              <w:t>Therefore</w:t>
            </w:r>
            <w:proofErr w:type="gramEnd"/>
            <w:r>
              <w:t xml:space="preserve"> we</w:t>
            </w:r>
          </w:p>
          <w:p w14:paraId="29A8E9FB" w14:textId="77777777" w:rsidR="00E35F1F" w:rsidRDefault="00E35F1F" w:rsidP="00E35F1F">
            <w:pPr>
              <w:pStyle w:val="EngHang"/>
            </w:pPr>
            <w:commentRangeStart w:id="624"/>
            <w:r>
              <w:t xml:space="preserve">Magnify </w:t>
            </w:r>
            <w:commentRangeEnd w:id="624"/>
            <w:r>
              <w:rPr>
                <w:rStyle w:val="CommentReference"/>
                <w:rFonts w:eastAsiaTheme="minorHAnsi" w:cstheme="minorBidi"/>
                <w:color w:val="auto"/>
                <w:lang w:val="en-CA"/>
              </w:rPr>
              <w:commentReference w:id="624"/>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25"/>
            <w:r>
              <w:t xml:space="preserve">obtain </w:t>
            </w:r>
            <w:commentRangeEnd w:id="625"/>
            <w:r>
              <w:rPr>
                <w:rStyle w:val="CommentReference"/>
                <w:rFonts w:eastAsiaTheme="minorHAnsi" w:cstheme="minorBidi"/>
                <w:color w:val="auto"/>
                <w:lang w:val="en-CA"/>
              </w:rPr>
              <w:commentReference w:id="625"/>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26" w:name="_Toc298445769"/>
      <w:bookmarkStart w:id="627" w:name="_Toc298681254"/>
      <w:bookmarkStart w:id="628"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 xml:space="preserve">to grant </w:t>
      </w:r>
      <w:proofErr w:type="gramStart"/>
      <w:r>
        <w:t>us  74</w:t>
      </w:r>
      <w:proofErr w:type="gramEnd"/>
      <w:r>
        <w:t xml:space="preserve">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59"/>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26"/>
      <w:bookmarkEnd w:id="627"/>
      <w:bookmarkEnd w:id="628"/>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29"/>
            <w:r w:rsidR="00E35F1F">
              <w:rPr>
                <w:rFonts w:eastAsiaTheme="minorHAnsi"/>
              </w:rPr>
              <w:t xml:space="preserve">burning </w:t>
            </w:r>
            <w:commentRangeEnd w:id="629"/>
            <w:r w:rsidR="00E35F1F">
              <w:rPr>
                <w:rStyle w:val="CommentReference"/>
                <w:rFonts w:eastAsiaTheme="minorHAnsi" w:cstheme="minorBidi"/>
                <w:color w:val="auto"/>
                <w:lang w:val="en-CA"/>
              </w:rPr>
              <w:commentReference w:id="629"/>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30"/>
            <w:r>
              <w:rPr>
                <w:rFonts w:eastAsiaTheme="minorHAnsi"/>
              </w:rPr>
              <w:t>manifestation</w:t>
            </w:r>
            <w:commentRangeEnd w:id="630"/>
            <w:r>
              <w:rPr>
                <w:rStyle w:val="CommentReference"/>
                <w:rFonts w:eastAsiaTheme="minorHAnsi" w:cstheme="minorBidi"/>
                <w:color w:val="auto"/>
                <w:lang w:val="en-CA"/>
              </w:rPr>
              <w:commentReference w:id="630"/>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31"/>
            <w:r>
              <w:rPr>
                <w:rFonts w:eastAsiaTheme="minorHAnsi"/>
              </w:rPr>
              <w:t xml:space="preserve">carried </w:t>
            </w:r>
            <w:commentRangeEnd w:id="631"/>
            <w:r>
              <w:rPr>
                <w:rStyle w:val="CommentReference"/>
                <w:rFonts w:eastAsiaTheme="minorHAnsi" w:cstheme="minorBidi"/>
                <w:color w:val="auto"/>
                <w:lang w:val="en-CA"/>
              </w:rPr>
              <w:commentReference w:id="631"/>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32"/>
            <w:r>
              <w:rPr>
                <w:rFonts w:eastAsiaTheme="minorHAnsi"/>
              </w:rPr>
              <w:t xml:space="preserve">Gives light to </w:t>
            </w:r>
            <w:commentRangeEnd w:id="632"/>
            <w:r>
              <w:rPr>
                <w:rStyle w:val="CommentReference"/>
                <w:rFonts w:eastAsiaTheme="minorHAnsi" w:cstheme="minorBidi"/>
                <w:color w:val="auto"/>
                <w:lang w:val="en-CA"/>
              </w:rPr>
              <w:commentReference w:id="632"/>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proofErr w:type="gramStart"/>
            <w:r>
              <w:t>Therefore</w:t>
            </w:r>
            <w:proofErr w:type="gramEnd"/>
            <w:r>
              <w:t xml:space="preserve"> we</w:t>
            </w:r>
          </w:p>
          <w:p w14:paraId="53561690" w14:textId="77777777" w:rsidR="00E35F1F" w:rsidRDefault="00E35F1F" w:rsidP="00E35F1F">
            <w:pPr>
              <w:pStyle w:val="EngHang"/>
            </w:pPr>
            <w:commentRangeStart w:id="633"/>
            <w:r>
              <w:t xml:space="preserve">Magnify </w:t>
            </w:r>
            <w:commentRangeEnd w:id="633"/>
            <w:r>
              <w:rPr>
                <w:rStyle w:val="CommentReference"/>
                <w:rFonts w:eastAsiaTheme="minorHAnsi" w:cstheme="minorBidi"/>
                <w:color w:val="auto"/>
                <w:lang w:val="en-CA"/>
              </w:rPr>
              <w:commentReference w:id="633"/>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34"/>
            <w:r>
              <w:t xml:space="preserve">obtain </w:t>
            </w:r>
            <w:commentRangeEnd w:id="634"/>
            <w:r>
              <w:rPr>
                <w:rStyle w:val="CommentReference"/>
                <w:rFonts w:eastAsiaTheme="minorHAnsi" w:cstheme="minorBidi"/>
                <w:color w:val="auto"/>
                <w:lang w:val="en-CA"/>
              </w:rPr>
              <w:commentReference w:id="634"/>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35" w:name="_Toc298445770"/>
      <w:bookmarkStart w:id="636" w:name="_Toc298681255"/>
      <w:bookmarkStart w:id="637"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35"/>
      <w:bookmarkEnd w:id="636"/>
      <w:bookmarkEnd w:id="637"/>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38"/>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38"/>
            <w:r>
              <w:rPr>
                <w:rStyle w:val="CommentReference"/>
                <w:rFonts w:eastAsiaTheme="minorHAnsi" w:cstheme="minorBidi"/>
                <w:color w:val="auto"/>
                <w:lang w:val="en-CA"/>
              </w:rPr>
              <w:commentReference w:id="638"/>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39"/>
            <w:r>
              <w:rPr>
                <w:rFonts w:eastAsiaTheme="minorHAnsi"/>
              </w:rPr>
              <w:t xml:space="preserve">Upon </w:t>
            </w:r>
            <w:commentRangeEnd w:id="639"/>
            <w:r>
              <w:rPr>
                <w:rStyle w:val="CommentReference"/>
                <w:rFonts w:eastAsiaTheme="minorHAnsi" w:cstheme="minorBidi"/>
                <w:color w:val="auto"/>
                <w:lang w:val="en-CA"/>
              </w:rPr>
              <w:commentReference w:id="639"/>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proofErr w:type="gramStart"/>
            <w:r>
              <w:t>Therefore</w:t>
            </w:r>
            <w:proofErr w:type="gramEnd"/>
            <w:r>
              <w:t xml:space="preserve"> we</w:t>
            </w:r>
          </w:p>
          <w:p w14:paraId="12449878" w14:textId="77777777" w:rsidR="00E35F1F" w:rsidRDefault="00E35F1F" w:rsidP="00E35F1F">
            <w:pPr>
              <w:pStyle w:val="EngHang"/>
            </w:pPr>
            <w:commentRangeStart w:id="640"/>
            <w:r>
              <w:t xml:space="preserve">Magnify </w:t>
            </w:r>
            <w:commentRangeEnd w:id="640"/>
            <w:r>
              <w:rPr>
                <w:rStyle w:val="CommentReference"/>
                <w:rFonts w:eastAsiaTheme="minorHAnsi" w:cstheme="minorBidi"/>
                <w:color w:val="auto"/>
                <w:lang w:val="en-CA"/>
              </w:rPr>
              <w:commentReference w:id="640"/>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41"/>
            <w:r>
              <w:t xml:space="preserve">obtain </w:t>
            </w:r>
            <w:commentRangeEnd w:id="641"/>
            <w:r>
              <w:rPr>
                <w:rStyle w:val="CommentReference"/>
                <w:rFonts w:eastAsiaTheme="minorHAnsi" w:cstheme="minorBidi"/>
                <w:color w:val="auto"/>
                <w:lang w:val="en-CA"/>
              </w:rPr>
              <w:commentReference w:id="641"/>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42" w:name="_Toc298445771"/>
      <w:bookmarkStart w:id="643" w:name="_Toc298681256"/>
      <w:bookmarkStart w:id="644" w:name="_Toc298447496"/>
      <w:bookmarkStart w:id="645" w:name="_Ref299211949"/>
      <w:r>
        <w:t>The Gospel According the St. Luke</w:t>
      </w:r>
      <w:bookmarkEnd w:id="642"/>
      <w:bookmarkEnd w:id="643"/>
      <w:bookmarkEnd w:id="644"/>
      <w:bookmarkEnd w:id="645"/>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46" w:name="_Toc298445772"/>
      <w:bookmarkStart w:id="647" w:name="_Toc298681257"/>
      <w:bookmarkStart w:id="648" w:name="_Toc298447497"/>
      <w:r>
        <w:t xml:space="preserve">Part </w:t>
      </w:r>
      <w:bookmarkEnd w:id="646"/>
      <w:bookmarkEnd w:id="647"/>
      <w:bookmarkEnd w:id="648"/>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49"/>
            <w:r>
              <w:rPr>
                <w:rFonts w:eastAsiaTheme="minorHAnsi"/>
              </w:rPr>
              <w:t>truth</w:t>
            </w:r>
            <w:commentRangeEnd w:id="649"/>
            <w:r>
              <w:rPr>
                <w:rStyle w:val="CommentReference"/>
                <w:rFonts w:eastAsiaTheme="minorHAnsi" w:cstheme="minorBidi"/>
                <w:color w:val="auto"/>
                <w:lang w:val="en-CA"/>
              </w:rPr>
              <w:commentReference w:id="649"/>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50"/>
            <w:r>
              <w:rPr>
                <w:rFonts w:eastAsiaTheme="minorHAnsi"/>
              </w:rPr>
              <w:t xml:space="preserve">a </w:t>
            </w:r>
            <w:commentRangeEnd w:id="650"/>
            <w:r>
              <w:rPr>
                <w:rStyle w:val="CommentReference"/>
                <w:rFonts w:eastAsiaTheme="minorHAnsi" w:cstheme="minorBidi"/>
                <w:color w:val="auto"/>
                <w:lang w:val="en-CA"/>
              </w:rPr>
              <w:commentReference w:id="650"/>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51"/>
            <w:r>
              <w:rPr>
                <w:rFonts w:eastAsiaTheme="minorHAnsi"/>
              </w:rPr>
              <w:t xml:space="preserve">holy </w:t>
            </w:r>
            <w:commentRangeEnd w:id="651"/>
            <w:r>
              <w:rPr>
                <w:rStyle w:val="CommentReference"/>
                <w:rFonts w:eastAsiaTheme="minorHAnsi" w:cstheme="minorBidi"/>
                <w:color w:val="auto"/>
                <w:lang w:val="en-CA"/>
              </w:rPr>
              <w:commentReference w:id="651"/>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52"/>
            <w:r>
              <w:rPr>
                <w:rFonts w:eastAsiaTheme="minorHAnsi"/>
              </w:rPr>
              <w:t xml:space="preserve">abode </w:t>
            </w:r>
            <w:commentRangeEnd w:id="652"/>
            <w:r>
              <w:rPr>
                <w:rStyle w:val="CommentReference"/>
                <w:rFonts w:eastAsiaTheme="minorHAnsi" w:cstheme="minorBidi"/>
                <w:color w:val="auto"/>
                <w:lang w:val="en-CA"/>
              </w:rPr>
              <w:commentReference w:id="652"/>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proofErr w:type="gramStart"/>
            <w:r>
              <w:t>Therefore</w:t>
            </w:r>
            <w:proofErr w:type="gramEnd"/>
            <w:r>
              <w:t xml:space="preserve"> we</w:t>
            </w:r>
          </w:p>
          <w:p w14:paraId="4AF79A32" w14:textId="77777777" w:rsidR="00E35F1F" w:rsidRDefault="00E35F1F" w:rsidP="00E35F1F">
            <w:pPr>
              <w:pStyle w:val="EngHang"/>
            </w:pPr>
            <w:commentRangeStart w:id="653"/>
            <w:r>
              <w:t xml:space="preserve">Magnify </w:t>
            </w:r>
            <w:commentRangeEnd w:id="653"/>
            <w:r>
              <w:rPr>
                <w:rStyle w:val="CommentReference"/>
                <w:rFonts w:eastAsiaTheme="minorHAnsi" w:cstheme="minorBidi"/>
                <w:color w:val="auto"/>
                <w:lang w:val="en-CA"/>
              </w:rPr>
              <w:commentReference w:id="653"/>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54"/>
            <w:r>
              <w:t xml:space="preserve">obtain </w:t>
            </w:r>
            <w:commentRangeEnd w:id="654"/>
            <w:r>
              <w:rPr>
                <w:rStyle w:val="CommentReference"/>
                <w:rFonts w:eastAsiaTheme="minorHAnsi" w:cstheme="minorBidi"/>
                <w:color w:val="auto"/>
                <w:lang w:val="en-CA"/>
              </w:rPr>
              <w:commentReference w:id="654"/>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55" w:name="_Toc298445773"/>
      <w:bookmarkStart w:id="656" w:name="_Toc298681258"/>
      <w:bookmarkStart w:id="657" w:name="_Toc298447498"/>
      <w:r>
        <w:lastRenderedPageBreak/>
        <w:t>Part Seven (Modern Part Eight)</w:t>
      </w:r>
      <w:bookmarkEnd w:id="655"/>
      <w:bookmarkEnd w:id="656"/>
      <w:bookmarkEnd w:id="657"/>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58"/>
            <w:r>
              <w:rPr>
                <w:rFonts w:eastAsiaTheme="minorHAnsi"/>
              </w:rPr>
              <w:t>O Lord of all.</w:t>
            </w:r>
            <w:commentRangeEnd w:id="658"/>
            <w:r>
              <w:rPr>
                <w:rStyle w:val="CommentReference"/>
                <w:rFonts w:eastAsiaTheme="minorHAnsi" w:cstheme="minorBidi"/>
                <w:color w:val="auto"/>
                <w:lang w:val="en-CA"/>
              </w:rPr>
              <w:commentReference w:id="658"/>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59"/>
            <w:r>
              <w:rPr>
                <w:rFonts w:eastAsiaTheme="minorHAnsi"/>
              </w:rPr>
              <w:t>The True One who came</w:t>
            </w:r>
            <w:commentRangeEnd w:id="659"/>
            <w:r>
              <w:rPr>
                <w:rStyle w:val="CommentReference"/>
                <w:rFonts w:eastAsiaTheme="minorHAnsi" w:cstheme="minorBidi"/>
                <w:color w:val="auto"/>
                <w:lang w:val="en-CA"/>
              </w:rPr>
              <w:commentReference w:id="659"/>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60"/>
            <w:r>
              <w:rPr>
                <w:rFonts w:eastAsiaTheme="minorHAnsi"/>
              </w:rPr>
              <w:t>And perfect rejoicing.</w:t>
            </w:r>
            <w:commentRangeEnd w:id="660"/>
            <w:r>
              <w:rPr>
                <w:rStyle w:val="CommentReference"/>
                <w:rFonts w:eastAsiaTheme="minorHAnsi" w:cstheme="minorBidi"/>
                <w:color w:val="auto"/>
                <w:lang w:val="en-CA"/>
              </w:rPr>
              <w:commentReference w:id="660"/>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61"/>
            <w:r>
              <w:rPr>
                <w:rFonts w:eastAsiaTheme="minorHAnsi"/>
              </w:rPr>
              <w:t>about</w:t>
            </w:r>
            <w:commentRangeEnd w:id="661"/>
            <w:r>
              <w:rPr>
                <w:rStyle w:val="CommentReference"/>
                <w:rFonts w:eastAsiaTheme="minorHAnsi" w:cstheme="minorBidi"/>
                <w:color w:val="auto"/>
                <w:lang w:val="en-CA"/>
              </w:rPr>
              <w:commentReference w:id="661"/>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62"/>
            <w:r>
              <w:rPr>
                <w:rFonts w:eastAsiaTheme="minorHAnsi"/>
              </w:rPr>
              <w:t>proclaim</w:t>
            </w:r>
            <w:commentRangeEnd w:id="662"/>
            <w:r>
              <w:rPr>
                <w:rStyle w:val="CommentReference"/>
                <w:rFonts w:eastAsiaTheme="minorHAnsi" w:cstheme="minorBidi"/>
                <w:color w:val="auto"/>
                <w:lang w:val="en-CA"/>
              </w:rPr>
              <w:commentReference w:id="662"/>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w:t>
            </w:r>
            <w:proofErr w:type="gramStart"/>
            <w:r w:rsidR="00E35F1F">
              <w:rPr>
                <w:rFonts w:eastAsiaTheme="minorHAnsi"/>
              </w:rPr>
              <w:t>the</w:t>
            </w:r>
            <w:proofErr w:type="gramEnd"/>
            <w:r w:rsidR="00E35F1F">
              <w:rPr>
                <w:rFonts w:eastAsiaTheme="minorHAnsi"/>
              </w:rPr>
              <w:t xml:space="preserv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63"/>
            <w:r w:rsidR="00E35F1F">
              <w:t>generations</w:t>
            </w:r>
            <w:commentRangeEnd w:id="663"/>
            <w:r w:rsidR="00E35F1F">
              <w:rPr>
                <w:rStyle w:val="CommentReference"/>
                <w:rFonts w:eastAsiaTheme="minorHAnsi" w:cstheme="minorBidi"/>
                <w:color w:val="auto"/>
                <w:lang w:val="en-CA"/>
              </w:rPr>
              <w:commentReference w:id="663"/>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64"/>
            <w:r w:rsidR="00E35F1F">
              <w:t xml:space="preserve">just </w:t>
            </w:r>
            <w:commentRangeEnd w:id="664"/>
            <w:r w:rsidR="00E35F1F">
              <w:rPr>
                <w:rStyle w:val="CommentReference"/>
                <w:rFonts w:eastAsiaTheme="minorHAnsi" w:cstheme="minorBidi"/>
                <w:color w:val="auto"/>
                <w:lang w:val="en-CA"/>
              </w:rPr>
              <w:commentReference w:id="664"/>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65"/>
            <w:r w:rsidR="00E35F1F">
              <w:t xml:space="preserve">chaste </w:t>
            </w:r>
            <w:commentRangeEnd w:id="665"/>
            <w:r w:rsidR="00E35F1F">
              <w:rPr>
                <w:rStyle w:val="CommentReference"/>
                <w:rFonts w:eastAsiaTheme="minorHAnsi" w:cstheme="minorBidi"/>
                <w:color w:val="auto"/>
                <w:lang w:val="en-CA"/>
              </w:rPr>
              <w:commentReference w:id="665"/>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66"/>
            <w:r w:rsidR="00E35F1F">
              <w:t>Isaac</w:t>
            </w:r>
            <w:commentRangeEnd w:id="666"/>
            <w:r w:rsidR="00E35F1F">
              <w:rPr>
                <w:rStyle w:val="CommentReference"/>
                <w:rFonts w:eastAsiaTheme="minorHAnsi" w:cstheme="minorBidi"/>
                <w:color w:val="auto"/>
                <w:lang w:val="en-CA"/>
              </w:rPr>
              <w:commentReference w:id="666"/>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67"/>
            <w:r w:rsidR="00E35F1F">
              <w:t>myriads of myriads.</w:t>
            </w:r>
            <w:commentRangeEnd w:id="667"/>
            <w:r w:rsidR="00E35F1F">
              <w:rPr>
                <w:rStyle w:val="CommentReference"/>
                <w:rFonts w:eastAsiaTheme="minorHAnsi" w:cstheme="minorBidi"/>
                <w:color w:val="auto"/>
                <w:lang w:val="en-CA"/>
              </w:rPr>
              <w:commentReference w:id="667"/>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68"/>
            <w:r w:rsidR="00E35F1F">
              <w:t>Master</w:t>
            </w:r>
            <w:commentRangeEnd w:id="668"/>
            <w:r w:rsidR="00E35F1F">
              <w:rPr>
                <w:rStyle w:val="CommentReference"/>
                <w:rFonts w:eastAsiaTheme="minorHAnsi" w:cstheme="minorBidi"/>
                <w:color w:val="auto"/>
                <w:lang w:val="en-CA"/>
              </w:rPr>
              <w:commentReference w:id="668"/>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9"/>
            <w:r w:rsidR="00E35F1F">
              <w:t xml:space="preserve">honour </w:t>
            </w:r>
            <w:commentRangeEnd w:id="669"/>
            <w:r w:rsidR="00E35F1F">
              <w:rPr>
                <w:rStyle w:val="CommentReference"/>
                <w:rFonts w:eastAsiaTheme="minorHAnsi" w:cstheme="minorBidi"/>
                <w:color w:val="auto"/>
                <w:lang w:val="en-CA"/>
              </w:rPr>
              <w:commentReference w:id="669"/>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0"/>
            <w:r w:rsidR="00E35F1F">
              <w:t xml:space="preserve">spouse </w:t>
            </w:r>
            <w:commentRangeEnd w:id="670"/>
            <w:r w:rsidR="00E35F1F">
              <w:rPr>
                <w:rStyle w:val="CommentReference"/>
                <w:rFonts w:eastAsiaTheme="minorHAnsi" w:cstheme="minorBidi"/>
                <w:color w:val="auto"/>
                <w:lang w:val="en-CA"/>
              </w:rPr>
              <w:commentReference w:id="670"/>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1"/>
            <w:r w:rsidR="00E35F1F">
              <w:t xml:space="preserve">health </w:t>
            </w:r>
            <w:commentRangeEnd w:id="671"/>
            <w:r w:rsidR="00E35F1F">
              <w:rPr>
                <w:rStyle w:val="CommentReference"/>
                <w:rFonts w:eastAsiaTheme="minorHAnsi" w:cstheme="minorBidi"/>
                <w:color w:val="auto"/>
                <w:lang w:val="en-CA"/>
              </w:rPr>
              <w:commentReference w:id="671"/>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72"/>
            <w:r>
              <w:t>indescribable</w:t>
            </w:r>
            <w:commentRangeEnd w:id="672"/>
            <w:r>
              <w:rPr>
                <w:rStyle w:val="CommentReference"/>
                <w:rFonts w:eastAsiaTheme="minorHAnsi" w:cstheme="minorBidi"/>
                <w:color w:val="auto"/>
                <w:lang w:val="en-CA"/>
              </w:rPr>
              <w:commentReference w:id="672"/>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73"/>
            <w:r>
              <w:t>Without mingling of substance</w:t>
            </w:r>
            <w:commentRangeEnd w:id="673"/>
            <w:r>
              <w:rPr>
                <w:rStyle w:val="CommentReference"/>
                <w:rFonts w:eastAsiaTheme="minorHAnsi" w:cstheme="minorBidi"/>
                <w:color w:val="auto"/>
                <w:lang w:val="en-CA"/>
              </w:rPr>
              <w:commentReference w:id="673"/>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74"/>
            <w:r>
              <w:t xml:space="preserve">intercede </w:t>
            </w:r>
            <w:commentRangeEnd w:id="674"/>
            <w:r>
              <w:rPr>
                <w:rStyle w:val="CommentReference"/>
                <w:rFonts w:eastAsiaTheme="minorHAnsi" w:cstheme="minorBidi"/>
                <w:color w:val="auto"/>
                <w:lang w:val="en-CA"/>
              </w:rPr>
              <w:commentReference w:id="674"/>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75" w:name="_Toc298445774"/>
      <w:bookmarkStart w:id="676" w:name="_Toc298681259"/>
      <w:bookmarkStart w:id="677" w:name="_Toc298447499"/>
      <w:r>
        <w:t>Part Nine</w:t>
      </w:r>
      <w:bookmarkEnd w:id="675"/>
      <w:bookmarkEnd w:id="676"/>
      <w:bookmarkEnd w:id="677"/>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proofErr w:type="gramStart"/>
            <w:r>
              <w:t>Therefore</w:t>
            </w:r>
            <w:proofErr w:type="gramEnd"/>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19A4BF22" w:rsidR="00E35F1F" w:rsidRDefault="00E35F1F" w:rsidP="00E35F1F">
      <w:pPr>
        <w:pStyle w:val="Rubric"/>
      </w:pPr>
      <w:r>
        <w:t xml:space="preserve">On non-Sundays, return to the Second Canticle on Page </w:t>
      </w:r>
      <w:fldSimple w:instr=" PAGEREF _Ref297493889 ">
        <w:r w:rsidR="00895112">
          <w:rPr>
            <w:noProof/>
          </w:rPr>
          <w:t>357</w:t>
        </w:r>
      </w:fldSimple>
      <w:r>
        <w:t>.</w:t>
      </w:r>
    </w:p>
    <w:p w14:paraId="7308305D" w14:textId="77777777" w:rsidR="00E35F1F" w:rsidRDefault="00E35F1F" w:rsidP="00E35F1F">
      <w:pPr>
        <w:pStyle w:val="Heading6"/>
      </w:pPr>
      <w:bookmarkStart w:id="678" w:name="_Toc298445775"/>
      <w:bookmarkStart w:id="679" w:name="_Toc298681260"/>
      <w:bookmarkStart w:id="680" w:name="_Toc298447500"/>
      <w:r>
        <w:t>Part Ten</w:t>
      </w:r>
      <w:bookmarkEnd w:id="678"/>
      <w:bookmarkEnd w:id="679"/>
      <w:bookmarkEnd w:id="680"/>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81"/>
            <w:r>
              <w:t>honoured</w:t>
            </w:r>
            <w:r w:rsidRPr="007425E1">
              <w:t xml:space="preserve"> </w:t>
            </w:r>
            <w:commentRangeEnd w:id="681"/>
            <w:r>
              <w:rPr>
                <w:rStyle w:val="CommentReference"/>
                <w:rFonts w:eastAsiaTheme="minorHAnsi" w:cstheme="minorBidi"/>
                <w:color w:val="auto"/>
                <w:lang w:val="en-CA"/>
              </w:rPr>
              <w:commentReference w:id="681"/>
            </w:r>
            <w:commentRangeStart w:id="682"/>
            <w:r w:rsidRPr="007425E1">
              <w:t xml:space="preserve">more </w:t>
            </w:r>
            <w:commentRangeEnd w:id="682"/>
            <w:r>
              <w:rPr>
                <w:rStyle w:val="CommentReference"/>
                <w:rFonts w:eastAsiaTheme="minorHAnsi" w:cstheme="minorBidi"/>
                <w:color w:val="auto"/>
                <w:lang w:val="en-CA"/>
              </w:rPr>
              <w:commentReference w:id="682"/>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83"/>
            <w:r w:rsidRPr="007425E1">
              <w:t>means</w:t>
            </w:r>
            <w:commentRangeEnd w:id="683"/>
            <w:r>
              <w:rPr>
                <w:rStyle w:val="CommentReference"/>
                <w:rFonts w:eastAsiaTheme="minorHAnsi" w:cstheme="minorBidi"/>
                <w:color w:val="auto"/>
                <w:lang w:val="en-CA"/>
              </w:rPr>
              <w:commentReference w:id="683"/>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84" w:name="_Toc298445776"/>
      <w:bookmarkStart w:id="685" w:name="_Toc298681261"/>
      <w:bookmarkStart w:id="686" w:name="_Toc298447501"/>
      <w:r w:rsidRPr="00D24FE1">
        <w:t>Part</w:t>
      </w:r>
      <w:r>
        <w:t xml:space="preserve"> Eleven</w:t>
      </w:r>
      <w:bookmarkEnd w:id="684"/>
      <w:bookmarkEnd w:id="685"/>
      <w:bookmarkEnd w:id="686"/>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87" w:name="_Toc298445777"/>
      <w:bookmarkStart w:id="688" w:name="_Toc298681262"/>
      <w:bookmarkStart w:id="689" w:name="_Toc298447502"/>
      <w:r>
        <w:lastRenderedPageBreak/>
        <w:t>Part Twelve</w:t>
      </w:r>
      <w:bookmarkEnd w:id="687"/>
      <w:bookmarkEnd w:id="688"/>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90"/>
            <w:r w:rsidRPr="007425E1">
              <w:t>heaven</w:t>
            </w:r>
            <w:commentRangeEnd w:id="690"/>
            <w:r>
              <w:rPr>
                <w:rStyle w:val="CommentReference"/>
                <w:rFonts w:eastAsiaTheme="minorHAnsi" w:cstheme="minorBidi"/>
                <w:color w:val="auto"/>
                <w:lang w:val="en-CA"/>
              </w:rPr>
              <w:commentReference w:id="690"/>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91"/>
            <w:r w:rsidRPr="007425E1">
              <w:t xml:space="preserve">true </w:t>
            </w:r>
            <w:commentRangeEnd w:id="691"/>
            <w:r>
              <w:rPr>
                <w:rStyle w:val="CommentReference"/>
                <w:rFonts w:eastAsiaTheme="minorHAnsi" w:cstheme="minorBidi"/>
                <w:color w:val="auto"/>
                <w:lang w:val="en-CA"/>
              </w:rPr>
              <w:commentReference w:id="691"/>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92" w:name="_Toc298445778"/>
      <w:bookmarkStart w:id="693" w:name="_Toc298681263"/>
      <w:bookmarkStart w:id="694" w:name="_Toc298447503"/>
      <w:r>
        <w:t>Part Thirteen</w:t>
      </w:r>
      <w:bookmarkEnd w:id="692"/>
      <w:bookmarkEnd w:id="693"/>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95"/>
            <w:r>
              <w:rPr>
                <w:rFonts w:eastAsiaTheme="minorHAnsi"/>
              </w:rPr>
              <w:t xml:space="preserve">Virgin Mary </w:t>
            </w:r>
            <w:commentRangeEnd w:id="695"/>
            <w:r>
              <w:rPr>
                <w:rStyle w:val="CommentReference"/>
                <w:rFonts w:eastAsiaTheme="minorHAnsi" w:cstheme="minorBidi"/>
                <w:color w:val="auto"/>
                <w:lang w:val="en-CA"/>
              </w:rPr>
              <w:commentReference w:id="695"/>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96"/>
            <w:r w:rsidRPr="007425E1">
              <w:t>And the Cherubic,</w:t>
            </w:r>
          </w:p>
          <w:p w14:paraId="317A08CE" w14:textId="77777777" w:rsidR="00E35F1F" w:rsidRPr="001A0083" w:rsidRDefault="00E35F1F" w:rsidP="00E35F1F">
            <w:pPr>
              <w:pStyle w:val="EngHangEnd"/>
            </w:pPr>
            <w:r>
              <w:t>Mercy Seat</w:t>
            </w:r>
            <w:commentRangeEnd w:id="696"/>
            <w:r>
              <w:t>.</w:t>
            </w:r>
            <w:r>
              <w:rPr>
                <w:rStyle w:val="CommentReference"/>
                <w:rFonts w:eastAsiaTheme="minorHAnsi" w:cstheme="minorBidi"/>
                <w:color w:val="auto"/>
                <w:lang w:val="en-CA"/>
              </w:rPr>
              <w:commentReference w:id="696"/>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697"/>
            <w:r w:rsidRPr="007425E1">
              <w:t>pot</w:t>
            </w:r>
            <w:commentRangeEnd w:id="697"/>
            <w:r>
              <w:rPr>
                <w:rStyle w:val="CommentReference"/>
                <w:rFonts w:eastAsiaTheme="minorHAnsi" w:cstheme="minorBidi"/>
                <w:color w:val="auto"/>
                <w:lang w:val="en-CA"/>
              </w:rPr>
              <w:commentReference w:id="697"/>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98"/>
            <w:r w:rsidRPr="007425E1">
              <w:t>l</w:t>
            </w:r>
            <w:r>
              <w:t>ampstand</w:t>
            </w:r>
            <w:commentRangeEnd w:id="698"/>
            <w:r>
              <w:rPr>
                <w:rStyle w:val="CommentReference"/>
                <w:rFonts w:eastAsiaTheme="minorHAnsi" w:cstheme="minorBidi"/>
                <w:color w:val="auto"/>
                <w:lang w:val="en-CA"/>
              </w:rPr>
              <w:commentReference w:id="698"/>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t>
            </w:r>
            <w:proofErr w:type="gramStart"/>
            <w:r w:rsidRPr="007425E1">
              <w:t>World,</w:t>
            </w:r>
            <w:proofErr w:type="gramEnd"/>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699" w:name="_Toc298445779"/>
      <w:bookmarkStart w:id="700" w:name="_Toc298681264"/>
      <w:bookmarkStart w:id="701" w:name="_Toc298447504"/>
      <w:r>
        <w:lastRenderedPageBreak/>
        <w:t>Part Fourteen</w:t>
      </w:r>
      <w:bookmarkEnd w:id="699"/>
      <w:bookmarkEnd w:id="700"/>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02"/>
            <w:r w:rsidRPr="007425E1">
              <w:t>t</w:t>
            </w:r>
            <w:commentRangeEnd w:id="702"/>
            <w:r>
              <w:rPr>
                <w:rStyle w:val="CommentReference"/>
                <w:rFonts w:eastAsiaTheme="minorHAnsi" w:cstheme="minorBidi"/>
                <w:color w:val="auto"/>
                <w:lang w:val="en-CA"/>
              </w:rPr>
              <w:commentReference w:id="702"/>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03"/>
            <w:r>
              <w:t xml:space="preserve">The </w:t>
            </w:r>
            <w:commentRangeEnd w:id="703"/>
            <w:r>
              <w:rPr>
                <w:rStyle w:val="CommentReference"/>
                <w:rFonts w:eastAsiaTheme="minorHAnsi" w:cstheme="minorBidi"/>
                <w:color w:val="auto"/>
                <w:lang w:val="en-CA"/>
              </w:rPr>
              <w:commentReference w:id="703"/>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04"/>
            <w:r w:rsidRPr="007425E1">
              <w:t xml:space="preserve">And </w:t>
            </w:r>
            <w:commentRangeEnd w:id="704"/>
            <w:r>
              <w:rPr>
                <w:rStyle w:val="CommentReference"/>
                <w:rFonts w:eastAsiaTheme="minorHAnsi" w:cstheme="minorBidi"/>
                <w:color w:val="auto"/>
                <w:lang w:val="en-CA"/>
              </w:rPr>
              <w:commentReference w:id="704"/>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05" w:name="_Toc298445780"/>
      <w:bookmarkStart w:id="706" w:name="_Toc298681265"/>
      <w:bookmarkStart w:id="707" w:name="_Toc298447505"/>
      <w:r>
        <w:t>Part Fifteen</w:t>
      </w:r>
      <w:bookmarkEnd w:id="705"/>
      <w:bookmarkEnd w:id="706"/>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08"/>
            <w:r>
              <w:t>Which</w:t>
            </w:r>
            <w:r w:rsidRPr="007425E1">
              <w:t xml:space="preserve"> </w:t>
            </w:r>
            <w:commentRangeEnd w:id="708"/>
            <w:r>
              <w:rPr>
                <w:rStyle w:val="CommentReference"/>
                <w:rFonts w:eastAsiaTheme="minorHAnsi" w:cstheme="minorBidi"/>
                <w:color w:val="auto"/>
                <w:lang w:val="en-CA"/>
              </w:rPr>
              <w:commentReference w:id="708"/>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09"/>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09"/>
            <w:r>
              <w:rPr>
                <w:rStyle w:val="CommentReference"/>
                <w:rFonts w:ascii="Garamond" w:hAnsi="Garamond" w:cstheme="minorBidi"/>
                <w:noProof w:val="0"/>
                <w:lang w:val="en-CA"/>
              </w:rPr>
              <w:commentReference w:id="709"/>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10"/>
            <w:r w:rsidRPr="007425E1">
              <w:t>savour</w:t>
            </w:r>
            <w:commentRangeEnd w:id="710"/>
            <w:r>
              <w:rPr>
                <w:rStyle w:val="CommentReference"/>
                <w:rFonts w:eastAsiaTheme="minorHAnsi" w:cstheme="minorBidi"/>
                <w:color w:val="auto"/>
                <w:lang w:val="en-CA"/>
              </w:rPr>
              <w:commentReference w:id="710"/>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11"/>
            <w:r w:rsidRPr="007425E1">
              <w:t>estate</w:t>
            </w:r>
            <w:commentRangeEnd w:id="711"/>
            <w:r>
              <w:rPr>
                <w:rStyle w:val="CommentReference"/>
                <w:rFonts w:eastAsiaTheme="minorHAnsi" w:cstheme="minorBidi"/>
                <w:color w:val="auto"/>
                <w:lang w:val="en-CA"/>
              </w:rPr>
              <w:commentReference w:id="711"/>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12" w:name="_Toc298445781"/>
      <w:bookmarkStart w:id="713" w:name="_Toc298681266"/>
      <w:bookmarkStart w:id="714" w:name="_Toc298447506"/>
      <w:r>
        <w:rPr>
          <w:lang w:val="en-GB"/>
        </w:rPr>
        <w:lastRenderedPageBreak/>
        <w:t>Part Sixteen</w:t>
      </w:r>
      <w:bookmarkEnd w:id="712"/>
      <w:bookmarkEnd w:id="713"/>
      <w:bookmarkEnd w:id="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15" w:name="_Toc298445782"/>
      <w:bookmarkStart w:id="716" w:name="_Toc298681267"/>
      <w:bookmarkStart w:id="717" w:name="_Toc298447507"/>
      <w:r w:rsidRPr="00D24FE1">
        <w:t>Part</w:t>
      </w:r>
      <w:r>
        <w:t xml:space="preserve"> Seventeen</w:t>
      </w:r>
      <w:bookmarkEnd w:id="715"/>
      <w:bookmarkEnd w:id="716"/>
      <w:bookmarkEnd w:id="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18" w:name="_Toc298445783"/>
      <w:bookmarkStart w:id="719" w:name="_Toc298681268"/>
      <w:bookmarkStart w:id="720" w:name="_Toc298447508"/>
      <w:r>
        <w:t>Part Eighteen</w:t>
      </w:r>
      <w:bookmarkEnd w:id="718"/>
      <w:bookmarkEnd w:id="719"/>
      <w:bookmarkEnd w:id="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21"/>
            <w:r>
              <w:t>care</w:t>
            </w:r>
            <w:commentRangeEnd w:id="721"/>
            <w:r>
              <w:rPr>
                <w:rStyle w:val="CommentReference"/>
                <w:rFonts w:eastAsiaTheme="minorHAnsi" w:cstheme="minorBidi"/>
                <w:color w:val="auto"/>
                <w:lang w:val="en-CA"/>
              </w:rPr>
              <w:commentReference w:id="721"/>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22"/>
            <w:r w:rsidRPr="007425E1">
              <w:t xml:space="preserve">Sabbath </w:t>
            </w:r>
            <w:commentRangeEnd w:id="722"/>
            <w:r>
              <w:rPr>
                <w:rStyle w:val="CommentReference"/>
                <w:rFonts w:eastAsiaTheme="minorHAnsi" w:cstheme="minorBidi"/>
                <w:color w:val="auto"/>
                <w:lang w:val="en-CA"/>
              </w:rPr>
              <w:commentReference w:id="722"/>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proofErr w:type="gramStart"/>
            <w:r>
              <w:t>Therefore</w:t>
            </w:r>
            <w:proofErr w:type="gramEnd"/>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23" w:name="_Toc298445784"/>
      <w:bookmarkStart w:id="724" w:name="_Toc298681269"/>
      <w:bookmarkStart w:id="725" w:name="_Toc298447509"/>
      <w:bookmarkStart w:id="726" w:name="_Ref299212037"/>
      <w:bookmarkStart w:id="727" w:name="_Ref299212071"/>
      <w:bookmarkStart w:id="728" w:name="_Toc308441907"/>
      <w:r>
        <w:t>The Antiphonarium is read.</w:t>
      </w:r>
    </w:p>
    <w:p w14:paraId="220BAA57" w14:textId="77777777" w:rsidR="00E35F1F" w:rsidRDefault="00E35F1F" w:rsidP="00E35F1F">
      <w:pPr>
        <w:pStyle w:val="Heading2"/>
      </w:pPr>
      <w:bookmarkStart w:id="729" w:name="_Ref434564976"/>
      <w:bookmarkStart w:id="730" w:name="_Toc448696631"/>
      <w:r>
        <w:lastRenderedPageBreak/>
        <w:t>The Conclusion of the Adam Theotokias</w:t>
      </w:r>
      <w:bookmarkEnd w:id="723"/>
      <w:bookmarkEnd w:id="724"/>
      <w:bookmarkEnd w:id="725"/>
      <w:bookmarkEnd w:id="726"/>
      <w:bookmarkEnd w:id="727"/>
      <w:bookmarkEnd w:id="728"/>
      <w:bookmarkEnd w:id="729"/>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31"/>
            <w:r w:rsidRPr="007425E1">
              <w:rPr>
                <w:rFonts w:eastAsiaTheme="minorHAnsi"/>
              </w:rPr>
              <w:t xml:space="preserve">too </w:t>
            </w:r>
            <w:commentRangeEnd w:id="731"/>
            <w:r>
              <w:rPr>
                <w:rStyle w:val="CommentReference"/>
                <w:rFonts w:eastAsiaTheme="minorHAnsi" w:cstheme="minorBidi"/>
                <w:color w:val="auto"/>
                <w:lang w:val="en-CA"/>
              </w:rPr>
              <w:commentReference w:id="731"/>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32"/>
            <w:r w:rsidRPr="007425E1">
              <w:rPr>
                <w:rFonts w:eastAsiaTheme="minorHAnsi"/>
              </w:rPr>
              <w:t xml:space="preserve">count </w:t>
            </w:r>
            <w:commentRangeEnd w:id="732"/>
            <w:r>
              <w:rPr>
                <w:rStyle w:val="CommentReference"/>
                <w:rFonts w:eastAsiaTheme="minorHAnsi" w:cstheme="minorBidi"/>
                <w:color w:val="auto"/>
                <w:lang w:val="en-CA"/>
              </w:rPr>
              <w:commentReference w:id="732"/>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33"/>
            <w:r>
              <w:rPr>
                <w:rFonts w:eastAsiaTheme="minorHAnsi"/>
              </w:rPr>
              <w:t>I</w:t>
            </w:r>
            <w:r w:rsidRPr="007425E1">
              <w:rPr>
                <w:rFonts w:eastAsiaTheme="minorHAnsi"/>
              </w:rPr>
              <w:t xml:space="preserve"> </w:t>
            </w:r>
            <w:commentRangeEnd w:id="733"/>
            <w:r>
              <w:rPr>
                <w:rStyle w:val="CommentReference"/>
                <w:rFonts w:eastAsiaTheme="minorHAnsi" w:cstheme="minorBidi"/>
                <w:color w:val="auto"/>
                <w:lang w:val="en-CA"/>
              </w:rPr>
              <w:commentReference w:id="733"/>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34"/>
            <w:r w:rsidRPr="007425E1">
              <w:rPr>
                <w:rFonts w:eastAsiaTheme="minorHAnsi"/>
              </w:rPr>
              <w:t>To offer repentance</w:t>
            </w:r>
            <w:commentRangeEnd w:id="734"/>
            <w:r>
              <w:rPr>
                <w:rStyle w:val="CommentReference"/>
                <w:rFonts w:eastAsiaTheme="minorHAnsi" w:cstheme="minorBidi"/>
                <w:color w:val="auto"/>
                <w:lang w:val="en-CA"/>
              </w:rPr>
              <w:commentReference w:id="734"/>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35"/>
            <w:r w:rsidRPr="007425E1">
              <w:rPr>
                <w:rFonts w:eastAsiaTheme="minorHAnsi"/>
              </w:rPr>
              <w:t>The death of a sinner</w:t>
            </w:r>
            <w:commentRangeEnd w:id="735"/>
            <w:r>
              <w:rPr>
                <w:rStyle w:val="CommentReference"/>
                <w:rFonts w:eastAsiaTheme="minorHAnsi" w:cstheme="minorBidi"/>
                <w:color w:val="auto"/>
                <w:lang w:val="en-CA"/>
              </w:rPr>
              <w:commentReference w:id="735"/>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36"/>
            <w:r>
              <w:t>kind-hearted</w:t>
            </w:r>
            <w:commentRangeEnd w:id="736"/>
            <w:r>
              <w:rPr>
                <w:rStyle w:val="CommentReference"/>
                <w:rFonts w:eastAsiaTheme="minorHAnsi" w:cstheme="minorBidi"/>
                <w:color w:val="auto"/>
                <w:lang w:val="en-CA"/>
              </w:rPr>
              <w:commentReference w:id="736"/>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37"/>
            <w:r>
              <w:t>compassions</w:t>
            </w:r>
            <w:commentRangeEnd w:id="737"/>
            <w:r>
              <w:rPr>
                <w:rStyle w:val="CommentReference"/>
                <w:rFonts w:eastAsiaTheme="minorHAnsi" w:cstheme="minorBidi"/>
                <w:color w:val="auto"/>
                <w:lang w:val="en-CA"/>
              </w:rPr>
              <w:commentReference w:id="737"/>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38"/>
            <w:r w:rsidRPr="007425E1">
              <w:t xml:space="preserve">May </w:t>
            </w:r>
            <w:commentRangeEnd w:id="738"/>
            <w:r>
              <w:rPr>
                <w:rStyle w:val="CommentReference"/>
                <w:rFonts w:eastAsiaTheme="minorHAnsi" w:cstheme="minorBidi"/>
                <w:color w:val="auto"/>
                <w:lang w:val="en-CA"/>
              </w:rPr>
              <w:commentReference w:id="738"/>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39" w:name="_Toc298445791"/>
      <w:bookmarkStart w:id="740" w:name="_Toc298681276"/>
      <w:bookmarkStart w:id="741" w:name="_Toc298447516"/>
      <w:bookmarkStart w:id="742" w:name="_Toc308441914"/>
      <w:bookmarkStart w:id="743" w:name="_Toc448696632"/>
      <w:r>
        <w:lastRenderedPageBreak/>
        <w:t>Monday</w:t>
      </w:r>
      <w:bookmarkEnd w:id="739"/>
      <w:bookmarkEnd w:id="740"/>
      <w:bookmarkEnd w:id="741"/>
      <w:bookmarkEnd w:id="742"/>
      <w:bookmarkEnd w:id="743"/>
    </w:p>
    <w:p w14:paraId="47BF983A" w14:textId="77777777" w:rsidR="00E35F1F" w:rsidRDefault="00E35F1F" w:rsidP="00E35F1F">
      <w:pPr>
        <w:pStyle w:val="Heading3"/>
      </w:pPr>
      <w:bookmarkStart w:id="744" w:name="_Toc298445792"/>
      <w:bookmarkStart w:id="745" w:name="_Toc298681277"/>
      <w:bookmarkStart w:id="746" w:name="_Toc298447517"/>
      <w:bookmarkStart w:id="747" w:name="_Toc308441915"/>
      <w:r>
        <w:t>The Monday Psali Adam</w:t>
      </w:r>
      <w:bookmarkEnd w:id="744"/>
      <w:bookmarkEnd w:id="745"/>
      <w:bookmarkEnd w:id="746"/>
      <w:bookmarkEnd w:id="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w:t>
            </w:r>
            <w:proofErr w:type="gramStart"/>
            <w:r w:rsidRPr="007425E1">
              <w:t>hand</w:t>
            </w:r>
            <w:r>
              <w:t>,</w:t>
            </w:r>
            <w:proofErr w:type="gramEnd"/>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48"/>
            <w:r>
              <w:t>G</w:t>
            </w:r>
            <w:r w:rsidRPr="007425E1">
              <w:t xml:space="preserve">reatly </w:t>
            </w:r>
            <w:commentRangeEnd w:id="748"/>
            <w:r>
              <w:rPr>
                <w:rStyle w:val="CommentReference"/>
                <w:rFonts w:ascii="Times New Roman" w:eastAsiaTheme="minorHAnsi" w:hAnsi="Times New Roman" w:cstheme="minorBidi"/>
                <w:color w:val="auto"/>
              </w:rPr>
              <w:commentReference w:id="748"/>
            </w:r>
            <w:r w:rsidRPr="007425E1">
              <w:t>exalted</w:t>
            </w:r>
            <w:r>
              <w:t>,</w:t>
            </w:r>
          </w:p>
          <w:p w14:paraId="5F0EBDF2" w14:textId="77777777" w:rsidR="00E35F1F" w:rsidRDefault="00E35F1F" w:rsidP="00E35F1F">
            <w:pPr>
              <w:pStyle w:val="EngHang"/>
              <w:spacing w:before="2"/>
            </w:pPr>
            <w:commentRangeStart w:id="749"/>
            <w:r>
              <w:t>B</w:t>
            </w:r>
            <w:r w:rsidRPr="007425E1">
              <w:t xml:space="preserve">eyond </w:t>
            </w:r>
            <w:commentRangeEnd w:id="749"/>
            <w:r>
              <w:rPr>
                <w:rStyle w:val="CommentReference"/>
                <w:rFonts w:ascii="Times New Roman" w:eastAsiaTheme="minorHAnsi" w:hAnsi="Times New Roman" w:cstheme="minorBidi"/>
                <w:color w:val="auto"/>
              </w:rPr>
              <w:commentReference w:id="749"/>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50"/>
            <w:r>
              <w:t>righteous</w:t>
            </w:r>
            <w:commentRangeEnd w:id="750"/>
            <w:r>
              <w:rPr>
                <w:rStyle w:val="CommentReference"/>
                <w:rFonts w:ascii="Times New Roman" w:eastAsiaTheme="minorHAnsi" w:hAnsi="Times New Roman" w:cstheme="minorBidi"/>
                <w:color w:val="auto"/>
              </w:rPr>
              <w:commentReference w:id="750"/>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51"/>
            <w:r>
              <w:t>M</w:t>
            </w:r>
            <w:r w:rsidRPr="007425E1">
              <w:t xml:space="preserve">editate </w:t>
            </w:r>
            <w:commentRangeEnd w:id="751"/>
            <w:r>
              <w:rPr>
                <w:rStyle w:val="CommentReference"/>
                <w:rFonts w:ascii="Times New Roman" w:eastAsiaTheme="minorHAnsi" w:hAnsi="Times New Roman" w:cstheme="minorBidi"/>
                <w:color w:val="auto"/>
              </w:rPr>
              <w:commentReference w:id="751"/>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52"/>
            <w:r>
              <w:t>lips</w:t>
            </w:r>
            <w:commentRangeEnd w:id="752"/>
            <w:r>
              <w:rPr>
                <w:rStyle w:val="CommentReference"/>
              </w:rPr>
              <w:commentReference w:id="752"/>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53"/>
            <w:r>
              <w:t>O</w:t>
            </w:r>
            <w:r w:rsidRPr="007425E1">
              <w:t>f</w:t>
            </w:r>
            <w:commentRangeEnd w:id="753"/>
            <w:r>
              <w:rPr>
                <w:rStyle w:val="CommentReference"/>
              </w:rPr>
              <w:commentReference w:id="753"/>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54"/>
            <w:r w:rsidRPr="007425E1">
              <w:t>praise</w:t>
            </w:r>
            <w:r>
              <w:t xml:space="preserve"> </w:t>
            </w:r>
            <w:commentRangeEnd w:id="754"/>
            <w:r>
              <w:rPr>
                <w:rStyle w:val="CommentReference"/>
                <w:rFonts w:ascii="Times New Roman" w:eastAsiaTheme="minorHAnsi" w:hAnsi="Times New Roman" w:cstheme="minorBidi"/>
                <w:color w:val="auto"/>
              </w:rPr>
              <w:commentReference w:id="754"/>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55"/>
            <w:r>
              <w:t>set</w:t>
            </w:r>
            <w:r w:rsidRPr="007425E1">
              <w:t xml:space="preserve"> </w:t>
            </w:r>
            <w:commentRangeEnd w:id="755"/>
            <w:r>
              <w:rPr>
                <w:rStyle w:val="CommentReference"/>
                <w:rFonts w:ascii="Times New Roman" w:eastAsiaTheme="minorHAnsi" w:hAnsi="Times New Roman" w:cstheme="minorBidi"/>
                <w:color w:val="auto"/>
              </w:rPr>
              <w:commentReference w:id="755"/>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56"/>
            <w:r w:rsidRPr="007425E1">
              <w:t xml:space="preserve"> </w:t>
            </w:r>
            <w:commentRangeEnd w:id="756"/>
            <w:r>
              <w:rPr>
                <w:rStyle w:val="CommentReference"/>
                <w:rFonts w:ascii="Times New Roman" w:eastAsiaTheme="minorHAnsi" w:hAnsi="Times New Roman" w:cstheme="minorBidi"/>
                <w:color w:val="auto"/>
              </w:rPr>
              <w:commentReference w:id="756"/>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57"/>
            <w:r>
              <w:t xml:space="preserve">similitudes </w:t>
            </w:r>
            <w:commentRangeEnd w:id="757"/>
            <w:r>
              <w:rPr>
                <w:rStyle w:val="CommentReference"/>
                <w:rFonts w:ascii="Times New Roman" w:eastAsiaTheme="minorHAnsi" w:hAnsi="Times New Roman" w:cstheme="minorBidi"/>
                <w:color w:val="auto"/>
              </w:rPr>
              <w:commentReference w:id="757"/>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58" w:name="_Toc298445793"/>
      <w:bookmarkStart w:id="759" w:name="_Toc298681278"/>
      <w:bookmarkStart w:id="760" w:name="_Toc298447518"/>
      <w:bookmarkStart w:id="761" w:name="_Toc308441916"/>
      <w:r w:rsidRPr="00FD2E69">
        <w:t>The Conclusion of the Adam Psali</w:t>
      </w:r>
      <w:bookmarkEnd w:id="758"/>
      <w:bookmarkEnd w:id="759"/>
      <w:bookmarkEnd w:id="760"/>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62" w:name="_Toc298445794"/>
      <w:bookmarkStart w:id="763" w:name="_Toc298681279"/>
      <w:bookmarkStart w:id="764" w:name="_Toc298447519"/>
      <w:r>
        <w:t>Part One</w:t>
      </w:r>
      <w:bookmarkEnd w:id="762"/>
      <w:bookmarkEnd w:id="763"/>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65"/>
            <w:r>
              <w:t xml:space="preserve">his </w:t>
            </w:r>
            <w:commentRangeEnd w:id="765"/>
            <w:r>
              <w:rPr>
                <w:rStyle w:val="CommentReference"/>
              </w:rPr>
              <w:commentReference w:id="765"/>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66"/>
            <w:r w:rsidRPr="007425E1">
              <w:t xml:space="preserve">risen </w:t>
            </w:r>
            <w:commentRangeEnd w:id="766"/>
            <w:r>
              <w:rPr>
                <w:rStyle w:val="CommentReference"/>
                <w:rFonts w:ascii="Times New Roman" w:eastAsiaTheme="minorHAnsi" w:hAnsi="Times New Roman" w:cstheme="minorBidi"/>
                <w:color w:val="auto"/>
              </w:rPr>
              <w:commentReference w:id="766"/>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67" w:name="_Toc298445795"/>
      <w:bookmarkStart w:id="768" w:name="_Toc298681280"/>
      <w:bookmarkStart w:id="769" w:name="_Toc298447520"/>
      <w:r>
        <w:t>Part Two</w:t>
      </w:r>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70" w:name="_Toc298445796"/>
      <w:bookmarkStart w:id="771" w:name="_Toc298681281"/>
      <w:bookmarkStart w:id="772" w:name="_Toc298447521"/>
      <w:r>
        <w:t>Part Three</w:t>
      </w:r>
      <w:bookmarkEnd w:id="770"/>
      <w:bookmarkEnd w:id="771"/>
      <w:bookmarkEnd w:id="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73"/>
            <w:r w:rsidRPr="007425E1">
              <w:t xml:space="preserve">only </w:t>
            </w:r>
            <w:commentRangeEnd w:id="773"/>
            <w:r>
              <w:rPr>
                <w:rStyle w:val="CommentReference"/>
                <w:rFonts w:ascii="Times New Roman" w:eastAsiaTheme="minorHAnsi" w:hAnsi="Times New Roman" w:cstheme="minorBidi"/>
                <w:color w:val="auto"/>
              </w:rPr>
              <w:commentReference w:id="773"/>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74"/>
            <w:r w:rsidRPr="007425E1">
              <w:t xml:space="preserve">save </w:t>
            </w:r>
            <w:commentRangeEnd w:id="774"/>
            <w:r>
              <w:rPr>
                <w:rStyle w:val="CommentReference"/>
              </w:rPr>
              <w:commentReference w:id="774"/>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75" w:name="_Toc298445797"/>
      <w:bookmarkStart w:id="776" w:name="_Toc298681282"/>
      <w:bookmarkStart w:id="777" w:name="_Toc298447522"/>
      <w:r>
        <w:lastRenderedPageBreak/>
        <w:t>Part Four</w:t>
      </w:r>
      <w:bookmarkEnd w:id="775"/>
      <w:bookmarkEnd w:id="776"/>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78"/>
            <w:r w:rsidRPr="007425E1">
              <w:t>Esaias</w:t>
            </w:r>
            <w:commentRangeEnd w:id="778"/>
            <w:r>
              <w:rPr>
                <w:rStyle w:val="CommentReference"/>
                <w:rFonts w:ascii="Times New Roman" w:eastAsiaTheme="minorHAnsi" w:hAnsi="Times New Roman" w:cstheme="minorBidi"/>
                <w:color w:val="auto"/>
              </w:rPr>
              <w:commentReference w:id="778"/>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79"/>
            <w:r w:rsidRPr="007425E1">
              <w:t>counsel</w:t>
            </w:r>
            <w:commentRangeEnd w:id="779"/>
            <w:r>
              <w:rPr>
                <w:rStyle w:val="CommentReference"/>
              </w:rPr>
              <w:commentReference w:id="779"/>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80" w:name="_Toc298445798"/>
      <w:bookmarkStart w:id="781" w:name="_Toc298681283"/>
      <w:bookmarkStart w:id="782" w:name="_Toc298447523"/>
      <w:r>
        <w:t>Part Five</w:t>
      </w:r>
      <w:bookmarkEnd w:id="780"/>
      <w:bookmarkEnd w:id="781"/>
      <w:bookmarkEnd w:id="7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83"/>
            <w:r w:rsidRPr="007425E1">
              <w:t>overcome</w:t>
            </w:r>
            <w:commentRangeEnd w:id="783"/>
            <w:r>
              <w:rPr>
                <w:rStyle w:val="CommentReference"/>
                <w:rFonts w:ascii="Times New Roman" w:eastAsiaTheme="minorHAnsi" w:hAnsi="Times New Roman" w:cstheme="minorBidi"/>
                <w:color w:val="auto"/>
              </w:rPr>
              <w:commentReference w:id="783"/>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84" w:name="_Toc298445799"/>
      <w:bookmarkStart w:id="785" w:name="_Toc298681284"/>
      <w:bookmarkStart w:id="786" w:name="_Toc298447524"/>
      <w:r>
        <w:t>Part Six</w:t>
      </w:r>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787"/>
            <w:r>
              <w:t>A</w:t>
            </w:r>
            <w:r w:rsidRPr="007425E1">
              <w:t xml:space="preserve">nd became </w:t>
            </w:r>
            <w:r w:rsidR="00524D23">
              <w:t xml:space="preserve">a perfect </w:t>
            </w:r>
            <w:r w:rsidRPr="007425E1">
              <w:t>man</w:t>
            </w:r>
            <w:commentRangeEnd w:id="787"/>
            <w:r>
              <w:rPr>
                <w:rStyle w:val="CommentReference"/>
              </w:rPr>
              <w:commentReference w:id="787"/>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88"/>
            <w:r w:rsidRPr="007425E1">
              <w:t xml:space="preserve">Without </w:t>
            </w:r>
            <w:commentRangeEnd w:id="788"/>
            <w:r>
              <w:rPr>
                <w:rStyle w:val="CommentReference"/>
                <w:rFonts w:ascii="Times New Roman" w:eastAsiaTheme="minorHAnsi" w:hAnsi="Times New Roman" w:cstheme="minorBidi"/>
                <w:color w:val="auto"/>
              </w:rPr>
              <w:commentReference w:id="788"/>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89" w:name="_Toc298445800"/>
      <w:bookmarkStart w:id="790" w:name="_Toc298681285"/>
      <w:bookmarkStart w:id="791" w:name="_Toc298447525"/>
      <w:r>
        <w:t>Part Seven</w:t>
      </w:r>
      <w:bookmarkEnd w:id="789"/>
      <w:bookmarkEnd w:id="790"/>
      <w:bookmarkEnd w:id="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92" w:name="_Toc298445801"/>
      <w:bookmarkStart w:id="793" w:name="_Toc298681286"/>
      <w:bookmarkStart w:id="794" w:name="_Toc298447526"/>
      <w:r>
        <w:t>Part Eight</w:t>
      </w:r>
      <w:bookmarkEnd w:id="792"/>
      <w:bookmarkEnd w:id="793"/>
      <w:bookmarkEnd w:id="7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795"/>
            <w:r>
              <w:t>And good</w:t>
            </w:r>
            <w:r w:rsidRPr="007425E1">
              <w:t>will toward men</w:t>
            </w:r>
            <w:commentRangeEnd w:id="795"/>
            <w:r>
              <w:rPr>
                <w:rStyle w:val="CommentReference"/>
              </w:rPr>
              <w:commentReference w:id="795"/>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796"/>
            <w:r w:rsidRPr="007425E1">
              <w:t xml:space="preserve"> </w:t>
            </w:r>
            <w:commentRangeEnd w:id="796"/>
            <w:r>
              <w:rPr>
                <w:rStyle w:val="CommentReference"/>
                <w:rFonts w:ascii="Times New Roman" w:eastAsiaTheme="minorHAnsi" w:hAnsi="Times New Roman" w:cstheme="minorBidi"/>
                <w:color w:val="auto"/>
              </w:rPr>
              <w:commentReference w:id="796"/>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97" w:name="_Toc298445802"/>
      <w:bookmarkStart w:id="798" w:name="_Toc298681287"/>
      <w:bookmarkStart w:id="799" w:name="_Toc298447527"/>
      <w:r>
        <w:t>Part Nine</w:t>
      </w:r>
      <w:bookmarkEnd w:id="797"/>
      <w:bookmarkEnd w:id="798"/>
      <w:bookmarkEnd w:id="7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00"/>
            <w:r>
              <w:t>A</w:t>
            </w:r>
            <w:r w:rsidRPr="007425E1">
              <w:t>ngels</w:t>
            </w:r>
            <w:commentRangeEnd w:id="800"/>
            <w:r>
              <w:rPr>
                <w:rStyle w:val="CommentReference"/>
                <w:rFonts w:ascii="Times New Roman" w:eastAsiaTheme="minorHAnsi" w:hAnsi="Times New Roman" w:cstheme="minorBidi"/>
                <w:color w:val="auto"/>
              </w:rPr>
              <w:commentReference w:id="800"/>
            </w:r>
            <w:r w:rsidRPr="007425E1">
              <w:t xml:space="preserve"> of light </w:t>
            </w:r>
          </w:p>
          <w:p w14:paraId="63D00661" w14:textId="77777777" w:rsidR="00E35F1F" w:rsidRDefault="00E35F1F" w:rsidP="00E35F1F">
            <w:pPr>
              <w:pStyle w:val="EngHangEnd"/>
            </w:pPr>
            <w:commentRangeStart w:id="801"/>
            <w:r>
              <w:t>P</w:t>
            </w:r>
            <w:r w:rsidRPr="007425E1">
              <w:t xml:space="preserve">raise </w:t>
            </w:r>
            <w:commentRangeEnd w:id="801"/>
            <w:r>
              <w:rPr>
                <w:rStyle w:val="CommentReference"/>
              </w:rPr>
              <w:commentReference w:id="801"/>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02"/>
            <w:r>
              <w:t>shone</w:t>
            </w:r>
            <w:commentRangeEnd w:id="802"/>
            <w:r>
              <w:rPr>
                <w:rStyle w:val="CommentReference"/>
                <w:rFonts w:ascii="Times New Roman" w:eastAsiaTheme="minorHAnsi" w:hAnsi="Times New Roman" w:cstheme="minorBidi"/>
                <w:color w:val="auto"/>
              </w:rPr>
              <w:commentReference w:id="802"/>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03"/>
            <w:r w:rsidRPr="007425E1">
              <w:t xml:space="preserve">In </w:t>
            </w:r>
            <w:commentRangeEnd w:id="803"/>
            <w:r>
              <w:rPr>
                <w:rStyle w:val="CommentReference"/>
                <w:rFonts w:ascii="Times New Roman" w:eastAsiaTheme="minorHAnsi" w:hAnsi="Times New Roman" w:cstheme="minorBidi"/>
                <w:color w:val="auto"/>
              </w:rPr>
              <w:commentReference w:id="803"/>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04"/>
            <w:r>
              <w:t>W</w:t>
            </w:r>
            <w:r w:rsidRPr="007425E1">
              <w:t xml:space="preserve">ho </w:t>
            </w:r>
            <w:commentRangeEnd w:id="804"/>
            <w:r>
              <w:rPr>
                <w:rStyle w:val="CommentReference"/>
                <w:rFonts w:ascii="Times New Roman" w:eastAsiaTheme="minorHAnsi" w:hAnsi="Times New Roman" w:cstheme="minorBidi"/>
                <w:color w:val="auto"/>
              </w:rPr>
              <w:commentReference w:id="804"/>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05"/>
            <w:r w:rsidRPr="007425E1">
              <w:t xml:space="preserve">we bless </w:t>
            </w:r>
            <w:r>
              <w:t>You</w:t>
            </w:r>
            <w:r w:rsidRPr="007425E1">
              <w:t xml:space="preserve"> </w:t>
            </w:r>
            <w:commentRangeEnd w:id="805"/>
            <w:r>
              <w:rPr>
                <w:rStyle w:val="CommentReference"/>
                <w:rFonts w:ascii="Times New Roman" w:eastAsiaTheme="minorHAnsi" w:hAnsi="Times New Roman" w:cstheme="minorBidi"/>
                <w:color w:val="auto"/>
              </w:rPr>
              <w:commentReference w:id="805"/>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06" w:name="_Toc298445803"/>
      <w:bookmarkStart w:id="807" w:name="_Toc298681288"/>
      <w:bookmarkStart w:id="808" w:name="_Toc298447528"/>
      <w:bookmarkStart w:id="809" w:name="_Toc308441917"/>
      <w:r>
        <w:lastRenderedPageBreak/>
        <w:t>The Crown Adam</w:t>
      </w:r>
      <w:bookmarkEnd w:id="806"/>
      <w:bookmarkEnd w:id="807"/>
      <w:bookmarkEnd w:id="808"/>
      <w:bookmarkEnd w:id="809"/>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proofErr w:type="gramStart"/>
            <w:r>
              <w:t>Indeed</w:t>
            </w:r>
            <w:proofErr w:type="gramEnd"/>
            <w:r>
              <w:t xml:space="preserve">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10"/>
            <w:r w:rsidRPr="007425E1">
              <w:t>estate</w:t>
            </w:r>
            <w:commentRangeEnd w:id="810"/>
            <w:r>
              <w:rPr>
                <w:rStyle w:val="CommentReference"/>
              </w:rPr>
              <w:commentReference w:id="810"/>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11"/>
            <w:r w:rsidRPr="007425E1">
              <w:t xml:space="preserve">holy </w:t>
            </w:r>
            <w:commentRangeEnd w:id="811"/>
            <w:r>
              <w:rPr>
                <w:rStyle w:val="CommentReference"/>
              </w:rPr>
              <w:commentReference w:id="811"/>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12"/>
            <w:r>
              <w:t xml:space="preserve">Womanhood </w:t>
            </w:r>
            <w:commentRangeEnd w:id="812"/>
            <w:r>
              <w:rPr>
                <w:rStyle w:val="CommentReference"/>
                <w:rFonts w:ascii="Times New Roman" w:eastAsiaTheme="minorHAnsi" w:hAnsi="Times New Roman" w:cstheme="minorBidi"/>
                <w:color w:val="auto"/>
              </w:rPr>
              <w:commentReference w:id="812"/>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59F9E2F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895112">
        <w:rPr>
          <w:noProof/>
        </w:rPr>
        <w:t>467</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13" w:name="_Toc298445804"/>
      <w:bookmarkStart w:id="814" w:name="_Toc298681289"/>
      <w:bookmarkStart w:id="815" w:name="_Toc298447529"/>
      <w:bookmarkStart w:id="816" w:name="_Toc308441918"/>
      <w:bookmarkStart w:id="817" w:name="_Toc448696633"/>
      <w:r>
        <w:lastRenderedPageBreak/>
        <w:t>Tuesday</w:t>
      </w:r>
      <w:bookmarkEnd w:id="813"/>
      <w:bookmarkEnd w:id="814"/>
      <w:bookmarkEnd w:id="815"/>
      <w:bookmarkEnd w:id="816"/>
      <w:bookmarkEnd w:id="817"/>
    </w:p>
    <w:p w14:paraId="5EF92007" w14:textId="77777777" w:rsidR="00E35F1F" w:rsidRDefault="00E35F1F" w:rsidP="00E35F1F">
      <w:pPr>
        <w:pStyle w:val="Heading3"/>
      </w:pPr>
      <w:bookmarkStart w:id="818" w:name="_Toc298445805"/>
      <w:bookmarkStart w:id="819" w:name="_Toc298681290"/>
      <w:bookmarkStart w:id="820" w:name="_Toc298447530"/>
      <w:bookmarkStart w:id="821" w:name="_Toc308441919"/>
      <w:r>
        <w:t>The Tuesday Psali Adam</w:t>
      </w:r>
      <w:bookmarkEnd w:id="818"/>
      <w:bookmarkEnd w:id="819"/>
      <w:bookmarkEnd w:id="820"/>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22"/>
            <w:r w:rsidRPr="007425E1">
              <w:t>wandered</w:t>
            </w:r>
            <w:commentRangeEnd w:id="822"/>
            <w:r>
              <w:rPr>
                <w:rStyle w:val="CommentReference"/>
                <w:rFonts w:ascii="Times New Roman" w:eastAsiaTheme="minorHAnsi" w:hAnsi="Times New Roman" w:cstheme="minorBidi"/>
                <w:color w:val="auto"/>
              </w:rPr>
              <w:commentReference w:id="822"/>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23"/>
            <w:r w:rsidRPr="007425E1">
              <w:t>cold and frost</w:t>
            </w:r>
            <w:commentRangeEnd w:id="823"/>
            <w:r>
              <w:rPr>
                <w:rStyle w:val="CommentReference"/>
              </w:rPr>
              <w:commentReference w:id="823"/>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 xml:space="preserve">Your </w:t>
            </w:r>
            <w:proofErr w:type="gramStart"/>
            <w:r>
              <w:t>holy</w:t>
            </w:r>
            <w:proofErr w:type="gramEnd"/>
            <w:r>
              <w:t xml:space="preserve">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24"/>
            <w:r>
              <w:t>From</w:t>
            </w:r>
            <w:r w:rsidRPr="007425E1">
              <w:t xml:space="preserve"> </w:t>
            </w:r>
            <w:commentRangeEnd w:id="824"/>
            <w:r>
              <w:rPr>
                <w:rStyle w:val="CommentReference"/>
              </w:rPr>
              <w:commentReference w:id="824"/>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25" w:name="_Toc298445806"/>
      <w:bookmarkStart w:id="826" w:name="_Toc298681291"/>
      <w:bookmarkStart w:id="827" w:name="_Toc298447531"/>
      <w:bookmarkStart w:id="828" w:name="_Toc308441920"/>
      <w:r w:rsidRPr="00FD2E69">
        <w:lastRenderedPageBreak/>
        <w:t>The Conclusion of the Adam Psali</w:t>
      </w:r>
      <w:bookmarkEnd w:id="825"/>
      <w:bookmarkEnd w:id="826"/>
      <w:bookmarkEnd w:id="827"/>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29" w:name="_Toc298445807"/>
      <w:bookmarkStart w:id="830" w:name="_Toc298681292"/>
      <w:bookmarkStart w:id="831" w:name="_Toc298447532"/>
      <w:bookmarkStart w:id="832" w:name="_Toc308441921"/>
      <w:r>
        <w:t>The Tuesday Theotokia</w:t>
      </w:r>
      <w:bookmarkEnd w:id="829"/>
      <w:bookmarkEnd w:id="830"/>
      <w:bookmarkEnd w:id="831"/>
      <w:bookmarkEnd w:id="832"/>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33" w:name="_Toc298445808"/>
      <w:bookmarkStart w:id="834" w:name="_Toc298681293"/>
      <w:bookmarkStart w:id="835" w:name="_Toc298447533"/>
      <w:r>
        <w:t>Part One</w:t>
      </w:r>
      <w:bookmarkEnd w:id="833"/>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36" w:name="_Toc298445809"/>
      <w:bookmarkStart w:id="837" w:name="_Toc298681294"/>
      <w:bookmarkStart w:id="838" w:name="_Toc298447534"/>
      <w:r>
        <w:t>Part Tw</w:t>
      </w:r>
      <w:bookmarkEnd w:id="836"/>
      <w:r>
        <w:t>o</w:t>
      </w:r>
      <w:bookmarkEnd w:id="837"/>
      <w:bookmarkEnd w:id="8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39"/>
            <w:r>
              <w:t>received</w:t>
            </w:r>
            <w:commentRangeEnd w:id="839"/>
            <w:r>
              <w:rPr>
                <w:rStyle w:val="CommentReference"/>
                <w:rFonts w:ascii="Times New Roman" w:eastAsiaTheme="minorHAnsi" w:hAnsi="Times New Roman" w:cstheme="minorBidi"/>
                <w:color w:val="auto"/>
              </w:rPr>
              <w:commentReference w:id="839"/>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40" w:name="_Toc298681295"/>
      <w:bookmarkStart w:id="841" w:name="_Toc298447535"/>
      <w:r>
        <w:lastRenderedPageBreak/>
        <w:t>Part Three</w:t>
      </w:r>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42" w:name="_Toc298681296"/>
      <w:bookmarkStart w:id="843" w:name="_Toc298447536"/>
      <w:r>
        <w:lastRenderedPageBreak/>
        <w:t>Part Four</w:t>
      </w:r>
      <w:bookmarkEnd w:id="842"/>
      <w:bookmarkEnd w:id="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 xml:space="preserve">His </w:t>
            </w:r>
            <w:proofErr w:type="gramStart"/>
            <w:r>
              <w:t>own</w:t>
            </w:r>
            <w:proofErr w:type="gramEnd"/>
            <w:r>
              <w:t xml:space="preserve"> S</w:t>
            </w:r>
            <w:r w:rsidRPr="007425E1">
              <w:t xml:space="preserve">elf, </w:t>
            </w:r>
          </w:p>
          <w:p w14:paraId="1699A051" w14:textId="77777777" w:rsidR="00E35F1F" w:rsidRDefault="00E35F1F" w:rsidP="00E35F1F">
            <w:pPr>
              <w:pStyle w:val="EngHangEnd"/>
            </w:pPr>
            <w:r>
              <w:t>A</w:t>
            </w:r>
            <w:r w:rsidRPr="007425E1">
              <w:t xml:space="preserve">nd became </w:t>
            </w:r>
            <w:commentRangeStart w:id="844"/>
            <w:r w:rsidRPr="007425E1">
              <w:t xml:space="preserve">perfect </w:t>
            </w:r>
            <w:commentRangeEnd w:id="844"/>
            <w:r>
              <w:rPr>
                <w:rStyle w:val="CommentReference"/>
              </w:rPr>
              <w:commentReference w:id="844"/>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45" w:name="_Toc298681297"/>
      <w:bookmarkStart w:id="846" w:name="_Toc298447537"/>
      <w:r>
        <w:t>Part Five</w:t>
      </w:r>
      <w:bookmarkEnd w:id="845"/>
      <w:bookmarkEnd w:id="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47"/>
            <w:r>
              <w:t>unlimited</w:t>
            </w:r>
            <w:commentRangeEnd w:id="847"/>
            <w:r>
              <w:rPr>
                <w:rStyle w:val="CommentReference"/>
                <w:rFonts w:ascii="Times New Roman" w:eastAsiaTheme="minorHAnsi" w:hAnsi="Times New Roman" w:cstheme="minorBidi"/>
                <w:color w:val="auto"/>
              </w:rPr>
              <w:commentReference w:id="847"/>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48" w:name="_Toc298681298"/>
      <w:bookmarkStart w:id="849" w:name="_Toc298447538"/>
      <w:r>
        <w:t>Part Six</w:t>
      </w:r>
      <w:bookmarkEnd w:id="848"/>
      <w:bookmarkEnd w:id="8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50"/>
            <w:r>
              <w:t xml:space="preserve"> </w:t>
            </w:r>
            <w:commentRangeEnd w:id="850"/>
            <w:r>
              <w:rPr>
                <w:rStyle w:val="CommentReference"/>
              </w:rPr>
              <w:commentReference w:id="850"/>
            </w:r>
            <w:r>
              <w:t>f</w:t>
            </w:r>
            <w:commentRangeStart w:id="851"/>
            <w:r>
              <w:t>aith</w:t>
            </w:r>
            <w:commentRangeEnd w:id="851"/>
            <w:r>
              <w:rPr>
                <w:rStyle w:val="CommentReference"/>
              </w:rPr>
              <w:commentReference w:id="851"/>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 xml:space="preserve">Of </w:t>
            </w:r>
            <w:proofErr w:type="gramStart"/>
            <w:r w:rsidRPr="007425E1">
              <w:t>our</w:t>
            </w:r>
            <w:proofErr w:type="gramEnd"/>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52" w:name="_Toc298681299"/>
      <w:bookmarkStart w:id="853" w:name="_Toc298447539"/>
      <w:r>
        <w:lastRenderedPageBreak/>
        <w:t>Part Seven</w:t>
      </w:r>
      <w:bookmarkEnd w:id="852"/>
      <w:bookmarkEnd w:id="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54"/>
            <w:r>
              <w:t xml:space="preserve">a </w:t>
            </w:r>
            <w:commentRangeEnd w:id="854"/>
            <w:r>
              <w:rPr>
                <w:rStyle w:val="CommentReference"/>
                <w:rFonts w:ascii="Times New Roman" w:eastAsiaTheme="minorHAnsi" w:hAnsi="Times New Roman" w:cstheme="minorBidi"/>
                <w:color w:val="auto"/>
              </w:rPr>
              <w:commentReference w:id="854"/>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55" w:name="_Toc298681300"/>
      <w:bookmarkStart w:id="856" w:name="_Toc298447540"/>
      <w:bookmarkStart w:id="857" w:name="_Toc308441922"/>
      <w:r>
        <w:t>The Crown Adam</w:t>
      </w:r>
      <w:bookmarkEnd w:id="855"/>
      <w:bookmarkEnd w:id="856"/>
      <w:bookmarkEnd w:id="857"/>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58"/>
            <w:r>
              <w:t>He</w:t>
            </w:r>
            <w:r w:rsidRPr="007425E1">
              <w:t xml:space="preserve"> </w:t>
            </w:r>
            <w:commentRangeEnd w:id="858"/>
            <w:r>
              <w:rPr>
                <w:rStyle w:val="CommentReference"/>
                <w:rFonts w:ascii="Times New Roman" w:eastAsiaTheme="minorHAnsi" w:hAnsi="Times New Roman" w:cstheme="minorBidi"/>
                <w:color w:val="auto"/>
              </w:rPr>
              <w:commentReference w:id="858"/>
            </w:r>
            <w:r w:rsidRPr="007425E1">
              <w:t xml:space="preserve">who is carried </w:t>
            </w:r>
          </w:p>
          <w:p w14:paraId="05DA09F2" w14:textId="04037ECB" w:rsidR="00E35F1F" w:rsidRDefault="00557D05" w:rsidP="00E35F1F">
            <w:pPr>
              <w:pStyle w:val="EngHangEnd"/>
            </w:pPr>
            <w:r>
              <w:t>Upon</w:t>
            </w:r>
            <w:commentRangeStart w:id="859"/>
            <w:r w:rsidR="00E35F1F" w:rsidRPr="007425E1">
              <w:t xml:space="preserve"> </w:t>
            </w:r>
            <w:commentRangeEnd w:id="859"/>
            <w:r w:rsidR="00E35F1F">
              <w:rPr>
                <w:rStyle w:val="CommentReference"/>
              </w:rPr>
              <w:commentReference w:id="859"/>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60"/>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60"/>
            <w:r>
              <w:rPr>
                <w:rStyle w:val="CommentReference"/>
                <w:rFonts w:ascii="Garamond" w:hAnsi="Garamond" w:cstheme="minorBidi"/>
                <w:noProof w:val="0"/>
                <w:lang w:val="en-CA"/>
              </w:rPr>
              <w:commentReference w:id="860"/>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w:t>
            </w:r>
            <w:proofErr w:type="gramStart"/>
            <w:r w:rsidRPr="007425E1">
              <w:t>angels</w:t>
            </w:r>
            <w:proofErr w:type="gramEnd"/>
            <w:r w:rsidRPr="007425E1">
              <w:t xml:space="preserve">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443444F3"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895112">
        <w:rPr>
          <w:noProof/>
        </w:rPr>
        <w:t>467</w:t>
      </w:r>
      <w:r>
        <w:fldChar w:fldCharType="end"/>
      </w:r>
      <w:r>
        <w:t>.</w:t>
      </w:r>
    </w:p>
    <w:p w14:paraId="55A2AE2E" w14:textId="77777777" w:rsidR="00E35F1F" w:rsidRDefault="00E35F1F" w:rsidP="00E35F1F">
      <w:pPr>
        <w:pStyle w:val="Heading2"/>
      </w:pPr>
      <w:bookmarkStart w:id="861" w:name="_Toc298681301"/>
      <w:bookmarkStart w:id="862" w:name="_Toc308441923"/>
      <w:bookmarkStart w:id="863" w:name="_Toc448696634"/>
      <w:r>
        <w:lastRenderedPageBreak/>
        <w:t>Wednesday</w:t>
      </w:r>
      <w:bookmarkEnd w:id="861"/>
      <w:bookmarkEnd w:id="862"/>
      <w:bookmarkEnd w:id="863"/>
    </w:p>
    <w:p w14:paraId="5D01081B" w14:textId="77777777" w:rsidR="00E35F1F" w:rsidRDefault="00E35F1F" w:rsidP="00E35F1F">
      <w:pPr>
        <w:pStyle w:val="Heading3"/>
      </w:pPr>
      <w:bookmarkStart w:id="864" w:name="_Toc298681302"/>
      <w:bookmarkStart w:id="865" w:name="_Toc308441924"/>
      <w:r>
        <w:t>The Wednesday Psali Batos</w:t>
      </w:r>
      <w:bookmarkEnd w:id="864"/>
      <w:bookmarkEnd w:id="86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66"/>
            <w:r>
              <w:t xml:space="preserve">breaths </w:t>
            </w:r>
            <w:commentRangeEnd w:id="866"/>
            <w:r>
              <w:rPr>
                <w:rStyle w:val="CommentReference"/>
                <w:rFonts w:ascii="Times New Roman" w:eastAsiaTheme="minorHAnsi" w:hAnsi="Times New Roman" w:cstheme="minorBidi"/>
                <w:color w:val="auto"/>
              </w:rPr>
              <w:commentReference w:id="86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 xml:space="preserve">Is the Name of </w:t>
            </w:r>
            <w:proofErr w:type="gramStart"/>
            <w:r>
              <w:t>Salvation,</w:t>
            </w:r>
            <w:proofErr w:type="gramEnd"/>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67"/>
            <w:r>
              <w:t xml:space="preserve">When </w:t>
            </w:r>
            <w:commentRangeEnd w:id="867"/>
            <w:r>
              <w:rPr>
                <w:rStyle w:val="CommentReference"/>
                <w:rFonts w:ascii="Times New Roman" w:eastAsiaTheme="minorHAnsi" w:hAnsi="Times New Roman" w:cstheme="minorBidi"/>
                <w:color w:val="auto"/>
              </w:rPr>
              <w:commentReference w:id="86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68"/>
            <w:r>
              <w:t>tribulations</w:t>
            </w:r>
            <w:commentRangeEnd w:id="868"/>
            <w:r>
              <w:rPr>
                <w:rStyle w:val="CommentReference"/>
                <w:rFonts w:ascii="Times New Roman" w:eastAsiaTheme="minorHAnsi" w:hAnsi="Times New Roman" w:cstheme="minorBidi"/>
                <w:color w:val="auto"/>
              </w:rPr>
              <w:commentReference w:id="86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69" w:name="_Toc298681303"/>
      <w:bookmarkStart w:id="870" w:name="_Toc308441925"/>
      <w:r w:rsidRPr="00FD2E69">
        <w:t xml:space="preserve">The Conclusion of the </w:t>
      </w:r>
      <w:r>
        <w:t>Batos</w:t>
      </w:r>
      <w:r w:rsidRPr="00FD2E69">
        <w:t xml:space="preserve"> Psali</w:t>
      </w:r>
      <w:bookmarkEnd w:id="869"/>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71" w:name="_Toc298681304"/>
      <w:bookmarkStart w:id="872" w:name="_Toc308441926"/>
      <w:r>
        <w:t>The Wednesday Theotokia</w:t>
      </w:r>
      <w:bookmarkEnd w:id="871"/>
      <w:bookmarkEnd w:id="872"/>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73" w:name="_Toc298681305"/>
      <w:r>
        <w:t>Part One</w:t>
      </w:r>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w:t>
            </w:r>
            <w:proofErr w:type="gramStart"/>
            <w:r w:rsidRPr="007425E1">
              <w:t>east,</w:t>
            </w:r>
            <w:proofErr w:type="gramEnd"/>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74" w:name="_Toc298681306"/>
      <w:r>
        <w:t>Part Two</w:t>
      </w:r>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75"/>
            <w:r w:rsidRPr="00FA5B8C">
              <w:t>ⲥⲉⲙⲟϣⲓ ϧⲉⲛ ⲛ̀ⲧⲉ ⲡ̀ⲕⲁϩⲓ ⲥⲉⲙⲟϣⲓ ϧⲉⲛ ⲡⲉⲟⲩⲱⲓⲛⲓ</w:t>
            </w:r>
            <w:r w:rsidRPr="00F6464C">
              <w:t xml:space="preserve"> </w:t>
            </w:r>
            <w:commentRangeEnd w:id="875"/>
            <w:r>
              <w:rPr>
                <w:rStyle w:val="CommentReference"/>
                <w:rFonts w:ascii="Garamond" w:hAnsi="Garamond" w:cstheme="minorBidi"/>
                <w:noProof w:val="0"/>
                <w:lang w:val="en-CA"/>
              </w:rPr>
              <w:commentReference w:id="875"/>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76" w:name="_Toc298681307"/>
      <w:r>
        <w:lastRenderedPageBreak/>
        <w:t>Part Three</w:t>
      </w:r>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 xml:space="preserve">he power of the </w:t>
            </w:r>
            <w:proofErr w:type="gramStart"/>
            <w:r w:rsidRPr="007425E1">
              <w:t>most High</w:t>
            </w:r>
            <w:proofErr w:type="gramEnd"/>
            <w:r w:rsidRPr="007425E1">
              <w:t>,</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77"/>
            <w:r w:rsidRPr="007425E1">
              <w:t>For you brought forth</w:t>
            </w:r>
            <w:commentRangeEnd w:id="877"/>
            <w:r>
              <w:rPr>
                <w:rStyle w:val="CommentReference"/>
                <w:rFonts w:ascii="Times New Roman" w:eastAsiaTheme="minorHAnsi" w:hAnsi="Times New Roman" w:cstheme="minorBidi"/>
                <w:color w:val="auto"/>
              </w:rPr>
              <w:commentReference w:id="877"/>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78" w:name="_Toc298681308"/>
      <w:r>
        <w:t>Part Four</w:t>
      </w:r>
      <w:bookmarkEnd w:id="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79" w:name="_Toc298681309"/>
      <w:r>
        <w:t>Part Five</w:t>
      </w:r>
      <w:bookmarkEnd w:id="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proofErr w:type="gramStart"/>
            <w:r>
              <w:t>you</w:t>
            </w:r>
            <w:proofErr w:type="gramEnd"/>
            <w:r>
              <w:t xml:space="preserve">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80"/>
            <w:r>
              <w:t>He</w:t>
            </w:r>
            <w:r w:rsidRPr="007425E1">
              <w:t xml:space="preserve"> </w:t>
            </w:r>
            <w:commentRangeEnd w:id="880"/>
            <w:r>
              <w:rPr>
                <w:rStyle w:val="CommentReference"/>
              </w:rPr>
              <w:commentReference w:id="880"/>
            </w:r>
            <w:r w:rsidRPr="007425E1">
              <w:t xml:space="preserve">Who </w:t>
            </w:r>
            <w:commentRangeStart w:id="881"/>
            <w:r w:rsidRPr="007425E1">
              <w:t xml:space="preserve">is </w:t>
            </w:r>
            <w:commentRangeEnd w:id="881"/>
            <w:r>
              <w:rPr>
                <w:rStyle w:val="CommentReference"/>
              </w:rPr>
              <w:commentReference w:id="881"/>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82"/>
            <w:r w:rsidRPr="007425E1">
              <w:t>He to Whom is due the glory forever</w:t>
            </w:r>
            <w:commentRangeEnd w:id="882"/>
            <w:r>
              <w:rPr>
                <w:rStyle w:val="CommentReference"/>
                <w:rFonts w:ascii="Times New Roman" w:eastAsiaTheme="minorHAnsi" w:hAnsi="Times New Roman" w:cstheme="minorBidi"/>
                <w:color w:val="auto"/>
              </w:rPr>
              <w:commentReference w:id="882"/>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83" w:name="_Toc298681310"/>
      <w:r>
        <w:t>Part Six</w:t>
      </w:r>
      <w:bookmarkEnd w:id="8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84"/>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84"/>
            <w:r>
              <w:rPr>
                <w:rStyle w:val="CommentReference"/>
              </w:rPr>
              <w:commentReference w:id="884"/>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85"/>
            <w:r w:rsidRPr="00FA5B8C">
              <w:t>ⲙⲁⲣⲓⲁ</w:t>
            </w:r>
            <w:r w:rsidRPr="002147AA">
              <w:t xml:space="preserve"> </w:t>
            </w:r>
            <w:commentRangeEnd w:id="885"/>
            <w:r>
              <w:rPr>
                <w:rStyle w:val="CommentReference"/>
                <w:rFonts w:ascii="Garamond" w:hAnsi="Garamond" w:cstheme="minorBidi"/>
                <w:noProof w:val="0"/>
                <w:lang w:val="en-CA"/>
              </w:rPr>
              <w:commentReference w:id="885"/>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86"/>
            <w:r w:rsidRPr="00FA5B8C">
              <w:t>ⲥⲧⲁⲓⲏⲟⲩⲧ ̀</w:t>
            </w:r>
            <w:commentRangeEnd w:id="886"/>
            <w:r>
              <w:rPr>
                <w:rStyle w:val="CommentReference"/>
                <w:rFonts w:ascii="Garamond" w:hAnsi="Garamond" w:cstheme="minorBidi"/>
                <w:noProof w:val="0"/>
                <w:lang w:val="en-CA"/>
              </w:rPr>
              <w:commentReference w:id="886"/>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87"/>
            <w:r w:rsidRPr="00FA5B8C">
              <w:t>ⲙⲡⲓⲟⲩⲁⲓ ̀</w:t>
            </w:r>
            <w:commentRangeEnd w:id="887"/>
            <w:r>
              <w:rPr>
                <w:rStyle w:val="CommentReference"/>
                <w:rFonts w:ascii="Garamond" w:hAnsi="Garamond" w:cstheme="minorBidi"/>
                <w:noProof w:val="0"/>
                <w:lang w:val="en-CA"/>
              </w:rPr>
              <w:commentReference w:id="887"/>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88"/>
            <w:r w:rsidRPr="00FA5B8C">
              <w:t>ⲉⲣⲉ ̀</w:t>
            </w:r>
            <w:commentRangeEnd w:id="888"/>
            <w:r>
              <w:rPr>
                <w:rStyle w:val="CommentReference"/>
                <w:rFonts w:ascii="Garamond" w:hAnsi="Garamond" w:cstheme="minorBidi"/>
                <w:noProof w:val="0"/>
                <w:lang w:val="en-CA"/>
              </w:rPr>
              <w:commentReference w:id="888"/>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89" w:name="_Toc298681311"/>
      <w:r>
        <w:t>Part Seven</w:t>
      </w:r>
      <w:bookmarkEnd w:id="8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90"/>
            <w:r>
              <w:t xml:space="preserve">sits </w:t>
            </w:r>
            <w:commentRangeEnd w:id="890"/>
            <w:r>
              <w:rPr>
                <w:rStyle w:val="CommentReference"/>
                <w:rFonts w:ascii="Times New Roman" w:eastAsiaTheme="minorHAnsi" w:hAnsi="Times New Roman" w:cstheme="minorBidi"/>
                <w:color w:val="auto"/>
              </w:rPr>
              <w:commentReference w:id="890"/>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91"/>
            <w:r w:rsidRPr="00FA5B8C">
              <w:t>ⲉⲧⲁϥⲟⲩⲱⲛϩ</w:t>
            </w:r>
            <w:r w:rsidRPr="002147AA">
              <w:t xml:space="preserve"> </w:t>
            </w:r>
            <w:commentRangeEnd w:id="891"/>
            <w:r>
              <w:rPr>
                <w:rStyle w:val="CommentReference"/>
                <w:rFonts w:ascii="Garamond" w:hAnsi="Garamond" w:cstheme="minorBidi"/>
                <w:noProof w:val="0"/>
                <w:lang w:val="en-CA"/>
              </w:rPr>
              <w:commentReference w:id="891"/>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92"/>
            <w:r w:rsidRPr="00FA5B8C">
              <w:t>Ϫⲉ ⲡⲓⲁⲧⲥⲁⲣⲝ</w:t>
            </w:r>
            <w:commentRangeEnd w:id="892"/>
            <w:r>
              <w:rPr>
                <w:rStyle w:val="CommentReference"/>
                <w:rFonts w:ascii="Garamond" w:hAnsi="Garamond" w:cstheme="minorBidi"/>
                <w:noProof w:val="0"/>
                <w:lang w:val="en-CA"/>
              </w:rPr>
              <w:commentReference w:id="892"/>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93" w:name="_Toc298681312"/>
      <w:bookmarkStart w:id="894" w:name="_Toc308441927"/>
      <w:r>
        <w:t>The Crown Batos</w:t>
      </w:r>
      <w:bookmarkEnd w:id="893"/>
      <w:bookmarkEnd w:id="894"/>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95"/>
            <w:r w:rsidRPr="007425E1">
              <w:t>has entered and come forth</w:t>
            </w:r>
            <w:commentRangeEnd w:id="895"/>
            <w:r>
              <w:rPr>
                <w:rStyle w:val="CommentReference"/>
                <w:rFonts w:ascii="Times New Roman" w:eastAsiaTheme="minorHAnsi" w:hAnsi="Times New Roman" w:cstheme="minorBidi"/>
                <w:color w:val="auto"/>
              </w:rPr>
              <w:commentReference w:id="895"/>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96"/>
            <w:r w:rsidRPr="007425E1">
              <w:t>manifestation</w:t>
            </w:r>
            <w:commentRangeEnd w:id="896"/>
            <w:r>
              <w:rPr>
                <w:rStyle w:val="CommentReference"/>
              </w:rPr>
              <w:commentReference w:id="896"/>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97"/>
            <w:r>
              <w:t>and</w:t>
            </w:r>
            <w:r w:rsidRPr="007425E1">
              <w:t xml:space="preserve"> </w:t>
            </w:r>
            <w:commentRangeEnd w:id="897"/>
            <w:r>
              <w:rPr>
                <w:rStyle w:val="CommentReference"/>
              </w:rPr>
              <w:commentReference w:id="897"/>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60"/>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9D99941"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895112">
        <w:rPr>
          <w:noProof/>
        </w:rPr>
        <w:t>549</w:t>
      </w:r>
      <w:r>
        <w:fldChar w:fldCharType="end"/>
      </w:r>
      <w:r>
        <w:t>.</w:t>
      </w:r>
    </w:p>
    <w:p w14:paraId="6C2803B6" w14:textId="77777777" w:rsidR="00E35F1F" w:rsidRDefault="00E35F1F" w:rsidP="00E35F1F">
      <w:pPr>
        <w:pStyle w:val="Heading2"/>
      </w:pPr>
      <w:bookmarkStart w:id="898" w:name="_Toc298681313"/>
      <w:bookmarkStart w:id="899" w:name="_Toc308441928"/>
      <w:bookmarkStart w:id="900" w:name="_Toc448696635"/>
      <w:r>
        <w:lastRenderedPageBreak/>
        <w:t>Thursday</w:t>
      </w:r>
      <w:bookmarkEnd w:id="898"/>
      <w:bookmarkEnd w:id="899"/>
      <w:bookmarkEnd w:id="900"/>
    </w:p>
    <w:p w14:paraId="562349E9" w14:textId="453ED52C" w:rsidR="00E35F1F" w:rsidRDefault="00E35F1F" w:rsidP="00E35F1F">
      <w:pPr>
        <w:pStyle w:val="Heading3"/>
      </w:pPr>
      <w:bookmarkStart w:id="901" w:name="_Toc298681314"/>
      <w:bookmarkStart w:id="902" w:name="_Toc308441929"/>
      <w:r>
        <w:t xml:space="preserve">The Psali Batos for </w:t>
      </w:r>
      <w:bookmarkEnd w:id="901"/>
      <w:bookmarkEnd w:id="902"/>
      <w:r w:rsidR="00CF15BA">
        <w:t>Thursday</w:t>
      </w:r>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03"/>
            <w:r w:rsidRPr="007425E1">
              <w:t xml:space="preserve">on </w:t>
            </w:r>
            <w:commentRangeEnd w:id="903"/>
            <w:r>
              <w:rPr>
                <w:rStyle w:val="CommentReference"/>
              </w:rPr>
              <w:commentReference w:id="903"/>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04"/>
            <w:r w:rsidRPr="007425E1">
              <w:t xml:space="preserve">Forty </w:t>
            </w:r>
            <w:commentRangeEnd w:id="904"/>
            <w:r>
              <w:rPr>
                <w:rStyle w:val="CommentReference"/>
                <w:rFonts w:ascii="Times New Roman" w:eastAsiaTheme="minorHAnsi" w:hAnsi="Times New Roman" w:cstheme="minorBidi"/>
                <w:color w:val="auto"/>
              </w:rPr>
              <w:commentReference w:id="904"/>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05"/>
            <w:r w:rsidRPr="007425E1">
              <w:t xml:space="preserve">Crush </w:t>
            </w:r>
            <w:r w:rsidR="00CF15BA" w:rsidRPr="00CF15BA">
              <w:t xml:space="preserve">beneath </w:t>
            </w:r>
            <w:r w:rsidRPr="007425E1">
              <w:t>us</w:t>
            </w:r>
            <w:commentRangeEnd w:id="905"/>
            <w:r>
              <w:rPr>
                <w:rStyle w:val="CommentReference"/>
                <w:rFonts w:ascii="Times New Roman" w:eastAsiaTheme="minorHAnsi" w:hAnsi="Times New Roman" w:cstheme="minorBidi"/>
                <w:color w:val="auto"/>
              </w:rPr>
              <w:commentReference w:id="905"/>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06" w:name="_Toc298681315"/>
      <w:bookmarkStart w:id="907" w:name="_Toc308441930"/>
      <w:r w:rsidRPr="00FD2E69">
        <w:lastRenderedPageBreak/>
        <w:t xml:space="preserve">The Conclusion of the </w:t>
      </w:r>
      <w:r>
        <w:t>Batos</w:t>
      </w:r>
      <w:r w:rsidRPr="00FD2E69">
        <w:t xml:space="preserve"> Psali</w:t>
      </w:r>
      <w:bookmarkEnd w:id="906"/>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08" w:name="_Toc298681316"/>
      <w:bookmarkStart w:id="909" w:name="_Toc308441931"/>
      <w:r>
        <w:t>The Thursday Theotokia</w:t>
      </w:r>
      <w:bookmarkEnd w:id="908"/>
      <w:bookmarkEnd w:id="909"/>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10" w:name="_Toc298681317"/>
      <w:r>
        <w:t>Part One</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11"/>
            <w:r w:rsidRPr="007425E1">
              <w:t>virgin</w:t>
            </w:r>
            <w:commentRangeEnd w:id="911"/>
            <w:r>
              <w:rPr>
                <w:rStyle w:val="CommentReference"/>
                <w:rFonts w:ascii="Times New Roman" w:eastAsiaTheme="minorHAnsi" w:hAnsi="Times New Roman" w:cstheme="minorBidi"/>
                <w:color w:val="auto"/>
              </w:rPr>
              <w:commentReference w:id="911"/>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12" w:name="_Toc298681318"/>
      <w:r>
        <w:t>Part Two</w:t>
      </w:r>
      <w:bookmarkEnd w:id="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 xml:space="preserve">he pride of all </w:t>
            </w:r>
            <w:proofErr w:type="gramStart"/>
            <w:r w:rsidRPr="007425E1">
              <w:t>virgins,</w:t>
            </w:r>
            <w:proofErr w:type="gramEnd"/>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13"/>
            <w:r>
              <w:t>abolished</w:t>
            </w:r>
            <w:commentRangeEnd w:id="913"/>
            <w:r>
              <w:rPr>
                <w:rStyle w:val="CommentReference"/>
                <w:rFonts w:ascii="Times New Roman" w:eastAsiaTheme="minorHAnsi" w:hAnsi="Times New Roman" w:cstheme="minorBidi"/>
                <w:color w:val="auto"/>
              </w:rPr>
              <w:commentReference w:id="913"/>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 xml:space="preserve">And His </w:t>
            </w:r>
            <w:proofErr w:type="gramStart"/>
            <w:r>
              <w:t>true</w:t>
            </w:r>
            <w:proofErr w:type="gramEnd"/>
            <w:r>
              <w:t xml:space="preserv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14" w:name="_Toc298681319"/>
      <w:r>
        <w:t>Part Three</w:t>
      </w:r>
      <w:bookmarkEnd w:id="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77777777" w:rsidR="00E35F1F" w:rsidRPr="007425E1" w:rsidRDefault="00E35F1F" w:rsidP="00E35F1F">
            <w:pPr>
              <w:pStyle w:val="EngHang"/>
            </w:pPr>
            <w:r w:rsidRPr="007425E1">
              <w:t>For the womb under judgment,</w:t>
            </w:r>
          </w:p>
          <w:p w14:paraId="45BCE82A" w14:textId="77777777" w:rsidR="00E35F1F" w:rsidRDefault="00E35F1F" w:rsidP="00E35F1F">
            <w:pPr>
              <w:pStyle w:val="EngHangEnd"/>
            </w:pPr>
            <w:r w:rsidRPr="007425E1">
              <w:t>To bring forth children in anguish.</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77777777" w:rsidR="00E35F1F" w:rsidRPr="007425E1" w:rsidRDefault="00E35F1F" w:rsidP="00E35F1F">
            <w:pPr>
              <w:pStyle w:val="EngHang"/>
            </w:pPr>
            <w:r>
              <w:t xml:space="preserve">Bringing forth </w:t>
            </w:r>
            <w:r w:rsidRPr="007425E1">
              <w:t>Emmanuel</w:t>
            </w:r>
            <w:r>
              <w:t xml:space="preserve"> to us,</w:t>
            </w:r>
          </w:p>
          <w:p w14:paraId="47614880" w14:textId="77777777" w:rsidR="00E35F1F" w:rsidRPr="007425E1" w:rsidRDefault="00E35F1F" w:rsidP="00E35F1F">
            <w:pPr>
              <w:pStyle w:val="EngHang"/>
            </w:pPr>
            <w:r>
              <w:t>Without 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15" w:name="_Toc298681320"/>
      <w:r>
        <w:t>Part Four</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16"/>
            <w:r>
              <w:t>.</w:t>
            </w:r>
            <w:commentRangeEnd w:id="916"/>
            <w:r>
              <w:rPr>
                <w:rStyle w:val="CommentReference"/>
              </w:rPr>
              <w:commentReference w:id="916"/>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17"/>
            <w:r>
              <w:t xml:space="preserve">appeared </w:t>
            </w:r>
            <w:commentRangeEnd w:id="917"/>
            <w:r>
              <w:rPr>
                <w:rStyle w:val="CommentReference"/>
                <w:rFonts w:ascii="Times New Roman" w:eastAsiaTheme="minorHAnsi" w:hAnsi="Times New Roman" w:cstheme="minorBidi"/>
                <w:color w:val="auto"/>
              </w:rPr>
              <w:commentReference w:id="917"/>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18"/>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19"/>
            <w:r w:rsidRPr="007425E1">
              <w:t>strength</w:t>
            </w:r>
            <w:commentRangeEnd w:id="919"/>
            <w:r>
              <w:rPr>
                <w:rStyle w:val="CommentReference"/>
                <w:rFonts w:ascii="Times New Roman" w:eastAsiaTheme="minorHAnsi" w:hAnsi="Times New Roman" w:cstheme="minorBidi"/>
                <w:color w:val="auto"/>
              </w:rPr>
              <w:commentReference w:id="919"/>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20"/>
            <w:r>
              <w:t>N</w:t>
            </w:r>
            <w:r w:rsidRPr="007425E1">
              <w:t xml:space="preserve">ow </w:t>
            </w:r>
            <w:commentRangeEnd w:id="920"/>
            <w:r>
              <w:rPr>
                <w:rStyle w:val="CommentReference"/>
                <w:rFonts w:ascii="Times New Roman" w:eastAsiaTheme="minorHAnsi" w:hAnsi="Times New Roman" w:cstheme="minorBidi"/>
                <w:color w:val="auto"/>
              </w:rPr>
              <w:commentReference w:id="920"/>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21" w:name="_Toc298681321"/>
      <w:r>
        <w:t>Part Five</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22"/>
            <w:r>
              <w:t>Theotokos</w:t>
            </w:r>
            <w:commentRangeEnd w:id="922"/>
            <w:r>
              <w:rPr>
                <w:rStyle w:val="CommentReference"/>
                <w:rFonts w:ascii="Times New Roman" w:eastAsiaTheme="minorHAnsi" w:hAnsi="Times New Roman" w:cstheme="minorBidi"/>
                <w:color w:val="auto"/>
              </w:rPr>
              <w:commentReference w:id="922"/>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proofErr w:type="gramStart"/>
            <w:r>
              <w:t>Therefore</w:t>
            </w:r>
            <w:proofErr w:type="gramEnd"/>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23"/>
            <w:r>
              <w:t xml:space="preserve">of </w:t>
            </w:r>
            <w:commentRangeEnd w:id="923"/>
            <w:r>
              <w:rPr>
                <w:rStyle w:val="CommentReference"/>
                <w:rFonts w:ascii="Times New Roman" w:eastAsiaTheme="minorHAnsi" w:hAnsi="Times New Roman" w:cstheme="minorBidi"/>
                <w:color w:val="auto"/>
              </w:rPr>
              <w:commentReference w:id="923"/>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24" w:name="_Toc298681322"/>
      <w:r>
        <w:t>Part Six</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25"/>
            <w:r>
              <w:t xml:space="preserve">The </w:t>
            </w:r>
            <w:commentRangeEnd w:id="925"/>
            <w:r>
              <w:rPr>
                <w:rStyle w:val="CommentReference"/>
                <w:rFonts w:ascii="Times New Roman" w:eastAsiaTheme="minorHAnsi" w:hAnsi="Times New Roman" w:cstheme="minorBidi"/>
                <w:color w:val="auto"/>
              </w:rPr>
              <w:commentReference w:id="925"/>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77777777" w:rsidR="00E35F1F" w:rsidRPr="007425E1" w:rsidRDefault="00E35F1F" w:rsidP="00E35F1F">
            <w:pPr>
              <w:pStyle w:val="EngHang"/>
            </w:pPr>
            <w:r w:rsidRPr="007425E1">
              <w:t xml:space="preserve"> 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 xml:space="preserve">That she </w:t>
            </w:r>
            <w:proofErr w:type="gramStart"/>
            <w:r w:rsidRPr="007425E1">
              <w:t>intercede</w:t>
            </w:r>
            <w:proofErr w:type="gramEnd"/>
            <w:r w:rsidRPr="007425E1">
              <w:t xml:space="preserv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proofErr w:type="gramStart"/>
            <w:r w:rsidRPr="007425E1">
              <w:t>Likewise</w:t>
            </w:r>
            <w:proofErr w:type="gramEnd"/>
            <w:r w:rsidRPr="007425E1">
              <w:t xml:space="preserv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26"/>
            <w:r>
              <w:t>would</w:t>
            </w:r>
            <w:r w:rsidRPr="007425E1">
              <w:t xml:space="preserve"> </w:t>
            </w:r>
            <w:commentRangeEnd w:id="926"/>
            <w:r>
              <w:rPr>
                <w:rStyle w:val="CommentReference"/>
              </w:rPr>
              <w:commentReference w:id="926"/>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27" w:name="_Toc298681323"/>
      <w:r>
        <w:t>Part Seven</w:t>
      </w:r>
      <w:bookmarkEnd w:id="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28"/>
            <w:r>
              <w:t>David</w:t>
            </w:r>
            <w:commentRangeEnd w:id="928"/>
            <w:r>
              <w:rPr>
                <w:rStyle w:val="CommentReference"/>
                <w:rFonts w:ascii="Times New Roman" w:eastAsiaTheme="minorHAnsi" w:hAnsi="Times New Roman" w:cstheme="minorBidi"/>
                <w:color w:val="auto"/>
              </w:rPr>
              <w:commentReference w:id="928"/>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29"/>
            <w:r w:rsidRPr="00E03CD4">
              <w:t xml:space="preserve">deemed </w:t>
            </w:r>
            <w:commentRangeEnd w:id="929"/>
            <w:r>
              <w:rPr>
                <w:rStyle w:val="CommentReference"/>
                <w:rFonts w:ascii="Times New Roman" w:eastAsiaTheme="minorHAnsi" w:hAnsi="Times New Roman" w:cstheme="minorBidi"/>
                <w:color w:val="auto"/>
              </w:rPr>
              <w:commentReference w:id="929"/>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 xml:space="preserve">With His </w:t>
            </w:r>
            <w:proofErr w:type="gramStart"/>
            <w:r w:rsidRPr="007425E1">
              <w:t>good</w:t>
            </w:r>
            <w:proofErr w:type="gramEnd"/>
            <w:r w:rsidRPr="007425E1">
              <w:t xml:space="preserve">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30" w:name="_Toc298681324"/>
      <w:r>
        <w:t>Part Eight</w:t>
      </w:r>
      <w:bookmarkEnd w:id="9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31"/>
            <w:r>
              <w:t>heaven</w:t>
            </w:r>
            <w:r w:rsidRPr="007425E1">
              <w:t xml:space="preserve"> </w:t>
            </w:r>
            <w:commentRangeEnd w:id="931"/>
            <w:r>
              <w:rPr>
                <w:rStyle w:val="CommentReference"/>
                <w:rFonts w:ascii="Times New Roman" w:eastAsiaTheme="minorHAnsi" w:hAnsi="Times New Roman" w:cstheme="minorBidi"/>
                <w:color w:val="auto"/>
              </w:rPr>
              <w:commentReference w:id="931"/>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32" w:name="_Toc298681325"/>
      <w:r>
        <w:lastRenderedPageBreak/>
        <w:t>Part Nine</w:t>
      </w:r>
      <w:bookmarkEnd w:id="9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33"/>
            <w:r w:rsidRPr="007425E1">
              <w:t>Rises</w:t>
            </w:r>
            <w:commentRangeEnd w:id="933"/>
            <w:r>
              <w:rPr>
                <w:rStyle w:val="CommentReference"/>
              </w:rPr>
              <w:commentReference w:id="933"/>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 xml:space="preserve">Is Our Lord Jesus </w:t>
            </w:r>
            <w:proofErr w:type="gramStart"/>
            <w:r w:rsidRPr="007425E1">
              <w:t>Christ,</w:t>
            </w:r>
            <w:proofErr w:type="gramEnd"/>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proofErr w:type="gramStart"/>
            <w:r>
              <w:t>Therefore</w:t>
            </w:r>
            <w:proofErr w:type="gramEnd"/>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34" w:name="_Toc298681326"/>
      <w:bookmarkStart w:id="935" w:name="_Toc308441932"/>
      <w:r>
        <w:lastRenderedPageBreak/>
        <w:t xml:space="preserve">The </w:t>
      </w:r>
      <w:r w:rsidRPr="007C4181">
        <w:t>Crown</w:t>
      </w:r>
      <w:bookmarkEnd w:id="934"/>
      <w:bookmarkEnd w:id="935"/>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36"/>
            <w:r w:rsidRPr="007425E1">
              <w:t>destroyed</w:t>
            </w:r>
            <w:commentRangeEnd w:id="936"/>
            <w:r>
              <w:rPr>
                <w:rStyle w:val="CommentReference"/>
                <w:rFonts w:ascii="Times New Roman" w:eastAsiaTheme="minorHAnsi" w:hAnsi="Times New Roman" w:cstheme="minorBidi"/>
                <w:color w:val="auto"/>
              </w:rPr>
              <w:commentReference w:id="936"/>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61"/>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74A81A0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895112">
        <w:rPr>
          <w:noProof/>
        </w:rPr>
        <w:t>549</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37" w:name="_Toc298681327"/>
      <w:bookmarkStart w:id="938" w:name="_Toc308441933"/>
      <w:bookmarkStart w:id="939" w:name="_Toc448696636"/>
      <w:r>
        <w:lastRenderedPageBreak/>
        <w:t>Friday</w:t>
      </w:r>
      <w:bookmarkEnd w:id="937"/>
      <w:bookmarkEnd w:id="938"/>
      <w:bookmarkEnd w:id="939"/>
    </w:p>
    <w:p w14:paraId="05EA9798" w14:textId="77777777" w:rsidR="00E35F1F" w:rsidRDefault="00E35F1F" w:rsidP="00E35F1F">
      <w:pPr>
        <w:pStyle w:val="Heading3"/>
      </w:pPr>
      <w:bookmarkStart w:id="940" w:name="_Toc298681328"/>
      <w:bookmarkStart w:id="941" w:name="_Toc308441934"/>
      <w:r>
        <w:t>The Psali Batos for Friday</w:t>
      </w:r>
      <w:bookmarkEnd w:id="940"/>
      <w:bookmarkEnd w:id="941"/>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42"/>
            <w:r w:rsidRPr="007425E1">
              <w:t>servants</w:t>
            </w:r>
            <w:commentRangeEnd w:id="942"/>
            <w:r>
              <w:rPr>
                <w:rStyle w:val="CommentReference"/>
                <w:rFonts w:ascii="Times New Roman" w:eastAsiaTheme="minorHAnsi" w:hAnsi="Times New Roman" w:cstheme="minorBidi"/>
                <w:color w:val="auto"/>
              </w:rPr>
              <w:commentReference w:id="942"/>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43"/>
            <w:r w:rsidRPr="007425E1">
              <w:t>To escape the face of the bows.</w:t>
            </w:r>
            <w:commentRangeEnd w:id="943"/>
            <w:r>
              <w:rPr>
                <w:rStyle w:val="CommentReference"/>
              </w:rPr>
              <w:commentReference w:id="943"/>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44"/>
            <w:r w:rsidRPr="00FA5B8C">
              <w:t>ⲉⲑⲣⲟⲩⲱ̀ϣⲉⲙ ⲛ̀ⲧ̀ϫⲟⲙ ⲛ̀ⲧⲉ ⲡⲓⲭ̀ⲣⲱⲙ</w:t>
            </w:r>
            <w:commentRangeEnd w:id="944"/>
            <w:r>
              <w:rPr>
                <w:rStyle w:val="CommentReference"/>
                <w:rFonts w:ascii="Garamond" w:hAnsi="Garamond" w:cstheme="minorBidi"/>
                <w:noProof w:val="0"/>
                <w:lang w:val="en-CA"/>
              </w:rPr>
              <w:commentReference w:id="944"/>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proofErr w:type="gramStart"/>
            <w:r>
              <w:t>Therefore</w:t>
            </w:r>
            <w:proofErr w:type="gramEnd"/>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 xml:space="preserve">And His </w:t>
            </w:r>
            <w:proofErr w:type="gramStart"/>
            <w:r w:rsidRPr="00163C7F">
              <w:t>life-giving</w:t>
            </w:r>
            <w:proofErr w:type="gramEnd"/>
            <w:r w:rsidRPr="00163C7F">
              <w:t xml:space="preserve">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 xml:space="preserve">this life behind </w:t>
            </w:r>
            <w:proofErr w:type="gramStart"/>
            <w:r>
              <w:t>himself</w:t>
            </w:r>
            <w:r w:rsidRPr="007425E1">
              <w:t>,</w:t>
            </w:r>
            <w:proofErr w:type="gramEnd"/>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proofErr w:type="gramStart"/>
            <w:r w:rsidRPr="007425E1">
              <w:t>And</w:t>
            </w:r>
            <w:proofErr w:type="gramEnd"/>
            <w:r w:rsidRPr="007425E1">
              <w:t xml:space="preserve">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45" w:name="_Toc298681329"/>
      <w:bookmarkStart w:id="946" w:name="_Toc308441935"/>
      <w:r w:rsidRPr="00FD2E69">
        <w:lastRenderedPageBreak/>
        <w:t xml:space="preserve">The Conclusion of the </w:t>
      </w:r>
      <w:r>
        <w:t>Batos</w:t>
      </w:r>
      <w:r w:rsidRPr="00FD2E69">
        <w:t xml:space="preserve"> Psali</w:t>
      </w:r>
      <w:bookmarkEnd w:id="945"/>
      <w:bookmarkEnd w:id="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47" w:name="_Toc298681330"/>
      <w:bookmarkStart w:id="948" w:name="_Toc308441936"/>
      <w:r>
        <w:t>The Friday Theotokia</w:t>
      </w:r>
      <w:bookmarkEnd w:id="947"/>
      <w:bookmarkEnd w:id="948"/>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49" w:name="_Toc298681331"/>
      <w:r>
        <w:t>Part One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50"/>
            <w:r>
              <w:t>the fruit of your womb</w:t>
            </w:r>
            <w:commentRangeEnd w:id="950"/>
            <w:r>
              <w:rPr>
                <w:rStyle w:val="CommentReference"/>
                <w:rFonts w:ascii="Times New Roman" w:eastAsiaTheme="minorHAnsi" w:hAnsi="Times New Roman" w:cstheme="minorBidi"/>
                <w:color w:val="auto"/>
              </w:rPr>
              <w:commentReference w:id="950"/>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51" w:name="_Toc298681332"/>
      <w:r>
        <w:lastRenderedPageBreak/>
        <w:t>Part Two</w:t>
      </w:r>
      <w:bookmarkEnd w:id="9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52"/>
            <w:r>
              <w:t xml:space="preserve">incarnate </w:t>
            </w:r>
            <w:commentRangeEnd w:id="952"/>
            <w:r>
              <w:rPr>
                <w:rStyle w:val="CommentReference"/>
                <w:rFonts w:ascii="Times New Roman" w:eastAsiaTheme="minorHAnsi" w:hAnsi="Times New Roman" w:cstheme="minorBidi"/>
                <w:color w:val="auto"/>
              </w:rPr>
              <w:commentReference w:id="952"/>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53" w:name="_Toc298681333"/>
      <w:r>
        <w:t>Part Three</w:t>
      </w:r>
      <w:bookmarkEnd w:id="9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54"/>
            <w:r>
              <w:t>O</w:t>
            </w:r>
            <w:commentRangeEnd w:id="954"/>
            <w:r>
              <w:rPr>
                <w:rStyle w:val="CommentReference"/>
                <w:rFonts w:ascii="Times New Roman" w:eastAsiaTheme="minorHAnsi" w:hAnsi="Times New Roman" w:cstheme="minorBidi"/>
                <w:color w:val="auto"/>
              </w:rPr>
              <w:commentReference w:id="954"/>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55" w:name="_Toc298681334"/>
      <w:r>
        <w:t>Part Four</w:t>
      </w:r>
      <w:bookmarkEnd w:id="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56" w:name="_Toc298681335"/>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57" w:name="_Toc298681336"/>
      <w:r>
        <w:lastRenderedPageBreak/>
        <w:t>Part Six</w:t>
      </w:r>
      <w:bookmarkEnd w:id="9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58" w:name="_Toc298681337"/>
      <w:r>
        <w:t>Part Seven</w:t>
      </w:r>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59"/>
            <w:r>
              <w:t>temple</w:t>
            </w:r>
            <w:commentRangeEnd w:id="959"/>
            <w:r>
              <w:rPr>
                <w:rStyle w:val="CommentReference"/>
                <w:rFonts w:ascii="Times New Roman" w:eastAsiaTheme="minorHAnsi" w:hAnsi="Times New Roman" w:cstheme="minorBidi"/>
                <w:color w:val="auto"/>
              </w:rPr>
              <w:commentReference w:id="959"/>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60" w:name="_Toc298681338"/>
      <w:bookmarkStart w:id="961" w:name="_Toc308441937"/>
      <w:r>
        <w:lastRenderedPageBreak/>
        <w:t>The Crown</w:t>
      </w:r>
      <w:bookmarkEnd w:id="960"/>
      <w:bookmarkEnd w:id="961"/>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62"/>
            <w:r w:rsidRPr="00F0646D">
              <w:t xml:space="preserve">Infinite </w:t>
            </w:r>
            <w:commentRangeEnd w:id="962"/>
            <w:r>
              <w:rPr>
                <w:rStyle w:val="CommentReference"/>
                <w:rFonts w:ascii="Times New Roman" w:eastAsiaTheme="minorHAnsi" w:hAnsi="Times New Roman" w:cstheme="minorBidi"/>
                <w:color w:val="auto"/>
              </w:rPr>
              <w:commentReference w:id="962"/>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63"/>
            <w:r w:rsidRPr="007425E1">
              <w:t>hook</w:t>
            </w:r>
            <w:commentRangeEnd w:id="963"/>
            <w:r>
              <w:rPr>
                <w:rStyle w:val="CommentReference"/>
                <w:rFonts w:ascii="Times New Roman" w:eastAsiaTheme="minorHAnsi" w:hAnsi="Times New Roman" w:cstheme="minorBidi"/>
                <w:color w:val="auto"/>
              </w:rPr>
              <w:commentReference w:id="963"/>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64"/>
            <w:r w:rsidRPr="007425E1">
              <w:t xml:space="preserve">Teaching </w:t>
            </w:r>
            <w:commentRangeEnd w:id="964"/>
            <w:r>
              <w:rPr>
                <w:rStyle w:val="CommentReference"/>
                <w:rFonts w:ascii="Times New Roman" w:eastAsiaTheme="minorHAnsi" w:hAnsi="Times New Roman" w:cstheme="minorBidi"/>
                <w:color w:val="auto"/>
              </w:rPr>
              <w:commentReference w:id="964"/>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w:t>
            </w:r>
            <w:proofErr w:type="gramStart"/>
            <w:r w:rsidRPr="007425E1">
              <w:t>God,</w:t>
            </w:r>
            <w:proofErr w:type="gramEnd"/>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65"/>
            <w:r w:rsidRPr="007425E1">
              <w:t>a cause</w:t>
            </w:r>
            <w:r>
              <w:t xml:space="preserve"> for us</w:t>
            </w:r>
            <w:r w:rsidRPr="007425E1">
              <w:t>,</w:t>
            </w:r>
            <w:commentRangeEnd w:id="965"/>
            <w:r>
              <w:rPr>
                <w:rStyle w:val="CommentReference"/>
                <w:rFonts w:ascii="Times New Roman" w:eastAsiaTheme="minorHAnsi" w:hAnsi="Times New Roman" w:cstheme="minorBidi"/>
                <w:color w:val="auto"/>
              </w:rPr>
              <w:commentReference w:id="965"/>
            </w:r>
          </w:p>
          <w:p w14:paraId="18A8A756" w14:textId="77777777" w:rsidR="00E35F1F" w:rsidRDefault="00E35F1F" w:rsidP="00E35F1F">
            <w:pPr>
              <w:pStyle w:val="EngHangEnd"/>
            </w:pPr>
            <w:r w:rsidRPr="007425E1">
              <w:t xml:space="preserve">To ascend the </w:t>
            </w:r>
            <w:commentRangeStart w:id="966"/>
            <w:r w:rsidRPr="007425E1">
              <w:t xml:space="preserve">path </w:t>
            </w:r>
            <w:commentRangeEnd w:id="966"/>
            <w:r>
              <w:rPr>
                <w:rStyle w:val="CommentReference"/>
                <w:rFonts w:ascii="Times New Roman" w:eastAsiaTheme="minorHAnsi" w:hAnsi="Times New Roman" w:cstheme="minorBidi"/>
                <w:color w:val="auto"/>
              </w:rPr>
              <w:commentReference w:id="966"/>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67"/>
            </w:r>
            <w:r>
              <w:t>,</w:t>
            </w:r>
          </w:p>
          <w:p w14:paraId="51E3C73A" w14:textId="77777777" w:rsidR="00E35F1F" w:rsidRDefault="00E35F1F" w:rsidP="00E35F1F">
            <w:pPr>
              <w:pStyle w:val="EngHangEnd"/>
            </w:pPr>
            <w:r>
              <w:t>With</w:t>
            </w:r>
            <w:r w:rsidRPr="007425E1">
              <w:t xml:space="preserve"> joy and </w:t>
            </w:r>
            <w:commentRangeStart w:id="968"/>
            <w:r w:rsidRPr="007425E1">
              <w:t>rejoicing</w:t>
            </w:r>
            <w:commentRangeEnd w:id="968"/>
            <w:r>
              <w:rPr>
                <w:rStyle w:val="CommentReference"/>
                <w:rFonts w:ascii="Times New Roman" w:eastAsiaTheme="minorHAnsi" w:hAnsi="Times New Roman" w:cstheme="minorBidi"/>
                <w:color w:val="auto"/>
              </w:rPr>
              <w:commentReference w:id="968"/>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proofErr w:type="gramStart"/>
            <w:r>
              <w:t>Therefore</w:t>
            </w:r>
            <w:proofErr w:type="gramEnd"/>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1B34FA00"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895112">
        <w:rPr>
          <w:noProof/>
        </w:rPr>
        <w:t>549</w:t>
      </w:r>
      <w:r>
        <w:fldChar w:fldCharType="end"/>
      </w:r>
      <w:r>
        <w:t>.</w:t>
      </w:r>
    </w:p>
    <w:p w14:paraId="38557AE9" w14:textId="77777777" w:rsidR="00E35F1F" w:rsidRDefault="00E35F1F" w:rsidP="00E35F1F">
      <w:pPr>
        <w:pStyle w:val="Heading2"/>
      </w:pPr>
      <w:bookmarkStart w:id="969" w:name="_Toc298681339"/>
      <w:bookmarkStart w:id="970" w:name="_Toc308441938"/>
      <w:bookmarkStart w:id="971" w:name="_Toc448696637"/>
      <w:r>
        <w:lastRenderedPageBreak/>
        <w:t>Saturday</w:t>
      </w:r>
      <w:bookmarkEnd w:id="969"/>
      <w:bookmarkEnd w:id="970"/>
      <w:bookmarkEnd w:id="971"/>
    </w:p>
    <w:p w14:paraId="425920E6" w14:textId="77777777" w:rsidR="00E35F1F" w:rsidRDefault="00E35F1F" w:rsidP="00E35F1F">
      <w:pPr>
        <w:pStyle w:val="Heading3"/>
      </w:pPr>
      <w:bookmarkStart w:id="972" w:name="_Toc298681340"/>
      <w:bookmarkStart w:id="973" w:name="_Toc308441939"/>
      <w:r>
        <w:t>The Saturday Psali Batos</w:t>
      </w:r>
      <w:bookmarkEnd w:id="972"/>
      <w:bookmarkEnd w:id="973"/>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74"/>
            <w:r w:rsidRPr="007425E1">
              <w:rPr>
                <w:rFonts w:eastAsiaTheme="minorHAnsi"/>
              </w:rPr>
              <w:t xml:space="preserve">All </w:t>
            </w:r>
            <w:commentRangeEnd w:id="974"/>
            <w:r>
              <w:rPr>
                <w:rStyle w:val="CommentReference"/>
                <w:rFonts w:ascii="Times New Roman" w:eastAsiaTheme="minorHAnsi" w:hAnsi="Times New Roman" w:cstheme="minorBidi"/>
                <w:color w:val="auto"/>
              </w:rPr>
              <w:commentReference w:id="974"/>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w:t>
            </w:r>
            <w:proofErr w:type="gramStart"/>
            <w:r w:rsidR="00CF15BA">
              <w:rPr>
                <w:rFonts w:eastAsiaTheme="minorHAnsi"/>
              </w:rPr>
              <w:t>Name:,</w:t>
            </w:r>
            <w:proofErr w:type="gramEnd"/>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75"/>
            <w:r w:rsidRPr="007425E1">
              <w:rPr>
                <w:rFonts w:eastAsiaTheme="minorHAnsi"/>
              </w:rPr>
              <w:t>every</w:t>
            </w:r>
            <w:r>
              <w:rPr>
                <w:rFonts w:eastAsiaTheme="minorHAnsi"/>
              </w:rPr>
              <w:t xml:space="preserve"> </w:t>
            </w:r>
            <w:r w:rsidRPr="007425E1">
              <w:rPr>
                <w:rFonts w:eastAsiaTheme="minorHAnsi"/>
              </w:rPr>
              <w:t>day</w:t>
            </w:r>
            <w:commentRangeEnd w:id="975"/>
            <w:r>
              <w:rPr>
                <w:rStyle w:val="CommentReference"/>
                <w:rFonts w:ascii="Times New Roman" w:eastAsiaTheme="minorHAnsi" w:hAnsi="Times New Roman" w:cstheme="minorBidi"/>
                <w:color w:val="auto"/>
              </w:rPr>
              <w:commentReference w:id="975"/>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76"/>
            <w:r>
              <w:rPr>
                <w:rFonts w:eastAsiaTheme="minorHAnsi"/>
              </w:rPr>
              <w:t>ecstasy</w:t>
            </w:r>
            <w:commentRangeEnd w:id="976"/>
            <w:r>
              <w:rPr>
                <w:rStyle w:val="CommentReference"/>
                <w:rFonts w:ascii="Times New Roman" w:eastAsiaTheme="minorHAnsi" w:hAnsi="Times New Roman" w:cstheme="minorBidi"/>
                <w:color w:val="auto"/>
              </w:rPr>
              <w:commentReference w:id="976"/>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77"/>
            <w:r w:rsidRPr="007425E1">
              <w:rPr>
                <w:color w:val="000000"/>
              </w:rPr>
              <w:t xml:space="preserve">glory </w:t>
            </w:r>
            <w:commentRangeEnd w:id="977"/>
            <w:r>
              <w:rPr>
                <w:rStyle w:val="CommentReference"/>
              </w:rPr>
              <w:commentReference w:id="977"/>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78"/>
            <w:r>
              <w:rPr>
                <w:rFonts w:eastAsiaTheme="minorHAnsi"/>
              </w:rPr>
              <w:t xml:space="preserve">From </w:t>
            </w:r>
            <w:commentRangeEnd w:id="978"/>
            <w:r>
              <w:rPr>
                <w:rStyle w:val="CommentReference"/>
                <w:rFonts w:ascii="Times New Roman" w:eastAsiaTheme="minorHAnsi" w:hAnsi="Times New Roman" w:cstheme="minorBidi"/>
                <w:color w:val="auto"/>
              </w:rPr>
              <w:commentReference w:id="978"/>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 xml:space="preserve">I will praise Your </w:t>
            </w:r>
            <w:proofErr w:type="gramStart"/>
            <w:r>
              <w:t>holy</w:t>
            </w:r>
            <w:proofErr w:type="gramEnd"/>
            <w:r>
              <w:t xml:space="preserve">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79"/>
            <w:r>
              <w:rPr>
                <w:rFonts w:eastAsiaTheme="minorHAnsi"/>
              </w:rPr>
              <w:t>prophet</w:t>
            </w:r>
            <w:commentRangeEnd w:id="979"/>
            <w:r>
              <w:rPr>
                <w:rStyle w:val="CommentReference"/>
                <w:rFonts w:ascii="Times New Roman" w:eastAsiaTheme="minorHAnsi" w:hAnsi="Times New Roman" w:cstheme="minorBidi"/>
                <w:color w:val="auto"/>
              </w:rPr>
              <w:commentReference w:id="979"/>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80"/>
            <w:r w:rsidRPr="007425E1">
              <w:rPr>
                <w:rFonts w:eastAsiaTheme="minorHAnsi"/>
              </w:rPr>
              <w:t>everyone</w:t>
            </w:r>
            <w:commentRangeEnd w:id="980"/>
            <w:r>
              <w:rPr>
                <w:rStyle w:val="CommentReference"/>
                <w:rFonts w:ascii="Times New Roman" w:eastAsiaTheme="minorHAnsi" w:hAnsi="Times New Roman" w:cstheme="minorBidi"/>
                <w:color w:val="auto"/>
              </w:rPr>
              <w:commentReference w:id="980"/>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981"/>
            <w:r>
              <w:rPr>
                <w:rFonts w:eastAsiaTheme="minorHAnsi"/>
              </w:rPr>
              <w:t xml:space="preserve">never </w:t>
            </w:r>
            <w:commentRangeEnd w:id="981"/>
            <w:r>
              <w:rPr>
                <w:rStyle w:val="CommentReference"/>
                <w:rFonts w:ascii="Times New Roman" w:eastAsiaTheme="minorHAnsi" w:hAnsi="Times New Roman" w:cstheme="minorBidi"/>
                <w:color w:val="auto"/>
              </w:rPr>
              <w:commentReference w:id="981"/>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982"/>
            <w:r w:rsidRPr="007425E1">
              <w:rPr>
                <w:rFonts w:eastAsiaTheme="minorHAnsi"/>
              </w:rPr>
              <w:t xml:space="preserve">and </w:t>
            </w:r>
            <w:commentRangeEnd w:id="982"/>
            <w:r>
              <w:rPr>
                <w:rStyle w:val="CommentReference"/>
                <w:rFonts w:ascii="Times New Roman" w:eastAsiaTheme="minorHAnsi" w:hAnsi="Times New Roman" w:cstheme="minorBidi"/>
                <w:color w:val="auto"/>
              </w:rPr>
              <w:commentReference w:id="982"/>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83"/>
            <w:r w:rsidRPr="007425E1">
              <w:rPr>
                <w:rFonts w:eastAsiaTheme="minorHAnsi"/>
              </w:rPr>
              <w:t xml:space="preserve">praises </w:t>
            </w:r>
            <w:commentRangeEnd w:id="983"/>
            <w:r>
              <w:rPr>
                <w:rStyle w:val="CommentReference"/>
                <w:rFonts w:ascii="Times New Roman" w:eastAsiaTheme="minorHAnsi" w:hAnsi="Times New Roman" w:cstheme="minorBidi"/>
                <w:color w:val="auto"/>
              </w:rPr>
              <w:commentReference w:id="983"/>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984"/>
            <w:r w:rsidRPr="007425E1">
              <w:rPr>
                <w:rFonts w:eastAsiaTheme="minorHAnsi"/>
              </w:rPr>
              <w:t>blessing</w:t>
            </w:r>
            <w:commentRangeEnd w:id="984"/>
            <w:r>
              <w:rPr>
                <w:rStyle w:val="CommentReference"/>
                <w:rFonts w:ascii="Times New Roman" w:eastAsiaTheme="minorHAnsi" w:hAnsi="Times New Roman" w:cstheme="minorBidi"/>
                <w:color w:val="auto"/>
              </w:rPr>
              <w:commentReference w:id="984"/>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85"/>
            <w:r w:rsidRPr="007425E1">
              <w:rPr>
                <w:rFonts w:eastAsiaTheme="minorHAnsi"/>
              </w:rPr>
              <w:t xml:space="preserve">we'll </w:t>
            </w:r>
            <w:commentRangeEnd w:id="985"/>
            <w:r>
              <w:rPr>
                <w:rStyle w:val="CommentReference"/>
                <w:rFonts w:ascii="Times New Roman" w:eastAsiaTheme="minorHAnsi" w:hAnsi="Times New Roman" w:cstheme="minorBidi"/>
                <w:color w:val="auto"/>
              </w:rPr>
              <w:commentReference w:id="985"/>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86"/>
            <w:r w:rsidRPr="007425E1">
              <w:rPr>
                <w:rFonts w:eastAsiaTheme="minorHAnsi"/>
              </w:rPr>
              <w:t xml:space="preserve">perfect </w:t>
            </w:r>
            <w:commentRangeEnd w:id="986"/>
            <w:r>
              <w:rPr>
                <w:rStyle w:val="CommentReference"/>
                <w:rFonts w:ascii="Times New Roman" w:eastAsiaTheme="minorHAnsi" w:hAnsi="Times New Roman" w:cstheme="minorBidi"/>
                <w:color w:val="auto"/>
              </w:rPr>
              <w:commentReference w:id="986"/>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87" w:name="_Toc298681341"/>
      <w:bookmarkStart w:id="988" w:name="_Toc308441940"/>
      <w:r w:rsidRPr="00FD2E69">
        <w:t xml:space="preserve">The Conclusion of the </w:t>
      </w:r>
      <w:r>
        <w:t>Batos</w:t>
      </w:r>
      <w:r w:rsidRPr="00FD2E69">
        <w:t xml:space="preserve"> Psali</w:t>
      </w:r>
      <w:bookmarkEnd w:id="987"/>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89"/>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89"/>
            <w:r>
              <w:rPr>
                <w:rStyle w:val="CommentReference"/>
                <w:rFonts w:ascii="Garamond" w:hAnsi="Garamond" w:cstheme="minorBidi"/>
                <w:noProof w:val="0"/>
                <w:lang w:val="en-CA"/>
              </w:rPr>
              <w:commentReference w:id="989"/>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90" w:name="_Toc298681342"/>
      <w:bookmarkStart w:id="991" w:name="_Toc308441941"/>
      <w:r>
        <w:t>The Saturday Theotokia</w:t>
      </w:r>
      <w:bookmarkEnd w:id="990"/>
      <w:bookmarkEnd w:id="991"/>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92" w:name="_Toc298681343"/>
      <w:r>
        <w:t>Part One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93" w:name="_Toc298681344"/>
      <w:r w:rsidRPr="00D24FE1">
        <w:t>Part</w:t>
      </w:r>
      <w:r>
        <w:t xml:space="preserve"> Two</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94"/>
            <w:r w:rsidRPr="007425E1">
              <w:rPr>
                <w:rFonts w:eastAsiaTheme="minorHAnsi"/>
              </w:rPr>
              <w:t xml:space="preserve">honour </w:t>
            </w:r>
            <w:commentRangeEnd w:id="994"/>
            <w:r>
              <w:rPr>
                <w:rStyle w:val="CommentReference"/>
                <w:rFonts w:ascii="Times New Roman" w:eastAsiaTheme="minorHAnsi" w:hAnsi="Times New Roman" w:cstheme="minorBidi"/>
                <w:color w:val="auto"/>
              </w:rPr>
              <w:commentReference w:id="994"/>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95"/>
            <w:r w:rsidRPr="007425E1">
              <w:rPr>
                <w:rFonts w:eastAsiaTheme="minorHAnsi"/>
              </w:rPr>
              <w:t xml:space="preserve">prudent </w:t>
            </w:r>
            <w:commentRangeEnd w:id="995"/>
            <w:r>
              <w:rPr>
                <w:rStyle w:val="CommentReference"/>
                <w:rFonts w:ascii="Times New Roman" w:eastAsiaTheme="minorHAnsi" w:hAnsi="Times New Roman" w:cstheme="minorBidi"/>
                <w:color w:val="auto"/>
              </w:rPr>
              <w:commentReference w:id="995"/>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96" w:name="_Toc298681345"/>
      <w:r>
        <w:t>Part Three</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97"/>
            <w:r w:rsidRPr="007425E1">
              <w:rPr>
                <w:rFonts w:eastAsiaTheme="minorHAnsi"/>
              </w:rPr>
              <w:t>bride</w:t>
            </w:r>
            <w:commentRangeEnd w:id="997"/>
            <w:r>
              <w:rPr>
                <w:rStyle w:val="CommentReference"/>
                <w:rFonts w:ascii="Times New Roman" w:eastAsiaTheme="minorHAnsi" w:hAnsi="Times New Roman" w:cstheme="minorBidi"/>
                <w:color w:val="auto"/>
              </w:rPr>
              <w:commentReference w:id="997"/>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98"/>
            <w:r w:rsidRPr="007425E1">
              <w:rPr>
                <w:rFonts w:eastAsiaTheme="minorHAnsi"/>
              </w:rPr>
              <w:t xml:space="preserve">rue </w:t>
            </w:r>
            <w:commentRangeEnd w:id="998"/>
            <w:r>
              <w:rPr>
                <w:rStyle w:val="CommentReference"/>
                <w:rFonts w:ascii="Times New Roman" w:eastAsiaTheme="minorHAnsi" w:hAnsi="Times New Roman" w:cstheme="minorBidi"/>
                <w:color w:val="auto"/>
              </w:rPr>
              <w:commentReference w:id="998"/>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999"/>
            <w:r w:rsidRPr="007425E1">
              <w:rPr>
                <w:rFonts w:eastAsiaTheme="minorHAnsi"/>
              </w:rPr>
              <w:t xml:space="preserve">ed </w:t>
            </w:r>
            <w:commentRangeEnd w:id="999"/>
            <w:r>
              <w:rPr>
                <w:rStyle w:val="CommentReference"/>
                <w:rFonts w:ascii="Times New Roman" w:eastAsiaTheme="minorHAnsi" w:hAnsi="Times New Roman" w:cstheme="minorBidi"/>
                <w:color w:val="auto"/>
              </w:rPr>
              <w:commentReference w:id="999"/>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00" w:name="_Toc298681346"/>
      <w:r w:rsidRPr="00D24FE1">
        <w:t>Part</w:t>
      </w:r>
      <w:r>
        <w:t xml:space="preserve"> Four</w:t>
      </w:r>
      <w:bookmarkEnd w:id="10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01"/>
            <w:r>
              <w:rPr>
                <w:rFonts w:eastAsiaTheme="minorHAnsi"/>
              </w:rPr>
              <w:t xml:space="preserve">unto </w:t>
            </w:r>
            <w:commentRangeEnd w:id="1001"/>
            <w:r>
              <w:rPr>
                <w:rStyle w:val="CommentReference"/>
                <w:rFonts w:ascii="Times New Roman" w:eastAsiaTheme="minorHAnsi" w:hAnsi="Times New Roman" w:cstheme="minorBidi"/>
                <w:color w:val="auto"/>
              </w:rPr>
              <w:commentReference w:id="1001"/>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02" w:name="_Toc298681347"/>
      <w:r w:rsidRPr="00D24FE1">
        <w:t>Part</w:t>
      </w:r>
      <w:r>
        <w:t xml:space="preserve"> Five</w:t>
      </w:r>
      <w:bookmarkEnd w:id="10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03" w:name="_Toc298681348"/>
      <w:r>
        <w:t>Part Six</w:t>
      </w:r>
      <w:bookmarkEnd w:id="10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04"/>
            <w:r w:rsidRPr="007425E1">
              <w:t>rejoice</w:t>
            </w:r>
            <w:r>
              <w:t>d</w:t>
            </w:r>
            <w:commentRangeEnd w:id="1004"/>
            <w:r>
              <w:rPr>
                <w:rStyle w:val="CommentReference"/>
                <w:rFonts w:ascii="Times New Roman" w:eastAsiaTheme="minorHAnsi" w:hAnsi="Times New Roman" w:cstheme="minorBidi"/>
                <w:color w:val="auto"/>
              </w:rPr>
              <w:commentReference w:id="1004"/>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05"/>
            <w:r>
              <w:t>save</w:t>
            </w:r>
            <w:r w:rsidRPr="007425E1">
              <w:t xml:space="preserve"> </w:t>
            </w:r>
            <w:commentRangeEnd w:id="1005"/>
            <w:r>
              <w:rPr>
                <w:rStyle w:val="CommentReference"/>
              </w:rPr>
              <w:commentReference w:id="1005"/>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06" w:name="_Toc298681349"/>
      <w:r>
        <w:t>Part Seven</w:t>
      </w:r>
      <w:bookmarkEnd w:id="10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07"/>
            <w:r>
              <w:t>Paradoxically</w:t>
            </w:r>
            <w:commentRangeEnd w:id="1007"/>
            <w:r>
              <w:rPr>
                <w:rStyle w:val="CommentReference"/>
                <w:rFonts w:ascii="Times New Roman" w:eastAsiaTheme="minorHAnsi" w:hAnsi="Times New Roman" w:cstheme="minorBidi"/>
                <w:color w:val="auto"/>
              </w:rPr>
              <w:commentReference w:id="1007"/>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08"/>
            <w:r>
              <w:t xml:space="preserve">is </w:t>
            </w:r>
            <w:commentRangeEnd w:id="1008"/>
            <w:r>
              <w:rPr>
                <w:rStyle w:val="CommentReference"/>
                <w:rFonts w:ascii="Times New Roman" w:eastAsiaTheme="minorHAnsi" w:hAnsi="Times New Roman" w:cstheme="minorBidi"/>
                <w:color w:val="auto"/>
              </w:rPr>
              <w:commentReference w:id="1008"/>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09" w:name="_Toc298681350"/>
      <w:r>
        <w:t>Part Eight</w:t>
      </w:r>
      <w:bookmarkEnd w:id="10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10"/>
            <w:r w:rsidRPr="007425E1">
              <w:t>from all sides</w:t>
            </w:r>
            <w:commentRangeEnd w:id="1010"/>
            <w:r>
              <w:rPr>
                <w:rStyle w:val="CommentReference"/>
                <w:rFonts w:ascii="Times New Roman" w:eastAsiaTheme="minorHAnsi" w:hAnsi="Times New Roman" w:cstheme="minorBidi"/>
                <w:color w:val="auto"/>
              </w:rPr>
              <w:commentReference w:id="1010"/>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11"/>
            <w:r>
              <w:t>Saviour</w:t>
            </w:r>
            <w:commentRangeEnd w:id="1011"/>
            <w:r>
              <w:rPr>
                <w:rStyle w:val="CommentReference"/>
                <w:rFonts w:ascii="Times New Roman" w:eastAsiaTheme="minorHAnsi" w:hAnsi="Times New Roman" w:cstheme="minorBidi"/>
                <w:color w:val="auto"/>
              </w:rPr>
              <w:commentReference w:id="1011"/>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12" w:name="_Toc298681351"/>
      <w:r>
        <w:t>Part Nine</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13"/>
            <w:r>
              <w:t>compassion</w:t>
            </w:r>
            <w:commentRangeEnd w:id="1013"/>
            <w:r>
              <w:rPr>
                <w:rStyle w:val="CommentReference"/>
                <w:rFonts w:ascii="Times New Roman" w:eastAsiaTheme="minorHAnsi" w:hAnsi="Times New Roman" w:cstheme="minorBidi"/>
                <w:color w:val="auto"/>
              </w:rPr>
              <w:commentReference w:id="1013"/>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14" w:name="_Toc298681352"/>
      <w:bookmarkStart w:id="1015" w:name="_Toc308441942"/>
      <w:r>
        <w:lastRenderedPageBreak/>
        <w:t>The Crown Batos</w:t>
      </w:r>
      <w:bookmarkEnd w:id="1014"/>
      <w:bookmarkEnd w:id="1015"/>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16"/>
            <w:r>
              <w:t>Sanctuary</w:t>
            </w:r>
            <w:commentRangeEnd w:id="1016"/>
            <w:r>
              <w:rPr>
                <w:rStyle w:val="CommentReference"/>
                <w:rFonts w:ascii="Times New Roman" w:eastAsiaTheme="minorHAnsi" w:hAnsi="Times New Roman" w:cstheme="minorBidi"/>
                <w:color w:val="auto"/>
              </w:rPr>
              <w:commentReference w:id="1016"/>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17"/>
            <w:r>
              <w:t>lampstand</w:t>
            </w:r>
            <w:commentRangeEnd w:id="1017"/>
            <w:r>
              <w:rPr>
                <w:rStyle w:val="CommentReference"/>
                <w:rFonts w:ascii="Times New Roman" w:eastAsiaTheme="minorHAnsi" w:hAnsi="Times New Roman" w:cstheme="minorBidi"/>
                <w:color w:val="auto"/>
              </w:rPr>
              <w:commentReference w:id="1017"/>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18"/>
            <w:r>
              <w:t>Greeted</w:t>
            </w:r>
            <w:commentRangeEnd w:id="1018"/>
            <w:r>
              <w:rPr>
                <w:rStyle w:val="CommentReference"/>
                <w:rFonts w:ascii="Times New Roman" w:eastAsiaTheme="minorHAnsi" w:hAnsi="Times New Roman" w:cstheme="minorBidi"/>
                <w:color w:val="auto"/>
              </w:rPr>
              <w:commentReference w:id="1018"/>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19"/>
            <w:r w:rsidRPr="007425E1">
              <w:t xml:space="preserve">For </w:t>
            </w:r>
            <w:commentRangeEnd w:id="1019"/>
            <w:r>
              <w:rPr>
                <w:rStyle w:val="CommentReference"/>
                <w:rFonts w:ascii="Times New Roman" w:eastAsiaTheme="minorHAnsi" w:hAnsi="Times New Roman" w:cstheme="minorBidi"/>
                <w:color w:val="auto"/>
              </w:rPr>
              <w:commentReference w:id="1019"/>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20"/>
            <w:r>
              <w:t>coming</w:t>
            </w:r>
            <w:r w:rsidRPr="007425E1">
              <w:t xml:space="preserve"> </w:t>
            </w:r>
            <w:commentRangeEnd w:id="1020"/>
            <w:r>
              <w:rPr>
                <w:rStyle w:val="CommentReference"/>
                <w:rFonts w:ascii="Times New Roman" w:eastAsiaTheme="minorHAnsi" w:hAnsi="Times New Roman" w:cstheme="minorBidi"/>
                <w:color w:val="auto"/>
              </w:rPr>
              <w:commentReference w:id="1020"/>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21"/>
            <w:r w:rsidRPr="00582AD7">
              <w:t>ⲧⲉⲥⲱⲙⲁ</w:t>
            </w:r>
            <w:commentRangeEnd w:id="1021"/>
            <w:r>
              <w:rPr>
                <w:rStyle w:val="CommentReference"/>
                <w:rFonts w:ascii="Garamond" w:hAnsi="Garamond" w:cstheme="minorBidi"/>
                <w:noProof w:val="0"/>
                <w:lang w:val="en-CA"/>
              </w:rPr>
              <w:commentReference w:id="1021"/>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proofErr w:type="gramStart"/>
            <w:r w:rsidRPr="007425E1">
              <w:t>Therefo</w:t>
            </w:r>
            <w:r>
              <w:t>re</w:t>
            </w:r>
            <w:proofErr w:type="gramEnd"/>
            <w:r>
              <w:t xml:space="preserv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proofErr w:type="gramStart"/>
            <w:r>
              <w:t>You</w:t>
            </w:r>
            <w:proofErr w:type="gramEnd"/>
            <w:r>
              <w:t xml:space="preserve"> holy place,”</w:t>
            </w:r>
          </w:p>
          <w:p w14:paraId="21E2A6CA" w14:textId="77777777" w:rsidR="00E35F1F" w:rsidRDefault="00E35F1F" w:rsidP="00E35F1F">
            <w:pPr>
              <w:pStyle w:val="EngHangEnd"/>
            </w:pPr>
            <w:r w:rsidRPr="007425E1">
              <w:t xml:space="preserve">Which is </w:t>
            </w:r>
            <w:commentRangeStart w:id="1022"/>
            <w:r w:rsidRPr="007425E1">
              <w:t>you</w:t>
            </w:r>
            <w:commentRangeEnd w:id="1022"/>
            <w:r>
              <w:rPr>
                <w:rStyle w:val="CommentReference"/>
                <w:rFonts w:ascii="Times New Roman" w:eastAsiaTheme="minorHAnsi" w:hAnsi="Times New Roman" w:cstheme="minorBidi"/>
                <w:color w:val="auto"/>
              </w:rPr>
              <w:commentReference w:id="1022"/>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23" w:name="_Toc298681353"/>
      <w:bookmarkStart w:id="1024" w:name="_Toc308441943"/>
      <w:r>
        <w:lastRenderedPageBreak/>
        <w:t>The Second Crown Batos</w:t>
      </w:r>
      <w:bookmarkEnd w:id="1023"/>
      <w:bookmarkEnd w:id="1024"/>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25"/>
            <w:r>
              <w:t>evangelized</w:t>
            </w:r>
            <w:r w:rsidRPr="007425E1">
              <w:t xml:space="preserve"> </w:t>
            </w:r>
            <w:commentRangeEnd w:id="1025"/>
            <w:r>
              <w:rPr>
                <w:rStyle w:val="CommentReference"/>
                <w:rFonts w:ascii="Times New Roman" w:eastAsiaTheme="minorHAnsi" w:hAnsi="Times New Roman" w:cstheme="minorBidi"/>
                <w:color w:val="auto"/>
              </w:rPr>
              <w:commentReference w:id="1025"/>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26"/>
            <w:r w:rsidRPr="007425E1">
              <w:t>thereof</w:t>
            </w:r>
            <w:commentRangeEnd w:id="1026"/>
            <w:r>
              <w:rPr>
                <w:rStyle w:val="CommentReference"/>
                <w:rFonts w:ascii="Times New Roman" w:eastAsiaTheme="minorHAnsi" w:hAnsi="Times New Roman" w:cstheme="minorBidi"/>
                <w:color w:val="auto"/>
              </w:rPr>
              <w:commentReference w:id="1026"/>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27"/>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27"/>
            <w:r>
              <w:rPr>
                <w:rStyle w:val="CommentReference"/>
                <w:rFonts w:ascii="Garamond" w:hAnsi="Garamond" w:cstheme="minorBidi"/>
                <w:noProof w:val="0"/>
                <w:lang w:val="en-CA"/>
              </w:rPr>
              <w:commentReference w:id="1027"/>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62"/>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28" w:name="_Toc298681354"/>
      <w:bookmarkStart w:id="1029" w:name="_Ref299212102"/>
      <w:bookmarkStart w:id="1030" w:name="_Ref299212144"/>
      <w:bookmarkStart w:id="1031" w:name="_Ref299212161"/>
      <w:bookmarkStart w:id="1032" w:name="_Toc308441944"/>
      <w:bookmarkStart w:id="1033" w:name="_Toc448696638"/>
      <w:r>
        <w:lastRenderedPageBreak/>
        <w:t>The Ending of the Batos Theotokias</w:t>
      </w:r>
      <w:bookmarkEnd w:id="1028"/>
      <w:bookmarkEnd w:id="1029"/>
      <w:bookmarkEnd w:id="1030"/>
      <w:bookmarkEnd w:id="1031"/>
      <w:bookmarkEnd w:id="1032"/>
      <w:bookmarkEnd w:id="10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34"/>
            <w:r w:rsidRPr="007425E1">
              <w:rPr>
                <w:rFonts w:eastAsiaTheme="minorHAnsi"/>
              </w:rPr>
              <w:t>Awesome and full of glory</w:t>
            </w:r>
            <w:commentRangeEnd w:id="1034"/>
            <w:r>
              <w:rPr>
                <w:rStyle w:val="CommentReference"/>
                <w:rFonts w:ascii="Times New Roman" w:eastAsiaTheme="minorHAnsi" w:hAnsi="Times New Roman" w:cstheme="minorBidi"/>
                <w:color w:val="auto"/>
              </w:rPr>
              <w:commentReference w:id="1034"/>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35"/>
            <w:r w:rsidRPr="007425E1">
              <w:rPr>
                <w:rFonts w:eastAsiaTheme="minorHAnsi"/>
              </w:rPr>
              <w:t>works</w:t>
            </w:r>
            <w:commentRangeEnd w:id="1035"/>
            <w:r>
              <w:rPr>
                <w:rStyle w:val="CommentReference"/>
                <w:rFonts w:ascii="Times New Roman" w:eastAsiaTheme="minorHAnsi" w:hAnsi="Times New Roman" w:cstheme="minorBidi"/>
                <w:color w:val="auto"/>
              </w:rPr>
              <w:commentReference w:id="1035"/>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36"/>
            <w:r w:rsidRPr="00582AD7">
              <w:t>ϥ̀ⲛⲁϯ ⲙ̀ⲡⲓⲟⲩⲁⲓ</w:t>
            </w:r>
            <w:commentRangeEnd w:id="1036"/>
            <w:r>
              <w:rPr>
                <w:rStyle w:val="CommentReference"/>
                <w:rFonts w:ascii="Garamond" w:hAnsi="Garamond" w:cstheme="minorBidi"/>
                <w:noProof w:val="0"/>
                <w:lang w:val="en-CA"/>
              </w:rPr>
              <w:commentReference w:id="1036"/>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37"/>
            <w:r w:rsidRPr="007425E1">
              <w:rPr>
                <w:rFonts w:eastAsiaTheme="minorHAnsi"/>
              </w:rPr>
              <w:t xml:space="preserve">with </w:t>
            </w:r>
            <w:commentRangeEnd w:id="1037"/>
            <w:r>
              <w:rPr>
                <w:rStyle w:val="CommentReference"/>
                <w:rFonts w:ascii="Times New Roman" w:eastAsiaTheme="minorHAnsi" w:hAnsi="Times New Roman" w:cstheme="minorBidi"/>
                <w:color w:val="auto"/>
              </w:rPr>
              <w:commentReference w:id="1037"/>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38"/>
            <w:r w:rsidRPr="00582AD7">
              <w:t>ⲡⲁⲓ ⲉ̀ϩⲟⲟⲩ</w:t>
            </w:r>
            <w:commentRangeEnd w:id="1038"/>
            <w:r>
              <w:rPr>
                <w:rStyle w:val="CommentReference"/>
                <w:rFonts w:ascii="Garamond" w:hAnsi="Garamond" w:cstheme="minorBidi"/>
                <w:noProof w:val="0"/>
                <w:lang w:val="en-CA"/>
              </w:rPr>
              <w:commentReference w:id="1038"/>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39"/>
            <w:r w:rsidRPr="007425E1">
              <w:rPr>
                <w:rFonts w:eastAsiaTheme="minorHAnsi"/>
              </w:rPr>
              <w:t xml:space="preserve">bless </w:t>
            </w:r>
            <w:commentRangeEnd w:id="1039"/>
            <w:r>
              <w:rPr>
                <w:rStyle w:val="CommentReference"/>
                <w:rFonts w:ascii="Times New Roman" w:eastAsiaTheme="minorHAnsi" w:hAnsi="Times New Roman" w:cstheme="minorBidi"/>
                <w:color w:val="auto"/>
              </w:rPr>
              <w:commentReference w:id="1039"/>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85A70" w:rsidR="006869EE" w:rsidRPr="00D65F5D" w:rsidRDefault="00E35F1F" w:rsidP="00D65F5D">
      <w:r>
        <w:t xml:space="preserve">Continue to the Creed on page </w:t>
      </w:r>
      <w:r>
        <w:fldChar w:fldCharType="begin"/>
      </w:r>
      <w:r>
        <w:instrText xml:space="preserve"> PAGEREF _Ref299212181 \h </w:instrText>
      </w:r>
      <w:r>
        <w:fldChar w:fldCharType="separate"/>
      </w:r>
      <w:r w:rsidR="00895112">
        <w:rPr>
          <w:noProof/>
        </w:rPr>
        <w:t>5</w:t>
      </w:r>
      <w:r>
        <w:fldChar w:fldCharType="end"/>
      </w:r>
      <w:r>
        <w:t>.</w:t>
      </w:r>
    </w:p>
    <w:p w14:paraId="0F571DA3" w14:textId="41F2142E" w:rsidR="006869EE" w:rsidRDefault="006869EE" w:rsidP="006869EE">
      <w:pPr>
        <w:pStyle w:val="Heading1"/>
      </w:pPr>
      <w:bookmarkStart w:id="1040" w:name="_Ref448227875"/>
      <w:bookmarkStart w:id="1041" w:name="_Ref448227880"/>
      <w:bookmarkStart w:id="1042" w:name="_Toc448696639"/>
      <w:r>
        <w:lastRenderedPageBreak/>
        <w:t>The Raising of Incense</w:t>
      </w:r>
      <w:bookmarkEnd w:id="1040"/>
      <w:bookmarkEnd w:id="1041"/>
      <w:bookmarkEnd w:id="1042"/>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43" w:name="_Toc448227457"/>
      <w:r>
        <w:lastRenderedPageBreak/>
        <w:t xml:space="preserve">The Raising of Evening (or </w:t>
      </w:r>
      <w:commentRangeStart w:id="1044"/>
      <w:r>
        <w:t>Morning</w:t>
      </w:r>
      <w:commentRangeEnd w:id="1044"/>
      <w:r>
        <w:rPr>
          <w:rStyle w:val="CommentReference"/>
          <w:rFonts w:eastAsiaTheme="minorHAnsi" w:cstheme="minorBidi"/>
          <w:b w:val="0"/>
          <w:bCs w:val="0"/>
        </w:rPr>
        <w:commentReference w:id="1044"/>
      </w:r>
      <w:r>
        <w:t>) Incense</w:t>
      </w:r>
      <w:bookmarkEnd w:id="1043"/>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 xml:space="preserve">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45" w:name="ThanksgivingIncense"/>
      <w:r>
        <w:lastRenderedPageBreak/>
        <w:t>The Prayer of Thanksgiving</w:t>
      </w:r>
    </w:p>
    <w:bookmarkEnd w:id="1045"/>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 xml:space="preserve">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61E412E8" w14:textId="4A0993A4" w:rsidR="006869EE" w:rsidRDefault="006869EE" w:rsidP="008A378B">
      <w:pPr>
        <w:pStyle w:val="Rubric"/>
      </w:pPr>
      <w:r>
        <w:t xml:space="preserve">The presbyter offers incense while the people sing The Verses of the Cymbals. In the morning only, especially on feast days, the people may sing the first part of </w:t>
      </w:r>
      <w:r>
        <w:rPr>
          <w:lang w:val="en-US"/>
        </w:rPr>
        <w:fldChar w:fldCharType="begin"/>
      </w:r>
      <w:r>
        <w:instrText xml:space="preserve"> REF _Ref412098903 \h </w:instrText>
      </w:r>
      <w:r>
        <w:rPr>
          <w:lang w:val="en-US"/>
        </w:rPr>
        <w:fldChar w:fldCharType="separate"/>
      </w:r>
      <w:r w:rsidR="00895112">
        <w:t>The Doxology of Prime</w:t>
      </w:r>
      <w:r>
        <w:fldChar w:fldCharType="end"/>
      </w:r>
      <w:r>
        <w:t xml:space="preserve"> (stopping before “O True Light”), page </w:t>
      </w:r>
      <w:r>
        <w:fldChar w:fldCharType="begin"/>
      </w:r>
      <w:r>
        <w:instrText xml:space="preserve"> PAGEREF _Ref412098903 \h </w:instrText>
      </w:r>
      <w:r>
        <w:fldChar w:fldCharType="separate"/>
      </w:r>
      <w:r w:rsidR="00895112">
        <w:rPr>
          <w:noProof/>
        </w:rPr>
        <w:t>75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046" w:name="_Ref435789344"/>
      <w:bookmarkStart w:id="1047" w:name="VersesCymbals"/>
      <w:r>
        <w:t>The Verses of the Cymbals</w:t>
      </w:r>
      <w:bookmarkEnd w:id="1046"/>
    </w:p>
    <w:bookmarkEnd w:id="1047"/>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63"/>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64"/>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48"/>
            <w:r w:rsidRPr="007425E1">
              <w:t xml:space="preserve">May </w:t>
            </w:r>
            <w:commentRangeEnd w:id="1048"/>
            <w:r>
              <w:rPr>
                <w:rStyle w:val="CommentReference"/>
                <w:rFonts w:eastAsiaTheme="minorHAnsi" w:cstheme="minorBidi"/>
                <w:color w:val="auto"/>
                <w:lang w:val="en-CA"/>
              </w:rPr>
              <w:commentReference w:id="1048"/>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w:t>
      </w:r>
      <w:r>
        <w:lastRenderedPageBreak/>
        <w:t xml:space="preserve">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w:t>
      </w:r>
      <w:proofErr w:type="gramStart"/>
      <w:r>
        <w:t>holy</w:t>
      </w:r>
      <w:proofErr w:type="gramEnd"/>
      <w:r>
        <w:t xml:space="preserve">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lastRenderedPageBreak/>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049" w:name="PrayerDeparted"/>
      <w:r>
        <w:t>The Prayer for the Departed</w:t>
      </w:r>
    </w:p>
    <w:bookmarkEnd w:id="1049"/>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65"/>
      </w:r>
      <w:commentRangeStart w:id="1050"/>
      <w:r>
        <w:t xml:space="preserve"> </w:t>
      </w:r>
      <w:commentRangeEnd w:id="1050"/>
      <w:r>
        <w:rPr>
          <w:rStyle w:val="CommentReference"/>
          <w:lang w:val="en-CA"/>
        </w:rPr>
        <w:commentReference w:id="1050"/>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51"/>
      <w:r>
        <w:t xml:space="preserve"> </w:t>
      </w:r>
      <w:commentRangeEnd w:id="1051"/>
      <w:r>
        <w:rPr>
          <w:rStyle w:val="CommentReference"/>
          <w:lang w:val="en-CA"/>
        </w:rPr>
        <w:commentReference w:id="1051"/>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lastRenderedPageBreak/>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w:t>
      </w:r>
      <w:r>
        <w:t>aise up and comfort</w:t>
      </w:r>
      <w:r>
        <w:t xml:space="preserve">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 xml:space="preserve">For You </w:t>
      </w:r>
      <w:proofErr w:type="gramStart"/>
      <w:r>
        <w:t>are</w:t>
      </w:r>
      <w:proofErr w:type="gramEnd"/>
      <w:r>
        <w:t xml:space="preserv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heal</w:t>
      </w:r>
      <w:r w:rsidR="000A4FB2">
        <w:t xml:space="preserve"> </w:t>
      </w:r>
      <w:r>
        <w:t xml:space="preserve">the maladies of our souls, and </w:t>
      </w:r>
      <w:r w:rsidR="000A4FB2">
        <w:t>cure</w:t>
      </w:r>
      <w:r w:rsidR="000A4FB2">
        <w:t xml:space="preserv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lastRenderedPageBreak/>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52"/>
      <w:r>
        <w:t>You</w:t>
      </w:r>
      <w:commentRangeEnd w:id="1052"/>
      <w:r>
        <w:rPr>
          <w:rStyle w:val="CommentReference"/>
          <w:lang w:val="en-CA"/>
        </w:rPr>
        <w:commentReference w:id="1052"/>
      </w:r>
      <w:r>
        <w:t>, with Him, and the Holy Spirit, the Giver of Life, Who is of One Essence with You, now, and at all times, and unto the age of all ages. Amen.</w:t>
      </w:r>
    </w:p>
    <w:p w14:paraId="651763CC" w14:textId="4834A8F0"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895112">
        <w:rPr>
          <w:noProof/>
        </w:rPr>
        <w:t>75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lastRenderedPageBreak/>
        <w:t>Presbyter:</w:t>
      </w:r>
    </w:p>
    <w:p w14:paraId="09A3C2C8"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7B86A615" w14:textId="77777777" w:rsidR="006869EE" w:rsidRDefault="006869EE" w:rsidP="006869EE">
      <w:pPr>
        <w:pStyle w:val="Heading4"/>
        <w:rPr>
          <w:lang w:val="en-GB"/>
        </w:rPr>
      </w:pPr>
      <w:bookmarkStart w:id="1053" w:name="_Ref435789903"/>
      <w:r>
        <w:rPr>
          <w:lang w:val="en-GB"/>
        </w:rPr>
        <w:t>Graciously Accord</w:t>
      </w:r>
      <w:bookmarkEnd w:id="1053"/>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54" w:name="_Ref435789927"/>
      <w:bookmarkStart w:id="1055" w:name="Gloria"/>
      <w:r>
        <w:rPr>
          <w:lang w:val="en-GB"/>
        </w:rPr>
        <w:lastRenderedPageBreak/>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56"/>
      <w:r>
        <w:rPr>
          <w:lang w:val="en-GB"/>
        </w:rPr>
        <w:t xml:space="preserve">to </w:t>
      </w:r>
      <w:commentRangeEnd w:id="1056"/>
      <w:r>
        <w:rPr>
          <w:rStyle w:val="CommentReference"/>
          <w:lang w:val="en-CA"/>
        </w:rPr>
        <w:commentReference w:id="1056"/>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57" w:name="_Ref442856274"/>
      <w:r>
        <w:t>The Gloria</w:t>
      </w:r>
      <w:bookmarkEnd w:id="1054"/>
      <w:bookmarkEnd w:id="1057"/>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58" w:name="_Ref435789969"/>
      <w:bookmarkEnd w:id="1055"/>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D68450A" w14:textId="77777777" w:rsidR="006869EE" w:rsidRDefault="006869EE" w:rsidP="006869EE">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59" w:name="_Ref442856358"/>
      <w:r>
        <w:t>The Trisagion</w:t>
      </w:r>
      <w:bookmarkEnd w:id="1058"/>
      <w:bookmarkEnd w:id="1059"/>
    </w:p>
    <w:p w14:paraId="3094F883"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5E0E7A07"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6C6C4079" w14:textId="77777777" w:rsidR="006869EE" w:rsidRPr="001A4291" w:rsidRDefault="006869EE" w:rsidP="006869EE">
      <w:pPr>
        <w:pStyle w:val="Prose"/>
      </w:pPr>
      <w:r w:rsidRPr="001A4291">
        <w:lastRenderedPageBreak/>
        <w:t xml:space="preserve">Holy God, Holy Mighty, Holy Immortal, </w:t>
      </w:r>
      <w:proofErr w:type="gramStart"/>
      <w:r w:rsidRPr="001A4291">
        <w:t>Who</w:t>
      </w:r>
      <w:proofErr w:type="gramEnd"/>
      <w:r w:rsidRPr="001A4291">
        <w:t xml:space="preserve">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60" w:name="_Ref442856453"/>
      <w:r>
        <w:t>Hail to You</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61" w:name="_Ref434477171"/>
      <w:r>
        <w:t>The Introduction to the Doxologies</w:t>
      </w:r>
      <w:bookmarkEnd w:id="1061"/>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66"/>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62" w:name="_Ref435799700"/>
      <w:r>
        <w:lastRenderedPageBreak/>
        <w:t>The Doxologies</w:t>
      </w:r>
      <w:bookmarkEnd w:id="1062"/>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63" w:name="_Ref434487836"/>
      <w:r>
        <w:t>The Evening Doxology of the Virgin</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67"/>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64" w:name="_Ref434487846"/>
      <w:r>
        <w:t>The Morning Doxology of the Virgin</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65"/>
            <w:r>
              <w:t xml:space="preserve">declared </w:t>
            </w:r>
            <w:commentRangeEnd w:id="1065"/>
            <w:r>
              <w:rPr>
                <w:rStyle w:val="CommentReference"/>
                <w:rFonts w:ascii="Times New Roman" w:eastAsiaTheme="minorHAnsi" w:hAnsi="Times New Roman" w:cstheme="minorBidi"/>
                <w:color w:val="auto"/>
              </w:rPr>
              <w:commentReference w:id="1065"/>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66"/>
            <w:r>
              <w:t xml:space="preserve">Good New </w:t>
            </w:r>
            <w:commentRangeEnd w:id="1066"/>
            <w:r>
              <w:rPr>
                <w:rStyle w:val="CommentReference"/>
                <w:rFonts w:ascii="Times New Roman" w:eastAsiaTheme="minorHAnsi" w:hAnsi="Times New Roman" w:cstheme="minorBidi"/>
                <w:color w:val="auto"/>
              </w:rPr>
              <w:commentReference w:id="1066"/>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proofErr w:type="gramStart"/>
            <w:r>
              <w:t>Likewise</w:t>
            </w:r>
            <w:proofErr w:type="gramEnd"/>
            <w:r>
              <w:t xml:space="preserv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68"/>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67"/>
            <w:r>
              <w:t>Be our advocate</w:t>
            </w:r>
            <w:commentRangeEnd w:id="1067"/>
            <w:r>
              <w:rPr>
                <w:rStyle w:val="CommentReference"/>
                <w:rFonts w:ascii="Times New Roman" w:eastAsiaTheme="minorHAnsi" w:hAnsi="Times New Roman" w:cstheme="minorBidi"/>
                <w:color w:val="auto"/>
              </w:rPr>
              <w:commentReference w:id="1067"/>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68"/>
            <w:r>
              <w:t>Mary</w:t>
            </w:r>
            <w:commentRangeEnd w:id="1068"/>
            <w:r>
              <w:rPr>
                <w:rStyle w:val="CommentReference"/>
                <w:rFonts w:ascii="Times New Roman" w:eastAsiaTheme="minorHAnsi" w:hAnsi="Times New Roman" w:cstheme="minorBidi"/>
                <w:color w:val="auto"/>
              </w:rPr>
              <w:commentReference w:id="1068"/>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69"/>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69" w:name="_Ref435799710"/>
      <w:r>
        <w:t>The Orthodox Creed</w:t>
      </w:r>
      <w:bookmarkEnd w:id="1069"/>
    </w:p>
    <w:p w14:paraId="112F424C" w14:textId="77777777" w:rsidR="006869EE" w:rsidRDefault="006869EE" w:rsidP="006869EE">
      <w:pPr>
        <w:pStyle w:val="Body"/>
      </w:pPr>
      <w:r>
        <w:t xml:space="preserve">We believe in One God: God the Father, the Pantocrator, </w:t>
      </w:r>
      <w:proofErr w:type="gramStart"/>
      <w:r>
        <w:t>Who</w:t>
      </w:r>
      <w:proofErr w:type="gramEnd"/>
      <w:r>
        <w:t xml:space="preserve">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 xml:space="preserve">We look for the resurrection of the dead, and the life of the coming </w:t>
            </w:r>
            <w:r>
              <w:lastRenderedPageBreak/>
              <w:t>age. Amen.</w:t>
            </w:r>
          </w:p>
        </w:tc>
        <w:tc>
          <w:tcPr>
            <w:tcW w:w="3624" w:type="dxa"/>
          </w:tcPr>
          <w:p w14:paraId="0C700699" w14:textId="77777777" w:rsidR="006869EE" w:rsidRDefault="006869EE" w:rsidP="006869EE">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33F89C3C" w14:textId="77777777" w:rsidR="006869EE" w:rsidRDefault="006869EE" w:rsidP="006869EE">
      <w:pPr>
        <w:pStyle w:val="Heading4"/>
      </w:pPr>
      <w:bookmarkStart w:id="1070" w:name="_Ref442856751"/>
      <w:r>
        <w:lastRenderedPageBreak/>
        <w:t>God Have mercy upon us</w:t>
      </w:r>
      <w:bookmarkEnd w:id="1070"/>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70"/>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71"/>
      <w:r>
        <w:t>God</w:t>
      </w:r>
      <w:commentRangeEnd w:id="1071"/>
      <w:r>
        <w:rPr>
          <w:rStyle w:val="CommentReference"/>
          <w:lang w:val="en-CA"/>
        </w:rPr>
        <w:commentReference w:id="1071"/>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w:t>
      </w:r>
      <w:r>
        <w:t>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71"/>
      </w:r>
      <w:r>
        <w:t xml:space="preserve"> says the Litany of Lent (page ##).</w:t>
      </w:r>
    </w:p>
    <w:p w14:paraId="72CFC59B" w14:textId="77777777" w:rsidR="006869EE" w:rsidRDefault="006869EE" w:rsidP="006869EE">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72" w:name="_Ref442856856"/>
      <w:r>
        <w:t>The Prayer for the Gospel</w:t>
      </w:r>
      <w:bookmarkEnd w:id="1072"/>
    </w:p>
    <w:p w14:paraId="18774D58" w14:textId="77777777" w:rsidR="006869EE" w:rsidRDefault="006869EE" w:rsidP="006869EE">
      <w:pPr>
        <w:pStyle w:val="Priest"/>
      </w:pPr>
      <w:r>
        <w:t>Presbyter:</w:t>
      </w:r>
    </w:p>
    <w:p w14:paraId="33DEEA9B" w14:textId="77777777" w:rsidR="006869EE" w:rsidRDefault="006869EE" w:rsidP="006869E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adoration, together with Your Good Father and the Holy Spirit, the Giver of Life, </w:t>
      </w:r>
      <w:proofErr w:type="gramStart"/>
      <w:r>
        <w:t>Who</w:t>
      </w:r>
      <w:proofErr w:type="gramEnd"/>
      <w:r>
        <w:t xml:space="preserve"> is of One Essence with You, now, and at all times, and unto the age of all ages. Amen.</w:t>
      </w:r>
    </w:p>
    <w:p w14:paraId="07857921" w14:textId="77777777" w:rsidR="006869EE" w:rsidRDefault="006869EE" w:rsidP="006869EE">
      <w:pPr>
        <w:pStyle w:val="Heading4"/>
      </w:pPr>
      <w:r>
        <w:lastRenderedPageBreak/>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 xml:space="preserve">While the Psalm is read, </w:t>
      </w:r>
      <w:proofErr w:type="gramStart"/>
      <w:r>
        <w:t>The</w:t>
      </w:r>
      <w:proofErr w:type="gramEnd"/>
      <w:r>
        <w:t xml:space="preserv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73" w:name="_Ref442870575"/>
      <w:r>
        <w:t>The Gospel Response</w:t>
      </w:r>
      <w:bookmarkEnd w:id="1073"/>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 xml:space="preserve">The worship of idols utterly </w:t>
      </w:r>
      <w:proofErr w:type="gramStart"/>
      <w:r>
        <w:t>uproot</w:t>
      </w:r>
      <w:proofErr w:type="gramEnd"/>
      <w:r>
        <w:t xml:space="preserve">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 xml:space="preserve">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 xml:space="preserve">He turns to the West and censes the </w:t>
      </w:r>
      <w:proofErr w:type="gramStart"/>
      <w:r>
        <w:t>presbyters ,the</w:t>
      </w:r>
      <w:proofErr w:type="gramEnd"/>
      <w:r>
        <w:t xml:space="preserv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74" w:name="_Ref442870289"/>
      <w:r>
        <w:lastRenderedPageBreak/>
        <w:t>The Absolutions</w:t>
      </w:r>
      <w:bookmarkEnd w:id="1074"/>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w:t>
      </w:r>
      <w:proofErr w:type="gramStart"/>
      <w:r w:rsidR="006869EE">
        <w:t>are</w:t>
      </w:r>
      <w:proofErr w:type="gramEnd"/>
      <w:r w:rsidR="006869EE">
        <w:t xml:space="preserv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t>
      </w:r>
      <w:proofErr w:type="gramStart"/>
      <w:r>
        <w:t>Who</w:t>
      </w:r>
      <w:proofErr w:type="gramEnd"/>
      <w:r>
        <w:t xml:space="preserve">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 xml:space="preserve">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t>
      </w:r>
      <w:proofErr w:type="gramStart"/>
      <w:r>
        <w:t>Who</w:t>
      </w:r>
      <w:proofErr w:type="gramEnd"/>
      <w:r>
        <w:t xml:space="preserve">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 xml:space="preserve">You also now, our Master, through Your </w:t>
      </w:r>
      <w:proofErr w:type="gramStart"/>
      <w:r>
        <w:t>holy</w:t>
      </w:r>
      <w:proofErr w:type="gramEnd"/>
      <w:r>
        <w:t xml:space="preserve">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 xml:space="preserve">Fill us with Your fear, and straighten us to Your holy, good will, for You are our God, [and] the glory, and the honour, and the dominion, and the adoration are due to You, together with Your Good Father and the Holy Spirit, the Giver of Life, </w:t>
      </w:r>
      <w:proofErr w:type="gramStart"/>
      <w:r>
        <w:t>Who</w:t>
      </w:r>
      <w:proofErr w:type="gramEnd"/>
      <w:r>
        <w:t xml:space="preserve">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075" w:name="_Toc448696640"/>
      <w:r>
        <w:lastRenderedPageBreak/>
        <w:t>Non-Traditional</w:t>
      </w:r>
      <w:bookmarkEnd w:id="1075"/>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076" w:name="_Toc448696641"/>
      <w:r>
        <w:rPr>
          <w:lang w:val="en-GB"/>
        </w:rPr>
        <w:lastRenderedPageBreak/>
        <w:t>Reader’s Service</w:t>
      </w:r>
      <w:bookmarkEnd w:id="1076"/>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6100AE6" w14:textId="77777777" w:rsidR="00895112"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895112">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895112">
        <w:rPr>
          <w:noProof/>
          <w:lang w:val="en-US"/>
        </w:rPr>
        <w:t>67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22701632"/>
        <w:docPartObj>
          <w:docPartGallery w:val="Table of Contents"/>
          <w:docPartUnique/>
        </w:docPartObj>
      </w:sdtPr>
      <w:sdtEndPr>
        <w:rPr>
          <w:b/>
          <w:bCs/>
        </w:rPr>
      </w:sdtEndPr>
      <w:sdtContent>
        <w:p w14:paraId="1EFA6818" w14:textId="263ABA76"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Vespers Praise</w:t>
          </w:r>
          <w:r>
            <w:rPr>
              <w:noProof/>
              <w:webHidden/>
            </w:rPr>
            <w:tab/>
            <w:t>5</w:t>
          </w:r>
        </w:p>
        <w:p w14:paraId="0778207D" w14:textId="77777777"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The Psalms of the Eleventh Hour (Little Vespers)</w:t>
          </w:r>
          <w:r>
            <w:rPr>
              <w:noProof/>
              <w:webHidden/>
            </w:rPr>
            <w:tab/>
            <w:t>10</w:t>
          </w:r>
        </w:p>
        <w:p w14:paraId="2682FEA1" w14:textId="77777777"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The Raising of Evening (or Morning) Incense</w:t>
          </w:r>
          <w:r>
            <w:rPr>
              <w:noProof/>
              <w:webHidden/>
            </w:rPr>
            <w:tab/>
            <w:t>552</w:t>
          </w:r>
        </w:p>
        <w:p w14:paraId="0A6F2834" w14:textId="77777777" w:rsidR="00895112" w:rsidRPr="00895112" w:rsidRDefault="008A378B" w:rsidP="009800DB"/>
      </w:sdtContent>
    </w:sdt>
    <w:p w14:paraId="656611D4" w14:textId="77777777" w:rsidR="00895112" w:rsidRDefault="00895112" w:rsidP="00895112">
      <w:r w:rsidRPr="00895112">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17C6E209" w14:textId="77777777" w:rsidR="00895112" w:rsidRPr="00895112" w:rsidRDefault="00895112" w:rsidP="00895112">
      <w:pPr>
        <w:pStyle w:val="Rubric"/>
        <w:rPr>
          <w:rStyle w:val="Hyperlink"/>
        </w:rPr>
      </w:pPr>
      <w:r w:rsidRPr="00895112">
        <w:rPr>
          <w:rStyle w:val="Hyperlink"/>
        </w:rPr>
        <w:br w:type="page"/>
      </w:r>
    </w:p>
    <w:p w14:paraId="5F28BB60" w14:textId="40A40E5A" w:rsidR="00CA3D47" w:rsidRDefault="00895112" w:rsidP="00CA3D47">
      <w:pPr>
        <w:pStyle w:val="Rubric"/>
        <w:rPr>
          <w:lang w:val="en-US"/>
        </w:rPr>
      </w:pPr>
      <w:r w:rsidRPr="00895112">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13809EF3"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895112">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895112">
        <w:rPr>
          <w:noProof/>
          <w:lang w:val="en-US"/>
        </w:rPr>
        <w:t>10</w:t>
      </w:r>
      <w:r>
        <w:rPr>
          <w:lang w:val="en-US"/>
        </w:rPr>
        <w:fldChar w:fldCharType="end"/>
      </w:r>
      <w:r>
        <w:rPr>
          <w:lang w:val="en-US"/>
        </w:rPr>
        <w:t>.</w:t>
      </w:r>
    </w:p>
    <w:p w14:paraId="10695CEB" w14:textId="1ED4E5D6"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895112">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895112">
        <w:rPr>
          <w:noProof/>
          <w:lang w:val="en-US"/>
        </w:rPr>
        <w:t>10</w:t>
      </w:r>
      <w:r>
        <w:rPr>
          <w:lang w:val="en-US"/>
        </w:rPr>
        <w:fldChar w:fldCharType="end"/>
      </w:r>
      <w:r>
        <w:rPr>
          <w:lang w:val="en-US"/>
        </w:rPr>
        <w:t>.</w:t>
      </w:r>
    </w:p>
    <w:p w14:paraId="2670844D" w14:textId="77777777" w:rsidR="00895112" w:rsidRDefault="00CA3D47" w:rsidP="00837F89">
      <w:pPr>
        <w:pStyle w:val="Body"/>
      </w:pPr>
      <w:r>
        <w:t xml:space="preserve">In the morning, recite </w:t>
      </w:r>
      <w:r>
        <w:fldChar w:fldCharType="begin"/>
      </w:r>
      <w:r>
        <w:instrText xml:space="preserve"> REF _Ref412098903 \h </w:instrText>
      </w:r>
      <w:r>
        <w:fldChar w:fldCharType="separate"/>
      </w:r>
      <w:r w:rsidR="00895112">
        <w:br w:type="page"/>
      </w:r>
    </w:p>
    <w:p w14:paraId="66E860A9" w14:textId="3F9E4618" w:rsidR="00CA3D47" w:rsidRDefault="00895112"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75</w:t>
      </w:r>
      <w:r w:rsidR="00CA3D47">
        <w:fldChar w:fldCharType="end"/>
      </w:r>
      <w:r w:rsidR="00CA3D47">
        <w:t>, stopping before “O true light”.</w:t>
      </w:r>
    </w:p>
    <w:p w14:paraId="7BD11087" w14:textId="1F441A9B" w:rsidR="00CA3D47" w:rsidRDefault="00CA3D47" w:rsidP="00CA3D47">
      <w:pPr>
        <w:pStyle w:val="Rubric"/>
      </w:pPr>
      <w:r>
        <w:t xml:space="preserve">Recite </w:t>
      </w:r>
      <w:r>
        <w:fldChar w:fldCharType="begin"/>
      </w:r>
      <w:r>
        <w:instrText xml:space="preserve"> REF _Ref435789344 \h </w:instrText>
      </w:r>
      <w:r>
        <w:fldChar w:fldCharType="separate"/>
      </w:r>
      <w:r w:rsidR="00895112">
        <w:t>The Verses of the Cymbals</w:t>
      </w:r>
      <w:r>
        <w:fldChar w:fldCharType="end"/>
      </w:r>
      <w:r>
        <w:t xml:space="preserve">, page </w:t>
      </w:r>
      <w:r>
        <w:fldChar w:fldCharType="begin"/>
      </w:r>
      <w:r>
        <w:instrText xml:space="preserve"> PAGEREF _Ref435789344 \h </w:instrText>
      </w:r>
      <w:r>
        <w:fldChar w:fldCharType="separate"/>
      </w:r>
      <w:r w:rsidR="00895112">
        <w:rPr>
          <w:noProof/>
        </w:rPr>
        <w:t>555</w:t>
      </w:r>
      <w:r>
        <w:fldChar w:fldCharType="end"/>
      </w:r>
      <w:r>
        <w:t>.</w:t>
      </w:r>
    </w:p>
    <w:p w14:paraId="1E7402C8" w14:textId="71D769BD"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895112">
        <w:rPr>
          <w:noProof/>
          <w:lang w:val="en-US"/>
        </w:rPr>
        <w:t>180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17790DA0" w14:textId="77777777" w:rsidR="00895112"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851873532"/>
        <w:docPartObj>
          <w:docPartGallery w:val="Table of Contents"/>
          <w:docPartUnique/>
        </w:docPartObj>
      </w:sdtPr>
      <w:sdtEndPr>
        <w:rPr>
          <w:b/>
          <w:bCs/>
          <w:noProof/>
        </w:rPr>
      </w:sdtEndPr>
      <w:sdtContent>
        <w:p w14:paraId="024197D9" w14:textId="633C32E3"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The Psalms of Prime</w:t>
          </w:r>
          <w:r>
            <w:rPr>
              <w:noProof/>
              <w:webHidden/>
            </w:rPr>
            <w:tab/>
            <w:t>69</w:t>
          </w:r>
        </w:p>
        <w:p w14:paraId="296B1961" w14:textId="77777777"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The Doxology of Prime</w:t>
          </w:r>
          <w:r>
            <w:rPr>
              <w:noProof/>
              <w:webHidden/>
            </w:rPr>
            <w:tab/>
            <w:t>75</w:t>
          </w:r>
        </w:p>
        <w:p w14:paraId="0CB964E7" w14:textId="77777777" w:rsidR="00895112" w:rsidRDefault="00895112">
          <w:pPr>
            <w:pStyle w:val="TOC3"/>
            <w:tabs>
              <w:tab w:val="right" w:leader="dot" w:pos="8846"/>
            </w:tabs>
            <w:rPr>
              <w:rFonts w:asciiTheme="minorHAnsi" w:eastAsiaTheme="minorEastAsia" w:hAnsiTheme="minorHAnsi"/>
              <w:noProof/>
              <w:sz w:val="22"/>
              <w:lang w:val="en-US"/>
            </w:rPr>
          </w:pPr>
          <w:r w:rsidRPr="00895112">
            <w:rPr>
              <w:rStyle w:val="Hyperlink"/>
            </w:rPr>
            <w:t>The Raising of Morning Incense</w:t>
          </w:r>
          <w:r>
            <w:rPr>
              <w:noProof/>
              <w:webHidden/>
            </w:rPr>
            <w:tab/>
            <w:t>86</w:t>
          </w:r>
        </w:p>
        <w:p w14:paraId="3F60A10C" w14:textId="77777777" w:rsidR="00895112" w:rsidRDefault="008A378B" w:rsidP="009800DB"/>
      </w:sdtContent>
    </w:sdt>
    <w:p w14:paraId="790F2CDC" w14:textId="77777777" w:rsidR="00895112" w:rsidRDefault="00895112" w:rsidP="00AB3348">
      <w:r>
        <w:br w:type="page"/>
      </w:r>
    </w:p>
    <w:p w14:paraId="0149F0B3" w14:textId="32CE23B8" w:rsidR="00CA3D47" w:rsidRPr="007E0213" w:rsidRDefault="00895112"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68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70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6D12CD8A" w14:textId="77777777" w:rsidR="00895112"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895112">
        <w:rPr>
          <w:noProof/>
          <w:lang w:val="en-GB"/>
        </w:rPr>
        <w:t>70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895112">
        <w:br w:type="page"/>
      </w:r>
    </w:p>
    <w:p w14:paraId="6B80621C" w14:textId="35A869EC" w:rsidR="00CA3D47" w:rsidRDefault="00895112"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75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389EC1BB" w14:textId="77777777" w:rsidR="00895112" w:rsidRDefault="00CA3D47" w:rsidP="006869EE">
      <w:pPr>
        <w:pStyle w:val="Body"/>
        <w:rPr>
          <w:lang w:val="en-GB"/>
        </w:rPr>
      </w:pPr>
      <w:r>
        <w:t xml:space="preserve">Recite </w:t>
      </w:r>
      <w:r>
        <w:fldChar w:fldCharType="begin"/>
      </w:r>
      <w:r>
        <w:instrText xml:space="preserve"> REF _Ref435789927 \h </w:instrText>
      </w:r>
      <w:r>
        <w:fldChar w:fldCharType="separate"/>
      </w:r>
      <w:r w:rsidR="00895112">
        <w:rPr>
          <w:lang w:val="en-GB"/>
        </w:rPr>
        <w:t>Graciously accord, O Lord, to keep us this night without sin. You are blessed, O Lord, God of our fathers, and Your Holy Name is greatly blessed and full of glory forever. Amen.</w:t>
      </w:r>
    </w:p>
    <w:p w14:paraId="3D7AE971" w14:textId="77777777" w:rsidR="00895112" w:rsidRDefault="00895112" w:rsidP="006869EE">
      <w:pPr>
        <w:pStyle w:val="Body"/>
        <w:rPr>
          <w:lang w:val="en-GB"/>
        </w:rPr>
      </w:pPr>
      <w:r>
        <w:rPr>
          <w:lang w:val="en-GB"/>
        </w:rPr>
        <w:t>Let Your mercy be upon us, O Lord, even as we have set our hope in You. For the eyes of everyone wait upon You, for You give them their food in due season.</w:t>
      </w:r>
    </w:p>
    <w:p w14:paraId="2F5A6AF8" w14:textId="77777777" w:rsidR="00895112" w:rsidRDefault="00895112"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AC67A8B" w14:textId="77777777" w:rsidR="00895112" w:rsidRDefault="00895112"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B580727" w14:textId="77777777" w:rsidR="00895112" w:rsidRDefault="00895112" w:rsidP="006869EE">
      <w:pPr>
        <w:pStyle w:val="Body"/>
        <w:rPr>
          <w:lang w:val="en-GB"/>
        </w:rPr>
      </w:pPr>
      <w:r>
        <w:rPr>
          <w:lang w:val="en-GB"/>
        </w:rPr>
        <w:t>Your mercy, O Lord, endures forever. O despise not the works of Your hands.</w:t>
      </w:r>
    </w:p>
    <w:p w14:paraId="2B174926" w14:textId="77777777" w:rsidR="00895112" w:rsidRDefault="00895112" w:rsidP="006869EE">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375DF286" w14:textId="77777777" w:rsidR="00895112" w:rsidRDefault="00895112"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A2DCF9B" w14:textId="77777777" w:rsidR="00895112" w:rsidRDefault="00895112" w:rsidP="006869EE">
      <w:pPr>
        <w:pStyle w:val="Body"/>
        <w:rPr>
          <w:lang w:val="en-GB"/>
        </w:rPr>
      </w:pPr>
      <w:r>
        <w:rPr>
          <w:lang w:val="en-GB"/>
        </w:rPr>
        <w:t>Blessing belongs to You, praise belongs to You praise, glory belongs to You, O Father, Son and Holy Spirit, now, and forever and ever. Amen.</w:t>
      </w:r>
    </w:p>
    <w:p w14:paraId="3A822761" w14:textId="77777777" w:rsidR="00895112" w:rsidRPr="008D61EA" w:rsidRDefault="00895112" w:rsidP="006869EE">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225AF90C" w14:textId="77777777" w:rsidR="00895112" w:rsidRDefault="00895112"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1710F8A9" w14:textId="77777777" w:rsidR="00895112" w:rsidRDefault="00895112" w:rsidP="006869EE">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12020D3" w14:textId="77777777" w:rsidR="00895112" w:rsidRDefault="00895112"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2758EF3A" w:rsidR="00CA3D47" w:rsidRDefault="00895112"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565</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72"/>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38BABFE7" w:rsidR="00CA3D47" w:rsidRDefault="00CA3D47" w:rsidP="00CA3D47">
      <w:pPr>
        <w:pStyle w:val="Rubric"/>
      </w:pPr>
      <w:r>
        <w:t xml:space="preserve">Read </w:t>
      </w:r>
      <w:r>
        <w:fldChar w:fldCharType="begin"/>
      </w:r>
      <w:r>
        <w:instrText xml:space="preserve"> REF _Ref435800051 \h </w:instrText>
      </w:r>
      <w:r>
        <w:fldChar w:fldCharType="separate"/>
      </w:r>
      <w:r w:rsidR="00895112">
        <w:t>The Psalms of the Third Hour</w:t>
      </w:r>
      <w:r>
        <w:fldChar w:fldCharType="end"/>
      </w:r>
      <w:r>
        <w:t xml:space="preserve">, page </w:t>
      </w:r>
      <w:r>
        <w:fldChar w:fldCharType="begin"/>
      </w:r>
      <w:r>
        <w:instrText xml:space="preserve"> PAGEREF _Ref435800057 \h </w:instrText>
      </w:r>
      <w:r>
        <w:fldChar w:fldCharType="separate"/>
      </w:r>
      <w:r w:rsidR="00895112">
        <w:rPr>
          <w:noProof/>
        </w:rPr>
        <w:t>89</w:t>
      </w:r>
      <w:r>
        <w:fldChar w:fldCharType="end"/>
      </w:r>
      <w:r>
        <w:t xml:space="preserve">, and continue with </w:t>
      </w:r>
      <w:r>
        <w:fldChar w:fldCharType="begin"/>
      </w:r>
      <w:r>
        <w:instrText xml:space="preserve"> REF _Ref435800080 \h </w:instrText>
      </w:r>
      <w:r>
        <w:fldChar w:fldCharType="separate"/>
      </w:r>
      <w:r w:rsidR="00895112">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 xml:space="preserve">in the hands of </w:t>
      </w:r>
      <w:proofErr w:type="gramStart"/>
      <w:r>
        <w:t>Aaron</w:t>
      </w:r>
      <w:proofErr w:type="gramEnd"/>
      <w:r>
        <w:t xml:space="preserve">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077" w:name="_Toc448696642"/>
      <w:r>
        <w:lastRenderedPageBreak/>
        <w:t>Prayers for Needs</w:t>
      </w:r>
      <w:bookmarkEnd w:id="1077"/>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710B8D5E"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895112">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895112">
        <w:rPr>
          <w:noProof/>
          <w:lang w:val="en-US"/>
        </w:rPr>
        <w:t>10</w:t>
      </w:r>
      <w:r>
        <w:rPr>
          <w:lang w:val="en-US"/>
        </w:rPr>
        <w:fldChar w:fldCharType="end"/>
      </w:r>
    </w:p>
    <w:p w14:paraId="3C5C610B" w14:textId="01002EDD"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895112">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895112">
        <w:rPr>
          <w:noProof/>
          <w:lang w:val="en-US"/>
        </w:rPr>
        <w:t>10</w:t>
      </w:r>
      <w:r>
        <w:rPr>
          <w:lang w:val="en-US"/>
        </w:rPr>
        <w:fldChar w:fldCharType="end"/>
      </w:r>
    </w:p>
    <w:p w14:paraId="3F03AED4" w14:textId="1C01B8AE"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895112">
        <w:t>The Verses of the Cymbals</w:t>
      </w:r>
      <w:r>
        <w:fldChar w:fldCharType="end"/>
      </w:r>
      <w:r>
        <w:t xml:space="preserve">, page </w:t>
      </w:r>
      <w:r>
        <w:fldChar w:fldCharType="begin"/>
      </w:r>
      <w:r>
        <w:instrText xml:space="preserve"> PAGEREF _Ref435789344 \h </w:instrText>
      </w:r>
      <w:r>
        <w:fldChar w:fldCharType="separate"/>
      </w:r>
      <w:r w:rsidR="00895112">
        <w:rPr>
          <w:noProof/>
        </w:rPr>
        <w:t>555</w:t>
      </w:r>
      <w:r>
        <w:fldChar w:fldCharType="end"/>
      </w:r>
      <w:r>
        <w:t xml:space="preserve">. If integrating this service with Prime, the first part of </w:t>
      </w:r>
      <w:r>
        <w:fldChar w:fldCharType="begin"/>
      </w:r>
      <w:r>
        <w:instrText xml:space="preserve"> REF _Ref442855270 \h </w:instrText>
      </w:r>
      <w:r>
        <w:fldChar w:fldCharType="separate"/>
      </w:r>
      <w:r w:rsidR="00895112">
        <w:t>The Doxology of Prime</w:t>
      </w:r>
      <w:r>
        <w:fldChar w:fldCharType="end"/>
      </w:r>
      <w:r>
        <w:t xml:space="preserve">, </w:t>
      </w:r>
      <w:r>
        <w:fldChar w:fldCharType="begin"/>
      </w:r>
      <w:r>
        <w:instrText xml:space="preserve"> PAGEREF _Ref442855276 \h </w:instrText>
      </w:r>
      <w:r>
        <w:fldChar w:fldCharType="separate"/>
      </w:r>
      <w:r w:rsidR="00895112">
        <w:rPr>
          <w:noProof/>
        </w:rPr>
        <w:t>75</w:t>
      </w:r>
      <w:r>
        <w:fldChar w:fldCharType="end"/>
      </w:r>
      <w:r>
        <w:t>, may precede the Verses of Cymbals. Following the Verses of the Cymbals, the people recite with one voice,</w:t>
      </w:r>
    </w:p>
    <w:p w14:paraId="0B56BE9B" w14:textId="11CB0C28"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895112">
        <w:t>Psalm</w:t>
      </w:r>
      <w:r w:rsidR="00895112" w:rsidRPr="00AB1781">
        <w:t xml:space="preserve"> 50</w:t>
      </w:r>
      <w:r w:rsidR="00895112">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895112">
        <w:rPr>
          <w:noProof/>
          <w:lang w:val="en-US"/>
        </w:rPr>
        <w:t>180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3F0958C4"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895112">
        <w:t>Ephesians 4:1 5</w:t>
      </w:r>
      <w:r>
        <w:fldChar w:fldCharType="end"/>
      </w:r>
      <w:r>
        <w:t xml:space="preserve">, page </w:t>
      </w:r>
      <w:r>
        <w:fldChar w:fldCharType="begin"/>
      </w:r>
      <w:r>
        <w:instrText xml:space="preserve"> PAGEREF _Ref442855527 \h </w:instrText>
      </w:r>
      <w:r>
        <w:fldChar w:fldCharType="separate"/>
      </w:r>
      <w:r w:rsidR="00895112">
        <w:rPr>
          <w:noProof/>
        </w:rPr>
        <w:t>69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w:t>
      </w:r>
      <w:proofErr w:type="gramStart"/>
      <w:r>
        <w:t>seek</w:t>
      </w:r>
      <w:proofErr w:type="gramEnd"/>
      <w:r>
        <w:t xml:space="preserve">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w:t>
      </w:r>
      <w:proofErr w:type="gramStart"/>
      <w:r>
        <w:t>holy</w:t>
      </w:r>
      <w:proofErr w:type="gramEnd"/>
      <w:r>
        <w:t xml:space="preserve">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07C441F4"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895112">
        <w:t>The Doxology of Prime</w:t>
      </w:r>
      <w:r>
        <w:fldChar w:fldCharType="end"/>
      </w:r>
      <w:r>
        <w:t xml:space="preserve">, </w:t>
      </w:r>
      <w:r>
        <w:fldChar w:fldCharType="begin"/>
      </w:r>
      <w:r>
        <w:instrText xml:space="preserve"> PAGEREF _Ref442855276 \h </w:instrText>
      </w:r>
      <w:r>
        <w:fldChar w:fldCharType="separate"/>
      </w:r>
      <w:r w:rsidR="00895112">
        <w:rPr>
          <w:noProof/>
        </w:rPr>
        <w:t>75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w:t>
      </w:r>
      <w:proofErr w:type="gramStart"/>
      <w:r>
        <w:t>thousands</w:t>
      </w:r>
      <w:proofErr w:type="gramEnd"/>
      <w:r>
        <w:t xml:space="preserve">,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 xml:space="preserve">Life, </w:t>
      </w:r>
      <w:proofErr w:type="gramStart"/>
      <w:r>
        <w:t>Who</w:t>
      </w:r>
      <w:proofErr w:type="gramEnd"/>
      <w:r>
        <w:t xml:space="preserve">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5BC55D87"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895112">
        <w:rPr>
          <w:lang w:val="en-GB"/>
        </w:rPr>
        <w:t>Graciously Accord</w:t>
      </w:r>
      <w:r>
        <w:fldChar w:fldCharType="end"/>
      </w:r>
      <w:r>
        <w:t xml:space="preserve">, page </w:t>
      </w:r>
      <w:r>
        <w:fldChar w:fldCharType="begin"/>
      </w:r>
      <w:r>
        <w:instrText xml:space="preserve"> PAGEREF _Ref435789903 \h </w:instrText>
      </w:r>
      <w:r>
        <w:fldChar w:fldCharType="separate"/>
      </w:r>
      <w:r w:rsidR="00895112">
        <w:rPr>
          <w:noProof/>
        </w:rPr>
        <w:t>565</w:t>
      </w:r>
      <w:r>
        <w:fldChar w:fldCharType="end"/>
      </w:r>
      <w:r>
        <w:t xml:space="preserve">. If integrating with the Morning hour, </w:t>
      </w:r>
      <w:r>
        <w:fldChar w:fldCharType="begin"/>
      </w:r>
      <w:r>
        <w:instrText xml:space="preserve"> REF _Ref442856274 \h </w:instrText>
      </w:r>
      <w:r>
        <w:fldChar w:fldCharType="separate"/>
      </w:r>
      <w:r w:rsidR="00895112">
        <w:t>The Gloria</w:t>
      </w:r>
      <w:r>
        <w:fldChar w:fldCharType="end"/>
      </w:r>
      <w:r>
        <w:t xml:space="preserve">, page </w:t>
      </w:r>
      <w:r>
        <w:fldChar w:fldCharType="begin"/>
      </w:r>
      <w:r>
        <w:instrText xml:space="preserve"> PAGEREF _Ref442856274 \h </w:instrText>
      </w:r>
      <w:r>
        <w:fldChar w:fldCharType="separate"/>
      </w:r>
      <w:r w:rsidR="00895112">
        <w:rPr>
          <w:noProof/>
        </w:rPr>
        <w:t>566</w:t>
      </w:r>
      <w:r>
        <w:fldChar w:fldCharType="end"/>
      </w:r>
      <w:r>
        <w:t>.</w:t>
      </w:r>
    </w:p>
    <w:p w14:paraId="67B66390" w14:textId="470AFE2B"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895112">
        <w:t>The Trisagion</w:t>
      </w:r>
      <w:r>
        <w:fldChar w:fldCharType="end"/>
      </w:r>
      <w:r>
        <w:t xml:space="preserve">, </w:t>
      </w:r>
      <w:r>
        <w:fldChar w:fldCharType="begin"/>
      </w:r>
      <w:r>
        <w:instrText xml:space="preserve"> PAGEREF _Ref442856358 \h </w:instrText>
      </w:r>
      <w:r>
        <w:fldChar w:fldCharType="separate"/>
      </w:r>
      <w:r w:rsidR="00895112">
        <w:rPr>
          <w:noProof/>
        </w:rPr>
        <w:t>566</w:t>
      </w:r>
      <w:r>
        <w:fldChar w:fldCharType="end"/>
      </w:r>
      <w:r>
        <w:t xml:space="preserve">, followed by </w:t>
      </w:r>
      <w:r>
        <w:fldChar w:fldCharType="begin"/>
      </w:r>
      <w:r>
        <w:instrText xml:space="preserve"> REF _Ref442856453 \h </w:instrText>
      </w:r>
      <w:r>
        <w:fldChar w:fldCharType="separate"/>
      </w:r>
      <w:r w:rsidR="00895112">
        <w:t>Hail to You</w:t>
      </w:r>
      <w:r>
        <w:fldChar w:fldCharType="end"/>
      </w:r>
      <w:r>
        <w:t xml:space="preserve">, page </w:t>
      </w:r>
      <w:r>
        <w:fldChar w:fldCharType="begin"/>
      </w:r>
      <w:r>
        <w:instrText xml:space="preserve"> PAGEREF _Ref442856453 \p \h </w:instrText>
      </w:r>
      <w:r>
        <w:fldChar w:fldCharType="separate"/>
      </w:r>
      <w:r w:rsidR="00895112">
        <w:rPr>
          <w:noProof/>
        </w:rPr>
        <w:t>on page 567</w:t>
      </w:r>
      <w:r>
        <w:fldChar w:fldCharType="end"/>
      </w:r>
      <w:r>
        <w:t xml:space="preserve">, </w:t>
      </w:r>
      <w:r>
        <w:fldChar w:fldCharType="begin"/>
      </w:r>
      <w:r>
        <w:instrText xml:space="preserve"> REF _Ref435799700 \h </w:instrText>
      </w:r>
      <w:r>
        <w:fldChar w:fldCharType="separate"/>
      </w:r>
      <w:r w:rsidR="00895112">
        <w:t>The Doxologies</w:t>
      </w:r>
      <w:r>
        <w:fldChar w:fldCharType="end"/>
      </w:r>
      <w:r>
        <w:t xml:space="preserve">, </w:t>
      </w:r>
      <w:r>
        <w:fldChar w:fldCharType="begin"/>
      </w:r>
      <w:r>
        <w:instrText xml:space="preserve"> PAGEREF _Ref435799700 \h </w:instrText>
      </w:r>
      <w:r>
        <w:fldChar w:fldCharType="separate"/>
      </w:r>
      <w:r w:rsidR="00895112">
        <w:rPr>
          <w:noProof/>
        </w:rPr>
        <w:t>568</w:t>
      </w:r>
      <w:r>
        <w:fldChar w:fldCharType="end"/>
      </w:r>
      <w:r>
        <w:t xml:space="preserve">, </w:t>
      </w:r>
      <w:r>
        <w:fldChar w:fldCharType="begin"/>
      </w:r>
      <w:r>
        <w:instrText xml:space="preserve"> REF _Ref435799710 \h </w:instrText>
      </w:r>
      <w:r>
        <w:fldChar w:fldCharType="separate"/>
      </w:r>
      <w:r w:rsidR="00895112">
        <w:t>The Orthodox Creed</w:t>
      </w:r>
      <w:r>
        <w:fldChar w:fldCharType="end"/>
      </w:r>
      <w:r>
        <w:t xml:space="preserve">, </w:t>
      </w:r>
      <w:r>
        <w:fldChar w:fldCharType="begin"/>
      </w:r>
      <w:r>
        <w:instrText xml:space="preserve"> PAGEREF _Ref435799710 \h </w:instrText>
      </w:r>
      <w:r>
        <w:fldChar w:fldCharType="separate"/>
      </w:r>
      <w:r w:rsidR="00895112">
        <w:rPr>
          <w:noProof/>
        </w:rPr>
        <w:t>573</w:t>
      </w:r>
      <w:r>
        <w:fldChar w:fldCharType="end"/>
      </w:r>
      <w:r>
        <w:t>.</w:t>
      </w:r>
    </w:p>
    <w:p w14:paraId="5B167A95" w14:textId="33A5597B"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895112">
        <w:t>God Have mercy upon us</w:t>
      </w:r>
      <w:r>
        <w:fldChar w:fldCharType="end"/>
      </w:r>
      <w:r>
        <w:t xml:space="preserve">, page </w:t>
      </w:r>
      <w:r>
        <w:fldChar w:fldCharType="begin"/>
      </w:r>
      <w:r>
        <w:instrText xml:space="preserve"> PAGEREF _Ref442856751 \h </w:instrText>
      </w:r>
      <w:r>
        <w:fldChar w:fldCharType="separate"/>
      </w:r>
      <w:r w:rsidR="00895112">
        <w:rPr>
          <w:noProof/>
        </w:rPr>
        <w:t>574</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895112">
        <w:t>The Prayer for the Gospel</w:t>
      </w:r>
      <w:r>
        <w:fldChar w:fldCharType="end"/>
      </w:r>
      <w:r>
        <w:t xml:space="preserve">, page </w:t>
      </w:r>
      <w:r>
        <w:fldChar w:fldCharType="begin"/>
      </w:r>
      <w:r>
        <w:instrText xml:space="preserve"> PAGEREF _Ref442856856 \h </w:instrText>
      </w:r>
      <w:r>
        <w:fldChar w:fldCharType="separate"/>
      </w:r>
      <w:r w:rsidR="00895112">
        <w:rPr>
          <w:noProof/>
        </w:rPr>
        <w:t>575</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1C71A07F"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895112">
        <w:rPr>
          <w:noProof/>
        </w:rPr>
        <w:t>577</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4869F22A"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895112">
        <w:rPr>
          <w:noProof/>
        </w:rPr>
        <w:t>582</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73"/>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078"/>
            <w:r w:rsidRPr="007425E1">
              <w:t xml:space="preserve">May </w:t>
            </w:r>
            <w:commentRangeEnd w:id="1078"/>
            <w:r>
              <w:rPr>
                <w:rStyle w:val="CommentReference"/>
                <w:rFonts w:eastAsiaTheme="minorHAnsi" w:cstheme="minorBidi"/>
                <w:color w:val="auto"/>
                <w:lang w:val="en-CA"/>
              </w:rPr>
              <w:commentReference w:id="1078"/>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 xml:space="preserve">Each person present is prayed for in the form, “Remember, O Lord, </w:t>
      </w:r>
      <w:proofErr w:type="gramStart"/>
      <w:r>
        <w:t>Your</w:t>
      </w:r>
      <w:proofErr w:type="gramEnd"/>
      <w:r>
        <w:t xml:space="preserve">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0605B458"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895112">
        <w:t>The Prayer of the Hours</w:t>
      </w:r>
      <w:r>
        <w:fldChar w:fldCharType="end"/>
      </w:r>
      <w:r>
        <w:t xml:space="preserve">, page </w:t>
      </w:r>
      <w:r>
        <w:fldChar w:fldCharType="begin"/>
      </w:r>
      <w:r>
        <w:instrText xml:space="preserve"> PAGEREF _Ref411969145 \h </w:instrText>
      </w:r>
      <w:r>
        <w:fldChar w:fldCharType="separate"/>
      </w:r>
      <w:r w:rsidR="00895112">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079" w:name="_Ref448228543"/>
      <w:bookmarkStart w:id="1080" w:name="_Ref448228546"/>
      <w:bookmarkStart w:id="1081" w:name="_Ref448471804"/>
      <w:bookmarkStart w:id="1082" w:name="_Toc448696643"/>
      <w:r>
        <w:lastRenderedPageBreak/>
        <w:t>The Book of Psalis and Doxologies</w:t>
      </w:r>
      <w:bookmarkEnd w:id="327"/>
      <w:bookmarkEnd w:id="328"/>
      <w:bookmarkEnd w:id="329"/>
      <w:bookmarkEnd w:id="1079"/>
      <w:bookmarkEnd w:id="1080"/>
      <w:bookmarkEnd w:id="1081"/>
      <w:bookmarkEnd w:id="1082"/>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83" w:name="_Toc448696644"/>
      <w:bookmarkStart w:id="1084" w:name="_Toc410196197"/>
      <w:bookmarkStart w:id="1085" w:name="_Toc410196439"/>
      <w:bookmarkStart w:id="1086" w:name="_Toc410196941"/>
      <w:r>
        <w:lastRenderedPageBreak/>
        <w:t>General and Common Doxologies</w:t>
      </w:r>
      <w:bookmarkEnd w:id="1083"/>
    </w:p>
    <w:p w14:paraId="1B082926" w14:textId="77777777" w:rsidR="009C13E9" w:rsidRDefault="009C13E9" w:rsidP="009C13E9">
      <w:pPr>
        <w:pStyle w:val="Heading3"/>
      </w:pPr>
      <w:bookmarkStart w:id="1087" w:name="_Ref434488390"/>
      <w:r>
        <w:t>The Doxology of the Heavenly</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88"/>
            <w:r>
              <w:t>The great and holy luminaries,</w:t>
            </w:r>
            <w:commentRangeEnd w:id="1088"/>
            <w:r>
              <w:rPr>
                <w:rStyle w:val="CommentReference"/>
                <w:rFonts w:ascii="Times New Roman" w:hAnsi="Times New Roman"/>
              </w:rPr>
              <w:commentReference w:id="1088"/>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89"/>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89"/>
            <w:r>
              <w:rPr>
                <w:rStyle w:val="CommentReference"/>
                <w:rFonts w:ascii="Times New Roman" w:hAnsi="Times New Roman"/>
              </w:rPr>
              <w:commentReference w:id="1089"/>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90"/>
            <w:r w:rsidRPr="00602B0F">
              <w:t xml:space="preserve">O Lord, </w:t>
            </w:r>
            <w:commentRangeEnd w:id="1090"/>
            <w:r>
              <w:rPr>
                <w:rStyle w:val="CommentReference"/>
                <w:rFonts w:ascii="Times New Roman" w:hAnsi="Times New Roman"/>
              </w:rPr>
              <w:commentReference w:id="1090"/>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91" w:name="_Ref434488524"/>
      <w:r>
        <w:t>The Doxology of St. John the Baptist</w:t>
      </w:r>
      <w:bookmarkEnd w:id="10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92" w:name="_Ref434488546"/>
      <w:r>
        <w:t>Another Doxology of St. John the Baptist</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93" w:name="_Ref434488644"/>
      <w:r>
        <w:lastRenderedPageBreak/>
        <w:t>A Doxology for the Apostles</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94"/>
            <w:r>
              <w:t xml:space="preserve">called </w:t>
            </w:r>
            <w:commentRangeEnd w:id="1094"/>
            <w:r>
              <w:rPr>
                <w:rStyle w:val="CommentReference"/>
                <w:rFonts w:ascii="Times New Roman" w:eastAsiaTheme="minorHAnsi" w:hAnsi="Times New Roman" w:cstheme="minorBidi"/>
                <w:color w:val="auto"/>
              </w:rPr>
              <w:commentReference w:id="1094"/>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95"/>
            <w:r>
              <w:t>Who loved him greatly.</w:t>
            </w:r>
            <w:commentRangeEnd w:id="1095"/>
            <w:r>
              <w:rPr>
                <w:rStyle w:val="CommentReference"/>
                <w:rFonts w:ascii="Times New Roman" w:eastAsiaTheme="minorHAnsi" w:hAnsi="Times New Roman" w:cstheme="minorBidi"/>
                <w:color w:val="auto"/>
              </w:rPr>
              <w:commentReference w:id="1095"/>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96" w:name="_Ref434488657"/>
      <w:r>
        <w:t>Another Doxology for the Apostles</w:t>
      </w:r>
      <w:bookmarkEnd w:id="10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97"/>
            <w:r>
              <w:t xml:space="preserve">Our </w:t>
            </w:r>
            <w:commentRangeEnd w:id="1097"/>
            <w:r>
              <w:rPr>
                <w:rStyle w:val="CommentReference"/>
                <w:rFonts w:ascii="Times New Roman" w:eastAsiaTheme="minorHAnsi" w:hAnsi="Times New Roman" w:cstheme="minorBidi"/>
                <w:color w:val="auto"/>
              </w:rPr>
              <w:commentReference w:id="1097"/>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98"/>
            <w:r>
              <w:t xml:space="preserve">And </w:t>
            </w:r>
            <w:commentRangeEnd w:id="1098"/>
            <w:r>
              <w:rPr>
                <w:rStyle w:val="CommentReference"/>
                <w:rFonts w:ascii="Times New Roman" w:eastAsiaTheme="minorHAnsi" w:hAnsi="Times New Roman" w:cstheme="minorBidi"/>
                <w:color w:val="auto"/>
              </w:rPr>
              <w:commentReference w:id="1098"/>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99"/>
            <w:r>
              <w:t>And was numbered with</w:t>
            </w:r>
          </w:p>
          <w:p w14:paraId="5527B3A6" w14:textId="77777777" w:rsidR="004C7F73" w:rsidRDefault="004C7F73" w:rsidP="004C7F73">
            <w:pPr>
              <w:pStyle w:val="EngHangEnd"/>
            </w:pPr>
            <w:r>
              <w:t>The rest of the Apostles.</w:t>
            </w:r>
            <w:commentRangeEnd w:id="1099"/>
            <w:r>
              <w:rPr>
                <w:rStyle w:val="CommentReference"/>
                <w:rFonts w:ascii="Times New Roman" w:eastAsiaTheme="minorHAnsi" w:hAnsi="Times New Roman" w:cstheme="minorBidi"/>
                <w:color w:val="auto"/>
              </w:rPr>
              <w:commentReference w:id="1099"/>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00"/>
            <w:r>
              <w:t xml:space="preserve">sound </w:t>
            </w:r>
            <w:commentRangeEnd w:id="1100"/>
            <w:r>
              <w:rPr>
                <w:rStyle w:val="CommentReference"/>
                <w:rFonts w:ascii="Times New Roman" w:eastAsiaTheme="minorHAnsi" w:hAnsi="Times New Roman" w:cstheme="minorBidi"/>
                <w:color w:val="auto"/>
              </w:rPr>
              <w:commentReference w:id="1100"/>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01" w:name="_Ref434488814"/>
      <w:r>
        <w:t>The Doxology of St. Mark</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02"/>
            <w:r>
              <w:t>Beholder of God</w:t>
            </w:r>
            <w:commentRangeEnd w:id="1102"/>
            <w:r>
              <w:rPr>
                <w:rStyle w:val="CommentReference"/>
                <w:rFonts w:ascii="Times New Roman" w:eastAsiaTheme="minorHAnsi" w:hAnsi="Times New Roman" w:cstheme="minorBidi"/>
                <w:color w:val="auto"/>
              </w:rPr>
              <w:commentReference w:id="1102"/>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03" w:name="_Ref434488992"/>
      <w:r>
        <w:t>The Doxology of Any Apostle</w:t>
      </w:r>
      <w:bookmarkEnd w:id="11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04"/>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04"/>
            <w:r>
              <w:rPr>
                <w:rStyle w:val="CommentReference"/>
                <w:rFonts w:ascii="Times New Roman" w:eastAsiaTheme="minorHAnsi" w:hAnsi="Times New Roman" w:cstheme="minorBidi"/>
                <w:color w:val="auto"/>
              </w:rPr>
              <w:commentReference w:id="1104"/>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05"/>
            <w:r>
              <w:t>compatriots</w:t>
            </w:r>
            <w:commentRangeEnd w:id="1105"/>
            <w:r>
              <w:rPr>
                <w:rStyle w:val="CommentReference"/>
                <w:rFonts w:ascii="Times New Roman" w:eastAsiaTheme="minorHAnsi" w:hAnsi="Times New Roman" w:cstheme="minorBidi"/>
                <w:color w:val="auto"/>
              </w:rPr>
              <w:commentReference w:id="1105"/>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06" w:name="_Ref434489014"/>
      <w:r>
        <w:t>The Doxology of St. Stephen</w:t>
      </w:r>
      <w:bookmarkEnd w:id="11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74"/>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07" w:name="_Ref434489170"/>
      <w:r>
        <w:t>The Doxology of St. George</w:t>
      </w:r>
      <w:bookmarkEnd w:id="1107"/>
    </w:p>
    <w:p w14:paraId="066A4290" w14:textId="4E523FC8"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895112">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895112">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895112">
        <w:rPr>
          <w:noProof/>
        </w:rPr>
        <w:t>852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08" w:name="_Ref434490082"/>
      <w:r>
        <w:t>The Doxology of St. Demiana</w:t>
      </w:r>
      <w:bookmarkEnd w:id="1108"/>
    </w:p>
    <w:p w14:paraId="10DFBB59" w14:textId="66251448"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895112">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895112">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895112">
        <w:rPr>
          <w:noProof/>
        </w:rPr>
        <w:t>820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75"/>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09" w:name="_Ref434489950"/>
      <w:r>
        <w:t>The Doxology of the Martyrs</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10"/>
            <w:r>
              <w:t>Akrash</w:t>
            </w:r>
            <w:commentRangeEnd w:id="1110"/>
            <w:r>
              <w:rPr>
                <w:rStyle w:val="CommentReference"/>
              </w:rPr>
              <w:commentReference w:id="1110"/>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11" w:name="_Ref434490311"/>
      <w:r>
        <w:t>The Doxology of St. Anthony and St. Paul</w:t>
      </w:r>
      <w:bookmarkEnd w:id="1111"/>
    </w:p>
    <w:p w14:paraId="716265E5" w14:textId="76C0CAB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895112">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895112">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895112">
        <w:rPr>
          <w:noProof/>
        </w:rPr>
        <w:t>823</w:t>
      </w:r>
      <w:r w:rsidR="00191A26">
        <w:fldChar w:fldCharType="end"/>
      </w:r>
      <w:r>
        <w:t xml:space="preserve">, and </w:t>
      </w:r>
      <w:r w:rsidR="00191A26">
        <w:fldChar w:fldCharType="begin"/>
      </w:r>
      <w:r w:rsidR="00191A26">
        <w:instrText xml:space="preserve"> REF _Ref434490368 \h </w:instrText>
      </w:r>
      <w:r w:rsidR="00191A26">
        <w:fldChar w:fldCharType="separate"/>
      </w:r>
      <w:r w:rsidR="00895112">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895112">
        <w:rPr>
          <w:noProof/>
        </w:rPr>
        <w:t>826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12"/>
            <w:r w:rsidRPr="004764BD">
              <w:t>give light to</w:t>
            </w:r>
            <w:commentRangeEnd w:id="1112"/>
            <w:r>
              <w:rPr>
                <w:rStyle w:val="CommentReference"/>
                <w:rFonts w:ascii="Times New Roman" w:eastAsiaTheme="minorHAnsi" w:hAnsi="Times New Roman" w:cstheme="minorBidi"/>
                <w:color w:val="auto"/>
              </w:rPr>
              <w:commentReference w:id="1112"/>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13" w:name="_Ref434490826"/>
      <w:r>
        <w:lastRenderedPageBreak/>
        <w:t>The Doxology of St. Pishoy and St. Paul of Tammah</w:t>
      </w:r>
      <w:bookmarkEnd w:id="1113"/>
    </w:p>
    <w:p w14:paraId="204E33B1" w14:textId="5C72D6C2"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895112">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895112">
        <w:rPr>
          <w:lang w:val="en-US"/>
        </w:rPr>
        <w:t>July 2 / Epip 8: St. Pishoy</w:t>
      </w:r>
      <w:r>
        <w:fldChar w:fldCharType="end"/>
      </w:r>
      <w:r>
        <w:t xml:space="preserve">, page </w:t>
      </w:r>
      <w:r>
        <w:fldChar w:fldCharType="begin"/>
      </w:r>
      <w:r>
        <w:instrText xml:space="preserve"> PAGEREF _Ref434490783 \h </w:instrText>
      </w:r>
      <w:r>
        <w:fldChar w:fldCharType="separate"/>
      </w:r>
      <w:r w:rsidR="00895112">
        <w:rPr>
          <w:noProof/>
        </w:rPr>
        <w:t>909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14" w:name="_Ref434492161"/>
      <w:r>
        <w:lastRenderedPageBreak/>
        <w:t>The Doxology of St. Athanasius the Apostolic</w:t>
      </w:r>
      <w:bookmarkEnd w:id="1114"/>
      <w:r w:rsidR="00B52F78">
        <w:rPr>
          <w:rStyle w:val="FootnoteReference"/>
        </w:rPr>
        <w:footnoteReference w:id="876"/>
      </w:r>
    </w:p>
    <w:p w14:paraId="1BC7DA79" w14:textId="71CC37A5"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895112">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895112">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895112">
        <w:rPr>
          <w:noProof/>
        </w:rPr>
        <w:t>857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895112">
        <w:rPr>
          <w:noProof/>
        </w:rPr>
        <w:t>859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15" w:name="_Ref434492536"/>
      <w:r>
        <w:t xml:space="preserve">The Doxology of </w:t>
      </w:r>
      <w:r w:rsidR="00231798">
        <w:t>the</w:t>
      </w:r>
      <w:r>
        <w:t xml:space="preserve"> Cross Bearers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16" w:name="_Ref434492645"/>
      <w:r>
        <w:t>The Doxology for a Hierarch Who is Present</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77"/>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78"/>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79"/>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26"/>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26"/>
            <w:r>
              <w:rPr>
                <w:rStyle w:val="CommentReference"/>
                <w:rFonts w:ascii="Times New Roman" w:eastAsiaTheme="minorHAnsi" w:hAnsi="Times New Roman" w:cstheme="minorBidi"/>
                <w:color w:val="auto"/>
              </w:rPr>
              <w:commentReference w:id="1126"/>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80"/>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30" w:name="_Toc448696645"/>
      <w:bookmarkStart w:id="1131" w:name="September"/>
      <w:r>
        <w:lastRenderedPageBreak/>
        <w:t>September</w:t>
      </w:r>
      <w:bookmarkEnd w:id="1084"/>
      <w:bookmarkEnd w:id="1085"/>
      <w:bookmarkEnd w:id="1086"/>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30"/>
    </w:p>
    <w:sdt>
      <w:sdtPr>
        <w:id w:val="861411790"/>
        <w:docPartObj>
          <w:docPartGallery w:val="Table of Contents"/>
          <w:docPartUnique/>
        </w:docPartObj>
      </w:sdtPr>
      <w:sdtEndPr>
        <w:rPr>
          <w:b/>
          <w:bCs/>
          <w:noProof/>
        </w:rPr>
      </w:sdtEndPr>
      <w:sdtContent>
        <w:p w14:paraId="74DB5BF2" w14:textId="36415630"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895112">
              <w:rPr>
                <w:noProof/>
                <w:webHidden/>
              </w:rPr>
              <w:t>642</w:t>
            </w:r>
            <w:r w:rsidR="00E35F1F">
              <w:rPr>
                <w:noProof/>
                <w:webHidden/>
              </w:rPr>
              <w:fldChar w:fldCharType="end"/>
            </w:r>
          </w:hyperlink>
        </w:p>
        <w:p w14:paraId="1E634E2C" w14:textId="6C168B97" w:rsidR="00E35F1F" w:rsidRDefault="008A378B">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895112">
              <w:rPr>
                <w:noProof/>
                <w:webHidden/>
              </w:rPr>
              <w:t>653</w:t>
            </w:r>
            <w:r w:rsidR="00E35F1F">
              <w:rPr>
                <w:noProof/>
                <w:webHidden/>
              </w:rPr>
              <w:fldChar w:fldCharType="end"/>
            </w:r>
          </w:hyperlink>
        </w:p>
        <w:p w14:paraId="62BAC02E" w14:textId="761F294D" w:rsidR="00E35F1F" w:rsidRDefault="008A378B">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895112">
              <w:rPr>
                <w:noProof/>
                <w:webHidden/>
              </w:rPr>
              <w:t>653</w:t>
            </w:r>
            <w:r w:rsidR="00E35F1F">
              <w:rPr>
                <w:noProof/>
                <w:webHidden/>
              </w:rPr>
              <w:fldChar w:fldCharType="end"/>
            </w:r>
          </w:hyperlink>
        </w:p>
        <w:p w14:paraId="316B8884" w14:textId="6EA5FE20" w:rsidR="00E35F1F" w:rsidRDefault="008A378B">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895112">
              <w:rPr>
                <w:noProof/>
                <w:webHidden/>
              </w:rPr>
              <w:t>653</w:t>
            </w:r>
            <w:r w:rsidR="00E35F1F">
              <w:rPr>
                <w:noProof/>
                <w:webHidden/>
              </w:rPr>
              <w:fldChar w:fldCharType="end"/>
            </w:r>
          </w:hyperlink>
        </w:p>
        <w:p w14:paraId="056107B3" w14:textId="7ECE9B51" w:rsidR="00E35F1F" w:rsidRDefault="008A378B">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895112">
              <w:rPr>
                <w:noProof/>
                <w:webHidden/>
              </w:rPr>
              <w:t>655</w:t>
            </w:r>
            <w:r w:rsidR="00E35F1F">
              <w:rPr>
                <w:noProof/>
                <w:webHidden/>
              </w:rPr>
              <w:fldChar w:fldCharType="end"/>
            </w:r>
          </w:hyperlink>
        </w:p>
        <w:p w14:paraId="76710609" w14:textId="68E3817B" w:rsidR="00E35F1F" w:rsidRDefault="008A378B">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895112">
              <w:rPr>
                <w:noProof/>
                <w:webHidden/>
              </w:rPr>
              <w:t>655</w:t>
            </w:r>
            <w:r w:rsidR="00E35F1F">
              <w:rPr>
                <w:noProof/>
                <w:webHidden/>
              </w:rPr>
              <w:fldChar w:fldCharType="end"/>
            </w:r>
          </w:hyperlink>
        </w:p>
        <w:p w14:paraId="69018752" w14:textId="2AA9703E" w:rsidR="00E35F1F" w:rsidRDefault="008A378B">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895112">
              <w:rPr>
                <w:noProof/>
                <w:webHidden/>
              </w:rPr>
              <w:t>655</w:t>
            </w:r>
            <w:r w:rsidR="00E35F1F">
              <w:rPr>
                <w:noProof/>
                <w:webHidden/>
              </w:rPr>
              <w:fldChar w:fldCharType="end"/>
            </w:r>
          </w:hyperlink>
        </w:p>
        <w:p w14:paraId="7AB13EF6" w14:textId="5CEFC23D" w:rsidR="00E35F1F" w:rsidRDefault="008A378B">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895112">
              <w:rPr>
                <w:noProof/>
                <w:webHidden/>
              </w:rPr>
              <w:t>656</w:t>
            </w:r>
            <w:r w:rsidR="00E35F1F">
              <w:rPr>
                <w:noProof/>
                <w:webHidden/>
              </w:rPr>
              <w:fldChar w:fldCharType="end"/>
            </w:r>
          </w:hyperlink>
        </w:p>
        <w:p w14:paraId="7CC94BF7" w14:textId="70F4CA1D" w:rsidR="00E35F1F" w:rsidRDefault="008A378B">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895112">
              <w:rPr>
                <w:noProof/>
                <w:webHidden/>
              </w:rPr>
              <w:t>656</w:t>
            </w:r>
            <w:r w:rsidR="00E35F1F">
              <w:rPr>
                <w:noProof/>
                <w:webHidden/>
              </w:rPr>
              <w:fldChar w:fldCharType="end"/>
            </w:r>
          </w:hyperlink>
        </w:p>
        <w:p w14:paraId="51743273" w14:textId="2198C4E5" w:rsidR="00E35F1F" w:rsidRDefault="008A378B">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895112">
              <w:rPr>
                <w:noProof/>
                <w:webHidden/>
              </w:rPr>
              <w:t>656</w:t>
            </w:r>
            <w:r w:rsidR="00E35F1F">
              <w:rPr>
                <w:noProof/>
                <w:webHidden/>
              </w:rPr>
              <w:fldChar w:fldCharType="end"/>
            </w:r>
          </w:hyperlink>
        </w:p>
        <w:p w14:paraId="71C03905" w14:textId="5CA3BC57" w:rsidR="00E35F1F" w:rsidRDefault="008A378B">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895112">
              <w:rPr>
                <w:noProof/>
                <w:webHidden/>
              </w:rPr>
              <w:t>667</w:t>
            </w:r>
            <w:r w:rsidR="00E35F1F">
              <w:rPr>
                <w:noProof/>
                <w:webHidden/>
              </w:rPr>
              <w:fldChar w:fldCharType="end"/>
            </w:r>
          </w:hyperlink>
        </w:p>
        <w:p w14:paraId="76586D73" w14:textId="324943C5" w:rsidR="00E35F1F" w:rsidRDefault="008A378B">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895112">
              <w:rPr>
                <w:noProof/>
                <w:webHidden/>
              </w:rPr>
              <w:t>667</w:t>
            </w:r>
            <w:r w:rsidR="00E35F1F">
              <w:rPr>
                <w:noProof/>
                <w:webHidden/>
              </w:rPr>
              <w:fldChar w:fldCharType="end"/>
            </w:r>
          </w:hyperlink>
        </w:p>
        <w:p w14:paraId="396BBFB3" w14:textId="51D9CDFD" w:rsidR="00E35F1F" w:rsidRDefault="008A378B">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895112">
              <w:rPr>
                <w:noProof/>
                <w:webHidden/>
              </w:rPr>
              <w:t>667</w:t>
            </w:r>
            <w:r w:rsidR="00E35F1F">
              <w:rPr>
                <w:noProof/>
                <w:webHidden/>
              </w:rPr>
              <w:fldChar w:fldCharType="end"/>
            </w:r>
          </w:hyperlink>
        </w:p>
        <w:p w14:paraId="75A617A8" w14:textId="095A5E41" w:rsidR="00E35F1F" w:rsidRDefault="008A378B">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895112">
              <w:rPr>
                <w:noProof/>
                <w:webHidden/>
              </w:rPr>
              <w:t>670</w:t>
            </w:r>
            <w:r w:rsidR="00E35F1F">
              <w:rPr>
                <w:noProof/>
                <w:webHidden/>
              </w:rPr>
              <w:fldChar w:fldCharType="end"/>
            </w:r>
          </w:hyperlink>
        </w:p>
        <w:p w14:paraId="7FE67BDE" w14:textId="7690F375" w:rsidR="00E35F1F" w:rsidRDefault="008A378B">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895112">
              <w:rPr>
                <w:noProof/>
                <w:webHidden/>
              </w:rPr>
              <w:t>670</w:t>
            </w:r>
            <w:r w:rsidR="00E35F1F">
              <w:rPr>
                <w:noProof/>
                <w:webHidden/>
              </w:rPr>
              <w:fldChar w:fldCharType="end"/>
            </w:r>
          </w:hyperlink>
        </w:p>
        <w:p w14:paraId="482AECF5" w14:textId="656BA716" w:rsidR="00E35F1F" w:rsidRDefault="008A378B">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895112">
              <w:rPr>
                <w:noProof/>
                <w:webHidden/>
              </w:rPr>
              <w:t>679</w:t>
            </w:r>
            <w:r w:rsidR="00E35F1F">
              <w:rPr>
                <w:noProof/>
                <w:webHidden/>
              </w:rPr>
              <w:fldChar w:fldCharType="end"/>
            </w:r>
          </w:hyperlink>
        </w:p>
        <w:p w14:paraId="31D14FD7" w14:textId="0C2DD7F9" w:rsidR="00E35F1F" w:rsidRDefault="008A378B">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895112">
              <w:rPr>
                <w:noProof/>
                <w:webHidden/>
              </w:rPr>
              <w:t>679</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32" w:name="_Toc410196198"/>
      <w:bookmarkStart w:id="1133" w:name="_Toc410196440"/>
      <w:bookmarkStart w:id="1134" w:name="_Toc410196942"/>
      <w:r>
        <w:br w:type="page"/>
      </w:r>
    </w:p>
    <w:p w14:paraId="3B77A2B2" w14:textId="6F99453D" w:rsidR="00495F1A" w:rsidRDefault="0092592B" w:rsidP="00495F1A">
      <w:pPr>
        <w:pStyle w:val="Heading3"/>
      </w:pPr>
      <w:bookmarkStart w:id="1135" w:name="_Toc448227468"/>
      <w:r>
        <w:lastRenderedPageBreak/>
        <w:t xml:space="preserve">August 29 (30) / Tho-out 1: </w:t>
      </w:r>
      <w:r w:rsidR="00495F1A">
        <w:t>Ecclesiastical New Year: Nairouz</w:t>
      </w:r>
      <w:bookmarkEnd w:id="1132"/>
      <w:bookmarkEnd w:id="1133"/>
      <w:bookmarkEnd w:id="1134"/>
      <w:bookmarkEnd w:id="1135"/>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37C867F5" w14:textId="77777777" w:rsidR="0039635A" w:rsidRDefault="0039635A" w:rsidP="009D0B24">
      <w:pPr>
        <w:pStyle w:val="Heading4"/>
      </w:pPr>
      <w:bookmarkStart w:id="1136" w:name="_Ref434477358"/>
      <w:r>
        <w:t>The Doxolog</w:t>
      </w:r>
      <w:r w:rsidR="00E21EA3">
        <w:t>y for Ecclesiastical New Year</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37"/>
            <w:r>
              <w:t xml:space="preserve">wiles </w:t>
            </w:r>
            <w:commentRangeEnd w:id="1137"/>
            <w:r>
              <w:rPr>
                <w:rStyle w:val="CommentReference"/>
                <w:rFonts w:ascii="Times New Roman" w:eastAsiaTheme="minorHAnsi" w:hAnsi="Times New Roman" w:cstheme="minorBidi"/>
                <w:color w:val="auto"/>
              </w:rPr>
              <w:commentReference w:id="1137"/>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38" w:name="_Ref434473482"/>
      <w:r>
        <w:t>The Psali Adam</w:t>
      </w:r>
      <w:r w:rsidR="00B411C9">
        <w:t xml:space="preserve"> for the Ecclesiastical New Year</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39"/>
            <w:r>
              <w:t xml:space="preserve">Ϯⲛⲁⲟⲩⲱϣⲧ </w:t>
            </w:r>
            <w:commentRangeEnd w:id="1139"/>
            <w:r>
              <w:rPr>
                <w:rStyle w:val="CommentReference"/>
                <w:rFonts w:ascii="Times New Roman" w:hAnsi="Times New Roman"/>
              </w:rPr>
              <w:commentReference w:id="1139"/>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40"/>
            <w:r>
              <w:t>reign</w:t>
            </w:r>
            <w:commentRangeEnd w:id="1140"/>
            <w:r>
              <w:rPr>
                <w:rStyle w:val="CommentReference"/>
              </w:rPr>
              <w:commentReference w:id="1140"/>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41" w:name="_Ref434473530"/>
      <w:r>
        <w:t xml:space="preserve">The Psali </w:t>
      </w:r>
      <w:r w:rsidR="004E71A7">
        <w:t>Batos for the Ecclesiastical New Year</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42"/>
            <w:r>
              <w:t xml:space="preserve">be </w:t>
            </w:r>
            <w:commentRangeEnd w:id="1142"/>
            <w:r>
              <w:rPr>
                <w:rStyle w:val="CommentReference"/>
              </w:rPr>
              <w:commentReference w:id="1142"/>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43"/>
            <w:r>
              <w:t xml:space="preserve">Ⲁⲙⲱⲛⲓ </w:t>
            </w:r>
            <w:commentRangeEnd w:id="1143"/>
            <w:r>
              <w:rPr>
                <w:rStyle w:val="CommentReference"/>
                <w:rFonts w:ascii="Times New Roman" w:hAnsi="Times New Roman"/>
              </w:rPr>
              <w:commentReference w:id="1143"/>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44"/>
            <w:r>
              <w:t xml:space="preserve">the </w:t>
            </w:r>
            <w:commentRangeEnd w:id="1144"/>
            <w:r>
              <w:rPr>
                <w:rStyle w:val="CommentReference"/>
              </w:rPr>
              <w:commentReference w:id="1144"/>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45"/>
            <w:r>
              <w:t xml:space="preserve">entreat </w:t>
            </w:r>
            <w:commentRangeEnd w:id="1145"/>
            <w:r>
              <w:rPr>
                <w:rStyle w:val="CommentReference"/>
              </w:rPr>
              <w:commentReference w:id="1145"/>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46" w:name="_Toc448227469"/>
      <w:r>
        <w:t xml:space="preserve">August 29 (30) / Tho-out 1: </w:t>
      </w:r>
      <w:r w:rsidRPr="00646349">
        <w:t xml:space="preserve">Also </w:t>
      </w:r>
      <w:r>
        <w:t>the Martyrdom of St. Bartholomew the Apostle</w:t>
      </w:r>
      <w:bookmarkEnd w:id="1146"/>
    </w:p>
    <w:p w14:paraId="18F26E46" w14:textId="2D4A5A37"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277D452E" w14:textId="77777777" w:rsidR="0092592B" w:rsidRDefault="0092592B" w:rsidP="0092592B">
      <w:pPr>
        <w:pStyle w:val="Heading3"/>
      </w:pPr>
      <w:bookmarkStart w:id="1147" w:name="_Toc448227470"/>
      <w:r>
        <w:t xml:space="preserve">August 30 (31) / Tho-out 2: </w:t>
      </w:r>
      <w:r w:rsidR="005242D1">
        <w:t xml:space="preserve">Martyrdom of </w:t>
      </w:r>
      <w:r>
        <w:t>St. John the Baptist</w:t>
      </w:r>
      <w:bookmarkEnd w:id="1147"/>
    </w:p>
    <w:p w14:paraId="0BD3AFB5" w14:textId="7656DF0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895112">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895112">
        <w:rPr>
          <w:noProof/>
        </w:rPr>
        <w:t>621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895112">
        <w:rPr>
          <w:noProof/>
        </w:rPr>
        <w:t>622</w:t>
      </w:r>
      <w:r w:rsidR="00191A26">
        <w:fldChar w:fldCharType="end"/>
      </w:r>
      <w:r>
        <w:t>.</w:t>
      </w:r>
    </w:p>
    <w:p w14:paraId="53087CDB" w14:textId="77777777" w:rsidR="00C46B09" w:rsidRDefault="00C46B09" w:rsidP="0039635A">
      <w:pPr>
        <w:pStyle w:val="Heading3"/>
      </w:pPr>
      <w:bookmarkStart w:id="1148" w:name="_Toc448227471"/>
      <w:r>
        <w:t>September 1 (2) / Tho-out 4: St. Verena</w:t>
      </w:r>
      <w:bookmarkEnd w:id="1148"/>
    </w:p>
    <w:p w14:paraId="07AAD00E" w14:textId="77777777" w:rsidR="00C46B09" w:rsidRDefault="00C46B09" w:rsidP="00C46B09">
      <w:pPr>
        <w:pStyle w:val="Heading4"/>
      </w:pPr>
      <w:bookmarkStart w:id="1149" w:name="_Ref434490285"/>
      <w:r>
        <w:t>The Doxology</w:t>
      </w:r>
      <w:r w:rsidR="00B46E6E">
        <w:t xml:space="preserve"> for St. Verena</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50" w:name="_Toc448227472"/>
      <w:r>
        <w:lastRenderedPageBreak/>
        <w:t>September 3 (4) / Tho-out 6: St. Phoebe the Protodeaconess</w:t>
      </w:r>
      <w:r w:rsidR="008C4D26">
        <w:rPr>
          <w:rStyle w:val="FootnoteReference"/>
        </w:rPr>
        <w:footnoteReference w:id="881"/>
      </w:r>
      <w:bookmarkEnd w:id="1150"/>
    </w:p>
    <w:p w14:paraId="47E3028B" w14:textId="77777777" w:rsidR="0039635A" w:rsidRDefault="0039635A" w:rsidP="0039635A">
      <w:pPr>
        <w:pStyle w:val="Heading3"/>
      </w:pPr>
      <w:bookmarkStart w:id="1151" w:name="_Toc448227473"/>
      <w:r>
        <w:t>September 4 (5) / Tho-out 7: St. Dioscorus</w:t>
      </w:r>
      <w:bookmarkEnd w:id="1151"/>
    </w:p>
    <w:p w14:paraId="6AE56346" w14:textId="48813E5F" w:rsidR="0039635A" w:rsidRDefault="00191A26" w:rsidP="0039635A">
      <w:pPr>
        <w:pStyle w:val="Rubric"/>
      </w:pPr>
      <w:r>
        <w:fldChar w:fldCharType="begin"/>
      </w:r>
      <w:r>
        <w:instrText xml:space="preserve"> REF _Ref434492249 \h </w:instrText>
      </w:r>
      <w:r>
        <w:fldChar w:fldCharType="separate"/>
      </w:r>
      <w:r w:rsidR="00895112">
        <w:t>The Doxology for St. Severus</w:t>
      </w:r>
      <w:r>
        <w:fldChar w:fldCharType="end"/>
      </w:r>
      <w:r>
        <w:t xml:space="preserve">, </w:t>
      </w:r>
      <w:r>
        <w:fldChar w:fldCharType="begin"/>
      </w:r>
      <w:r>
        <w:instrText xml:space="preserve"> REF _Ref434561058 \h </w:instrText>
      </w:r>
      <w:r>
        <w:fldChar w:fldCharType="separate"/>
      </w:r>
      <w:r w:rsidR="00895112">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895112">
        <w:rPr>
          <w:noProof/>
        </w:rPr>
        <w:t>679</w:t>
      </w:r>
      <w:r>
        <w:fldChar w:fldCharType="end"/>
      </w:r>
      <w:r w:rsidR="0039635A">
        <w:t xml:space="preserve"> can be adapted.</w:t>
      </w:r>
    </w:p>
    <w:p w14:paraId="7D1E759A" w14:textId="77777777" w:rsidR="0046481B" w:rsidRDefault="0046481B" w:rsidP="0046481B">
      <w:pPr>
        <w:pStyle w:val="Heading3"/>
      </w:pPr>
      <w:bookmarkStart w:id="1152" w:name="_Toc448227474"/>
      <w:r>
        <w:t>September 4 (5) / Tho-out 7: Also St. Rebecca and her Children</w:t>
      </w:r>
      <w:bookmarkEnd w:id="1152"/>
    </w:p>
    <w:p w14:paraId="14929AD8" w14:textId="77777777" w:rsidR="0046481B" w:rsidRDefault="0046481B" w:rsidP="0046481B">
      <w:pPr>
        <w:pStyle w:val="Heading4"/>
      </w:pPr>
      <w:bookmarkStart w:id="1153" w:name="_Ref434490258"/>
      <w:r>
        <w:t>The Doxology</w:t>
      </w:r>
      <w:r w:rsidR="00B46E6E">
        <w:t xml:space="preserve"> for St. Rebecca and her Children</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54" w:name="_Toc448227475"/>
      <w:r>
        <w:t>September 9 (10) / Tho-out 12: Commemoration of Archangel Michael</w:t>
      </w:r>
      <w:bookmarkEnd w:id="1154"/>
    </w:p>
    <w:p w14:paraId="3D3E8225" w14:textId="4C0C8678"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895112">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895112">
        <w:rPr>
          <w:noProof/>
        </w:rPr>
        <w:t>691</w:t>
      </w:r>
      <w:r w:rsidR="00191A26">
        <w:fldChar w:fldCharType="end"/>
      </w:r>
      <w:r w:rsidR="00191A26">
        <w:t>.</w:t>
      </w:r>
    </w:p>
    <w:p w14:paraId="221393BE" w14:textId="77777777" w:rsidR="0092592B" w:rsidRDefault="006E370D" w:rsidP="006E370D">
      <w:pPr>
        <w:pStyle w:val="Heading3"/>
      </w:pPr>
      <w:bookmarkStart w:id="1155" w:name="_Toc448227476"/>
      <w:r>
        <w:t xml:space="preserve">September 12 (13) / Tho-out 15: </w:t>
      </w:r>
      <w:r w:rsidR="00191A26">
        <w:t xml:space="preserve">Translocation of the Relics of </w:t>
      </w:r>
      <w:r>
        <w:t>St. Stephen</w:t>
      </w:r>
      <w:bookmarkEnd w:id="1155"/>
    </w:p>
    <w:p w14:paraId="6417B2BE" w14:textId="2F8FC0B5"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895112">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895112">
        <w:rPr>
          <w:noProof/>
        </w:rPr>
        <w:t>764</w:t>
      </w:r>
      <w:r w:rsidR="00191A26">
        <w:fldChar w:fldCharType="end"/>
      </w:r>
      <w:r>
        <w:t>.</w:t>
      </w:r>
    </w:p>
    <w:p w14:paraId="7C31113D" w14:textId="77777777" w:rsidR="00495F1A" w:rsidRDefault="0092592B" w:rsidP="00495F1A">
      <w:pPr>
        <w:pStyle w:val="Heading3"/>
      </w:pPr>
      <w:bookmarkStart w:id="1156" w:name="_Toc410196199"/>
      <w:bookmarkStart w:id="1157" w:name="_Toc410196441"/>
      <w:bookmarkStart w:id="1158" w:name="_Toc410196943"/>
      <w:bookmarkStart w:id="1159" w:name="_Ref434563524"/>
      <w:bookmarkStart w:id="1160" w:name="_Ref434563530"/>
      <w:bookmarkStart w:id="1161" w:name="_Toc448227477"/>
      <w:r>
        <w:t xml:space="preserve">September 14 (15) / Tho-out 17: </w:t>
      </w:r>
      <w:r w:rsidR="00495F1A">
        <w:t>The Dedication of the Church of the Holy Cross</w:t>
      </w:r>
      <w:bookmarkEnd w:id="1156"/>
      <w:bookmarkEnd w:id="1157"/>
      <w:bookmarkEnd w:id="1158"/>
      <w:bookmarkEnd w:id="1159"/>
      <w:bookmarkEnd w:id="1160"/>
      <w:bookmarkEnd w:id="116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62" w:name="_Ref434477443"/>
      <w:r>
        <w:lastRenderedPageBreak/>
        <w:t>The Doxology</w:t>
      </w:r>
      <w:r w:rsidR="00E21EA3">
        <w:t xml:space="preserve"> for the Feast of the Cross</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63" w:name="_Ref434474964"/>
      <w:r>
        <w:lastRenderedPageBreak/>
        <w:t>The Psali Ada</w:t>
      </w:r>
      <w:r w:rsidR="006C1B94">
        <w:t>m for the Feast of the Cross</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6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64"/>
            <w:r>
              <w:rPr>
                <w:rStyle w:val="CommentReference"/>
              </w:rPr>
              <w:commentReference w:id="116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65" w:name="_Ref434474992"/>
      <w:r>
        <w:t>The Psali Bato</w:t>
      </w:r>
      <w:r w:rsidR="006C1B94">
        <w:t>s for the Feast of the Cross</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66" w:name="_Toc448227478"/>
      <w:r>
        <w:t>September 18 (19) / Tho-out 21: Commemoration of the Theotokos</w:t>
      </w:r>
      <w:bookmarkEnd w:id="1166"/>
    </w:p>
    <w:p w14:paraId="5E6BB9BD" w14:textId="7EC838D1"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65C17FB1" w14:textId="77777777" w:rsidR="00160DE3" w:rsidRDefault="00160DE3" w:rsidP="00160DE3">
      <w:pPr>
        <w:pStyle w:val="Heading3"/>
      </w:pPr>
      <w:bookmarkStart w:id="1167" w:name="_Toc448227479"/>
      <w:r>
        <w:t xml:space="preserve">September 21 (22) / Tho-out 24: Martyrdom of St. Quandratus, One of the </w:t>
      </w:r>
      <w:proofErr w:type="gramStart"/>
      <w:r>
        <w:t>Seventy Two</w:t>
      </w:r>
      <w:bookmarkEnd w:id="1167"/>
      <w:proofErr w:type="gramEnd"/>
    </w:p>
    <w:p w14:paraId="4B4CA90E" w14:textId="1BF29443"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895112">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895112">
        <w:rPr>
          <w:noProof/>
        </w:rPr>
        <w:t>623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895112">
        <w:rPr>
          <w:noProof/>
        </w:rPr>
        <w:t>623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895112">
        <w:rPr>
          <w:noProof/>
        </w:rPr>
        <w:t>625</w:t>
      </w:r>
      <w:r w:rsidR="00191A26">
        <w:fldChar w:fldCharType="end"/>
      </w:r>
      <w:r>
        <w:t>.</w:t>
      </w:r>
    </w:p>
    <w:p w14:paraId="56FE4C4F" w14:textId="77777777" w:rsidR="00D54A29" w:rsidRDefault="00D54A29" w:rsidP="00D54A29">
      <w:pPr>
        <w:pStyle w:val="Heading3"/>
      </w:pPr>
      <w:bookmarkStart w:id="1168" w:name="_Toc448227480"/>
      <w:r>
        <w:t xml:space="preserve">September 22 (23) / </w:t>
      </w:r>
      <w:commentRangeStart w:id="1169"/>
      <w:r>
        <w:t>Tho-out 24</w:t>
      </w:r>
      <w:commentRangeEnd w:id="1169"/>
      <w:r w:rsidR="00C46B09">
        <w:rPr>
          <w:rStyle w:val="CommentReference"/>
          <w:rFonts w:eastAsiaTheme="minorHAnsi" w:cstheme="minorBidi"/>
          <w:b w:val="0"/>
          <w:bCs w:val="0"/>
        </w:rPr>
        <w:commentReference w:id="1169"/>
      </w:r>
      <w:r>
        <w:t>: St. Maurice and the Theban Legion</w:t>
      </w:r>
      <w:bookmarkEnd w:id="1168"/>
    </w:p>
    <w:p w14:paraId="74C264D0" w14:textId="77777777" w:rsidR="00D54A29" w:rsidRDefault="00B46E6E" w:rsidP="00D54A29">
      <w:pPr>
        <w:pStyle w:val="Heading4"/>
      </w:pPr>
      <w:bookmarkStart w:id="1170" w:name="_Ref434489859"/>
      <w:r>
        <w:t>The Doxology for</w:t>
      </w:r>
      <w:r w:rsidR="00D54A29">
        <w:t xml:space="preserve"> St. Maurice and the Theban Legion</w:t>
      </w:r>
      <w:bookmarkEnd w:id="11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71" w:name="_Ref434489873"/>
      <w:r>
        <w:lastRenderedPageBreak/>
        <w:t>Another Doxology of St. Maurice</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72" w:name="_Toc448227481"/>
      <w:r>
        <w:t>September 23 (24) / Tho-out 26: Annunciation of St. John the Baptist to Zacharias</w:t>
      </w:r>
      <w:bookmarkEnd w:id="1172"/>
    </w:p>
    <w:p w14:paraId="2D6418E3" w14:textId="6ADDB28D"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895112">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895112">
        <w:rPr>
          <w:noProof/>
        </w:rPr>
        <w:t>621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895112">
        <w:rPr>
          <w:noProof/>
        </w:rPr>
        <w:t>622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73" w:name="_Ref435003974"/>
      <w:bookmarkStart w:id="1174" w:name="_Toc448227482"/>
      <w:r>
        <w:t>September 26 (27) / Tho-out 29: Commemoration of the Annunciation, Nativity, and Resurrection on the 29</w:t>
      </w:r>
      <w:r w:rsidRPr="00C0205C">
        <w:rPr>
          <w:vertAlign w:val="superscript"/>
        </w:rPr>
        <w:t>th</w:t>
      </w:r>
      <w:r>
        <w:t xml:space="preserve"> of Every Month</w:t>
      </w:r>
      <w:bookmarkEnd w:id="1173"/>
      <w:bookmarkEnd w:id="1174"/>
    </w:p>
    <w:p w14:paraId="0A0A7EC3" w14:textId="77777777" w:rsidR="00C0205C" w:rsidRDefault="00C0205C" w:rsidP="00C0205C">
      <w:pPr>
        <w:pStyle w:val="Heading4"/>
      </w:pPr>
      <w:bookmarkStart w:id="1175" w:name="_Ref435003845"/>
      <w:r>
        <w:t>The Psali Adam for the 29</w:t>
      </w:r>
      <w:r w:rsidRPr="00C0205C">
        <w:rPr>
          <w:vertAlign w:val="superscript"/>
        </w:rPr>
        <w:t>th</w:t>
      </w:r>
      <w:r>
        <w:t xml:space="preserve"> of Every Month</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76"/>
            <w:r>
              <w:t>At the end of times.</w:t>
            </w:r>
            <w:commentRangeEnd w:id="1176"/>
            <w:r>
              <w:rPr>
                <w:rStyle w:val="CommentReference"/>
                <w:rFonts w:ascii="Times New Roman" w:eastAsiaTheme="minorHAnsi" w:hAnsi="Times New Roman" w:cstheme="minorBidi"/>
                <w:color w:val="auto"/>
              </w:rPr>
              <w:commentReference w:id="117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82"/>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77" w:name="_Ref435003860"/>
      <w:r>
        <w:t>The Psali Batos for the 29</w:t>
      </w:r>
      <w:r w:rsidRPr="00C0205C">
        <w:rPr>
          <w:vertAlign w:val="superscript"/>
        </w:rPr>
        <w:t>th</w:t>
      </w:r>
      <w:r>
        <w:t xml:space="preserve"> of Every Month</w:t>
      </w:r>
      <w:bookmarkEnd w:id="11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7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78"/>
            <w:r>
              <w:rPr>
                <w:rStyle w:val="CommentReference"/>
                <w:rFonts w:ascii="Times New Roman" w:eastAsiaTheme="minorHAnsi" w:hAnsi="Times New Roman" w:cstheme="minorBidi"/>
                <w:color w:val="auto"/>
              </w:rPr>
              <w:commentReference w:id="117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79"/>
            <w:r>
              <w:t xml:space="preserve"> Lord God</w:t>
            </w:r>
            <w:commentRangeEnd w:id="1179"/>
            <w:r>
              <w:rPr>
                <w:rStyle w:val="CommentReference"/>
                <w:rFonts w:ascii="Times New Roman" w:eastAsiaTheme="minorHAnsi" w:hAnsi="Times New Roman" w:cstheme="minorBidi"/>
                <w:color w:val="auto"/>
              </w:rPr>
              <w:commentReference w:id="117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83"/>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80" w:name="_Toc448227483"/>
      <w:r>
        <w:t>September 27 (28) / Tho-out 30: Miracle performed by St. Athanasius the Apostolic</w:t>
      </w:r>
      <w:bookmarkEnd w:id="118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81" w:name="_Ref434561058"/>
      <w:bookmarkStart w:id="1182" w:name="_Toc448227484"/>
      <w:r>
        <w:t xml:space="preserve">September 29 (30) / Paopi 2: </w:t>
      </w:r>
      <w:r w:rsidR="000274A5">
        <w:t xml:space="preserve">The Coming of </w:t>
      </w:r>
      <w:r>
        <w:t>St. Severus</w:t>
      </w:r>
      <w:r w:rsidR="000274A5">
        <w:t xml:space="preserve"> to Egypt</w:t>
      </w:r>
      <w:bookmarkEnd w:id="1181"/>
      <w:bookmarkEnd w:id="1182"/>
    </w:p>
    <w:p w14:paraId="1B16436A" w14:textId="77777777" w:rsidR="0039635A" w:rsidRDefault="0039635A" w:rsidP="0039635A">
      <w:pPr>
        <w:pStyle w:val="Heading4"/>
      </w:pPr>
      <w:bookmarkStart w:id="1183" w:name="_Ref434492249"/>
      <w:r>
        <w:t>The Doxology</w:t>
      </w:r>
      <w:r w:rsidR="00B82753">
        <w:t xml:space="preserve"> for St. Severus</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84"/>
            <w:r w:rsidRPr="004764BD">
              <w:t xml:space="preserve">confirmed </w:t>
            </w:r>
            <w:commentRangeEnd w:id="1184"/>
            <w:r>
              <w:rPr>
                <w:rStyle w:val="CommentReference"/>
                <w:rFonts w:ascii="Times New Roman" w:eastAsiaTheme="minorHAnsi" w:hAnsi="Times New Roman" w:cstheme="minorBidi"/>
                <w:color w:val="auto"/>
              </w:rPr>
              <w:commentReference w:id="118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84"/>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85" w:name="_Toc410196200"/>
      <w:bookmarkStart w:id="1186" w:name="_Toc410196442"/>
      <w:bookmarkStart w:id="1187" w:name="_Toc410196944"/>
      <w:bookmarkStart w:id="1188" w:name="_Toc448696646"/>
      <w:bookmarkStart w:id="1189" w:name="October"/>
      <w:bookmarkEnd w:id="1131"/>
      <w:r>
        <w:lastRenderedPageBreak/>
        <w:t>October</w:t>
      </w:r>
      <w:bookmarkEnd w:id="1185"/>
      <w:bookmarkEnd w:id="1186"/>
      <w:bookmarkEnd w:id="1187"/>
      <w:r w:rsidR="006E370D">
        <w:t xml:space="preserve"> or </w:t>
      </w:r>
      <w:r w:rsidR="006E370D">
        <w:rPr>
          <w:rFonts w:ascii="FreeSerifAvvaShenouda" w:hAnsi="FreeSerifAvvaShenouda" w:cs="FreeSerifAvvaShenouda"/>
        </w:rPr>
        <w:t>Ⲡⲁⲱⲡⲉ</w:t>
      </w:r>
      <w:bookmarkEnd w:id="1188"/>
    </w:p>
    <w:bookmarkStart w:id="1190" w:name="_Ref434561633" w:displacedByCustomXml="next"/>
    <w:sdt>
      <w:sdtPr>
        <w:id w:val="960613025"/>
        <w:docPartObj>
          <w:docPartGallery w:val="Table of Contents"/>
          <w:docPartUnique/>
        </w:docPartObj>
      </w:sdtPr>
      <w:sdtEndPr>
        <w:rPr>
          <w:b/>
          <w:bCs/>
          <w:noProof/>
        </w:rPr>
      </w:sdtEndPr>
      <w:sdtContent>
        <w:p w14:paraId="510D75EB" w14:textId="699369F7"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895112">
              <w:rPr>
                <w:noProof/>
                <w:webHidden/>
              </w:rPr>
              <w:t>682</w:t>
            </w:r>
            <w:r w:rsidR="00E35F1F">
              <w:rPr>
                <w:noProof/>
                <w:webHidden/>
              </w:rPr>
              <w:fldChar w:fldCharType="end"/>
            </w:r>
          </w:hyperlink>
        </w:p>
        <w:p w14:paraId="0C71949C" w14:textId="745600F0" w:rsidR="00E35F1F" w:rsidRDefault="008A378B">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895112">
              <w:rPr>
                <w:noProof/>
                <w:webHidden/>
              </w:rPr>
              <w:t>683</w:t>
            </w:r>
            <w:r w:rsidR="00E35F1F">
              <w:rPr>
                <w:noProof/>
                <w:webHidden/>
              </w:rPr>
              <w:fldChar w:fldCharType="end"/>
            </w:r>
          </w:hyperlink>
        </w:p>
        <w:p w14:paraId="7C5EEF26" w14:textId="174EDAE8" w:rsidR="00E35F1F" w:rsidRDefault="008A378B">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895112">
              <w:rPr>
                <w:noProof/>
                <w:webHidden/>
              </w:rPr>
              <w:t>683</w:t>
            </w:r>
            <w:r w:rsidR="00E35F1F">
              <w:rPr>
                <w:noProof/>
                <w:webHidden/>
              </w:rPr>
              <w:fldChar w:fldCharType="end"/>
            </w:r>
          </w:hyperlink>
        </w:p>
        <w:p w14:paraId="610973C6" w14:textId="328856A8" w:rsidR="00E35F1F" w:rsidRDefault="008A378B">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895112">
              <w:rPr>
                <w:noProof/>
                <w:webHidden/>
              </w:rPr>
              <w:t>683</w:t>
            </w:r>
            <w:r w:rsidR="00E35F1F">
              <w:rPr>
                <w:noProof/>
                <w:webHidden/>
              </w:rPr>
              <w:fldChar w:fldCharType="end"/>
            </w:r>
          </w:hyperlink>
        </w:p>
        <w:p w14:paraId="42AB4D38" w14:textId="1946E963" w:rsidR="00E35F1F" w:rsidRDefault="008A378B">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895112">
              <w:rPr>
                <w:noProof/>
                <w:webHidden/>
              </w:rPr>
              <w:t>683</w:t>
            </w:r>
            <w:r w:rsidR="00E35F1F">
              <w:rPr>
                <w:noProof/>
                <w:webHidden/>
              </w:rPr>
              <w:fldChar w:fldCharType="end"/>
            </w:r>
          </w:hyperlink>
        </w:p>
        <w:p w14:paraId="40BE3276" w14:textId="170EF53B" w:rsidR="00E35F1F" w:rsidRDefault="008A378B">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895112">
              <w:rPr>
                <w:noProof/>
                <w:webHidden/>
              </w:rPr>
              <w:t>684</w:t>
            </w:r>
            <w:r w:rsidR="00E35F1F">
              <w:rPr>
                <w:noProof/>
                <w:webHidden/>
              </w:rPr>
              <w:fldChar w:fldCharType="end"/>
            </w:r>
          </w:hyperlink>
        </w:p>
        <w:p w14:paraId="5BA2BFE4" w14:textId="16129054" w:rsidR="00E35F1F" w:rsidRDefault="008A378B">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895112">
              <w:rPr>
                <w:noProof/>
                <w:webHidden/>
              </w:rPr>
              <w:t>685</w:t>
            </w:r>
            <w:r w:rsidR="00E35F1F">
              <w:rPr>
                <w:noProof/>
                <w:webHidden/>
              </w:rPr>
              <w:fldChar w:fldCharType="end"/>
            </w:r>
          </w:hyperlink>
        </w:p>
        <w:p w14:paraId="0DA884AB" w14:textId="2C49A063" w:rsidR="00E35F1F" w:rsidRDefault="008A378B">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895112">
              <w:rPr>
                <w:noProof/>
                <w:webHidden/>
              </w:rPr>
              <w:t>686</w:t>
            </w:r>
            <w:r w:rsidR="00E35F1F">
              <w:rPr>
                <w:noProof/>
                <w:webHidden/>
              </w:rPr>
              <w:fldChar w:fldCharType="end"/>
            </w:r>
          </w:hyperlink>
        </w:p>
        <w:p w14:paraId="14F64ABF" w14:textId="1028CEC3" w:rsidR="00E35F1F" w:rsidRDefault="008A378B">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895112">
              <w:rPr>
                <w:noProof/>
                <w:webHidden/>
              </w:rPr>
              <w:t>687</w:t>
            </w:r>
            <w:r w:rsidR="00E35F1F">
              <w:rPr>
                <w:noProof/>
                <w:webHidden/>
              </w:rPr>
              <w:fldChar w:fldCharType="end"/>
            </w:r>
          </w:hyperlink>
        </w:p>
        <w:p w14:paraId="479E44D2" w14:textId="3666F8FC" w:rsidR="00E35F1F" w:rsidRDefault="008A378B">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895112">
              <w:rPr>
                <w:noProof/>
                <w:webHidden/>
              </w:rPr>
              <w:t>687</w:t>
            </w:r>
            <w:r w:rsidR="00E35F1F">
              <w:rPr>
                <w:noProof/>
                <w:webHidden/>
              </w:rPr>
              <w:fldChar w:fldCharType="end"/>
            </w:r>
          </w:hyperlink>
        </w:p>
        <w:p w14:paraId="1DC3186A" w14:textId="418CE1DB" w:rsidR="00E35F1F" w:rsidRDefault="008A378B">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895112">
              <w:rPr>
                <w:noProof/>
                <w:webHidden/>
              </w:rPr>
              <w:t>688</w:t>
            </w:r>
            <w:r w:rsidR="00E35F1F">
              <w:rPr>
                <w:noProof/>
                <w:webHidden/>
              </w:rPr>
              <w:fldChar w:fldCharType="end"/>
            </w:r>
          </w:hyperlink>
        </w:p>
        <w:p w14:paraId="608C521A" w14:textId="1A7006FF" w:rsidR="00E35F1F" w:rsidRDefault="008A378B">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895112">
              <w:rPr>
                <w:noProof/>
                <w:webHidden/>
              </w:rPr>
              <w:t>688</w:t>
            </w:r>
            <w:r w:rsidR="00E35F1F">
              <w:rPr>
                <w:noProof/>
                <w:webHidden/>
              </w:rPr>
              <w:fldChar w:fldCharType="end"/>
            </w:r>
          </w:hyperlink>
        </w:p>
        <w:p w14:paraId="0236A71C" w14:textId="7EBF9EE6" w:rsidR="00E35F1F" w:rsidRDefault="008A378B">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895112">
              <w:rPr>
                <w:noProof/>
                <w:webHidden/>
              </w:rPr>
              <w:t>688</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91" w:name="_Ref436250096"/>
      <w:bookmarkStart w:id="1192" w:name="_Ref436250168"/>
      <w:bookmarkStart w:id="1193" w:name="_Toc448227485"/>
      <w:r>
        <w:lastRenderedPageBreak/>
        <w:t>October 1 (2) / Paopi 4: St. Bacchus</w:t>
      </w:r>
      <w:bookmarkEnd w:id="1190"/>
      <w:bookmarkEnd w:id="1191"/>
      <w:bookmarkEnd w:id="1192"/>
      <w:bookmarkEnd w:id="1193"/>
    </w:p>
    <w:p w14:paraId="7EAFB97D" w14:textId="77777777" w:rsidR="0081710C" w:rsidRDefault="0081710C" w:rsidP="0081710C">
      <w:pPr>
        <w:pStyle w:val="Heading4"/>
      </w:pPr>
      <w:bookmarkStart w:id="1194" w:name="_Ref434489638"/>
      <w:r>
        <w:t>The Doxology</w:t>
      </w:r>
      <w:r w:rsidR="00B46E6E">
        <w:t xml:space="preserve"> for Sts. Sergius and Bacchus</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95"/>
            <w:r>
              <w:t>heroes</w:t>
            </w:r>
            <w:commentRangeEnd w:id="1195"/>
            <w:r>
              <w:rPr>
                <w:rStyle w:val="CommentReference"/>
                <w:rFonts w:ascii="Times New Roman" w:eastAsiaTheme="minorHAnsi" w:hAnsi="Times New Roman" w:cstheme="minorBidi"/>
                <w:color w:val="auto"/>
              </w:rPr>
              <w:commentReference w:id="1195"/>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96" w:name="_Toc448227486"/>
      <w:r>
        <w:t>October 4 (5) / Paopi 7: St. Paul of Tammoh</w:t>
      </w:r>
      <w:bookmarkEnd w:id="1196"/>
    </w:p>
    <w:p w14:paraId="307B5F3B" w14:textId="77777777" w:rsidR="0039635A" w:rsidRDefault="0039635A" w:rsidP="0039635A">
      <w:pPr>
        <w:pStyle w:val="Heading4"/>
      </w:pPr>
      <w:r>
        <w:t>The Doxology</w:t>
      </w:r>
    </w:p>
    <w:p w14:paraId="08012657" w14:textId="53593187" w:rsidR="00FB36D8" w:rsidRPr="00FB36D8" w:rsidRDefault="00191A26" w:rsidP="00FB36D8">
      <w:pPr>
        <w:pStyle w:val="Rubric"/>
      </w:pPr>
      <w:r>
        <w:t xml:space="preserve">See </w:t>
      </w:r>
      <w:r>
        <w:fldChar w:fldCharType="begin"/>
      </w:r>
      <w:r>
        <w:instrText xml:space="preserve"> REF _Ref434490826 \h </w:instrText>
      </w:r>
      <w:r>
        <w:fldChar w:fldCharType="separate"/>
      </w:r>
      <w:r w:rsidR="00895112">
        <w:t>The Doxology of St. Pishoy and St. Paul of Tammah</w:t>
      </w:r>
      <w:r>
        <w:fldChar w:fldCharType="end"/>
      </w:r>
      <w:r>
        <w:t xml:space="preserve">, page </w:t>
      </w:r>
      <w:r>
        <w:fldChar w:fldCharType="begin"/>
      </w:r>
      <w:r>
        <w:instrText xml:space="preserve"> PAGEREF _Ref434490826 \h </w:instrText>
      </w:r>
      <w:r>
        <w:fldChar w:fldCharType="separate"/>
      </w:r>
      <w:r w:rsidR="00895112">
        <w:rPr>
          <w:noProof/>
        </w:rPr>
        <w:t>637</w:t>
      </w:r>
      <w:r>
        <w:fldChar w:fldCharType="end"/>
      </w:r>
      <w:r w:rsidR="00FB36D8">
        <w:t>.</w:t>
      </w:r>
    </w:p>
    <w:p w14:paraId="2F2896A9" w14:textId="77777777" w:rsidR="0081710C" w:rsidRDefault="0081710C" w:rsidP="0081710C">
      <w:pPr>
        <w:pStyle w:val="Heading3"/>
      </w:pPr>
      <w:bookmarkStart w:id="1197" w:name="_Toc448227487"/>
      <w:r>
        <w:t>October 7 (8) / Paopi 10: St. Sergius</w:t>
      </w:r>
      <w:bookmarkEnd w:id="1197"/>
    </w:p>
    <w:p w14:paraId="43289252" w14:textId="1244E780"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895112">
        <w:t>October 1 (2) / Paopi 4: St. Bacchus</w:t>
      </w:r>
      <w:r w:rsidR="00336170">
        <w:fldChar w:fldCharType="end"/>
      </w:r>
      <w:r>
        <w:t xml:space="preserve">, page </w:t>
      </w:r>
      <w:r>
        <w:fldChar w:fldCharType="begin"/>
      </w:r>
      <w:r>
        <w:instrText xml:space="preserve"> PAGEREF _Ref434561633 \h </w:instrText>
      </w:r>
      <w:r>
        <w:fldChar w:fldCharType="separate"/>
      </w:r>
      <w:r w:rsidR="00895112">
        <w:rPr>
          <w:noProof/>
        </w:rPr>
        <w:t>681</w:t>
      </w:r>
      <w:r>
        <w:fldChar w:fldCharType="end"/>
      </w:r>
      <w:r w:rsidR="0081710C">
        <w:t>.</w:t>
      </w:r>
    </w:p>
    <w:p w14:paraId="06822979" w14:textId="77777777" w:rsidR="00B637D8" w:rsidRDefault="00B637D8" w:rsidP="00B637D8">
      <w:pPr>
        <w:pStyle w:val="Heading3"/>
      </w:pPr>
      <w:bookmarkStart w:id="1198" w:name="_Toc448227488"/>
      <w:r>
        <w:t>October 9 (10) / Paopi 12: Commemoration of Archangel Michael</w:t>
      </w:r>
      <w:bookmarkEnd w:id="1198"/>
    </w:p>
    <w:p w14:paraId="4A7DC24D" w14:textId="71AC2F3E"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5593D86A" w14:textId="77777777" w:rsidR="0039635A" w:rsidRDefault="0039635A" w:rsidP="0039635A">
      <w:pPr>
        <w:pStyle w:val="Heading3"/>
      </w:pPr>
      <w:bookmarkStart w:id="1199" w:name="_Ref434564830"/>
      <w:bookmarkStart w:id="1200" w:name="_Toc448227489"/>
      <w:r>
        <w:t>October 17 (18) Paopi 20: St. John the Short</w:t>
      </w:r>
      <w:bookmarkEnd w:id="1199"/>
      <w:bookmarkEnd w:id="1200"/>
    </w:p>
    <w:p w14:paraId="23E24F8C" w14:textId="77777777" w:rsidR="0039635A" w:rsidRDefault="0039635A" w:rsidP="0039635A">
      <w:pPr>
        <w:pStyle w:val="Heading4"/>
      </w:pPr>
      <w:bookmarkStart w:id="1201" w:name="_Ref434490715"/>
      <w:r>
        <w:t>The Doxology</w:t>
      </w:r>
      <w:r w:rsidR="00B46E6E">
        <w:t xml:space="preserve"> for St. John the Short</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85"/>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86"/>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87"/>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202" w:name="_Toc448227490"/>
      <w:r>
        <w:t>October 18 (19) / Paopi</w:t>
      </w:r>
      <w:r w:rsidR="00FE0AE4">
        <w:t xml:space="preserve"> </w:t>
      </w:r>
      <w:r>
        <w:t>21: Commemoration of the Theotokos</w:t>
      </w:r>
      <w:bookmarkEnd w:id="1202"/>
    </w:p>
    <w:p w14:paraId="60A7D882" w14:textId="623AAF23"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2229EA11" w14:textId="77777777" w:rsidR="00BF2674" w:rsidRDefault="00BF2674" w:rsidP="00BF2674">
      <w:pPr>
        <w:pStyle w:val="Heading3"/>
      </w:pPr>
      <w:bookmarkStart w:id="1203" w:name="_Toc448227491"/>
      <w:r>
        <w:lastRenderedPageBreak/>
        <w:t>October 18 (19) / Paopi</w:t>
      </w:r>
      <w:r w:rsidR="00FE0AE4">
        <w:t xml:space="preserve"> </w:t>
      </w:r>
      <w:r>
        <w:t>21: Also St. Teji (Reweiss)</w:t>
      </w:r>
      <w:bookmarkEnd w:id="1203"/>
    </w:p>
    <w:p w14:paraId="3D0544CD" w14:textId="77777777" w:rsidR="00BF2674" w:rsidRPr="00137929" w:rsidRDefault="00BF2674" w:rsidP="00BF2674">
      <w:pPr>
        <w:pStyle w:val="Heading4"/>
      </w:pPr>
      <w:bookmarkStart w:id="1204" w:name="_Ref434491337"/>
      <w:r>
        <w:t>The Doxology</w:t>
      </w:r>
      <w:r w:rsidR="00810F04">
        <w:t xml:space="preserve"> for St. Teji (Reweiss)</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205" w:name="_Ref434563347"/>
      <w:bookmarkStart w:id="1206" w:name="_Toc448227492"/>
      <w:r>
        <w:t>October 23 (24) / Paopi</w:t>
      </w:r>
      <w:r w:rsidR="00FE0AE4">
        <w:t xml:space="preserve"> </w:t>
      </w:r>
      <w:r>
        <w:t>26: St. Apip the Friend of St. Apollo</w:t>
      </w:r>
      <w:bookmarkEnd w:id="1205"/>
      <w:bookmarkEnd w:id="1206"/>
    </w:p>
    <w:p w14:paraId="69CDA95A" w14:textId="77777777" w:rsidR="00E30E2D" w:rsidRPr="00137929" w:rsidRDefault="00E30E2D" w:rsidP="00E30E2D">
      <w:pPr>
        <w:pStyle w:val="Heading4"/>
      </w:pPr>
      <w:bookmarkStart w:id="1207" w:name="_Ref434492837"/>
      <w:r>
        <w:t>The Doxology</w:t>
      </w:r>
      <w:r w:rsidR="00B82753">
        <w:t xml:space="preserve"> for Sts. Apollo and Apip</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08" w:name="_Toc448227493"/>
      <w:r>
        <w:t>October 23 (24) / Paopi</w:t>
      </w:r>
      <w:r w:rsidR="00FE0AE4">
        <w:t xml:space="preserve"> </w:t>
      </w:r>
      <w:r>
        <w:t>26: The Martyrdom of St. Timothy the Apostle</w:t>
      </w:r>
      <w:bookmarkEnd w:id="1208"/>
    </w:p>
    <w:p w14:paraId="4D4E33D6" w14:textId="6015E07A" w:rsidR="00013EB0"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4C276672" w14:textId="77777777" w:rsidR="00137929" w:rsidRDefault="00137929" w:rsidP="00137929">
      <w:pPr>
        <w:pStyle w:val="Heading3"/>
      </w:pPr>
      <w:bookmarkStart w:id="1209" w:name="_Toc448227494"/>
      <w:r>
        <w:t>October 24 (25) / Paopi</w:t>
      </w:r>
      <w:r w:rsidR="00FE0AE4">
        <w:t xml:space="preserve"> </w:t>
      </w:r>
      <w:r>
        <w:t>27: St. Macarius the Bishop of Edkow</w:t>
      </w:r>
      <w:bookmarkEnd w:id="1209"/>
    </w:p>
    <w:p w14:paraId="1E91FBC2" w14:textId="77777777" w:rsidR="00137929" w:rsidRPr="00137929" w:rsidRDefault="00137929" w:rsidP="00137929">
      <w:pPr>
        <w:pStyle w:val="Heading4"/>
      </w:pPr>
      <w:bookmarkStart w:id="1210" w:name="_Ref434490474"/>
      <w:r>
        <w:t>The Doxology</w:t>
      </w:r>
      <w:r w:rsidR="00B46E6E">
        <w:t xml:space="preserve"> for St. Macarius the Bishop of Edkow</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11" w:name="_Toc448227495"/>
      <w:r>
        <w:t>October 26 (27) / Paopi 29: Commemoration of the Annunciation, Nativity, and Resurrection on the 29</w:t>
      </w:r>
      <w:r w:rsidRPr="00C0205C">
        <w:rPr>
          <w:vertAlign w:val="superscript"/>
        </w:rPr>
        <w:t>th</w:t>
      </w:r>
      <w:r>
        <w:t xml:space="preserve"> of Every Month</w:t>
      </w:r>
      <w:bookmarkEnd w:id="1211"/>
    </w:p>
    <w:p w14:paraId="7511E0D5" w14:textId="3EBB41BB" w:rsidR="00B52D77" w:rsidRP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49EB3135" w14:textId="77777777" w:rsidR="00205EA4" w:rsidRDefault="00205EA4" w:rsidP="00205EA4">
      <w:pPr>
        <w:pStyle w:val="Heading3"/>
      </w:pPr>
      <w:bookmarkStart w:id="1212" w:name="_Toc448227496"/>
      <w:r>
        <w:t>October 27 (28) / Paopi 30: St. Mark</w:t>
      </w:r>
      <w:r w:rsidR="00F20BBD">
        <w:t xml:space="preserve"> (Consecration and Appearance of Head)</w:t>
      </w:r>
      <w:bookmarkEnd w:id="1212"/>
    </w:p>
    <w:p w14:paraId="5ECB9266" w14:textId="1CDB665C"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895112">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895112">
        <w:rPr>
          <w:noProof/>
        </w:rPr>
        <w:t>854</w:t>
      </w:r>
      <w:r w:rsidR="00191A26">
        <w:fldChar w:fldCharType="end"/>
      </w:r>
      <w:r>
        <w:t>.</w:t>
      </w:r>
    </w:p>
    <w:p w14:paraId="42BC2C38" w14:textId="77777777" w:rsidR="006E370D" w:rsidRPr="007F571C" w:rsidRDefault="007F571C" w:rsidP="007F571C">
      <w:pPr>
        <w:pStyle w:val="Heading3"/>
      </w:pPr>
      <w:bookmarkStart w:id="1213" w:name="_Toc448227497"/>
      <w:r>
        <w:t xml:space="preserve">October 28 (29) / Athor 1: St. Cleopas and His Companion, Two of the </w:t>
      </w:r>
      <w:proofErr w:type="gramStart"/>
      <w:r>
        <w:t>Seventy Two</w:t>
      </w:r>
      <w:proofErr w:type="gramEnd"/>
      <w:r>
        <w:t xml:space="preserve"> Apostles</w:t>
      </w:r>
      <w:bookmarkEnd w:id="1213"/>
    </w:p>
    <w:p w14:paraId="47F94007" w14:textId="77936BE0" w:rsidR="006E370D" w:rsidRPr="006E370D"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14" w:name="_Toc410196201"/>
      <w:bookmarkStart w:id="1215" w:name="_Toc410196443"/>
      <w:bookmarkStart w:id="1216" w:name="_Toc410196945"/>
      <w:bookmarkStart w:id="1217" w:name="_Toc448696647"/>
      <w:bookmarkStart w:id="1218" w:name="November"/>
      <w:bookmarkEnd w:id="1189"/>
      <w:r>
        <w:lastRenderedPageBreak/>
        <w:t>November</w:t>
      </w:r>
      <w:r w:rsidR="00495F1A">
        <w:t xml:space="preserve"> or </w:t>
      </w:r>
      <w:bookmarkEnd w:id="1214"/>
      <w:bookmarkEnd w:id="1215"/>
      <w:bookmarkEnd w:id="1216"/>
      <w:r w:rsidRPr="00FB5E62">
        <w:rPr>
          <w:rFonts w:ascii="FreeSerifAvvaShenouda" w:eastAsia="Arial Unicode MS" w:hAnsi="FreeSerifAvvaShenouda" w:cs="FreeSerifAvvaShenouda"/>
        </w:rPr>
        <w:t>Ⲁⲑⲟⲣ</w:t>
      </w:r>
      <w:bookmarkEnd w:id="1217"/>
    </w:p>
    <w:sdt>
      <w:sdtPr>
        <w:id w:val="254490828"/>
        <w:docPartObj>
          <w:docPartGallery w:val="Table of Contents"/>
          <w:docPartUnique/>
        </w:docPartObj>
      </w:sdtPr>
      <w:sdtEndPr>
        <w:rPr>
          <w:b/>
          <w:bCs/>
          <w:noProof/>
        </w:rPr>
      </w:sdtEndPr>
      <w:sdtContent>
        <w:p w14:paraId="4CABC828" w14:textId="737CA20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895112">
              <w:rPr>
                <w:noProof/>
                <w:webHidden/>
              </w:rPr>
              <w:t>690</w:t>
            </w:r>
            <w:r w:rsidR="00E35F1F">
              <w:rPr>
                <w:noProof/>
                <w:webHidden/>
              </w:rPr>
              <w:fldChar w:fldCharType="end"/>
            </w:r>
          </w:hyperlink>
        </w:p>
        <w:p w14:paraId="752A8AA2" w14:textId="417EED6A" w:rsidR="00E35F1F" w:rsidRDefault="008A378B">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895112">
              <w:rPr>
                <w:noProof/>
                <w:webHidden/>
              </w:rPr>
              <w:t>690</w:t>
            </w:r>
            <w:r w:rsidR="00E35F1F">
              <w:rPr>
                <w:noProof/>
                <w:webHidden/>
              </w:rPr>
              <w:fldChar w:fldCharType="end"/>
            </w:r>
          </w:hyperlink>
        </w:p>
        <w:p w14:paraId="7C155C76" w14:textId="2E0D9DC1" w:rsidR="00E35F1F" w:rsidRDefault="008A378B">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895112">
              <w:rPr>
                <w:noProof/>
                <w:webHidden/>
              </w:rPr>
              <w:t>691</w:t>
            </w:r>
            <w:r w:rsidR="00E35F1F">
              <w:rPr>
                <w:noProof/>
                <w:webHidden/>
              </w:rPr>
              <w:fldChar w:fldCharType="end"/>
            </w:r>
          </w:hyperlink>
        </w:p>
        <w:p w14:paraId="5A89258F" w14:textId="03272FFC" w:rsidR="00E35F1F" w:rsidRDefault="008A378B">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895112">
              <w:rPr>
                <w:noProof/>
                <w:webHidden/>
              </w:rPr>
              <w:t>693</w:t>
            </w:r>
            <w:r w:rsidR="00E35F1F">
              <w:rPr>
                <w:noProof/>
                <w:webHidden/>
              </w:rPr>
              <w:fldChar w:fldCharType="end"/>
            </w:r>
          </w:hyperlink>
        </w:p>
        <w:p w14:paraId="5A72C12E" w14:textId="707B9142" w:rsidR="00E35F1F" w:rsidRDefault="008A378B">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895112">
              <w:rPr>
                <w:noProof/>
                <w:webHidden/>
              </w:rPr>
              <w:t>695</w:t>
            </w:r>
            <w:r w:rsidR="00E35F1F">
              <w:rPr>
                <w:noProof/>
                <w:webHidden/>
              </w:rPr>
              <w:fldChar w:fldCharType="end"/>
            </w:r>
          </w:hyperlink>
        </w:p>
        <w:p w14:paraId="7F69E091" w14:textId="127C6164" w:rsidR="00E35F1F" w:rsidRDefault="008A378B">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895112">
              <w:rPr>
                <w:noProof/>
                <w:webHidden/>
              </w:rPr>
              <w:t>696</w:t>
            </w:r>
            <w:r w:rsidR="00E35F1F">
              <w:rPr>
                <w:noProof/>
                <w:webHidden/>
              </w:rPr>
              <w:fldChar w:fldCharType="end"/>
            </w:r>
          </w:hyperlink>
        </w:p>
        <w:p w14:paraId="1BD9193B" w14:textId="49116EA2" w:rsidR="00E35F1F" w:rsidRDefault="008A378B">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895112">
              <w:rPr>
                <w:noProof/>
                <w:webHidden/>
              </w:rPr>
              <w:t>696</w:t>
            </w:r>
            <w:r w:rsidR="00E35F1F">
              <w:rPr>
                <w:noProof/>
                <w:webHidden/>
              </w:rPr>
              <w:fldChar w:fldCharType="end"/>
            </w:r>
          </w:hyperlink>
        </w:p>
        <w:p w14:paraId="72A9BE54" w14:textId="4A492A76" w:rsidR="00E35F1F" w:rsidRDefault="008A378B">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895112">
              <w:rPr>
                <w:noProof/>
                <w:webHidden/>
              </w:rPr>
              <w:t>696</w:t>
            </w:r>
            <w:r w:rsidR="00E35F1F">
              <w:rPr>
                <w:noProof/>
                <w:webHidden/>
              </w:rPr>
              <w:fldChar w:fldCharType="end"/>
            </w:r>
          </w:hyperlink>
        </w:p>
        <w:p w14:paraId="74F78ACF" w14:textId="2D58D71B" w:rsidR="00E35F1F" w:rsidRDefault="008A378B">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895112">
              <w:rPr>
                <w:noProof/>
                <w:webHidden/>
              </w:rPr>
              <w:t>696</w:t>
            </w:r>
            <w:r w:rsidR="00E35F1F">
              <w:rPr>
                <w:noProof/>
                <w:webHidden/>
              </w:rPr>
              <w:fldChar w:fldCharType="end"/>
            </w:r>
          </w:hyperlink>
        </w:p>
        <w:p w14:paraId="57950F6C" w14:textId="09AF156A" w:rsidR="00E35F1F" w:rsidRDefault="008A378B">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895112">
              <w:rPr>
                <w:noProof/>
                <w:webHidden/>
              </w:rPr>
              <w:t>696</w:t>
            </w:r>
            <w:r w:rsidR="00E35F1F">
              <w:rPr>
                <w:noProof/>
                <w:webHidden/>
              </w:rPr>
              <w:fldChar w:fldCharType="end"/>
            </w:r>
          </w:hyperlink>
        </w:p>
        <w:p w14:paraId="0C7D958D" w14:textId="3D181749" w:rsidR="00E35F1F" w:rsidRDefault="008A378B">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895112">
              <w:rPr>
                <w:noProof/>
                <w:webHidden/>
              </w:rPr>
              <w:t>697</w:t>
            </w:r>
            <w:r w:rsidR="00E35F1F">
              <w:rPr>
                <w:noProof/>
                <w:webHidden/>
              </w:rPr>
              <w:fldChar w:fldCharType="end"/>
            </w:r>
          </w:hyperlink>
        </w:p>
        <w:p w14:paraId="48DF0A9A" w14:textId="6363DA51" w:rsidR="00E35F1F" w:rsidRDefault="008A378B">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895112">
              <w:rPr>
                <w:noProof/>
                <w:webHidden/>
              </w:rPr>
              <w:t>698</w:t>
            </w:r>
            <w:r w:rsidR="00E35F1F">
              <w:rPr>
                <w:noProof/>
                <w:webHidden/>
              </w:rPr>
              <w:fldChar w:fldCharType="end"/>
            </w:r>
          </w:hyperlink>
        </w:p>
        <w:p w14:paraId="2FA6A19E" w14:textId="14B16018" w:rsidR="00E35F1F" w:rsidRDefault="008A378B">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895112">
              <w:rPr>
                <w:noProof/>
                <w:webHidden/>
              </w:rPr>
              <w:t>698</w:t>
            </w:r>
            <w:r w:rsidR="00E35F1F">
              <w:rPr>
                <w:noProof/>
                <w:webHidden/>
              </w:rPr>
              <w:fldChar w:fldCharType="end"/>
            </w:r>
          </w:hyperlink>
        </w:p>
        <w:p w14:paraId="269304EA" w14:textId="329F5B78" w:rsidR="00E35F1F" w:rsidRDefault="008A378B">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895112">
              <w:rPr>
                <w:noProof/>
                <w:webHidden/>
              </w:rPr>
              <w:t>699</w:t>
            </w:r>
            <w:r w:rsidR="00E35F1F">
              <w:rPr>
                <w:noProof/>
                <w:webHidden/>
              </w:rPr>
              <w:fldChar w:fldCharType="end"/>
            </w:r>
          </w:hyperlink>
        </w:p>
        <w:p w14:paraId="713048AA" w14:textId="52285469" w:rsidR="00E35F1F" w:rsidRDefault="008A378B">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895112">
              <w:rPr>
                <w:noProof/>
                <w:webHidden/>
              </w:rPr>
              <w:t>701</w:t>
            </w:r>
            <w:r w:rsidR="00E35F1F">
              <w:rPr>
                <w:noProof/>
                <w:webHidden/>
              </w:rPr>
              <w:fldChar w:fldCharType="end"/>
            </w:r>
          </w:hyperlink>
        </w:p>
        <w:p w14:paraId="6460A2C8" w14:textId="281B564E" w:rsidR="00E35F1F" w:rsidRDefault="008A378B">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895112">
              <w:rPr>
                <w:noProof/>
                <w:webHidden/>
              </w:rPr>
              <w:t>702</w:t>
            </w:r>
            <w:r w:rsidR="00E35F1F">
              <w:rPr>
                <w:noProof/>
                <w:webHidden/>
              </w:rPr>
              <w:fldChar w:fldCharType="end"/>
            </w:r>
          </w:hyperlink>
        </w:p>
        <w:p w14:paraId="6A51CAC4" w14:textId="6A3DDCBF" w:rsidR="00E35F1F" w:rsidRDefault="008A378B">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895112">
              <w:rPr>
                <w:noProof/>
                <w:webHidden/>
              </w:rPr>
              <w:t>702</w:t>
            </w:r>
            <w:r w:rsidR="00E35F1F">
              <w:rPr>
                <w:noProof/>
                <w:webHidden/>
              </w:rPr>
              <w:fldChar w:fldCharType="end"/>
            </w:r>
          </w:hyperlink>
        </w:p>
        <w:p w14:paraId="5EDCA18F" w14:textId="5DF452E4" w:rsidR="00E35F1F" w:rsidRDefault="008A378B">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895112">
              <w:rPr>
                <w:noProof/>
                <w:webHidden/>
              </w:rPr>
              <w:t>702</w:t>
            </w:r>
            <w:r w:rsidR="00E35F1F">
              <w:rPr>
                <w:noProof/>
                <w:webHidden/>
              </w:rPr>
              <w:fldChar w:fldCharType="end"/>
            </w:r>
          </w:hyperlink>
        </w:p>
        <w:p w14:paraId="512EDB6A" w14:textId="4D3C193C" w:rsidR="00E35F1F" w:rsidRDefault="008A378B">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895112">
              <w:rPr>
                <w:noProof/>
                <w:webHidden/>
              </w:rPr>
              <w:t>703</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19" w:name="_Toc448227498"/>
      <w:r>
        <w:lastRenderedPageBreak/>
        <w:t>November 3 (4) / Athor 7</w:t>
      </w:r>
      <w:r w:rsidR="00205EA4">
        <w:t>: St. George</w:t>
      </w:r>
      <w:bookmarkEnd w:id="1219"/>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20" w:name="_Toc448227499"/>
      <w:r>
        <w:t>November 4 (5) / Athor 8</w:t>
      </w:r>
      <w:r w:rsidR="00205EA4">
        <w:t>: The Four Incorporeal Beasts</w:t>
      </w:r>
      <w:bookmarkEnd w:id="1220"/>
    </w:p>
    <w:p w14:paraId="0FEBB939" w14:textId="77777777" w:rsidR="00205EA4" w:rsidRDefault="00205EA4" w:rsidP="00205EA4">
      <w:pPr>
        <w:pStyle w:val="Heading4"/>
      </w:pPr>
      <w:bookmarkStart w:id="1221" w:name="_Ref434488301"/>
      <w:r>
        <w:t>The Doxology</w:t>
      </w:r>
      <w:r w:rsidR="00B46E6E">
        <w:t xml:space="preserve"> for the Four Incorporeal Beasts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22"/>
            <w:r>
              <w:t>Bea</w:t>
            </w:r>
            <w:r w:rsidR="001D2DF6">
              <w:t>s</w:t>
            </w:r>
            <w:r>
              <w:t>ts</w:t>
            </w:r>
            <w:commentRangeEnd w:id="1222"/>
            <w:r>
              <w:rPr>
                <w:rStyle w:val="CommentReference"/>
                <w:rFonts w:ascii="Times New Roman" w:eastAsiaTheme="minorHAnsi" w:hAnsi="Times New Roman" w:cstheme="minorBidi"/>
                <w:color w:val="auto"/>
              </w:rPr>
              <w:commentReference w:id="122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8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23"/>
            <w:r>
              <w:t xml:space="preserve">incessant </w:t>
            </w:r>
            <w:commentRangeEnd w:id="1223"/>
            <w:r>
              <w:rPr>
                <w:rStyle w:val="CommentReference"/>
                <w:rFonts w:ascii="Times New Roman" w:eastAsiaTheme="minorHAnsi" w:hAnsi="Times New Roman" w:cstheme="minorBidi"/>
                <w:color w:val="auto"/>
              </w:rPr>
              <w:commentReference w:id="122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24"/>
            <w:r>
              <w:t>The ministering flames of fire,</w:t>
            </w:r>
            <w:commentRangeEnd w:id="1224"/>
            <w:r>
              <w:rPr>
                <w:rStyle w:val="CommentReference"/>
                <w:rFonts w:ascii="Times New Roman" w:eastAsiaTheme="minorHAnsi" w:hAnsi="Times New Roman" w:cstheme="minorBidi"/>
                <w:color w:val="auto"/>
              </w:rPr>
              <w:commentReference w:id="122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25" w:name="_Ref434561114"/>
      <w:bookmarkStart w:id="1226" w:name="_Toc448227500"/>
      <w:r>
        <w:t>November 8 (9) / Athor 12: Archangel Michael</w:t>
      </w:r>
      <w:bookmarkEnd w:id="1225"/>
      <w:bookmarkEnd w:id="1226"/>
    </w:p>
    <w:p w14:paraId="7E078728" w14:textId="77777777" w:rsidR="004750F8" w:rsidRDefault="004750F8" w:rsidP="004750F8">
      <w:pPr>
        <w:pStyle w:val="Heading4"/>
      </w:pPr>
      <w:bookmarkStart w:id="1227" w:name="_Ref434487967"/>
      <w:r>
        <w:t>The Doxology</w:t>
      </w:r>
      <w:r w:rsidR="009D0B24">
        <w:t xml:space="preserve"> for Archangel Michael</w:t>
      </w:r>
      <w:bookmarkEnd w:id="12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28"/>
            <w:r w:rsidRPr="004764BD">
              <w:t xml:space="preserve">before </w:t>
            </w:r>
            <w:commentRangeEnd w:id="1228"/>
            <w:r>
              <w:rPr>
                <w:rStyle w:val="CommentReference"/>
                <w:rFonts w:ascii="Times New Roman" w:eastAsiaTheme="minorHAnsi" w:hAnsi="Times New Roman" w:cstheme="minorBidi"/>
                <w:color w:val="auto"/>
              </w:rPr>
              <w:commentReference w:id="1228"/>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89"/>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90"/>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91"/>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37" w:name="_Ref434487984"/>
      <w:r>
        <w:t>The Doxology for Michael and Gabriel</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38" w:name="_Toc448227501"/>
      <w:r>
        <w:t>November 10 (11) / Athor 14: St. Martin of Tours</w:t>
      </w:r>
      <w:bookmarkEnd w:id="1238"/>
    </w:p>
    <w:p w14:paraId="098FEB00" w14:textId="77777777" w:rsidR="00056020" w:rsidRDefault="00056020" w:rsidP="00056020">
      <w:pPr>
        <w:pStyle w:val="Heading4"/>
      </w:pPr>
      <w:bookmarkStart w:id="1239" w:name="_Ref439518461"/>
      <w:r>
        <w:t>The Doxology for St. Martin of Tours</w:t>
      </w:r>
      <w:r>
        <w:rPr>
          <w:rStyle w:val="FootnoteReference"/>
        </w:rPr>
        <w:footnoteReference w:id="892"/>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40" w:name="_Toc448227502"/>
      <w:r>
        <w:t>November 11 (12) / Athor 15: St</w:t>
      </w:r>
      <w:r w:rsidR="004750F8">
        <w:t>. Me</w:t>
      </w:r>
      <w:r>
        <w:t>na the Martyr</w:t>
      </w:r>
      <w:bookmarkEnd w:id="1240"/>
    </w:p>
    <w:p w14:paraId="5E17B349" w14:textId="77777777" w:rsidR="00205EA4" w:rsidRDefault="00205EA4" w:rsidP="00205EA4">
      <w:pPr>
        <w:pStyle w:val="Heading4"/>
      </w:pPr>
      <w:bookmarkStart w:id="1241" w:name="_Ref434489493"/>
      <w:r>
        <w:t>The Doxology</w:t>
      </w:r>
      <w:r w:rsidR="00B46E6E">
        <w:t xml:space="preserve"> for St. Mena</w:t>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42"/>
            <w:r w:rsidRPr="004764BD">
              <w:t>Voice Divine</w:t>
            </w:r>
            <w:commentRangeEnd w:id="1242"/>
            <w:r>
              <w:rPr>
                <w:rStyle w:val="CommentReference"/>
                <w:rFonts w:ascii="Times New Roman" w:eastAsiaTheme="minorHAnsi" w:hAnsi="Times New Roman" w:cstheme="minorBidi"/>
                <w:color w:val="auto"/>
              </w:rPr>
              <w:commentReference w:id="1242"/>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43"/>
            <w:r w:rsidRPr="004764BD">
              <w:t xml:space="preserve">received </w:t>
            </w:r>
            <w:commentRangeEnd w:id="1243"/>
            <w:r>
              <w:rPr>
                <w:rStyle w:val="CommentReference"/>
                <w:rFonts w:ascii="Times New Roman" w:eastAsiaTheme="minorHAnsi" w:hAnsi="Times New Roman" w:cstheme="minorBidi"/>
                <w:color w:val="auto"/>
              </w:rPr>
              <w:commentReference w:id="1243"/>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44" w:name="_Toc448227503"/>
      <w:r>
        <w:t>November 14 (15) / Athor 18: St. Philip the Apostle</w:t>
      </w:r>
      <w:bookmarkEnd w:id="1244"/>
    </w:p>
    <w:p w14:paraId="0DF27E19" w14:textId="7B106459"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2ADC4A64" w14:textId="77777777" w:rsidR="007F571C" w:rsidRDefault="007F571C" w:rsidP="007F571C">
      <w:pPr>
        <w:pStyle w:val="Heading3"/>
      </w:pPr>
      <w:bookmarkStart w:id="1245" w:name="_Toc448227504"/>
      <w:r>
        <w:t>November 15 (16) / Athor 19: The Preaching of St. Bartholomew</w:t>
      </w:r>
      <w:bookmarkEnd w:id="1245"/>
    </w:p>
    <w:p w14:paraId="601EB8D7" w14:textId="780B375B"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15A5FA22" w14:textId="77777777" w:rsidR="009F6E07" w:rsidRDefault="009F6E07" w:rsidP="009F6E07">
      <w:pPr>
        <w:pStyle w:val="Heading3"/>
      </w:pPr>
      <w:bookmarkStart w:id="1246" w:name="_Toc448227505"/>
      <w:r>
        <w:t>November 15 (16) / Athor 19: Also the Consecration of the Church of Sts. Sergius and Bacchus.</w:t>
      </w:r>
      <w:bookmarkEnd w:id="1246"/>
    </w:p>
    <w:p w14:paraId="1B799EA7" w14:textId="31CE84B7"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895112">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895112">
        <w:rPr>
          <w:noProof/>
        </w:rPr>
        <w:t>681</w:t>
      </w:r>
      <w:r w:rsidR="00191A26">
        <w:fldChar w:fldCharType="end"/>
      </w:r>
      <w:r>
        <w:t>.</w:t>
      </w:r>
    </w:p>
    <w:p w14:paraId="23C83E44" w14:textId="77777777" w:rsidR="002F1988" w:rsidRDefault="002F1988" w:rsidP="002F1988">
      <w:pPr>
        <w:pStyle w:val="Heading3"/>
      </w:pPr>
      <w:bookmarkStart w:id="1247" w:name="_Toc448227506"/>
      <w:r>
        <w:t>November 16 (17) / Athor 20: Consecration of Sts. Theodore and Theodore</w:t>
      </w:r>
      <w:bookmarkEnd w:id="1247"/>
    </w:p>
    <w:p w14:paraId="54098920" w14:textId="65995CC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895112">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895112">
        <w:rPr>
          <w:noProof/>
        </w:rPr>
        <w:t>911</w:t>
      </w:r>
      <w:r w:rsidR="00191A26">
        <w:fldChar w:fldCharType="end"/>
      </w:r>
      <w:r>
        <w:t xml:space="preserve">, and </w:t>
      </w:r>
      <w:commentRangeStart w:id="1248"/>
      <w:r w:rsidR="00191A26">
        <w:fldChar w:fldCharType="begin"/>
      </w:r>
      <w:r w:rsidR="00191A26">
        <w:instrText xml:space="preserve"> REF _Ref434562461 \h </w:instrText>
      </w:r>
      <w:r w:rsidR="00191A26">
        <w:fldChar w:fldCharType="separate"/>
      </w:r>
      <w:r w:rsidR="00895112">
        <w:t>January 7 (8) / Tobi 12: Also St. Theodore Anatoly</w:t>
      </w:r>
      <w:r w:rsidR="00191A26">
        <w:fldChar w:fldCharType="end"/>
      </w:r>
      <w:r w:rsidR="00191A26">
        <w:t>,</w:t>
      </w:r>
      <w:commentRangeEnd w:id="1248"/>
      <w:r w:rsidR="00191A26">
        <w:rPr>
          <w:rStyle w:val="CommentReference"/>
          <w:i w:val="0"/>
        </w:rPr>
        <w:commentReference w:id="1248"/>
      </w:r>
      <w:r w:rsidR="00191A26">
        <w:t xml:space="preserve"> page </w:t>
      </w:r>
      <w:r w:rsidR="00191A26">
        <w:fldChar w:fldCharType="begin"/>
      </w:r>
      <w:r w:rsidR="00191A26">
        <w:instrText xml:space="preserve"> PAGEREF _Ref434562461 \h </w:instrText>
      </w:r>
      <w:r w:rsidR="00191A26">
        <w:fldChar w:fldCharType="separate"/>
      </w:r>
      <w:r w:rsidR="00895112">
        <w:rPr>
          <w:noProof/>
        </w:rPr>
        <w:t>810</w:t>
      </w:r>
      <w:r w:rsidR="00191A26">
        <w:fldChar w:fldCharType="end"/>
      </w:r>
      <w:r>
        <w:t>.</w:t>
      </w:r>
    </w:p>
    <w:p w14:paraId="0CDE62FA" w14:textId="77777777" w:rsidR="005329C1" w:rsidRDefault="005329C1" w:rsidP="005329C1">
      <w:pPr>
        <w:pStyle w:val="Heading3"/>
      </w:pPr>
      <w:bookmarkStart w:id="1249" w:name="_Toc448227507"/>
      <w:r>
        <w:t>November 17 (18) / Athor 21: Commemoration of the Theotokos</w:t>
      </w:r>
      <w:bookmarkEnd w:id="1249"/>
    </w:p>
    <w:p w14:paraId="4A87B5D6" w14:textId="45B9471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5357A23E" w14:textId="77777777" w:rsidR="0059166B" w:rsidRDefault="0059166B" w:rsidP="0059166B">
      <w:pPr>
        <w:pStyle w:val="Heading3"/>
      </w:pPr>
      <w:bookmarkStart w:id="1250" w:name="_Ref434562715"/>
      <w:bookmarkStart w:id="1251" w:name="_Toc448227508"/>
      <w:r>
        <w:lastRenderedPageBreak/>
        <w:t>November 18 (19) / Athor 22: Martyrdom of Sts. Cosmas, Damian, and their Brothers</w:t>
      </w:r>
      <w:bookmarkEnd w:id="1250"/>
      <w:bookmarkEnd w:id="1251"/>
    </w:p>
    <w:p w14:paraId="63F7F3A5" w14:textId="77777777" w:rsidR="0059166B" w:rsidRDefault="0059166B" w:rsidP="0059166B">
      <w:pPr>
        <w:pStyle w:val="Heading4"/>
      </w:pPr>
      <w:bookmarkStart w:id="1252" w:name="_Ref434489688"/>
      <w:r>
        <w:t>The Doxology</w:t>
      </w:r>
      <w:r w:rsidR="00B46E6E">
        <w:t xml:space="preserve"> for Sts. Cosmas, Damian, their Brothers and their Mother</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53"/>
            <w:r>
              <w:t>Prabioc</w:t>
            </w:r>
            <w:commentRangeEnd w:id="1253"/>
            <w:r>
              <w:rPr>
                <w:rStyle w:val="CommentReference"/>
                <w:rFonts w:ascii="Times New Roman" w:eastAsiaTheme="minorHAnsi" w:hAnsi="Times New Roman" w:cstheme="minorBidi"/>
                <w:color w:val="auto"/>
              </w:rPr>
              <w:commentReference w:id="1253"/>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54"/>
            <w:r>
              <w:t xml:space="preserve">confirming </w:t>
            </w:r>
            <w:commentRangeEnd w:id="1254"/>
            <w:r>
              <w:rPr>
                <w:rStyle w:val="CommentReference"/>
                <w:rFonts w:ascii="Times New Roman" w:eastAsiaTheme="minorHAnsi" w:hAnsi="Times New Roman" w:cstheme="minorBidi"/>
                <w:color w:val="auto"/>
              </w:rPr>
              <w:commentReference w:id="1254"/>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55" w:name="_Toc448227509"/>
      <w:r>
        <w:t>November 19 (20) / Athor 23: Consecration of the Church of St. Marina</w:t>
      </w:r>
      <w:bookmarkEnd w:id="1255"/>
    </w:p>
    <w:p w14:paraId="793F580E" w14:textId="7308F75F"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895112">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895112">
        <w:rPr>
          <w:noProof/>
        </w:rPr>
        <w:t>913</w:t>
      </w:r>
      <w:r w:rsidR="00191A26">
        <w:fldChar w:fldCharType="end"/>
      </w:r>
      <w:r>
        <w:t>.</w:t>
      </w:r>
    </w:p>
    <w:p w14:paraId="0E22041B" w14:textId="77777777" w:rsidR="00205EA4" w:rsidRDefault="00205EA4" w:rsidP="00205EA4">
      <w:pPr>
        <w:pStyle w:val="Heading3"/>
      </w:pPr>
      <w:bookmarkStart w:id="1256" w:name="_Toc448227510"/>
      <w:r>
        <w:t xml:space="preserve">November 20 (21) / Athor 24: The </w:t>
      </w:r>
      <w:proofErr w:type="gramStart"/>
      <w:r>
        <w:t>Twenty Four</w:t>
      </w:r>
      <w:proofErr w:type="gramEnd"/>
      <w:r>
        <w:t xml:space="preserve"> Presbyters</w:t>
      </w:r>
      <w:bookmarkEnd w:id="1256"/>
    </w:p>
    <w:p w14:paraId="4A042C64" w14:textId="77777777" w:rsidR="00205EA4" w:rsidRDefault="00205EA4" w:rsidP="00205EA4">
      <w:pPr>
        <w:pStyle w:val="Heading4"/>
      </w:pPr>
      <w:bookmarkStart w:id="1257" w:name="_Ref434488339"/>
      <w:r>
        <w:t>The Doxology</w:t>
      </w:r>
      <w:r w:rsidR="00B46E6E">
        <w:t xml:space="preserve"> for the </w:t>
      </w:r>
      <w:proofErr w:type="gramStart"/>
      <w:r w:rsidR="00B46E6E">
        <w:t>Twenty Four</w:t>
      </w:r>
      <w:proofErr w:type="gramEnd"/>
      <w:r w:rsidR="00B46E6E">
        <w:t xml:space="preserve"> Presbyters</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93"/>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94"/>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58" w:name="_Toc448227511"/>
      <w:r>
        <w:t>November 21 (22) / Athor 25: St. Philopater Mercurius</w:t>
      </w:r>
      <w:bookmarkEnd w:id="1258"/>
    </w:p>
    <w:p w14:paraId="1868DD24" w14:textId="77777777" w:rsidR="00205EA4" w:rsidRDefault="00205EA4" w:rsidP="00205EA4">
      <w:pPr>
        <w:pStyle w:val="Heading4"/>
      </w:pPr>
      <w:bookmarkStart w:id="1259" w:name="_Ref434489457"/>
      <w:r>
        <w:t>The Doxology</w:t>
      </w:r>
      <w:r w:rsidR="00B46E6E">
        <w:t xml:space="preserve"> for St. Philopater Mercurius</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95"/>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64"/>
            <w:r>
              <w:t>Placed</w:t>
            </w:r>
            <w:commentRangeEnd w:id="1264"/>
            <w:r>
              <w:rPr>
                <w:rStyle w:val="CommentReference"/>
                <w:rFonts w:ascii="Times New Roman" w:eastAsiaTheme="minorHAnsi" w:hAnsi="Times New Roman" w:cstheme="minorBidi"/>
                <w:color w:val="auto"/>
              </w:rPr>
              <w:commentReference w:id="1264"/>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65"/>
            <w:r>
              <w:t>emperate</w:t>
            </w:r>
            <w:r w:rsidRPr="004764BD">
              <w:t xml:space="preserve"> </w:t>
            </w:r>
            <w:r>
              <w:t>with</w:t>
            </w:r>
            <w:commentRangeEnd w:id="1265"/>
            <w:r>
              <w:rPr>
                <w:rStyle w:val="CommentReference"/>
                <w:rFonts w:ascii="Times New Roman" w:eastAsiaTheme="minorHAnsi" w:hAnsi="Times New Roman" w:cstheme="minorBidi"/>
                <w:color w:val="auto"/>
              </w:rPr>
              <w:commentReference w:id="1265"/>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96"/>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69" w:name="_Toc448227512"/>
      <w:r>
        <w:t>November 24 (25) / Athor 28: Martyrdom of St. Serapamon, the bishop of Nikiou</w:t>
      </w:r>
      <w:bookmarkEnd w:id="1269"/>
    </w:p>
    <w:p w14:paraId="764EF4A2" w14:textId="77777777" w:rsidR="00DF43CA" w:rsidRDefault="00DF43CA" w:rsidP="00DF43CA">
      <w:pPr>
        <w:pStyle w:val="Heading4"/>
      </w:pPr>
      <w:bookmarkStart w:id="1270" w:name="_Ref434489794"/>
      <w:r>
        <w:t>The Doxology</w:t>
      </w:r>
      <w:r w:rsidR="00B46E6E">
        <w:t xml:space="preserve"> for St. Serapamon</w:t>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71"/>
            <w:r>
              <w:t>sprang forth</w:t>
            </w:r>
            <w:commentRangeEnd w:id="1271"/>
            <w:r>
              <w:rPr>
                <w:rStyle w:val="CommentReference"/>
                <w:rFonts w:ascii="Times New Roman" w:eastAsiaTheme="minorHAnsi" w:hAnsi="Times New Roman" w:cstheme="minorBidi"/>
                <w:color w:val="auto"/>
              </w:rPr>
              <w:commentReference w:id="1271"/>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72" w:name="_Toc448227513"/>
      <w:r>
        <w:t>November 25 (26) / Athor 29: Commemoration of the Annunciation, Nativity, and Resurrection on the 29</w:t>
      </w:r>
      <w:r w:rsidRPr="00C0205C">
        <w:rPr>
          <w:vertAlign w:val="superscript"/>
        </w:rPr>
        <w:t>th</w:t>
      </w:r>
      <w:r>
        <w:t xml:space="preserve"> of Every Month</w:t>
      </w:r>
      <w:bookmarkEnd w:id="1272"/>
    </w:p>
    <w:p w14:paraId="38FF89F6" w14:textId="0A4096D1" w:rsidR="00B52D77" w:rsidRP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3E5C7085" w14:textId="77777777" w:rsidR="00027E5B" w:rsidRDefault="00027E5B" w:rsidP="00027E5B">
      <w:pPr>
        <w:pStyle w:val="Heading3"/>
      </w:pPr>
      <w:bookmarkStart w:id="1273" w:name="_Toc448227514"/>
      <w:r>
        <w:t>November 26 (27) / Athor 30: Consecration of a Church of St. Cosmas and Damian, Their Brothers and Their Mother</w:t>
      </w:r>
      <w:bookmarkEnd w:id="1273"/>
    </w:p>
    <w:p w14:paraId="7B556319" w14:textId="27EA0C1E"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895112">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895112">
        <w:rPr>
          <w:noProof/>
        </w:rPr>
        <w:t>697</w:t>
      </w:r>
      <w:r w:rsidR="00191A26">
        <w:fldChar w:fldCharType="end"/>
      </w:r>
      <w:r>
        <w:t>.</w:t>
      </w:r>
    </w:p>
    <w:p w14:paraId="15C7AC8C" w14:textId="77777777" w:rsidR="00F67B89" w:rsidRDefault="00F67B89" w:rsidP="00F67B89">
      <w:pPr>
        <w:pStyle w:val="Heading3"/>
      </w:pPr>
      <w:bookmarkStart w:id="1274" w:name="_Toc448227515"/>
      <w:r>
        <w:t>November 27 (28) / Koiak 1: Consecration of the Church of St. Shenoute</w:t>
      </w:r>
      <w:bookmarkEnd w:id="1274"/>
    </w:p>
    <w:p w14:paraId="28333115" w14:textId="3782DA1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895112">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895112">
        <w:rPr>
          <w:noProof/>
        </w:rPr>
        <w:t>906</w:t>
      </w:r>
      <w:r w:rsidR="00191A26">
        <w:fldChar w:fldCharType="end"/>
      </w:r>
      <w:r>
        <w:t>.</w:t>
      </w:r>
    </w:p>
    <w:p w14:paraId="4EEEAB46" w14:textId="77777777" w:rsidR="007F571C" w:rsidRDefault="007F571C" w:rsidP="007F571C">
      <w:pPr>
        <w:pStyle w:val="Heading3"/>
      </w:pPr>
      <w:bookmarkStart w:id="1275" w:name="_Toc448227516"/>
      <w:r>
        <w:lastRenderedPageBreak/>
        <w:t>November 30 (December 1) / Koiak 4: Martyrdom of St. Andrew the Apostle</w:t>
      </w:r>
      <w:bookmarkEnd w:id="1275"/>
    </w:p>
    <w:p w14:paraId="352D828F" w14:textId="28E5BE25" w:rsidR="00205EA4" w:rsidRPr="00205EA4"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bookmarkEnd w:id="1218"/>
      <w:r>
        <w:t>.</w:t>
      </w:r>
    </w:p>
    <w:p w14:paraId="2DF67188" w14:textId="77777777" w:rsidR="00495F1A" w:rsidRDefault="00495F1A" w:rsidP="00495F1A">
      <w:pPr>
        <w:pStyle w:val="Heading2"/>
        <w:rPr>
          <w:rFonts w:ascii="FreeSerifAvvaShenouda" w:hAnsi="FreeSerifAvvaShenouda" w:cs="FreeSerifAvvaShenouda"/>
        </w:rPr>
      </w:pPr>
      <w:bookmarkStart w:id="1276" w:name="_Toc410196202"/>
      <w:bookmarkStart w:id="1277" w:name="_Toc410196444"/>
      <w:bookmarkStart w:id="1278" w:name="_Toc410196946"/>
      <w:bookmarkStart w:id="1279" w:name="_Toc448227517"/>
      <w:bookmarkStart w:id="1280" w:name="_Toc448696648"/>
      <w:bookmarkStart w:id="1281" w:name="December"/>
      <w:r>
        <w:lastRenderedPageBreak/>
        <w:t>December</w:t>
      </w:r>
      <w:bookmarkEnd w:id="1276"/>
      <w:bookmarkEnd w:id="1277"/>
      <w:bookmarkEnd w:id="1278"/>
      <w:r w:rsidR="00205EA4">
        <w:t xml:space="preserve"> or </w:t>
      </w:r>
      <w:r w:rsidR="00205EA4">
        <w:rPr>
          <w:rFonts w:ascii="FreeSerifAvvaShenouda" w:hAnsi="FreeSerifAvvaShenouda" w:cs="FreeSerifAvvaShenouda"/>
        </w:rPr>
        <w:t>Ⲕⲟⲓⲁϩⲕ</w:t>
      </w:r>
      <w:bookmarkEnd w:id="1279"/>
      <w:bookmarkEnd w:id="1280"/>
    </w:p>
    <w:sdt>
      <w:sdtPr>
        <w:id w:val="1691259792"/>
        <w:docPartObj>
          <w:docPartGallery w:val="Table of Contents"/>
          <w:docPartUnique/>
        </w:docPartObj>
      </w:sdtPr>
      <w:sdtEndPr>
        <w:rPr>
          <w:b/>
          <w:bCs/>
          <w:noProof/>
        </w:rPr>
      </w:sdtEndPr>
      <w:sdtContent>
        <w:p w14:paraId="52E61CAC" w14:textId="23B7E582"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895112">
              <w:rPr>
                <w:noProof/>
                <w:webHidden/>
              </w:rPr>
              <w:t>704</w:t>
            </w:r>
            <w:r w:rsidR="00E35F1F">
              <w:rPr>
                <w:noProof/>
                <w:webHidden/>
              </w:rPr>
              <w:fldChar w:fldCharType="end"/>
            </w:r>
          </w:hyperlink>
        </w:p>
        <w:p w14:paraId="60E6C7E7" w14:textId="69A43117" w:rsidR="00E35F1F" w:rsidRDefault="008A378B">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895112">
              <w:rPr>
                <w:noProof/>
                <w:webHidden/>
              </w:rPr>
              <w:t>720</w:t>
            </w:r>
            <w:r w:rsidR="00E35F1F">
              <w:rPr>
                <w:noProof/>
                <w:webHidden/>
              </w:rPr>
              <w:fldChar w:fldCharType="end"/>
            </w:r>
          </w:hyperlink>
        </w:p>
        <w:p w14:paraId="108FC575" w14:textId="19B1E78A" w:rsidR="00E35F1F" w:rsidRDefault="008A378B">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895112">
              <w:rPr>
                <w:noProof/>
                <w:webHidden/>
              </w:rPr>
              <w:t>721</w:t>
            </w:r>
            <w:r w:rsidR="00E35F1F">
              <w:rPr>
                <w:noProof/>
                <w:webHidden/>
              </w:rPr>
              <w:fldChar w:fldCharType="end"/>
            </w:r>
          </w:hyperlink>
        </w:p>
        <w:p w14:paraId="7696D97D" w14:textId="484B49B0" w:rsidR="00E35F1F" w:rsidRDefault="008A378B">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895112">
              <w:rPr>
                <w:noProof/>
                <w:webHidden/>
              </w:rPr>
              <w:t>722</w:t>
            </w:r>
            <w:r w:rsidR="00E35F1F">
              <w:rPr>
                <w:noProof/>
                <w:webHidden/>
              </w:rPr>
              <w:fldChar w:fldCharType="end"/>
            </w:r>
          </w:hyperlink>
        </w:p>
        <w:p w14:paraId="14229543" w14:textId="1A93E1F3" w:rsidR="00E35F1F" w:rsidRDefault="008A378B">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895112">
              <w:rPr>
                <w:noProof/>
                <w:webHidden/>
              </w:rPr>
              <w:t>723</w:t>
            </w:r>
            <w:r w:rsidR="00E35F1F">
              <w:rPr>
                <w:noProof/>
                <w:webHidden/>
              </w:rPr>
              <w:fldChar w:fldCharType="end"/>
            </w:r>
          </w:hyperlink>
        </w:p>
        <w:p w14:paraId="0DC4E0C4" w14:textId="326ADA0F" w:rsidR="00E35F1F" w:rsidRDefault="008A378B">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895112">
              <w:rPr>
                <w:noProof/>
                <w:webHidden/>
              </w:rPr>
              <w:t>724</w:t>
            </w:r>
            <w:r w:rsidR="00E35F1F">
              <w:rPr>
                <w:noProof/>
                <w:webHidden/>
              </w:rPr>
              <w:fldChar w:fldCharType="end"/>
            </w:r>
          </w:hyperlink>
        </w:p>
        <w:p w14:paraId="54EF863C" w14:textId="4BCAEB6F" w:rsidR="00E35F1F" w:rsidRDefault="008A378B">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895112">
              <w:rPr>
                <w:noProof/>
                <w:webHidden/>
              </w:rPr>
              <w:t>724</w:t>
            </w:r>
            <w:r w:rsidR="00E35F1F">
              <w:rPr>
                <w:noProof/>
                <w:webHidden/>
              </w:rPr>
              <w:fldChar w:fldCharType="end"/>
            </w:r>
          </w:hyperlink>
        </w:p>
        <w:p w14:paraId="03FD8D22" w14:textId="7D391DF6" w:rsidR="00E35F1F" w:rsidRDefault="008A378B">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895112">
              <w:rPr>
                <w:noProof/>
                <w:webHidden/>
              </w:rPr>
              <w:t>724</w:t>
            </w:r>
            <w:r w:rsidR="00E35F1F">
              <w:rPr>
                <w:noProof/>
                <w:webHidden/>
              </w:rPr>
              <w:fldChar w:fldCharType="end"/>
            </w:r>
          </w:hyperlink>
        </w:p>
        <w:p w14:paraId="311C02F5" w14:textId="7EC82964" w:rsidR="00E35F1F" w:rsidRDefault="008A378B">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895112">
              <w:rPr>
                <w:noProof/>
                <w:webHidden/>
              </w:rPr>
              <w:t>724</w:t>
            </w:r>
            <w:r w:rsidR="00E35F1F">
              <w:rPr>
                <w:noProof/>
                <w:webHidden/>
              </w:rPr>
              <w:fldChar w:fldCharType="end"/>
            </w:r>
          </w:hyperlink>
        </w:p>
        <w:p w14:paraId="1AAA2DEC" w14:textId="038E56AD" w:rsidR="00E35F1F" w:rsidRDefault="008A378B">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895112">
              <w:rPr>
                <w:noProof/>
                <w:webHidden/>
              </w:rPr>
              <w:t>725</w:t>
            </w:r>
            <w:r w:rsidR="00E35F1F">
              <w:rPr>
                <w:noProof/>
                <w:webHidden/>
              </w:rPr>
              <w:fldChar w:fldCharType="end"/>
            </w:r>
          </w:hyperlink>
        </w:p>
        <w:p w14:paraId="0DB08410" w14:textId="40CFE8EA" w:rsidR="00E35F1F" w:rsidRDefault="008A378B">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895112">
              <w:rPr>
                <w:noProof/>
                <w:webHidden/>
              </w:rPr>
              <w:t>725</w:t>
            </w:r>
            <w:r w:rsidR="00E35F1F">
              <w:rPr>
                <w:noProof/>
                <w:webHidden/>
              </w:rPr>
              <w:fldChar w:fldCharType="end"/>
            </w:r>
          </w:hyperlink>
        </w:p>
        <w:p w14:paraId="47C71EAC" w14:textId="13A54BAF" w:rsidR="00E35F1F" w:rsidRDefault="008A378B">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895112">
              <w:rPr>
                <w:noProof/>
                <w:webHidden/>
              </w:rPr>
              <w:t>725</w:t>
            </w:r>
            <w:r w:rsidR="00E35F1F">
              <w:rPr>
                <w:noProof/>
                <w:webHidden/>
              </w:rPr>
              <w:fldChar w:fldCharType="end"/>
            </w:r>
          </w:hyperlink>
        </w:p>
        <w:p w14:paraId="3CF0838D" w14:textId="2D84497D" w:rsidR="00E35F1F" w:rsidRDefault="008A378B">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895112">
              <w:rPr>
                <w:noProof/>
                <w:webHidden/>
              </w:rPr>
              <w:t>725</w:t>
            </w:r>
            <w:r w:rsidR="00E35F1F">
              <w:rPr>
                <w:noProof/>
                <w:webHidden/>
              </w:rPr>
              <w:fldChar w:fldCharType="end"/>
            </w:r>
          </w:hyperlink>
        </w:p>
        <w:p w14:paraId="71F3949B" w14:textId="013C7446" w:rsidR="00E35F1F" w:rsidRDefault="008A378B">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895112">
              <w:rPr>
                <w:noProof/>
                <w:webHidden/>
              </w:rPr>
              <w:t>726</w:t>
            </w:r>
            <w:r w:rsidR="00E35F1F">
              <w:rPr>
                <w:noProof/>
                <w:webHidden/>
              </w:rPr>
              <w:fldChar w:fldCharType="end"/>
            </w:r>
          </w:hyperlink>
        </w:p>
        <w:p w14:paraId="2898FD17" w14:textId="0A16571D" w:rsidR="00E35F1F" w:rsidRDefault="008A378B">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895112">
              <w:rPr>
                <w:noProof/>
                <w:webHidden/>
              </w:rPr>
              <w:t>728</w:t>
            </w:r>
            <w:r w:rsidR="00E35F1F">
              <w:rPr>
                <w:noProof/>
                <w:webHidden/>
              </w:rPr>
              <w:fldChar w:fldCharType="end"/>
            </w:r>
          </w:hyperlink>
        </w:p>
        <w:p w14:paraId="10321BB9" w14:textId="4A5D44BE" w:rsidR="00E35F1F" w:rsidRDefault="008A378B">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895112">
              <w:rPr>
                <w:noProof/>
                <w:webHidden/>
              </w:rPr>
              <w:t>764</w:t>
            </w:r>
            <w:r w:rsidR="00E35F1F">
              <w:rPr>
                <w:noProof/>
                <w:webHidden/>
              </w:rPr>
              <w:fldChar w:fldCharType="end"/>
            </w:r>
          </w:hyperlink>
        </w:p>
        <w:p w14:paraId="6D5E3CCE" w14:textId="13A1C6E5" w:rsidR="00E35F1F" w:rsidRDefault="008A378B">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895112">
              <w:rPr>
                <w:noProof/>
                <w:webHidden/>
              </w:rPr>
              <w:t>764</w:t>
            </w:r>
            <w:r w:rsidR="00E35F1F">
              <w:rPr>
                <w:noProof/>
                <w:webHidden/>
              </w:rPr>
              <w:fldChar w:fldCharType="end"/>
            </w:r>
          </w:hyperlink>
        </w:p>
        <w:p w14:paraId="534F984E" w14:textId="07A0EBD5" w:rsidR="00E35F1F" w:rsidRDefault="008A378B">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895112">
              <w:rPr>
                <w:noProof/>
                <w:webHidden/>
              </w:rPr>
              <w:t>764</w:t>
            </w:r>
            <w:r w:rsidR="00E35F1F">
              <w:rPr>
                <w:noProof/>
                <w:webHidden/>
              </w:rPr>
              <w:fldChar w:fldCharType="end"/>
            </w:r>
          </w:hyperlink>
        </w:p>
        <w:p w14:paraId="2F92D0B6" w14:textId="3B74B7CC" w:rsidR="00E35F1F" w:rsidRDefault="008A378B">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895112">
              <w:rPr>
                <w:noProof/>
                <w:webHidden/>
              </w:rPr>
              <w:t>765</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82"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83"/>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83"/>
            <w:r>
              <w:rPr>
                <w:rStyle w:val="CommentReference"/>
                <w:rFonts w:ascii="Times New Roman" w:eastAsiaTheme="minorHAnsi" w:hAnsi="Times New Roman" w:cstheme="minorBidi"/>
                <w:color w:val="auto"/>
              </w:rPr>
              <w:commentReference w:id="1283"/>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84"/>
            <w:r>
              <w:t xml:space="preserve">Announced </w:t>
            </w:r>
            <w:commentRangeEnd w:id="1284"/>
            <w:r>
              <w:rPr>
                <w:rStyle w:val="CommentReference"/>
                <w:rFonts w:ascii="Times New Roman" w:eastAsiaTheme="minorHAnsi" w:hAnsi="Times New Roman" w:cstheme="minorBidi"/>
                <w:color w:val="auto"/>
              </w:rPr>
              <w:commentReference w:id="1284"/>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97"/>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85"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86" w:name="_Ref434478867"/>
      <w:r>
        <w:t xml:space="preserve">The Third Doxology of December or </w:t>
      </w:r>
      <w:r w:rsidRPr="006C0F49">
        <w:rPr>
          <w:rFonts w:ascii="FreeSerifAvvaShenouda" w:hAnsi="FreeSerifAvvaShenouda" w:cs="FreeSerifAvvaShenouda"/>
        </w:rPr>
        <w:t>Ⲕⲟⲓⲁϩⲕ</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98"/>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87" w:name="_Ref434478878"/>
      <w:r>
        <w:t xml:space="preserve">The Fourth Doxology of December or </w:t>
      </w:r>
      <w:r w:rsidRPr="006C0F49">
        <w:rPr>
          <w:rFonts w:ascii="FreeSerifAvvaShenouda" w:hAnsi="FreeSerifAvvaShenouda" w:cs="FreeSerifAvvaShenouda"/>
        </w:rPr>
        <w:t>Ⲕⲟⲓⲁϩⲕ</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88"/>
            <w:r>
              <w:t>He raised us with a new invitation.</w:t>
            </w:r>
            <w:commentRangeEnd w:id="1288"/>
            <w:r>
              <w:rPr>
                <w:rStyle w:val="CommentReference"/>
                <w:rFonts w:ascii="Times New Roman" w:eastAsiaTheme="minorHAnsi" w:hAnsi="Times New Roman" w:cstheme="minorBidi"/>
                <w:color w:val="auto"/>
              </w:rPr>
              <w:commentReference w:id="1288"/>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89"/>
            <w:r>
              <w:t>Bride</w:t>
            </w:r>
            <w:commentRangeEnd w:id="1289"/>
            <w:r>
              <w:rPr>
                <w:rStyle w:val="CommentReference"/>
                <w:rFonts w:ascii="Times New Roman" w:eastAsiaTheme="minorHAnsi" w:hAnsi="Times New Roman" w:cstheme="minorBidi"/>
                <w:color w:val="auto"/>
              </w:rPr>
              <w:commentReference w:id="1289"/>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90" w:name="_Ref434478888"/>
      <w:r>
        <w:t xml:space="preserve">The Fifth Doxology of December or </w:t>
      </w:r>
      <w:r w:rsidRPr="006C0F49">
        <w:rPr>
          <w:rFonts w:ascii="FreeSerifAvvaShenouda" w:hAnsi="FreeSerifAvvaShenouda" w:cs="FreeSerifAvvaShenouda"/>
        </w:rPr>
        <w:t>Ⲕⲟⲓⲁϩⲕ</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899"/>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91" w:name="_Ref434478907"/>
      <w:r>
        <w:t xml:space="preserve">The Sixth Doxology of December or </w:t>
      </w:r>
      <w:r w:rsidRPr="006C0F49">
        <w:rPr>
          <w:rFonts w:ascii="FreeSerifAvvaShenouda" w:hAnsi="FreeSerifAvvaShenouda" w:cs="FreeSerifAvvaShenouda"/>
        </w:rPr>
        <w:t>Ⲕⲟⲓⲁϩⲕ</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92"/>
            <w:r>
              <w:t xml:space="preserve">return </w:t>
            </w:r>
            <w:commentRangeEnd w:id="1292"/>
            <w:r>
              <w:rPr>
                <w:rStyle w:val="CommentReference"/>
              </w:rPr>
              <w:commentReference w:id="1292"/>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93"/>
            <w:r>
              <w:t xml:space="preserve">confirmation </w:t>
            </w:r>
            <w:commentRangeEnd w:id="1293"/>
            <w:r>
              <w:rPr>
                <w:rStyle w:val="CommentReference"/>
              </w:rPr>
              <w:commentReference w:id="1293"/>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94"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95"/>
            <w:r>
              <w:t>Angel-evangel of Good News</w:t>
            </w:r>
            <w:commentRangeEnd w:id="1295"/>
            <w:r>
              <w:rPr>
                <w:rStyle w:val="CommentReference"/>
                <w:rFonts w:ascii="Times New Roman" w:eastAsiaTheme="minorHAnsi" w:hAnsi="Times New Roman" w:cstheme="minorBidi"/>
                <w:color w:val="auto"/>
              </w:rPr>
              <w:commentReference w:id="1295"/>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96"/>
            <w:r>
              <w:t>Hail, O full of grace</w:t>
            </w:r>
            <w:commentRangeEnd w:id="1296"/>
            <w:r>
              <w:rPr>
                <w:rStyle w:val="CommentReference"/>
                <w:rFonts w:ascii="Times New Roman" w:eastAsiaTheme="minorHAnsi" w:hAnsi="Times New Roman" w:cstheme="minorBidi"/>
                <w:color w:val="auto"/>
              </w:rPr>
              <w:commentReference w:id="1296"/>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97"/>
            <w:r>
              <w:t>Angel-Evangel</w:t>
            </w:r>
            <w:commentRangeEnd w:id="1297"/>
            <w:r>
              <w:rPr>
                <w:rStyle w:val="CommentReference"/>
                <w:rFonts w:ascii="Times New Roman" w:eastAsiaTheme="minorHAnsi" w:hAnsi="Times New Roman" w:cstheme="minorBidi"/>
                <w:color w:val="auto"/>
              </w:rPr>
              <w:commentReference w:id="1297"/>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98" w:name="_Ref434564112"/>
      <w:bookmarkStart w:id="1299" w:name="_Toc448227518"/>
      <w:bookmarkStart w:id="1300" w:name="_Toc410196203"/>
      <w:bookmarkStart w:id="1301" w:name="_Toc410196445"/>
      <w:bookmarkStart w:id="1302" w:name="_Toc410196947"/>
      <w:r>
        <w:lastRenderedPageBreak/>
        <w:t>December 1 (2) / Koiak 5: Martyrdom of St. Victor</w:t>
      </w:r>
      <w:bookmarkEnd w:id="1298"/>
      <w:bookmarkEnd w:id="1299"/>
    </w:p>
    <w:p w14:paraId="5851AA48" w14:textId="77777777" w:rsidR="00253C5F" w:rsidRDefault="00253C5F" w:rsidP="00253C5F">
      <w:pPr>
        <w:pStyle w:val="Heading4"/>
      </w:pPr>
      <w:bookmarkStart w:id="1303" w:name="_Ref434489590"/>
      <w:r>
        <w:t>The Doxology</w:t>
      </w:r>
      <w:r w:rsidR="00B46E6E">
        <w:t xml:space="preserve"> for St. Victor</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04"/>
            <w:r>
              <w:t>saint</w:t>
            </w:r>
            <w:commentRangeEnd w:id="1304"/>
            <w:r>
              <w:rPr>
                <w:rStyle w:val="CommentReference"/>
                <w:rFonts w:ascii="Times New Roman" w:eastAsiaTheme="minorHAnsi" w:hAnsi="Times New Roman" w:cstheme="minorBidi"/>
                <w:color w:val="auto"/>
              </w:rPr>
              <w:commentReference w:id="1304"/>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305" w:name="_Toc448227519"/>
      <w:r>
        <w:lastRenderedPageBreak/>
        <w:t>December 2 (3) / Koiak 6: Pope Abraam the Syrian</w:t>
      </w:r>
      <w:bookmarkEnd w:id="1305"/>
    </w:p>
    <w:p w14:paraId="705AECE8" w14:textId="77777777" w:rsidR="00F416C6" w:rsidRDefault="00F416C6" w:rsidP="00F416C6">
      <w:pPr>
        <w:pStyle w:val="Heading4"/>
      </w:pPr>
      <w:bookmarkStart w:id="1306" w:name="_Ref434492343"/>
      <w:r>
        <w:t>The Doxology of St. Simon the Tanner</w:t>
      </w:r>
      <w:r>
        <w:rPr>
          <w:rStyle w:val="FootnoteReference"/>
        </w:rPr>
        <w:footnoteReference w:id="900"/>
      </w:r>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01"/>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07" w:name="_Toc448227520"/>
      <w:r>
        <w:t xml:space="preserve">December 4 (5) / Koiak 8: </w:t>
      </w:r>
      <w:r w:rsidR="00743CE8">
        <w:t xml:space="preserve">The Martyrdom of </w:t>
      </w:r>
      <w:r>
        <w:t>Sts. Barbara and Juliana</w:t>
      </w:r>
      <w:bookmarkEnd w:id="1307"/>
    </w:p>
    <w:p w14:paraId="1D4A5115" w14:textId="77777777" w:rsidR="00FF5FF3" w:rsidRDefault="00FF5FF3" w:rsidP="00FF5FF3">
      <w:pPr>
        <w:pStyle w:val="Heading4"/>
      </w:pPr>
      <w:bookmarkStart w:id="1308" w:name="_Ref434490169"/>
      <w:r>
        <w:t>The Doxology</w:t>
      </w:r>
      <w:r w:rsidR="00B46E6E">
        <w:t xml:space="preserve"> for Sts. Barbara and Juliana</w:t>
      </w:r>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09" w:name="_Toc448227521"/>
      <w:r>
        <w:t>December 4 (5) / Koiak 8: Also St. Samuel the Confessor</w:t>
      </w:r>
      <w:bookmarkEnd w:id="1309"/>
    </w:p>
    <w:p w14:paraId="2EE78AB4" w14:textId="77777777" w:rsidR="00224925" w:rsidRDefault="00224925" w:rsidP="00224925">
      <w:pPr>
        <w:pStyle w:val="Heading4"/>
      </w:pPr>
      <w:bookmarkStart w:id="1310" w:name="_Ref434491260"/>
      <w:r>
        <w:t>The Doxology</w:t>
      </w:r>
      <w:r w:rsidR="00810F04">
        <w:t xml:space="preserve"> for St. Samuel the Confessor</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902"/>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03"/>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 xml:space="preserve">Who worked great signs and </w:t>
            </w:r>
            <w:proofErr w:type="gramStart"/>
            <w:r w:rsidRPr="004764BD">
              <w:t>wonders,</w:t>
            </w:r>
            <w:proofErr w:type="gramEnd"/>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21" w:name="_Toc448227522"/>
      <w:r>
        <w:t>December 6 (7) / Koiak 10: Relocation of St. Severus’ Relics</w:t>
      </w:r>
      <w:bookmarkEnd w:id="1321"/>
    </w:p>
    <w:p w14:paraId="34367220" w14:textId="73474F38"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895112">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895112">
        <w:rPr>
          <w:noProof/>
        </w:rPr>
        <w:t>679</w:t>
      </w:r>
      <w:r w:rsidR="00191A26">
        <w:fldChar w:fldCharType="end"/>
      </w:r>
      <w:r w:rsidR="00191A26">
        <w:t>.</w:t>
      </w:r>
    </w:p>
    <w:p w14:paraId="27C4F9E3" w14:textId="77777777" w:rsidR="00B637D8" w:rsidRDefault="00B637D8" w:rsidP="00B637D8">
      <w:pPr>
        <w:pStyle w:val="Heading3"/>
      </w:pPr>
      <w:bookmarkStart w:id="1322" w:name="_Toc448227523"/>
      <w:r>
        <w:t>December 8 (9) / Koiak 12: Commemoration of Archangel Michael</w:t>
      </w:r>
      <w:bookmarkEnd w:id="1322"/>
    </w:p>
    <w:p w14:paraId="4AB33F26" w14:textId="25DB6F61" w:rsidR="00191A26"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4602A440" w14:textId="34697C47" w:rsidR="00B52F78" w:rsidRPr="00B637D8" w:rsidRDefault="00B52F78" w:rsidP="00B52F78">
      <w:pPr>
        <w:pStyle w:val="Heading3"/>
      </w:pPr>
      <w:bookmarkStart w:id="1323" w:name="_Toc448227524"/>
      <w:r>
        <w:t>December 12 (13) / Koiak 16: Saint Spyridon</w:t>
      </w:r>
      <w:r>
        <w:rPr>
          <w:rStyle w:val="FootnoteReference"/>
        </w:rPr>
        <w:footnoteReference w:id="904"/>
      </w:r>
      <w:bookmarkEnd w:id="1323"/>
    </w:p>
    <w:p w14:paraId="598A6BCC" w14:textId="77777777" w:rsidR="005329C1" w:rsidRDefault="005329C1" w:rsidP="005329C1">
      <w:pPr>
        <w:pStyle w:val="Heading3"/>
      </w:pPr>
      <w:bookmarkStart w:id="1324" w:name="_Toc448227525"/>
      <w:r>
        <w:t>December 17 (18) / Koiak 21: Commemoration of the Theotokos</w:t>
      </w:r>
      <w:bookmarkEnd w:id="1324"/>
    </w:p>
    <w:p w14:paraId="2E564687" w14:textId="367BBB69"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3EDC8594" w14:textId="77777777" w:rsidR="007F571C" w:rsidRDefault="007F571C" w:rsidP="007F571C">
      <w:pPr>
        <w:pStyle w:val="Heading3"/>
      </w:pPr>
      <w:bookmarkStart w:id="1325" w:name="_Toc448227526"/>
      <w:r>
        <w:lastRenderedPageBreak/>
        <w:t>December 17 (18) / Koiak 21: Also the Martyrdom of St. Barnabas, on</w:t>
      </w:r>
      <w:r w:rsidR="00743CE8">
        <w:t>e</w:t>
      </w:r>
      <w:r>
        <w:t xml:space="preserve"> of the </w:t>
      </w:r>
      <w:proofErr w:type="gramStart"/>
      <w:r>
        <w:t>Seventy Two</w:t>
      </w:r>
      <w:bookmarkEnd w:id="1325"/>
      <w:proofErr w:type="gramEnd"/>
    </w:p>
    <w:p w14:paraId="2CFD651F" w14:textId="057F7FE5" w:rsidR="007F571C" w:rsidRPr="007F571C"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101D0E63" w14:textId="77777777" w:rsidR="00CA0AB7" w:rsidRDefault="00CA0AB7" w:rsidP="00CA0AB7">
      <w:pPr>
        <w:pStyle w:val="Heading3"/>
      </w:pPr>
      <w:bookmarkStart w:id="1326" w:name="_Toc448227527"/>
      <w:r>
        <w:t>December 18 (19) / Koiak 22: Archangel Gabriel</w:t>
      </w:r>
      <w:r w:rsidR="00481AE5">
        <w:t xml:space="preserve"> (Consecration)</w:t>
      </w:r>
      <w:bookmarkEnd w:id="1326"/>
    </w:p>
    <w:p w14:paraId="45BDA150" w14:textId="62232AD4"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895112">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895112">
        <w:rPr>
          <w:noProof/>
        </w:rPr>
        <w:t>849</w:t>
      </w:r>
      <w:r w:rsidR="002409EF">
        <w:fldChar w:fldCharType="end"/>
      </w:r>
      <w:r>
        <w:t>.</w:t>
      </w:r>
    </w:p>
    <w:p w14:paraId="16E2607E" w14:textId="77777777" w:rsidR="009F60F1" w:rsidRDefault="009F60F1" w:rsidP="009F60F1">
      <w:pPr>
        <w:pStyle w:val="Heading3"/>
      </w:pPr>
      <w:bookmarkStart w:id="1327" w:name="_Toc448227528"/>
      <w:r>
        <w:t>December 20 (21) / Koiak 24: The Birth of St. Takle Haymanot</w:t>
      </w:r>
      <w:bookmarkEnd w:id="1327"/>
    </w:p>
    <w:p w14:paraId="059C80DE" w14:textId="48636356"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895112">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895112">
        <w:rPr>
          <w:noProof/>
        </w:rPr>
        <w:t>938</w:t>
      </w:r>
      <w:r w:rsidR="002409EF">
        <w:fldChar w:fldCharType="end"/>
      </w:r>
      <w:r>
        <w:t>.</w:t>
      </w:r>
    </w:p>
    <w:p w14:paraId="600875E0" w14:textId="77777777" w:rsidR="00FF5FF3" w:rsidRDefault="00FF5FF3" w:rsidP="00FF5FF3">
      <w:pPr>
        <w:pStyle w:val="Heading3"/>
      </w:pPr>
      <w:bookmarkStart w:id="1328" w:name="_Toc448227529"/>
      <w:r>
        <w:t>December 21 (22) / Koiak 25: St. John Kami</w:t>
      </w:r>
      <w:bookmarkEnd w:id="1328"/>
    </w:p>
    <w:p w14:paraId="3F9EF92D" w14:textId="77777777" w:rsidR="00810F04" w:rsidRPr="00810F04" w:rsidRDefault="00810F04" w:rsidP="00810F04">
      <w:pPr>
        <w:pStyle w:val="Heading4"/>
      </w:pPr>
      <w:bookmarkStart w:id="1329" w:name="_Ref434491108"/>
      <w:r>
        <w:t>The Doxology for St. John Kami</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30" w:name="_Toc448227530"/>
      <w:r>
        <w:t>December 24 (25) / Koiak 28: Nativity Preparation Day</w:t>
      </w:r>
      <w:bookmarkEnd w:id="1330"/>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31" w:name="_Ref434477504"/>
      <w:r>
        <w:t>The Doxology</w:t>
      </w:r>
      <w:r w:rsidR="00E21EA3">
        <w:t xml:space="preserve"> for the Preparation Day of Nativity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32" w:name="_Toc448227531"/>
      <w:r>
        <w:t>December 25 (26) / Koiak 29: The Feast of the Nativity</w:t>
      </w:r>
      <w:bookmarkEnd w:id="1332"/>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33" w:name="_Ref434477532"/>
      <w:r>
        <w:t xml:space="preserve">The </w:t>
      </w:r>
      <w:r w:rsidR="00C33BEB">
        <w:t xml:space="preserve">First </w:t>
      </w:r>
      <w:r>
        <w:t>Doxology</w:t>
      </w:r>
      <w:r w:rsidR="00C33BEB">
        <w:t xml:space="preserve"> for Nativity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34" w:name="_Ref434477542"/>
      <w:r>
        <w:t>The Second Doxology for Nativity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35"/>
            <w:r>
              <w:t xml:space="preserve">rescued </w:t>
            </w:r>
            <w:commentRangeEnd w:id="1335"/>
            <w:r>
              <w:rPr>
                <w:rStyle w:val="CommentReference"/>
                <w:rFonts w:ascii="Times New Roman" w:eastAsiaTheme="minorHAnsi" w:hAnsi="Times New Roman" w:cstheme="minorBidi"/>
                <w:color w:val="auto"/>
              </w:rPr>
              <w:commentReference w:id="1335"/>
            </w:r>
            <w:r>
              <w:t>and saved us,</w:t>
            </w:r>
          </w:p>
          <w:p w14:paraId="372D1056" w14:textId="77777777" w:rsidR="00C33BEB" w:rsidRDefault="00C33BEB" w:rsidP="00C33BEB">
            <w:pPr>
              <w:pStyle w:val="EngHangEnd"/>
            </w:pPr>
            <w:commentRangeStart w:id="1336"/>
            <w:r>
              <w:t xml:space="preserve">We </w:t>
            </w:r>
            <w:commentRangeEnd w:id="1336"/>
            <w:r>
              <w:rPr>
                <w:rStyle w:val="CommentReference"/>
                <w:rFonts w:ascii="Times New Roman" w:eastAsiaTheme="minorHAnsi" w:hAnsi="Times New Roman" w:cstheme="minorBidi"/>
                <w:color w:val="auto"/>
              </w:rPr>
              <w:commentReference w:id="1336"/>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37" w:name="_Ref434477554"/>
      <w:r>
        <w:lastRenderedPageBreak/>
        <w:t>The Third Doxology for Nativity</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38" w:name="_Ref434475057"/>
      <w:r>
        <w:t>The Sunday Psali Adam</w:t>
      </w:r>
      <w:r w:rsidR="006C1B94">
        <w:t xml:space="preserve"> for Nativity</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39" w:name="_Ref434475083"/>
      <w:r>
        <w:lastRenderedPageBreak/>
        <w:t>The Monday Psali Adam</w:t>
      </w:r>
      <w:r w:rsidR="006C1B94">
        <w:t xml:space="preserve"> for Nativity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05"/>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40" w:name="_Ref434475102"/>
      <w:r>
        <w:lastRenderedPageBreak/>
        <w:t>The Tuesday Psali Adam</w:t>
      </w:r>
      <w:r w:rsidR="006C1B94">
        <w:t xml:space="preserve"> for Nativity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41"/>
            <w:r>
              <w:t xml:space="preserve">Shone </w:t>
            </w:r>
            <w:commentRangeEnd w:id="1341"/>
            <w:r>
              <w:rPr>
                <w:rStyle w:val="CommentReference"/>
              </w:rPr>
              <w:commentReference w:id="1341"/>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42"/>
            <w:r>
              <w:t>All</w:t>
            </w:r>
            <w:commentRangeEnd w:id="1342"/>
            <w:r>
              <w:rPr>
                <w:rStyle w:val="CommentReference"/>
              </w:rPr>
              <w:commentReference w:id="1342"/>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43"/>
            <w:r>
              <w:t>seals</w:t>
            </w:r>
            <w:commentRangeEnd w:id="1343"/>
            <w:r>
              <w:rPr>
                <w:rStyle w:val="CommentReference"/>
              </w:rPr>
              <w:commentReference w:id="1343"/>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44"/>
            <w:r>
              <w:t>Tetra</w:t>
            </w:r>
            <w:commentRangeEnd w:id="1344"/>
            <w:r>
              <w:rPr>
                <w:rStyle w:val="CommentReference"/>
              </w:rPr>
              <w:commentReference w:id="1344"/>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45"/>
            <w:r>
              <w:t xml:space="preserve">flaming </w:t>
            </w:r>
            <w:commentRangeEnd w:id="1345"/>
            <w:r>
              <w:rPr>
                <w:rStyle w:val="CommentReference"/>
              </w:rPr>
              <w:commentReference w:id="1345"/>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46"/>
            <w:r>
              <w:t>disease</w:t>
            </w:r>
            <w:commentRangeEnd w:id="1346"/>
            <w:r>
              <w:rPr>
                <w:rStyle w:val="CommentReference"/>
              </w:rPr>
              <w:commentReference w:id="1346"/>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47" w:name="_Ref434475128"/>
      <w:r>
        <w:lastRenderedPageBreak/>
        <w:t>The Wednesday Psali Batos</w:t>
      </w:r>
      <w:r w:rsidR="006C1B94">
        <w:t xml:space="preserve"> for Nativity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48" w:name="_Ref434475150"/>
      <w:r>
        <w:t>The Thursday Psali Batos</w:t>
      </w:r>
      <w:r w:rsidR="006C1B94">
        <w:t xml:space="preserve"> for Nativity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49"/>
            <w:r>
              <w:t xml:space="preserve">Isaiah </w:t>
            </w:r>
            <w:commentRangeEnd w:id="1349"/>
            <w:r>
              <w:rPr>
                <w:rStyle w:val="CommentReference"/>
              </w:rPr>
              <w:commentReference w:id="1349"/>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50" w:name="_Ref434475177"/>
      <w:r>
        <w:t>The Friday Psali Batos</w:t>
      </w:r>
      <w:r w:rsidR="006C1B94">
        <w:t xml:space="preserve"> for Nativity</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51" w:name="_Ref434475196"/>
      <w:r>
        <w:t>The Saturday Psali Batos</w:t>
      </w:r>
      <w:r w:rsidR="006C1B94">
        <w:t xml:space="preserve"> for Nativity</w:t>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52"/>
            <w:r>
              <w:t>For I cannot speak.</w:t>
            </w:r>
            <w:commentRangeEnd w:id="1352"/>
            <w:r>
              <w:rPr>
                <w:rStyle w:val="CommentReference"/>
              </w:rPr>
              <w:commentReference w:id="1352"/>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53" w:name="_Toc448227532"/>
      <w:r>
        <w:t>December 26 (27) / Koiak 30: The Second Day of the Feast of the Nativity</w:t>
      </w:r>
      <w:bookmarkEnd w:id="1353"/>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54" w:name="_Ref434561401"/>
      <w:bookmarkStart w:id="1355" w:name="_Toc448227533"/>
      <w:r>
        <w:t>December 27 (28) / Tobi 1: St. Stephen Day</w:t>
      </w:r>
      <w:bookmarkEnd w:id="1354"/>
      <w:bookmarkEnd w:id="1355"/>
    </w:p>
    <w:p w14:paraId="1250AF95" w14:textId="5FBD294D"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895112">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895112">
        <w:rPr>
          <w:noProof/>
        </w:rPr>
        <w:t>626</w:t>
      </w:r>
      <w:r w:rsidR="002409EF">
        <w:fldChar w:fldCharType="end"/>
      </w:r>
      <w:r w:rsidR="002409EF">
        <w:t>.</w:t>
      </w:r>
    </w:p>
    <w:p w14:paraId="3C6CAB04" w14:textId="77777777" w:rsidR="00073003" w:rsidRDefault="00073003" w:rsidP="00073003">
      <w:pPr>
        <w:pStyle w:val="Heading3"/>
      </w:pPr>
      <w:bookmarkStart w:id="1356" w:name="_Toc448227534"/>
      <w:r>
        <w:t xml:space="preserve">December 29 (30) / Tobi 3: The One Hundred and </w:t>
      </w:r>
      <w:proofErr w:type="gramStart"/>
      <w:r>
        <w:t>Forty Four</w:t>
      </w:r>
      <w:proofErr w:type="gramEnd"/>
      <w:r>
        <w:t xml:space="preserve"> Thousand</w:t>
      </w:r>
      <w:bookmarkEnd w:id="1356"/>
    </w:p>
    <w:p w14:paraId="2FE981A9" w14:textId="77777777" w:rsidR="00073003" w:rsidRDefault="00073003" w:rsidP="00073003">
      <w:pPr>
        <w:pStyle w:val="Heading4"/>
      </w:pPr>
      <w:bookmarkStart w:id="1357" w:name="_Ref434488616"/>
      <w:r>
        <w:t>The Doxology</w:t>
      </w:r>
      <w:r w:rsidR="00B46E6E">
        <w:t xml:space="preserve"> for the One Hundred and </w:t>
      </w:r>
      <w:proofErr w:type="gramStart"/>
      <w:r w:rsidR="00B46E6E">
        <w:t>Forty Four</w:t>
      </w:r>
      <w:proofErr w:type="gramEnd"/>
      <w:r w:rsidR="00B46E6E">
        <w:t xml:space="preserve"> Thousand</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06"/>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07"/>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58" w:name="_Ref434564016"/>
      <w:bookmarkStart w:id="1359" w:name="_Toc448227535"/>
      <w:r>
        <w:t>December 30 (31) / Tobi 4: St. John the Evangelist</w:t>
      </w:r>
      <w:bookmarkEnd w:id="1358"/>
      <w:bookmarkEnd w:id="1359"/>
    </w:p>
    <w:p w14:paraId="3C0BCC81" w14:textId="77777777" w:rsidR="00FF5FF3" w:rsidRDefault="00FF5FF3" w:rsidP="00FF5FF3">
      <w:pPr>
        <w:pStyle w:val="Heading4"/>
      </w:pPr>
      <w:bookmarkStart w:id="1360" w:name="_Ref434488768"/>
      <w:r>
        <w:t>The Doxology</w:t>
      </w:r>
      <w:r w:rsidR="00B46E6E">
        <w:t xml:space="preserve"> for</w:t>
      </w:r>
      <w:r w:rsidR="00BC160E">
        <w:t xml:space="preserve"> St. John the Evangelist</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61"/>
            <w:r>
              <w:t>Zebulun</w:t>
            </w:r>
            <w:commentRangeEnd w:id="1361"/>
            <w:r>
              <w:rPr>
                <w:rStyle w:val="FootnoteReference"/>
              </w:rPr>
              <w:footnoteReference w:id="908"/>
            </w:r>
            <w:r>
              <w:rPr>
                <w:rStyle w:val="CommentReference"/>
                <w:rFonts w:ascii="Times New Roman" w:eastAsiaTheme="minorHAnsi" w:hAnsi="Times New Roman" w:cstheme="minorBidi"/>
                <w:color w:val="auto"/>
              </w:rPr>
              <w:commentReference w:id="1361"/>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09"/>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62" w:name="_Toc410196204"/>
      <w:bookmarkStart w:id="1363" w:name="_Toc410196446"/>
      <w:bookmarkStart w:id="1364" w:name="_Toc410196948"/>
      <w:bookmarkStart w:id="1365" w:name="_Toc448696649"/>
      <w:bookmarkStart w:id="1366" w:name="January"/>
      <w:bookmarkEnd w:id="1281"/>
      <w:bookmarkEnd w:id="1300"/>
      <w:bookmarkEnd w:id="1301"/>
      <w:bookmarkEnd w:id="1302"/>
      <w:r>
        <w:lastRenderedPageBreak/>
        <w:t>January</w:t>
      </w:r>
      <w:bookmarkEnd w:id="1362"/>
      <w:bookmarkEnd w:id="1363"/>
      <w:bookmarkEnd w:id="1364"/>
      <w:r w:rsidR="00FF5FF3">
        <w:t xml:space="preserve"> or </w:t>
      </w:r>
      <w:r w:rsidR="00FF5FF3">
        <w:rPr>
          <w:rFonts w:ascii="FreeSerifAvvaShenouda" w:hAnsi="FreeSerifAvvaShenouda" w:cs="FreeSerifAvvaShenouda"/>
        </w:rPr>
        <w:t>Ⲧⲱⲃⲓ</w:t>
      </w:r>
      <w:bookmarkEnd w:id="1365"/>
    </w:p>
    <w:bookmarkStart w:id="1367" w:name="_Toc410196949" w:displacedByCustomXml="next"/>
    <w:bookmarkStart w:id="1368" w:name="_Toc410196447" w:displacedByCustomXml="next"/>
    <w:bookmarkStart w:id="1369" w:name="_Toc410196205" w:displacedByCustomXml="next"/>
    <w:sdt>
      <w:sdtPr>
        <w:id w:val="-286434970"/>
        <w:docPartObj>
          <w:docPartGallery w:val="Table of Contents"/>
          <w:docPartUnique/>
        </w:docPartObj>
      </w:sdtPr>
      <w:sdtEndPr>
        <w:rPr>
          <w:b/>
          <w:bCs/>
          <w:noProof/>
        </w:rPr>
      </w:sdtEndPr>
      <w:sdtContent>
        <w:p w14:paraId="3201AE1E" w14:textId="7CC616B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895112">
              <w:rPr>
                <w:noProof/>
                <w:webHidden/>
              </w:rPr>
              <w:t>768</w:t>
            </w:r>
            <w:r w:rsidR="00E35F1F">
              <w:rPr>
                <w:noProof/>
                <w:webHidden/>
              </w:rPr>
              <w:fldChar w:fldCharType="end"/>
            </w:r>
          </w:hyperlink>
        </w:p>
        <w:p w14:paraId="05817EC8" w14:textId="4667FE30" w:rsidR="00E35F1F" w:rsidRDefault="008A378B">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895112">
              <w:rPr>
                <w:noProof/>
                <w:webHidden/>
              </w:rPr>
              <w:t>777</w:t>
            </w:r>
            <w:r w:rsidR="00E35F1F">
              <w:rPr>
                <w:noProof/>
                <w:webHidden/>
              </w:rPr>
              <w:fldChar w:fldCharType="end"/>
            </w:r>
          </w:hyperlink>
        </w:p>
        <w:p w14:paraId="53E975E1" w14:textId="7D026D62" w:rsidR="00E35F1F" w:rsidRDefault="008A378B">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895112">
              <w:rPr>
                <w:noProof/>
                <w:webHidden/>
              </w:rPr>
              <w:t>809</w:t>
            </w:r>
            <w:r w:rsidR="00E35F1F">
              <w:rPr>
                <w:noProof/>
                <w:webHidden/>
              </w:rPr>
              <w:fldChar w:fldCharType="end"/>
            </w:r>
          </w:hyperlink>
        </w:p>
        <w:p w14:paraId="3E5C0D8F" w14:textId="51955B09" w:rsidR="00E35F1F" w:rsidRDefault="008A378B">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895112">
              <w:rPr>
                <w:noProof/>
                <w:webHidden/>
              </w:rPr>
              <w:t>810</w:t>
            </w:r>
            <w:r w:rsidR="00E35F1F">
              <w:rPr>
                <w:noProof/>
                <w:webHidden/>
              </w:rPr>
              <w:fldChar w:fldCharType="end"/>
            </w:r>
          </w:hyperlink>
        </w:p>
        <w:p w14:paraId="6C80F21A" w14:textId="4618F17C" w:rsidR="00E35F1F" w:rsidRDefault="008A378B">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895112">
              <w:rPr>
                <w:noProof/>
                <w:webHidden/>
              </w:rPr>
              <w:t>810</w:t>
            </w:r>
            <w:r w:rsidR="00E35F1F">
              <w:rPr>
                <w:noProof/>
                <w:webHidden/>
              </w:rPr>
              <w:fldChar w:fldCharType="end"/>
            </w:r>
          </w:hyperlink>
        </w:p>
        <w:p w14:paraId="29D4B067" w14:textId="6341DBB2" w:rsidR="00E35F1F" w:rsidRDefault="008A378B">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895112">
              <w:rPr>
                <w:noProof/>
                <w:webHidden/>
              </w:rPr>
              <w:t>811</w:t>
            </w:r>
            <w:r w:rsidR="00E35F1F">
              <w:rPr>
                <w:noProof/>
                <w:webHidden/>
              </w:rPr>
              <w:fldChar w:fldCharType="end"/>
            </w:r>
          </w:hyperlink>
        </w:p>
        <w:p w14:paraId="5F803B0E" w14:textId="499B5DD6" w:rsidR="00E35F1F" w:rsidRDefault="008A378B">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895112">
              <w:rPr>
                <w:noProof/>
                <w:webHidden/>
              </w:rPr>
              <w:t>819</w:t>
            </w:r>
            <w:r w:rsidR="00E35F1F">
              <w:rPr>
                <w:noProof/>
                <w:webHidden/>
              </w:rPr>
              <w:fldChar w:fldCharType="end"/>
            </w:r>
          </w:hyperlink>
        </w:p>
        <w:p w14:paraId="5566678B" w14:textId="0699CE34" w:rsidR="00E35F1F" w:rsidRDefault="008A378B">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895112">
              <w:rPr>
                <w:noProof/>
                <w:webHidden/>
              </w:rPr>
              <w:t>822</w:t>
            </w:r>
            <w:r w:rsidR="00E35F1F">
              <w:rPr>
                <w:noProof/>
                <w:webHidden/>
              </w:rPr>
              <w:fldChar w:fldCharType="end"/>
            </w:r>
          </w:hyperlink>
        </w:p>
        <w:p w14:paraId="549F2912" w14:textId="6808839D" w:rsidR="00E35F1F" w:rsidRDefault="008A378B">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895112">
              <w:rPr>
                <w:noProof/>
                <w:webHidden/>
              </w:rPr>
              <w:t>823</w:t>
            </w:r>
            <w:r w:rsidR="00E35F1F">
              <w:rPr>
                <w:noProof/>
                <w:webHidden/>
              </w:rPr>
              <w:fldChar w:fldCharType="end"/>
            </w:r>
          </w:hyperlink>
        </w:p>
        <w:p w14:paraId="78F76EC1" w14:textId="1660AC21" w:rsidR="00E35F1F" w:rsidRDefault="008A378B">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895112">
              <w:rPr>
                <w:noProof/>
                <w:webHidden/>
              </w:rPr>
              <w:t>823</w:t>
            </w:r>
            <w:r w:rsidR="00E35F1F">
              <w:rPr>
                <w:noProof/>
                <w:webHidden/>
              </w:rPr>
              <w:fldChar w:fldCharType="end"/>
            </w:r>
          </w:hyperlink>
        </w:p>
        <w:p w14:paraId="4760CC70" w14:textId="56EB013E" w:rsidR="00E35F1F" w:rsidRDefault="008A378B">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895112">
              <w:rPr>
                <w:noProof/>
                <w:webHidden/>
              </w:rPr>
              <w:t>823</w:t>
            </w:r>
            <w:r w:rsidR="00E35F1F">
              <w:rPr>
                <w:noProof/>
                <w:webHidden/>
              </w:rPr>
              <w:fldChar w:fldCharType="end"/>
            </w:r>
          </w:hyperlink>
        </w:p>
        <w:p w14:paraId="678FB4EF" w14:textId="39E3D144" w:rsidR="00E35F1F" w:rsidRDefault="008A378B">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895112">
              <w:rPr>
                <w:noProof/>
                <w:webHidden/>
              </w:rPr>
              <w:t>823</w:t>
            </w:r>
            <w:r w:rsidR="00E35F1F">
              <w:rPr>
                <w:noProof/>
                <w:webHidden/>
              </w:rPr>
              <w:fldChar w:fldCharType="end"/>
            </w:r>
          </w:hyperlink>
        </w:p>
        <w:p w14:paraId="0F1D2346" w14:textId="72565F19" w:rsidR="00E35F1F" w:rsidRDefault="008A378B">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895112">
              <w:rPr>
                <w:noProof/>
                <w:webHidden/>
              </w:rPr>
              <w:t>823</w:t>
            </w:r>
            <w:r w:rsidR="00E35F1F">
              <w:rPr>
                <w:noProof/>
                <w:webHidden/>
              </w:rPr>
              <w:fldChar w:fldCharType="end"/>
            </w:r>
          </w:hyperlink>
        </w:p>
        <w:p w14:paraId="6BDEDDDD" w14:textId="534D6C60" w:rsidR="00E35F1F" w:rsidRDefault="008A378B">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895112">
              <w:rPr>
                <w:noProof/>
                <w:webHidden/>
              </w:rPr>
              <w:t>825</w:t>
            </w:r>
            <w:r w:rsidR="00E35F1F">
              <w:rPr>
                <w:noProof/>
                <w:webHidden/>
              </w:rPr>
              <w:fldChar w:fldCharType="end"/>
            </w:r>
          </w:hyperlink>
        </w:p>
        <w:p w14:paraId="5FF25248" w14:textId="243E4D5C" w:rsidR="00E35F1F" w:rsidRDefault="008A378B">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895112">
              <w:rPr>
                <w:noProof/>
                <w:webHidden/>
              </w:rPr>
              <w:t>825</w:t>
            </w:r>
            <w:r w:rsidR="00E35F1F">
              <w:rPr>
                <w:noProof/>
                <w:webHidden/>
              </w:rPr>
              <w:fldChar w:fldCharType="end"/>
            </w:r>
          </w:hyperlink>
        </w:p>
        <w:p w14:paraId="6E4B7CAE" w14:textId="4CE7DCF6" w:rsidR="00E35F1F" w:rsidRDefault="008A378B">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895112">
              <w:rPr>
                <w:noProof/>
                <w:webHidden/>
              </w:rPr>
              <w:t>825</w:t>
            </w:r>
            <w:r w:rsidR="00E35F1F">
              <w:rPr>
                <w:noProof/>
                <w:webHidden/>
              </w:rPr>
              <w:fldChar w:fldCharType="end"/>
            </w:r>
          </w:hyperlink>
        </w:p>
        <w:p w14:paraId="60FB07F6" w14:textId="1304E010" w:rsidR="00E35F1F" w:rsidRDefault="008A378B">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895112">
              <w:rPr>
                <w:noProof/>
                <w:webHidden/>
              </w:rPr>
              <w:t>826</w:t>
            </w:r>
            <w:r w:rsidR="00E35F1F">
              <w:rPr>
                <w:noProof/>
                <w:webHidden/>
              </w:rPr>
              <w:fldChar w:fldCharType="end"/>
            </w:r>
          </w:hyperlink>
        </w:p>
        <w:p w14:paraId="196D3FD0" w14:textId="58693BEE" w:rsidR="00E35F1F" w:rsidRDefault="008A378B">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895112">
              <w:rPr>
                <w:noProof/>
                <w:webHidden/>
              </w:rPr>
              <w:t>826</w:t>
            </w:r>
            <w:r w:rsidR="00E35F1F">
              <w:rPr>
                <w:noProof/>
                <w:webHidden/>
              </w:rPr>
              <w:fldChar w:fldCharType="end"/>
            </w:r>
          </w:hyperlink>
        </w:p>
        <w:p w14:paraId="0F35C111" w14:textId="4FD4DEC4" w:rsidR="00E35F1F" w:rsidRDefault="008A378B">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895112">
              <w:rPr>
                <w:noProof/>
                <w:webHidden/>
              </w:rPr>
              <w:t>827</w:t>
            </w:r>
            <w:r w:rsidR="00E35F1F">
              <w:rPr>
                <w:noProof/>
                <w:webHidden/>
              </w:rPr>
              <w:fldChar w:fldCharType="end"/>
            </w:r>
          </w:hyperlink>
        </w:p>
        <w:p w14:paraId="1C3C6CFD" w14:textId="348A8A30" w:rsidR="00E35F1F" w:rsidRDefault="008A378B">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895112">
              <w:rPr>
                <w:noProof/>
                <w:webHidden/>
              </w:rPr>
              <w:t>827</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70" w:name="_Toc448227536"/>
      <w:r>
        <w:rPr>
          <w:lang w:val="en-US"/>
        </w:rPr>
        <w:lastRenderedPageBreak/>
        <w:t>January 1 (2) / Tobi 6</w:t>
      </w:r>
      <w:r w:rsidR="00FF5FF3">
        <w:rPr>
          <w:lang w:val="en-US"/>
        </w:rPr>
        <w:t xml:space="preserve">: The Feast of the </w:t>
      </w:r>
      <w:r w:rsidR="00495F1A">
        <w:t>Circumcision</w:t>
      </w:r>
      <w:bookmarkEnd w:id="1369"/>
      <w:bookmarkEnd w:id="1368"/>
      <w:bookmarkEnd w:id="1367"/>
      <w:bookmarkEnd w:id="1370"/>
    </w:p>
    <w:p w14:paraId="1387E376" w14:textId="77777777" w:rsidR="00FF5FF3" w:rsidRDefault="00FF5FF3" w:rsidP="00FF5FF3">
      <w:pPr>
        <w:pStyle w:val="Heading4"/>
      </w:pPr>
      <w:bookmarkStart w:id="1371" w:name="_Ref434477590"/>
      <w:r>
        <w:t>The Doxology</w:t>
      </w:r>
      <w:r w:rsidR="00E21EA3">
        <w:t xml:space="preserve"> for the Circumcision</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72"/>
            <w:r>
              <w:t xml:space="preserve">Christian </w:t>
            </w:r>
            <w:commentRangeEnd w:id="1372"/>
            <w:r>
              <w:rPr>
                <w:rStyle w:val="CommentReference"/>
                <w:rFonts w:ascii="Times New Roman" w:eastAsiaTheme="minorHAnsi" w:hAnsi="Times New Roman" w:cstheme="minorBidi"/>
                <w:color w:val="auto"/>
              </w:rPr>
              <w:commentReference w:id="1372"/>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73" w:name="_Ref434475229"/>
      <w:r>
        <w:t>The Psali Adam</w:t>
      </w:r>
      <w:r w:rsidR="006C1B94">
        <w:t xml:space="preserve"> for the Circumcision</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74"/>
            <w:r>
              <w:t xml:space="preserve">Victorious </w:t>
            </w:r>
            <w:commentRangeEnd w:id="1374"/>
            <w:r>
              <w:rPr>
                <w:rStyle w:val="CommentReference"/>
              </w:rPr>
              <w:commentReference w:id="1374"/>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75" w:name="_Ref434475252"/>
      <w:r>
        <w:t>The Psali Batos</w:t>
      </w:r>
      <w:r w:rsidR="006C1B94">
        <w:t xml:space="preserve"> for the Circumcision</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76"/>
            <w:r>
              <w:t>divinity</w:t>
            </w:r>
            <w:commentRangeEnd w:id="1376"/>
            <w:r>
              <w:rPr>
                <w:rStyle w:val="CommentReference"/>
              </w:rPr>
              <w:commentReference w:id="1376"/>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77" w:name="_Toc410196206"/>
      <w:bookmarkStart w:id="1378" w:name="_Toc410196448"/>
      <w:bookmarkStart w:id="1379" w:name="_Toc410196950"/>
      <w:bookmarkStart w:id="1380" w:name="_Toc448227537"/>
      <w:r>
        <w:t xml:space="preserve">January 6 (7) / Tobi 11: The Feast of </w:t>
      </w:r>
      <w:r w:rsidR="00495F1A">
        <w:t>Theophany</w:t>
      </w:r>
      <w:bookmarkEnd w:id="1377"/>
      <w:bookmarkEnd w:id="1378"/>
      <w:bookmarkEnd w:id="1379"/>
      <w:bookmarkEnd w:id="1380"/>
    </w:p>
    <w:p w14:paraId="322B4F7B" w14:textId="77777777" w:rsidR="00FF5FF3" w:rsidRDefault="00430630" w:rsidP="00FF5FF3">
      <w:pPr>
        <w:pStyle w:val="Heading4"/>
      </w:pPr>
      <w:bookmarkStart w:id="1381" w:name="_Ref434477630"/>
      <w:r>
        <w:t>An</w:t>
      </w:r>
      <w:r w:rsidR="00FF5FF3">
        <w:t xml:space="preserve"> </w:t>
      </w:r>
      <w:r>
        <w:t xml:space="preserve">Abridged </w:t>
      </w:r>
      <w:r w:rsidR="00FF5FF3">
        <w:t>Doxology</w:t>
      </w:r>
      <w:r w:rsidR="00E21EA3">
        <w:t xml:space="preserve"> for Theophany</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82" w:name="_Ref434477641"/>
      <w:r>
        <w:lastRenderedPageBreak/>
        <w:t>The First Doxology for Theophany</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83" w:name="_Ref434477660"/>
      <w:r>
        <w:lastRenderedPageBreak/>
        <w:t>The Second Doxology for Theophany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84" w:name="_Ref434475280"/>
      <w:r>
        <w:t>The Sunday Psali Adam</w:t>
      </w:r>
      <w:r w:rsidR="006C1B94">
        <w:t xml:space="preserve"> for Theophany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85"/>
            <w:r>
              <w:t xml:space="preserve">confirm </w:t>
            </w:r>
            <w:commentRangeEnd w:id="1385"/>
            <w:r>
              <w:rPr>
                <w:rStyle w:val="CommentReference"/>
              </w:rPr>
              <w:commentReference w:id="1385"/>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86"/>
            <w:r>
              <w:t>ⲛ̀ϫⲉ</w:t>
            </w:r>
            <w:commentRangeEnd w:id="1386"/>
            <w:r>
              <w:rPr>
                <w:rStyle w:val="CommentReference"/>
                <w:rFonts w:ascii="Times New Roman" w:hAnsi="Times New Roman"/>
              </w:rPr>
              <w:commentReference w:id="1386"/>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87"/>
            <w:r>
              <w:t>moved</w:t>
            </w:r>
            <w:commentRangeEnd w:id="1387"/>
            <w:r>
              <w:rPr>
                <w:rStyle w:val="CommentReference"/>
              </w:rPr>
              <w:commentReference w:id="1387"/>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88"/>
            <w:r>
              <w:t>thrice holy,</w:t>
            </w:r>
            <w:commentRangeEnd w:id="1388"/>
            <w:r>
              <w:rPr>
                <w:rStyle w:val="CommentReference"/>
              </w:rPr>
              <w:commentReference w:id="1388"/>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89" w:name="_Ref434475309"/>
      <w:r>
        <w:lastRenderedPageBreak/>
        <w:t>The Monday Psali Adam</w:t>
      </w:r>
      <w:r w:rsidR="006C1B94">
        <w:t xml:space="preserve"> for Theophany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90"/>
            <w:r>
              <w:t xml:space="preserve">Ⲓⲱⲁⲛⲛⲟⲩ </w:t>
            </w:r>
            <w:commentRangeEnd w:id="1390"/>
            <w:r>
              <w:rPr>
                <w:rStyle w:val="CommentReference"/>
                <w:rFonts w:ascii="Times New Roman" w:hAnsi="Times New Roman"/>
              </w:rPr>
              <w:commentReference w:id="1390"/>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91"/>
            <w:r>
              <w:rPr>
                <w:rFonts w:eastAsia="Arial Unicode MS" w:cs="FreeSerifAvvaShenouda"/>
              </w:rPr>
              <w:t>ⲛⲓϯϩⲟ</w:t>
            </w:r>
            <w:commentRangeEnd w:id="1391"/>
            <w:r>
              <w:rPr>
                <w:rStyle w:val="CommentReference"/>
                <w:rFonts w:ascii="Times New Roman" w:hAnsi="Times New Roman"/>
              </w:rPr>
              <w:commentReference w:id="1391"/>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92" w:name="_Ref434475331"/>
      <w:r>
        <w:t>The Tuesday Psali Adam</w:t>
      </w:r>
      <w:r w:rsidR="006C1B94">
        <w:t xml:space="preserve"> for Theophany</w:t>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93"/>
            <w:r>
              <w:t>ⲫⲏ</w:t>
            </w:r>
            <w:commentRangeEnd w:id="1393"/>
            <w:r>
              <w:rPr>
                <w:rStyle w:val="CommentReference"/>
                <w:rFonts w:ascii="Times New Roman" w:hAnsi="Times New Roman"/>
              </w:rPr>
              <w:commentReference w:id="1393"/>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94"/>
            <w:r>
              <w:t>ϯⲥⲩⲛⲧⲉⲗⲓⲁ</w:t>
            </w:r>
            <w:commentRangeEnd w:id="1394"/>
            <w:r>
              <w:rPr>
                <w:rStyle w:val="CommentReference"/>
                <w:rFonts w:ascii="Times New Roman" w:hAnsi="Times New Roman"/>
              </w:rPr>
              <w:commentReference w:id="1394"/>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95" w:name="_Ref434475362"/>
      <w:r>
        <w:t>The Wednesday Psali Batos</w:t>
      </w:r>
      <w:r w:rsidR="006C1B94">
        <w:t xml:space="preserve"> for Theophany</w:t>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10"/>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96" w:name="_Ref434475388"/>
      <w:r>
        <w:t>The Thursday Psali Batos</w:t>
      </w:r>
      <w:r w:rsidR="006C1B94">
        <w:t xml:space="preserve"> for Theophany</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97" w:name="_Ref434475411"/>
      <w:r>
        <w:t>The Friday Psali Batos</w:t>
      </w:r>
      <w:r w:rsidR="006C1B94">
        <w:t xml:space="preserve"> for Theophany</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98" w:name="_Ref434475434"/>
      <w:r>
        <w:t>The Saturday Psali Batos</w:t>
      </w:r>
      <w:r w:rsidR="006C1B94">
        <w:t xml:space="preserve"> for Theophany</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99"/>
            <w:r>
              <w:t>liberty</w:t>
            </w:r>
            <w:commentRangeEnd w:id="1399"/>
            <w:r>
              <w:rPr>
                <w:rStyle w:val="CommentReference"/>
              </w:rPr>
              <w:commentReference w:id="1399"/>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00"/>
            <w:r>
              <w:t xml:space="preserve">confirm </w:t>
            </w:r>
            <w:commentRangeEnd w:id="1400"/>
            <w:r>
              <w:rPr>
                <w:rStyle w:val="CommentReference"/>
              </w:rPr>
              <w:commentReference w:id="1400"/>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01" w:name="_Toc448227538"/>
      <w:r>
        <w:t>January 7 (8) / Tobi 12</w:t>
      </w:r>
      <w:r w:rsidR="001225FA">
        <w:t xml:space="preserve">: </w:t>
      </w:r>
      <w:r>
        <w:t>The Second Day of the Feast of Theophany</w:t>
      </w:r>
      <w:bookmarkEnd w:id="1401"/>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02" w:name="_Toc448227539"/>
      <w:r>
        <w:lastRenderedPageBreak/>
        <w:t>January 7 (8) / Tobi 12</w:t>
      </w:r>
      <w:r w:rsidR="001225FA">
        <w:t xml:space="preserve">: </w:t>
      </w:r>
      <w:r>
        <w:t>Also the Commemoration of Archangel Michael</w:t>
      </w:r>
      <w:bookmarkEnd w:id="1402"/>
    </w:p>
    <w:p w14:paraId="322A578A" w14:textId="335D8F47" w:rsidR="00191A26" w:rsidRPr="00B637D8" w:rsidRDefault="00191A26" w:rsidP="00191A26">
      <w:pPr>
        <w:pStyle w:val="Rubric"/>
      </w:pPr>
      <w:bookmarkStart w:id="1403" w:name="_Toc410196207"/>
      <w:bookmarkStart w:id="1404" w:name="_Toc410196449"/>
      <w:bookmarkStart w:id="1405" w:name="_Toc410196951"/>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1D6D1BDB" w14:textId="77777777" w:rsidR="006B44CE" w:rsidRDefault="006B44CE" w:rsidP="006B44CE">
      <w:pPr>
        <w:pStyle w:val="Heading3"/>
      </w:pPr>
      <w:bookmarkStart w:id="1406" w:name="_Ref434562461"/>
      <w:bookmarkStart w:id="1407" w:name="_Toc448227540"/>
      <w:r>
        <w:t>January 7 (8) / Tobi 12</w:t>
      </w:r>
      <w:r w:rsidR="001225FA">
        <w:t xml:space="preserve">: </w:t>
      </w:r>
      <w:commentRangeStart w:id="1408"/>
      <w:r>
        <w:t>Also St. Theodore Anatoly</w:t>
      </w:r>
      <w:commentRangeEnd w:id="1408"/>
      <w:r>
        <w:rPr>
          <w:rStyle w:val="CommentReference"/>
          <w:rFonts w:eastAsiaTheme="minorHAnsi" w:cstheme="minorBidi"/>
          <w:b w:val="0"/>
          <w:bCs w:val="0"/>
        </w:rPr>
        <w:commentReference w:id="1408"/>
      </w:r>
      <w:bookmarkEnd w:id="1406"/>
      <w:bookmarkEnd w:id="1407"/>
    </w:p>
    <w:p w14:paraId="7DD26869" w14:textId="77777777" w:rsidR="006B44CE" w:rsidRDefault="006B44CE" w:rsidP="006B44CE">
      <w:pPr>
        <w:pStyle w:val="Heading4"/>
      </w:pPr>
      <w:bookmarkStart w:id="1409" w:name="_Ref434477694"/>
      <w:bookmarkStart w:id="1410" w:name="_Ref434489376"/>
      <w:r>
        <w:t>The Doxology</w:t>
      </w:r>
      <w:bookmarkEnd w:id="1409"/>
      <w:r w:rsidR="00B46E6E">
        <w:t xml:space="preserve"> for St. Theodore Anatoly</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11" w:name="_Toc448227541"/>
      <w:r>
        <w:t xml:space="preserve">January 8 (9) / Tobi 13: The Feast of </w:t>
      </w:r>
      <w:proofErr w:type="gramStart"/>
      <w:r>
        <w:t>T</w:t>
      </w:r>
      <w:r w:rsidR="00495F1A">
        <w:t>he</w:t>
      </w:r>
      <w:proofErr w:type="gramEnd"/>
      <w:r w:rsidR="00495F1A">
        <w:t xml:space="preserve"> Wedding of Cana of Galilee</w:t>
      </w:r>
      <w:bookmarkEnd w:id="1403"/>
      <w:bookmarkEnd w:id="1404"/>
      <w:bookmarkEnd w:id="1405"/>
      <w:bookmarkEnd w:id="1411"/>
    </w:p>
    <w:p w14:paraId="46F7A60E" w14:textId="77777777" w:rsidR="00A37BB6" w:rsidRDefault="00A37BB6" w:rsidP="00A37BB6">
      <w:pPr>
        <w:pStyle w:val="Heading4"/>
      </w:pPr>
      <w:bookmarkStart w:id="1412" w:name="_Ref434477774"/>
      <w:r>
        <w:t>The Doxology</w:t>
      </w:r>
      <w:r w:rsidR="00E21EA3">
        <w:t xml:space="preserve"> for the Wedding of Cana</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13" w:name="_Ref434475472"/>
      <w:r>
        <w:t>The Psali Adam</w:t>
      </w:r>
      <w:r w:rsidR="006C1B94">
        <w:t xml:space="preserve"> for the Wedding of Cana</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14" w:name="_Ref434475500"/>
      <w:r>
        <w:lastRenderedPageBreak/>
        <w:t>The Psali Batos</w:t>
      </w:r>
      <w:r w:rsidR="006C1B94">
        <w:t xml:space="preserve"> for the Wedding of Cana</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15" w:name="_Ref434560112"/>
      <w:bookmarkStart w:id="1416" w:name="_Toc448227542"/>
      <w:r>
        <w:t>January 8 (9) / Tobi 13: Also the Martyrdom of St. Demiana</w:t>
      </w:r>
      <w:bookmarkEnd w:id="1415"/>
      <w:bookmarkEnd w:id="1416"/>
    </w:p>
    <w:p w14:paraId="1CED9AFC" w14:textId="0FD15BDE"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895112">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895112">
        <w:rPr>
          <w:noProof/>
        </w:rPr>
        <w:t>629</w:t>
      </w:r>
      <w:r w:rsidR="002409EF">
        <w:fldChar w:fldCharType="end"/>
      </w:r>
      <w:r>
        <w:t>.</w:t>
      </w:r>
    </w:p>
    <w:p w14:paraId="625F7E74" w14:textId="77777777" w:rsidR="00B53E05" w:rsidRDefault="00B53E05" w:rsidP="00B53E05">
      <w:pPr>
        <w:pStyle w:val="Heading4"/>
      </w:pPr>
      <w:bookmarkStart w:id="1417" w:name="_Ref434490124"/>
      <w:r>
        <w:lastRenderedPageBreak/>
        <w:t>Another Doxology of St. Demiana</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11"/>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12"/>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18" w:name="_Ref434563224"/>
      <w:bookmarkStart w:id="1419" w:name="_Toc448227543"/>
      <w:r>
        <w:t>January 9 (10) / Tobi 14: St. Maximus</w:t>
      </w:r>
      <w:bookmarkEnd w:id="1418"/>
      <w:bookmarkEnd w:id="1419"/>
    </w:p>
    <w:p w14:paraId="1847ABB1" w14:textId="77777777" w:rsidR="00662600" w:rsidRDefault="00810F04" w:rsidP="00810F04">
      <w:pPr>
        <w:pStyle w:val="Heading4"/>
      </w:pPr>
      <w:bookmarkStart w:id="1420" w:name="_Ref434490957"/>
      <w:r>
        <w:t>The Doxology for</w:t>
      </w:r>
      <w:r w:rsidR="00662600">
        <w:t xml:space="preserve"> Sts. Maximus and Dometius</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13"/>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14"/>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24" w:name="_Toc448227544"/>
      <w:r>
        <w:t>Jan</w:t>
      </w:r>
      <w:r w:rsidR="00662600">
        <w:t>uary 12 (13) / Tobi 17: St. Dome</w:t>
      </w:r>
      <w:r>
        <w:t>tius</w:t>
      </w:r>
      <w:bookmarkEnd w:id="1424"/>
    </w:p>
    <w:p w14:paraId="1995A2EE" w14:textId="1231099B"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895112">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895112">
        <w:rPr>
          <w:noProof/>
        </w:rPr>
        <w:t>822</w:t>
      </w:r>
      <w:r w:rsidR="002409EF">
        <w:fldChar w:fldCharType="end"/>
      </w:r>
      <w:r>
        <w:t>.</w:t>
      </w:r>
    </w:p>
    <w:p w14:paraId="31A975E9" w14:textId="2AC36875" w:rsidR="00740C6C" w:rsidRDefault="00740C6C" w:rsidP="00740C6C">
      <w:pPr>
        <w:pStyle w:val="Heading3"/>
      </w:pPr>
      <w:bookmarkStart w:id="1425" w:name="_Toc448227545"/>
      <w:r>
        <w:t>January 13 (14) / Tobi 18: St. Hilary of Poitiers</w:t>
      </w:r>
      <w:bookmarkEnd w:id="1425"/>
    </w:p>
    <w:p w14:paraId="17E429FC" w14:textId="500BFC95" w:rsidR="00A96087" w:rsidRDefault="00A96087" w:rsidP="00A96087">
      <w:pPr>
        <w:pStyle w:val="Heading4"/>
      </w:pPr>
      <w:r>
        <w:t>The Doxology for St. Hilary of Poitiers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26" w:name="_Toc448227546"/>
      <w:bookmarkStart w:id="1427" w:name="_Toc410196208"/>
      <w:bookmarkStart w:id="1428" w:name="_Toc410196450"/>
      <w:bookmarkStart w:id="1429" w:name="_Toc410196952"/>
      <w:r>
        <w:t>January 15 (16) / Tobi 20: Departure of St. Prochorus the Disciple</w:t>
      </w:r>
      <w:bookmarkEnd w:id="1426"/>
    </w:p>
    <w:p w14:paraId="19B1C0D1" w14:textId="5072C488"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533EC0AE" w14:textId="77777777" w:rsidR="00495F1A" w:rsidRDefault="00FF5FF3" w:rsidP="00495F1A">
      <w:pPr>
        <w:pStyle w:val="Heading3"/>
      </w:pPr>
      <w:bookmarkStart w:id="1430" w:name="_Toc448227547"/>
      <w:r>
        <w:t xml:space="preserve">January 16 (17) / Tobi 21: </w:t>
      </w:r>
      <w:r w:rsidR="00495F1A">
        <w:t>The Dormition of the Virgin</w:t>
      </w:r>
      <w:bookmarkEnd w:id="1427"/>
      <w:bookmarkEnd w:id="1428"/>
      <w:bookmarkEnd w:id="1429"/>
      <w:bookmarkEnd w:id="1430"/>
    </w:p>
    <w:p w14:paraId="2972BA3D" w14:textId="386E2764"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315F86A2" w14:textId="77777777" w:rsidR="00FF5FF3" w:rsidRDefault="00FF5FF3" w:rsidP="00FF5FF3">
      <w:pPr>
        <w:pStyle w:val="Heading3"/>
      </w:pPr>
      <w:bookmarkStart w:id="1431" w:name="_Ref434560171"/>
      <w:bookmarkStart w:id="1432" w:name="_Toc448227548"/>
      <w:r>
        <w:t>January 17 (18) / Tobi 22: St. Anthony the Great</w:t>
      </w:r>
      <w:bookmarkEnd w:id="1431"/>
      <w:bookmarkEnd w:id="1432"/>
    </w:p>
    <w:p w14:paraId="38BCD1D7" w14:textId="77777777" w:rsidR="00FF5FF3" w:rsidRDefault="00FF5FF3" w:rsidP="00FF5FF3">
      <w:pPr>
        <w:pStyle w:val="Heading4"/>
      </w:pPr>
      <w:bookmarkStart w:id="1433" w:name="_Ref434490340"/>
      <w:r>
        <w:t>The Doxology</w:t>
      </w:r>
      <w:r w:rsidR="00B46E6E">
        <w:t xml:space="preserve"> for St. Anthony the Great</w:t>
      </w:r>
      <w:bookmarkEnd w:id="1433"/>
    </w:p>
    <w:p w14:paraId="3ECAE88B" w14:textId="55BA88EE"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895112">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895112">
        <w:rPr>
          <w:noProof/>
        </w:rPr>
        <w:t>635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34" w:name="_Toc448227549"/>
      <w:r>
        <w:t>January 18 (19) / Tobi 23: St. Timothy the Apostle</w:t>
      </w:r>
      <w:bookmarkEnd w:id="1434"/>
    </w:p>
    <w:p w14:paraId="7EAF3C01" w14:textId="69031024"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239DDB91" w14:textId="77777777" w:rsidR="00596AC8" w:rsidRDefault="00596AC8" w:rsidP="00596AC8">
      <w:pPr>
        <w:pStyle w:val="Heading3"/>
      </w:pPr>
      <w:bookmarkStart w:id="1435" w:name="_Toc448227550"/>
      <w:r>
        <w:lastRenderedPageBreak/>
        <w:t>January 22 (23) / Tobi 27: Archangel Suriel</w:t>
      </w:r>
      <w:bookmarkEnd w:id="1435"/>
    </w:p>
    <w:p w14:paraId="79FCFE0C" w14:textId="77777777" w:rsidR="00596AC8" w:rsidRDefault="00596AC8" w:rsidP="00596AC8">
      <w:pPr>
        <w:pStyle w:val="Heading4"/>
      </w:pPr>
      <w:bookmarkStart w:id="1436" w:name="_Ref434488250"/>
      <w:r>
        <w:t>The Doxology</w:t>
      </w:r>
      <w:r w:rsidR="00B46E6E">
        <w:t xml:space="preserve"> for Archangel Suriel</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37" w:name="_Toc448227551"/>
      <w:r>
        <w:t>January 22 (23) / Tobi 27: Also Relocation of St. Timothy the Apostle’s Relics</w:t>
      </w:r>
      <w:bookmarkEnd w:id="1437"/>
    </w:p>
    <w:p w14:paraId="3FBC7E0C" w14:textId="1AAC096D" w:rsidR="00191A26" w:rsidRDefault="00191A26" w:rsidP="00191A26">
      <w:pPr>
        <w:pStyle w:val="Rubric"/>
      </w:pPr>
      <w:bookmarkStart w:id="1438" w:name="_Ref434560218"/>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3D3C66F4" w14:textId="77777777" w:rsidR="00B52D77" w:rsidRDefault="00B52D77" w:rsidP="00B52D77">
      <w:pPr>
        <w:pStyle w:val="Heading3"/>
      </w:pPr>
      <w:bookmarkStart w:id="1439" w:name="_Toc448227552"/>
      <w:r>
        <w:t>January 24 (25) / Tobi 29: Commemoration of the Annunciation, Nativity, and Resurrection on the 29</w:t>
      </w:r>
      <w:r w:rsidRPr="00C0205C">
        <w:rPr>
          <w:vertAlign w:val="superscript"/>
        </w:rPr>
        <w:t>th</w:t>
      </w:r>
      <w:r>
        <w:t xml:space="preserve"> of Every Month</w:t>
      </w:r>
      <w:bookmarkEnd w:id="1439"/>
    </w:p>
    <w:p w14:paraId="51467B40" w14:textId="7DFE5A6C" w:rsidR="00B52D77" w:rsidRP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17F33393" w14:textId="77777777" w:rsidR="00C30529" w:rsidRDefault="00C30529" w:rsidP="00C30529">
      <w:pPr>
        <w:pStyle w:val="Heading3"/>
      </w:pPr>
      <w:bookmarkStart w:id="1440" w:name="_Toc448227553"/>
      <w:r>
        <w:lastRenderedPageBreak/>
        <w:t>January 27 (28) / Meshir 2: St. Paul the Anchorite</w:t>
      </w:r>
      <w:bookmarkEnd w:id="1438"/>
      <w:bookmarkEnd w:id="1440"/>
    </w:p>
    <w:p w14:paraId="680E4267" w14:textId="77777777" w:rsidR="00C30529" w:rsidRDefault="00C30529" w:rsidP="00C30529">
      <w:pPr>
        <w:pStyle w:val="Heading4"/>
      </w:pPr>
      <w:bookmarkStart w:id="1441" w:name="_Ref434490368"/>
      <w:r>
        <w:t>The Doxology</w:t>
      </w:r>
      <w:r w:rsidR="00B46E6E">
        <w:t xml:space="preserve"> for St. Paul the Anchorite</w:t>
      </w:r>
      <w:bookmarkEnd w:id="1441"/>
    </w:p>
    <w:p w14:paraId="06164582" w14:textId="0C07B7E1"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895112">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895112">
        <w:rPr>
          <w:noProof/>
        </w:rPr>
        <w:t>635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15"/>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16"/>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42" w:name="_Toc448227554"/>
      <w:r>
        <w:t>January 29 (30) / Meshir 4: Martyrdom of St. Agabus the Disciple</w:t>
      </w:r>
      <w:bookmarkEnd w:id="1442"/>
    </w:p>
    <w:p w14:paraId="6DDD9040" w14:textId="161E7AC8" w:rsidR="00191A26" w:rsidRDefault="00191A26" w:rsidP="00191A26">
      <w:pPr>
        <w:pStyle w:val="Rubric"/>
      </w:pPr>
      <w:bookmarkStart w:id="1443" w:name="_Toc410196209"/>
      <w:bookmarkStart w:id="1444" w:name="_Toc410196451"/>
      <w:bookmarkStart w:id="1445" w:name="_Toc410196953"/>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7F3DC96" w14:textId="77777777" w:rsidR="00E30E2D" w:rsidRDefault="00E30E2D" w:rsidP="00E30E2D">
      <w:pPr>
        <w:pStyle w:val="Heading3"/>
      </w:pPr>
      <w:bookmarkStart w:id="1446" w:name="_Toc448227555"/>
      <w:r>
        <w:t>January 21 (31) / Meshir 5: St. Apollo the Friend of St. Apip</w:t>
      </w:r>
      <w:bookmarkEnd w:id="1446"/>
    </w:p>
    <w:p w14:paraId="116251B8" w14:textId="51A3FFF2"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895112">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895112">
        <w:rPr>
          <w:noProof/>
        </w:rPr>
        <w:t>686</w:t>
      </w:r>
      <w:r w:rsidR="002409EF">
        <w:fldChar w:fldCharType="end"/>
      </w:r>
      <w:r>
        <w:t>.</w:t>
      </w:r>
    </w:p>
    <w:p w14:paraId="03E5B08D" w14:textId="77777777" w:rsidR="00495F1A" w:rsidRDefault="00495F1A" w:rsidP="00495F1A">
      <w:pPr>
        <w:pStyle w:val="Heading2"/>
      </w:pPr>
      <w:bookmarkStart w:id="1447" w:name="_Toc448696650"/>
      <w:bookmarkStart w:id="1448" w:name="February"/>
      <w:bookmarkEnd w:id="1366"/>
      <w:r>
        <w:lastRenderedPageBreak/>
        <w:t>February</w:t>
      </w:r>
      <w:bookmarkEnd w:id="1443"/>
      <w:bookmarkEnd w:id="1444"/>
      <w:bookmarkEnd w:id="1445"/>
      <w:r w:rsidR="00C30529">
        <w:t xml:space="preserve"> or </w:t>
      </w:r>
      <w:r w:rsidR="00C30529">
        <w:rPr>
          <w:rFonts w:ascii="FreeSerifAvvaShenouda" w:hAnsi="FreeSerifAvvaShenouda" w:cs="FreeSerifAvvaShenouda"/>
        </w:rPr>
        <w:t>Ⲙϣⲓⲣ</w:t>
      </w:r>
      <w:bookmarkEnd w:id="1447"/>
    </w:p>
    <w:bookmarkStart w:id="1449" w:name="_Toc410196954" w:displacedByCustomXml="next"/>
    <w:bookmarkStart w:id="1450" w:name="_Toc410196452" w:displacedByCustomXml="next"/>
    <w:bookmarkStart w:id="1451" w:name="_Toc410196210" w:displacedByCustomXml="next"/>
    <w:sdt>
      <w:sdtPr>
        <w:id w:val="603392108"/>
        <w:docPartObj>
          <w:docPartGallery w:val="Table of Contents"/>
          <w:docPartUnique/>
        </w:docPartObj>
      </w:sdtPr>
      <w:sdtEndPr>
        <w:rPr>
          <w:b/>
          <w:bCs/>
          <w:noProof/>
        </w:rPr>
      </w:sdtEndPr>
      <w:sdtContent>
        <w:p w14:paraId="6D50D9BB" w14:textId="3821121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895112">
              <w:rPr>
                <w:noProof/>
                <w:webHidden/>
              </w:rPr>
              <w:t>829</w:t>
            </w:r>
            <w:r w:rsidR="00E35F1F">
              <w:rPr>
                <w:noProof/>
                <w:webHidden/>
              </w:rPr>
              <w:fldChar w:fldCharType="end"/>
            </w:r>
          </w:hyperlink>
        </w:p>
        <w:p w14:paraId="51BDD704" w14:textId="2CB2ABE8" w:rsidR="00E35F1F" w:rsidRDefault="008A378B">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7AEE9209" w14:textId="20147A0F" w:rsidR="00E35F1F" w:rsidRDefault="008A378B">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2D655E74" w14:textId="7FA3DC3E" w:rsidR="00E35F1F" w:rsidRDefault="008A378B">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24E5534C" w14:textId="175403AE" w:rsidR="00E35F1F" w:rsidRDefault="008A378B">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0CB94535" w14:textId="50B1395F" w:rsidR="00E35F1F" w:rsidRDefault="008A378B">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3AA0B761" w14:textId="34A09426" w:rsidR="00E35F1F" w:rsidRDefault="008A378B">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42A7D5C3" w14:textId="7D189BE5" w:rsidR="00E35F1F" w:rsidRDefault="008A378B">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895112">
              <w:rPr>
                <w:noProof/>
                <w:webHidden/>
              </w:rPr>
              <w:t>830</w:t>
            </w:r>
            <w:r w:rsidR="00E35F1F">
              <w:rPr>
                <w:noProof/>
                <w:webHidden/>
              </w:rPr>
              <w:fldChar w:fldCharType="end"/>
            </w:r>
          </w:hyperlink>
        </w:p>
        <w:p w14:paraId="3BC0654B" w14:textId="0789463C" w:rsidR="00E35F1F" w:rsidRDefault="008A378B">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895112">
              <w:rPr>
                <w:noProof/>
                <w:webHidden/>
              </w:rPr>
              <w:t>831</w:t>
            </w:r>
            <w:r w:rsidR="00E35F1F">
              <w:rPr>
                <w:noProof/>
                <w:webHidden/>
              </w:rPr>
              <w:fldChar w:fldCharType="end"/>
            </w:r>
          </w:hyperlink>
        </w:p>
        <w:p w14:paraId="5EFAC4B6" w14:textId="28192D94" w:rsidR="00E35F1F" w:rsidRDefault="008A378B">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895112">
              <w:rPr>
                <w:noProof/>
                <w:webHidden/>
              </w:rPr>
              <w:t>831</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52" w:name="_Toc448227556"/>
      <w:r>
        <w:lastRenderedPageBreak/>
        <w:t xml:space="preserve">February 2 (3): Meshir 8: </w:t>
      </w:r>
      <w:r w:rsidR="00495F1A">
        <w:t>The Entrance into the Temple</w:t>
      </w:r>
      <w:bookmarkEnd w:id="1451"/>
      <w:bookmarkEnd w:id="1450"/>
      <w:bookmarkEnd w:id="1449"/>
      <w:bookmarkEnd w:id="1452"/>
    </w:p>
    <w:p w14:paraId="6E92944D" w14:textId="77777777" w:rsidR="00C30529" w:rsidRDefault="00C30529" w:rsidP="00124ADD">
      <w:pPr>
        <w:pStyle w:val="Heading4"/>
      </w:pPr>
      <w:bookmarkStart w:id="1453" w:name="_Ref434477815"/>
      <w:r>
        <w:t>The Doxology</w:t>
      </w:r>
      <w:r w:rsidR="00E21EA3">
        <w:t xml:space="preserve"> for the Entrance into the Temple</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321F626F" w:rsidR="008D6DBB" w:rsidRDefault="008D6DBB" w:rsidP="008D6DBB">
      <w:r>
        <w:t xml:space="preserve">See the </w:t>
      </w:r>
      <w:r w:rsidR="002409EF">
        <w:fldChar w:fldCharType="begin"/>
      </w:r>
      <w:r w:rsidR="002409EF">
        <w:instrText xml:space="preserve"> REF _Ref434475229 \h </w:instrText>
      </w:r>
      <w:r w:rsidR="002409EF">
        <w:fldChar w:fldCharType="separate"/>
      </w:r>
      <w:r w:rsidR="00895112">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895112">
        <w:rPr>
          <w:noProof/>
        </w:rPr>
        <w:t>769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895112">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895112">
        <w:rPr>
          <w:noProof/>
        </w:rPr>
        <w:t>773</w:t>
      </w:r>
      <w:r w:rsidR="002409EF">
        <w:fldChar w:fldCharType="end"/>
      </w:r>
      <w:r w:rsidR="002409EF">
        <w:t>.</w:t>
      </w:r>
    </w:p>
    <w:p w14:paraId="531960F8" w14:textId="77777777" w:rsidR="007F571C" w:rsidRDefault="007F571C" w:rsidP="007F571C">
      <w:pPr>
        <w:pStyle w:val="Heading3"/>
      </w:pPr>
      <w:bookmarkStart w:id="1454" w:name="_Toc448227557"/>
      <w:r>
        <w:t>February 4 (5) / Meshir 10: Martyrdom of St. James the Son of Alphaeus</w:t>
      </w:r>
      <w:bookmarkEnd w:id="1454"/>
    </w:p>
    <w:p w14:paraId="0FA9E3A3" w14:textId="0DFEA877"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038E9A04" w14:textId="77777777" w:rsidR="00DD5136" w:rsidRDefault="00DD5136" w:rsidP="00DD5136">
      <w:pPr>
        <w:pStyle w:val="Heading3"/>
      </w:pPr>
      <w:bookmarkStart w:id="1455" w:name="_Toc448227558"/>
      <w:r>
        <w:t>February 6 (7) / Meshir 12: Commemoration of Archangel Michael</w:t>
      </w:r>
      <w:bookmarkEnd w:id="1455"/>
    </w:p>
    <w:p w14:paraId="10B74EF7" w14:textId="26F85F5B"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635D2675" w14:textId="77777777" w:rsidR="000274A5" w:rsidRDefault="000274A5" w:rsidP="000274A5">
      <w:pPr>
        <w:pStyle w:val="Heading3"/>
      </w:pPr>
      <w:bookmarkStart w:id="1456" w:name="_Toc448227559"/>
      <w:r>
        <w:t>February 8 (9) / Meshir 14: The Departure of St. Severus</w:t>
      </w:r>
      <w:bookmarkEnd w:id="1456"/>
      <w:r>
        <w:t xml:space="preserve"> </w:t>
      </w:r>
    </w:p>
    <w:p w14:paraId="07993059" w14:textId="67D1D0CB"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895112">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895112">
        <w:rPr>
          <w:noProof/>
        </w:rPr>
        <w:t>679</w:t>
      </w:r>
      <w:r w:rsidR="002409EF">
        <w:fldChar w:fldCharType="end"/>
      </w:r>
      <w:r>
        <w:t>.</w:t>
      </w:r>
    </w:p>
    <w:p w14:paraId="1AE071A5" w14:textId="77777777" w:rsidR="00420011" w:rsidRDefault="00420011" w:rsidP="00420011">
      <w:pPr>
        <w:pStyle w:val="Heading3"/>
      </w:pPr>
      <w:bookmarkStart w:id="1457" w:name="_Toc448227560"/>
      <w:r>
        <w:t>February 10 (11) / Meshir 16: Isaac the Syrian</w:t>
      </w:r>
      <w:bookmarkEnd w:id="1457"/>
    </w:p>
    <w:p w14:paraId="2F7479F8" w14:textId="77777777" w:rsidR="005329C1" w:rsidRDefault="005242D1" w:rsidP="005329C1">
      <w:pPr>
        <w:pStyle w:val="Heading3"/>
      </w:pPr>
      <w:bookmarkStart w:id="1458" w:name="_Toc448227561"/>
      <w:r>
        <w:t>February</w:t>
      </w:r>
      <w:r w:rsidR="005329C1">
        <w:t xml:space="preserve"> 15 (16) / Meshir 21: Commemoration of the Theotokos</w:t>
      </w:r>
      <w:bookmarkEnd w:id="1458"/>
    </w:p>
    <w:p w14:paraId="2277ED52" w14:textId="3C787F07"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6DD82E8A" w14:textId="77777777" w:rsidR="00160DE3" w:rsidRDefault="00160DE3" w:rsidP="00160DE3">
      <w:pPr>
        <w:pStyle w:val="Heading3"/>
      </w:pPr>
      <w:bookmarkStart w:id="1459" w:name="_Toc448227562"/>
      <w:r>
        <w:t>February 15 (16) / Meshir 21: Also Martyrdom of St. Onesimus, the Disciple of St. Paul</w:t>
      </w:r>
      <w:bookmarkEnd w:id="1459"/>
    </w:p>
    <w:p w14:paraId="197E567A" w14:textId="77777777" w:rsidR="00B52D77" w:rsidRDefault="00B52D77" w:rsidP="00B52D77">
      <w:pPr>
        <w:pStyle w:val="Heading3"/>
      </w:pPr>
      <w:bookmarkStart w:id="1460" w:name="_Toc448227563"/>
      <w:r>
        <w:t>February 23 (24) / Meshir 29: Commemoration of the Annunciation, Nativity, and Resurrection on the 29</w:t>
      </w:r>
      <w:r w:rsidRPr="00C0205C">
        <w:rPr>
          <w:vertAlign w:val="superscript"/>
        </w:rPr>
        <w:t>th</w:t>
      </w:r>
      <w:r>
        <w:t xml:space="preserve"> of Every Month</w:t>
      </w:r>
      <w:bookmarkEnd w:id="1460"/>
    </w:p>
    <w:p w14:paraId="1EC840FE" w14:textId="4948378C" w:rsidR="00B52D77" w:rsidRP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03720C5F" w14:textId="77777777" w:rsidR="005242D1" w:rsidRDefault="005242D1" w:rsidP="005242D1">
      <w:pPr>
        <w:pStyle w:val="Heading3"/>
      </w:pPr>
      <w:bookmarkStart w:id="1461" w:name="_Toc448227564"/>
      <w:r>
        <w:lastRenderedPageBreak/>
        <w:t>February 24 (25) / Meshir 30: Appearance of the Head of St. John the Baptist</w:t>
      </w:r>
      <w:bookmarkEnd w:id="1461"/>
    </w:p>
    <w:p w14:paraId="49513F8D" w14:textId="710E5FF8" w:rsidR="00191A26" w:rsidRDefault="00191A26" w:rsidP="00191A26">
      <w:pPr>
        <w:pStyle w:val="Rubric"/>
      </w:pPr>
      <w:bookmarkStart w:id="1462" w:name="_Toc410196211"/>
      <w:bookmarkStart w:id="1463" w:name="_Toc410196453"/>
      <w:bookmarkStart w:id="1464" w:name="_Toc410196955"/>
      <w:r>
        <w:t xml:space="preserve">See </w:t>
      </w:r>
      <w:r>
        <w:fldChar w:fldCharType="begin"/>
      </w:r>
      <w:r>
        <w:instrText xml:space="preserve"> REF _Ref434488524 \h </w:instrText>
      </w:r>
      <w:r>
        <w:fldChar w:fldCharType="separate"/>
      </w:r>
      <w:r w:rsidR="00895112">
        <w:t>The Doxology of St. John the Baptist</w:t>
      </w:r>
      <w:r>
        <w:fldChar w:fldCharType="end"/>
      </w:r>
      <w:r>
        <w:t xml:space="preserve"> on pages </w:t>
      </w:r>
      <w:r>
        <w:fldChar w:fldCharType="begin"/>
      </w:r>
      <w:r>
        <w:instrText xml:space="preserve"> PAGEREF _Ref434488524 \h </w:instrText>
      </w:r>
      <w:r>
        <w:fldChar w:fldCharType="separate"/>
      </w:r>
      <w:r w:rsidR="00895112">
        <w:rPr>
          <w:noProof/>
        </w:rPr>
        <w:t>621</w:t>
      </w:r>
      <w:r>
        <w:fldChar w:fldCharType="end"/>
      </w:r>
      <w:r>
        <w:t xml:space="preserve"> and </w:t>
      </w:r>
      <w:r>
        <w:fldChar w:fldCharType="begin"/>
      </w:r>
      <w:r>
        <w:instrText xml:space="preserve"> PAGEREF _Ref434488546 \h </w:instrText>
      </w:r>
      <w:r>
        <w:fldChar w:fldCharType="separate"/>
      </w:r>
      <w:r w:rsidR="00895112">
        <w:rPr>
          <w:noProof/>
        </w:rPr>
        <w:t>622</w:t>
      </w:r>
      <w:r>
        <w:fldChar w:fldCharType="end"/>
      </w:r>
      <w:r>
        <w:t>.</w:t>
      </w:r>
    </w:p>
    <w:p w14:paraId="4CFFD00D" w14:textId="77777777" w:rsidR="001779C0" w:rsidRDefault="001779C0" w:rsidP="001779C0">
      <w:pPr>
        <w:pStyle w:val="Heading3"/>
      </w:pPr>
      <w:bookmarkStart w:id="1465" w:name="_Toc448227565"/>
      <w:r>
        <w:t>February 24 (25) / Meshir 30: Also St. Cyril VI</w:t>
      </w:r>
      <w:bookmarkEnd w:id="1465"/>
    </w:p>
    <w:p w14:paraId="0CDD55AC" w14:textId="77777777" w:rsidR="001779C0" w:rsidRDefault="001779C0" w:rsidP="001779C0">
      <w:pPr>
        <w:pStyle w:val="Heading4"/>
      </w:pPr>
      <w:bookmarkStart w:id="1466" w:name="_Ref434492506"/>
      <w:r>
        <w:t>The Doxology</w:t>
      </w:r>
      <w:r w:rsidR="00B82753">
        <w:t xml:space="preserve"> for St. Cyril VI</w:t>
      </w:r>
      <w:r>
        <w:rPr>
          <w:rStyle w:val="FootnoteReference"/>
        </w:rPr>
        <w:footnoteReference w:id="917"/>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67" w:name="_Toc448696651"/>
      <w:bookmarkStart w:id="1468" w:name="March"/>
      <w:bookmarkEnd w:id="1448"/>
      <w:r>
        <w:lastRenderedPageBreak/>
        <w:t>March</w:t>
      </w:r>
      <w:bookmarkEnd w:id="1462"/>
      <w:bookmarkEnd w:id="1463"/>
      <w:bookmarkEnd w:id="1464"/>
      <w:r w:rsidR="00C30529">
        <w:t xml:space="preserve"> or </w:t>
      </w:r>
      <w:r w:rsidR="00C30529">
        <w:rPr>
          <w:rFonts w:ascii="FreeSerifAvvaShenouda" w:hAnsi="FreeSerifAvvaShenouda" w:cs="FreeSerifAvvaShenouda"/>
        </w:rPr>
        <w:t>Ⲡⲁⲣⲙϩⲟⲧⲡ</w:t>
      </w:r>
      <w:bookmarkEnd w:id="1467"/>
    </w:p>
    <w:bookmarkStart w:id="1469" w:name="_Toc410196956" w:displacedByCustomXml="next"/>
    <w:bookmarkStart w:id="1470" w:name="_Toc410196454" w:displacedByCustomXml="next"/>
    <w:bookmarkStart w:id="1471" w:name="_Toc410196212" w:displacedByCustomXml="next"/>
    <w:sdt>
      <w:sdtPr>
        <w:id w:val="-1351720020"/>
        <w:docPartObj>
          <w:docPartGallery w:val="Table of Contents"/>
          <w:docPartUnique/>
        </w:docPartObj>
      </w:sdtPr>
      <w:sdtEndPr>
        <w:rPr>
          <w:b/>
          <w:bCs/>
          <w:noProof/>
        </w:rPr>
      </w:sdtEndPr>
      <w:sdtContent>
        <w:p w14:paraId="7AE7EA5B" w14:textId="300A4D9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895112">
              <w:rPr>
                <w:noProof/>
                <w:webHidden/>
              </w:rPr>
              <w:t>834</w:t>
            </w:r>
            <w:r w:rsidR="00E35F1F">
              <w:rPr>
                <w:noProof/>
                <w:webHidden/>
              </w:rPr>
              <w:fldChar w:fldCharType="end"/>
            </w:r>
          </w:hyperlink>
        </w:p>
        <w:p w14:paraId="2E169AD9" w14:textId="72DC4930" w:rsidR="00E35F1F" w:rsidRDefault="008A378B">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895112">
              <w:rPr>
                <w:noProof/>
                <w:webHidden/>
              </w:rPr>
              <w:t>835</w:t>
            </w:r>
            <w:r w:rsidR="00E35F1F">
              <w:rPr>
                <w:noProof/>
                <w:webHidden/>
              </w:rPr>
              <w:fldChar w:fldCharType="end"/>
            </w:r>
          </w:hyperlink>
        </w:p>
        <w:p w14:paraId="343F3EFD" w14:textId="39229D52" w:rsidR="00E35F1F" w:rsidRDefault="008A378B">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895112">
              <w:rPr>
                <w:noProof/>
                <w:webHidden/>
              </w:rPr>
              <w:t>835</w:t>
            </w:r>
            <w:r w:rsidR="00E35F1F">
              <w:rPr>
                <w:noProof/>
                <w:webHidden/>
              </w:rPr>
              <w:fldChar w:fldCharType="end"/>
            </w:r>
          </w:hyperlink>
        </w:p>
        <w:p w14:paraId="796046AD" w14:textId="3D4C7A1D" w:rsidR="00E35F1F" w:rsidRDefault="008A378B">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895112">
              <w:rPr>
                <w:noProof/>
                <w:webHidden/>
              </w:rPr>
              <w:t>835</w:t>
            </w:r>
            <w:r w:rsidR="00E35F1F">
              <w:rPr>
                <w:noProof/>
                <w:webHidden/>
              </w:rPr>
              <w:fldChar w:fldCharType="end"/>
            </w:r>
          </w:hyperlink>
        </w:p>
        <w:p w14:paraId="7D8441B9" w14:textId="1CD8520C" w:rsidR="00E35F1F" w:rsidRDefault="008A378B">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895112">
              <w:rPr>
                <w:noProof/>
                <w:webHidden/>
              </w:rPr>
              <w:t>835</w:t>
            </w:r>
            <w:r w:rsidR="00E35F1F">
              <w:rPr>
                <w:noProof/>
                <w:webHidden/>
              </w:rPr>
              <w:fldChar w:fldCharType="end"/>
            </w:r>
          </w:hyperlink>
        </w:p>
        <w:p w14:paraId="55DA3F2E" w14:textId="206254C2" w:rsidR="00E35F1F" w:rsidRDefault="008A378B">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895112">
              <w:rPr>
                <w:noProof/>
                <w:webHidden/>
              </w:rPr>
              <w:t>835</w:t>
            </w:r>
            <w:r w:rsidR="00E35F1F">
              <w:rPr>
                <w:noProof/>
                <w:webHidden/>
              </w:rPr>
              <w:fldChar w:fldCharType="end"/>
            </w:r>
          </w:hyperlink>
        </w:p>
        <w:p w14:paraId="30B6B3FC" w14:textId="619F7B99" w:rsidR="00E35F1F" w:rsidRDefault="008A378B">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895112">
              <w:rPr>
                <w:noProof/>
                <w:webHidden/>
              </w:rPr>
              <w:t>836</w:t>
            </w:r>
            <w:r w:rsidR="00E35F1F">
              <w:rPr>
                <w:noProof/>
                <w:webHidden/>
              </w:rPr>
              <w:fldChar w:fldCharType="end"/>
            </w:r>
          </w:hyperlink>
        </w:p>
        <w:p w14:paraId="6C239014" w14:textId="739531E6" w:rsidR="00E35F1F" w:rsidRDefault="008A378B">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895112">
              <w:rPr>
                <w:noProof/>
                <w:webHidden/>
              </w:rPr>
              <w:t>836</w:t>
            </w:r>
            <w:r w:rsidR="00E35F1F">
              <w:rPr>
                <w:noProof/>
                <w:webHidden/>
              </w:rPr>
              <w:fldChar w:fldCharType="end"/>
            </w:r>
          </w:hyperlink>
        </w:p>
        <w:p w14:paraId="2B5B3EB0" w14:textId="791DF258" w:rsidR="00E35F1F" w:rsidRDefault="008A378B">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895112">
              <w:rPr>
                <w:noProof/>
                <w:webHidden/>
              </w:rPr>
              <w:t>840</w:t>
            </w:r>
            <w:r w:rsidR="00E35F1F">
              <w:rPr>
                <w:noProof/>
                <w:webHidden/>
              </w:rPr>
              <w:fldChar w:fldCharType="end"/>
            </w:r>
          </w:hyperlink>
        </w:p>
        <w:p w14:paraId="66809D4F" w14:textId="18234453" w:rsidR="00E35F1F" w:rsidRDefault="008A378B">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895112">
              <w:rPr>
                <w:noProof/>
                <w:webHidden/>
              </w:rPr>
              <w:t>849</w:t>
            </w:r>
            <w:r w:rsidR="00E35F1F">
              <w:rPr>
                <w:noProof/>
                <w:webHidden/>
              </w:rPr>
              <w:fldChar w:fldCharType="end"/>
            </w:r>
          </w:hyperlink>
        </w:p>
        <w:p w14:paraId="6F1FC274" w14:textId="686E20DF" w:rsidR="00E35F1F" w:rsidRDefault="008A378B">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895112">
              <w:rPr>
                <w:noProof/>
                <w:webHidden/>
              </w:rPr>
              <w:t>849</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72" w:name="_Toc448227566"/>
      <w:r>
        <w:lastRenderedPageBreak/>
        <w:t>March 2: Departure of St. Chad of Mercia</w:t>
      </w:r>
      <w:r w:rsidR="00377E51">
        <w:rPr>
          <w:rStyle w:val="FootnoteReference"/>
        </w:rPr>
        <w:footnoteReference w:id="918"/>
      </w:r>
      <w:bookmarkEnd w:id="1472"/>
    </w:p>
    <w:p w14:paraId="668738F1" w14:textId="77777777" w:rsidR="006A140A" w:rsidRDefault="006A140A" w:rsidP="006A140A">
      <w:pPr>
        <w:pStyle w:val="Heading4"/>
      </w:pPr>
      <w:bookmarkStart w:id="1473" w:name="_Ref434492702"/>
      <w:r>
        <w:t>The Doxology</w:t>
      </w:r>
      <w:r w:rsidR="00B82753">
        <w:t xml:space="preserve"> for St. Chad of Mercia</w:t>
      </w:r>
      <w:bookmarkEnd w:id="1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74" w:name="_Toc448227567"/>
      <w:r>
        <w:t>March 4 / Phamenoth 8: Martyrdom of St. Matthias the Apostle</w:t>
      </w:r>
      <w:bookmarkEnd w:id="1474"/>
    </w:p>
    <w:p w14:paraId="5CD8BDEB" w14:textId="184BCDC3"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01FACE98" w14:textId="77777777" w:rsidR="00495F1A" w:rsidRDefault="00C30529" w:rsidP="00495F1A">
      <w:pPr>
        <w:pStyle w:val="Heading3"/>
      </w:pPr>
      <w:bookmarkStart w:id="1475" w:name="_Toc448227568"/>
      <w:r>
        <w:t xml:space="preserve">March 6 / Phamenoth 10: </w:t>
      </w:r>
      <w:r w:rsidR="00495F1A">
        <w:t>The Finding of the Holy Cross</w:t>
      </w:r>
      <w:bookmarkEnd w:id="1471"/>
      <w:bookmarkEnd w:id="1470"/>
      <w:bookmarkEnd w:id="1469"/>
      <w:bookmarkEnd w:id="1475"/>
    </w:p>
    <w:p w14:paraId="0DD4581E" w14:textId="23242A68"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895112">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895112">
        <w:rPr>
          <w:noProof/>
        </w:rPr>
        <w:t>656</w:t>
      </w:r>
      <w:r w:rsidR="002409EF">
        <w:fldChar w:fldCharType="end"/>
      </w:r>
      <w:r>
        <w:t>.</w:t>
      </w:r>
    </w:p>
    <w:p w14:paraId="26452189" w14:textId="77777777" w:rsidR="00DD5136" w:rsidRDefault="00DD5136" w:rsidP="00DD5136">
      <w:pPr>
        <w:pStyle w:val="Heading3"/>
      </w:pPr>
      <w:bookmarkStart w:id="1476" w:name="_Toc448227569"/>
      <w:r>
        <w:t>March 8 / Phamenoth</w:t>
      </w:r>
      <w:r w:rsidR="005329C1">
        <w:t xml:space="preserve"> 12</w:t>
      </w:r>
      <w:r>
        <w:t>: Commemoration of Archangel Michael</w:t>
      </w:r>
      <w:bookmarkEnd w:id="1476"/>
    </w:p>
    <w:p w14:paraId="45245CCF" w14:textId="32E63B3A" w:rsidR="00DD5136" w:rsidRDefault="00191A26" w:rsidP="00C30529">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1F095B73" w14:textId="77777777" w:rsidR="00494FE4" w:rsidRDefault="00494FE4" w:rsidP="00494FE4">
      <w:pPr>
        <w:pStyle w:val="Heading3"/>
      </w:pPr>
      <w:bookmarkStart w:id="1477" w:name="_Toc448227570"/>
      <w:r>
        <w:t>March 9 / Phamenoth 13: Return of St. Macarius the Great and St. Macarius of Alexandria from Exile</w:t>
      </w:r>
      <w:bookmarkEnd w:id="1477"/>
    </w:p>
    <w:p w14:paraId="450613FB" w14:textId="3DDC8A3C"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895112">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895112">
        <w:rPr>
          <w:noProof/>
        </w:rPr>
        <w:t>836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895112">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895112">
        <w:rPr>
          <w:noProof/>
        </w:rPr>
        <w:t>856</w:t>
      </w:r>
      <w:r w:rsidR="002409EF">
        <w:fldChar w:fldCharType="end"/>
      </w:r>
      <w:r>
        <w:t>.</w:t>
      </w:r>
    </w:p>
    <w:p w14:paraId="15396FC9" w14:textId="77777777" w:rsidR="007F571C" w:rsidRDefault="007F571C" w:rsidP="007F571C">
      <w:pPr>
        <w:pStyle w:val="Heading3"/>
      </w:pPr>
      <w:bookmarkStart w:id="1478" w:name="_Toc448227571"/>
      <w:r>
        <w:t>March 15 / Phamenoth 19: Martyrdom of St. Aristobulus the Apostle</w:t>
      </w:r>
      <w:bookmarkEnd w:id="1478"/>
    </w:p>
    <w:p w14:paraId="57821F33" w14:textId="703F449B" w:rsidR="00191A26" w:rsidRDefault="00191A26" w:rsidP="00191A26">
      <w:pPr>
        <w:pStyle w:val="Rubric"/>
      </w:pPr>
      <w:bookmarkStart w:id="1479" w:name="_Toc410196213"/>
      <w:bookmarkStart w:id="1480" w:name="_Toc410196455"/>
      <w:bookmarkStart w:id="1481" w:name="_Toc410196957"/>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35F3D5AC" w14:textId="77777777" w:rsidR="005329C1" w:rsidRDefault="005329C1" w:rsidP="005329C1">
      <w:pPr>
        <w:pStyle w:val="Heading3"/>
      </w:pPr>
      <w:bookmarkStart w:id="1482" w:name="_Toc448227572"/>
      <w:r>
        <w:lastRenderedPageBreak/>
        <w:t>March 17 / Phamenoth 21: Commemoration of the Theotokos</w:t>
      </w:r>
      <w:bookmarkEnd w:id="1482"/>
    </w:p>
    <w:p w14:paraId="665901C5" w14:textId="55788BF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7FA5DE0B" w14:textId="77777777" w:rsidR="00C30529" w:rsidRDefault="00C30529" w:rsidP="00C30529">
      <w:pPr>
        <w:pStyle w:val="Heading3"/>
      </w:pPr>
      <w:bookmarkStart w:id="1483" w:name="_Ref434563557"/>
      <w:bookmarkStart w:id="1484" w:name="_Toc448227573"/>
      <w:r>
        <w:t>March 23 / Phamenoth 27: St. Macarius the Great</w:t>
      </w:r>
      <w:bookmarkEnd w:id="1483"/>
      <w:bookmarkEnd w:id="1484"/>
    </w:p>
    <w:p w14:paraId="19445963" w14:textId="77777777" w:rsidR="003E7329" w:rsidRDefault="003E7329" w:rsidP="003E7329">
      <w:pPr>
        <w:pStyle w:val="Heading4"/>
      </w:pPr>
      <w:bookmarkStart w:id="1485" w:name="_Ref434490507"/>
      <w:r>
        <w:t>The Doxology of St. Macarius the Great</w:t>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19"/>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20"/>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92" w:name="_Ref434490525"/>
      <w:r>
        <w:t>Another Doxology of St. Macarius the Great</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93" w:name="_Ref434490542"/>
      <w:r>
        <w:t>Another</w:t>
      </w:r>
      <w:r w:rsidR="00C30529">
        <w:t xml:space="preserve"> Doxology</w:t>
      </w:r>
      <w:r>
        <w:t xml:space="preserve"> of St. Macarius the Great</w:t>
      </w:r>
      <w:r>
        <w:rPr>
          <w:rStyle w:val="FootnoteReference"/>
        </w:rPr>
        <w:footnoteReference w:id="921"/>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94" w:name="_Toc448227574"/>
      <w:r>
        <w:lastRenderedPageBreak/>
        <w:t xml:space="preserve">March 25 / Phamenoth 29: </w:t>
      </w:r>
      <w:r w:rsidR="00495F1A">
        <w:t>Annunciation</w:t>
      </w:r>
      <w:bookmarkEnd w:id="1479"/>
      <w:bookmarkEnd w:id="1480"/>
      <w:bookmarkEnd w:id="1481"/>
      <w:bookmarkEnd w:id="1494"/>
    </w:p>
    <w:p w14:paraId="6F91E2E0" w14:textId="77777777" w:rsidR="00C30529" w:rsidRDefault="00C30529" w:rsidP="00C30529">
      <w:pPr>
        <w:pStyle w:val="Heading4"/>
      </w:pPr>
      <w:bookmarkStart w:id="1495" w:name="_Ref434477856"/>
      <w:r>
        <w:t>The Doxology</w:t>
      </w:r>
      <w:r w:rsidR="00E21EA3">
        <w:t xml:space="preserve"> for the Annunciation</w:t>
      </w:r>
      <w:bookmarkEnd w:id="1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96" w:name="_Ref434475566"/>
      <w:bookmarkStart w:id="1497" w:name="_Toc410196214"/>
      <w:bookmarkStart w:id="1498" w:name="_Toc410196456"/>
      <w:bookmarkStart w:id="1499" w:name="_Toc410196958"/>
      <w:r>
        <w:t>The Psali Adam</w:t>
      </w:r>
      <w:r w:rsidR="006C1B94">
        <w:t xml:space="preserve"> for Annunciation</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00"/>
            <w:r>
              <w:t>Head</w:t>
            </w:r>
            <w:commentRangeEnd w:id="1500"/>
            <w:r>
              <w:rPr>
                <w:rStyle w:val="CommentReference"/>
              </w:rPr>
              <w:commentReference w:id="1500"/>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01" w:name="_Ref434475591"/>
      <w:r>
        <w:t>The Psali Batos</w:t>
      </w:r>
      <w:r w:rsidR="006C1B94">
        <w:t xml:space="preserve"> for Annunciation</w:t>
      </w:r>
      <w:bookmarkEnd w:id="15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02"/>
            <w:r>
              <w:t>ruler</w:t>
            </w:r>
            <w:commentRangeEnd w:id="1502"/>
            <w:r>
              <w:rPr>
                <w:rStyle w:val="CommentReference"/>
              </w:rPr>
              <w:commentReference w:id="1502"/>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22"/>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503"/>
            <w:r>
              <w:t xml:space="preserve">peoples </w:t>
            </w:r>
            <w:commentRangeEnd w:id="1503"/>
            <w:r>
              <w:rPr>
                <w:rStyle w:val="CommentReference"/>
              </w:rPr>
              <w:commentReference w:id="1503"/>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04"/>
            <w:r>
              <w:t>burned</w:t>
            </w:r>
            <w:commentRangeEnd w:id="1504"/>
            <w:r>
              <w:rPr>
                <w:rStyle w:val="CommentReference"/>
              </w:rPr>
              <w:commentReference w:id="1504"/>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05"/>
            <w:r>
              <w:t>Servant</w:t>
            </w:r>
            <w:commentRangeEnd w:id="1505"/>
            <w:r>
              <w:rPr>
                <w:rStyle w:val="CommentReference"/>
              </w:rPr>
              <w:commentReference w:id="1505"/>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06"/>
            <w:r>
              <w:t xml:space="preserve">Ⲫⲱⲕ </w:t>
            </w:r>
            <w:commentRangeEnd w:id="1506"/>
            <w:r>
              <w:rPr>
                <w:rStyle w:val="CommentReference"/>
                <w:rFonts w:ascii="Times New Roman" w:hAnsi="Times New Roman"/>
              </w:rPr>
              <w:commentReference w:id="1506"/>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07" w:name="_Ref434562998"/>
      <w:bookmarkStart w:id="1508" w:name="_Toc448227575"/>
      <w:r>
        <w:t xml:space="preserve">March 26 / Phamenoth 30: </w:t>
      </w:r>
      <w:r w:rsidR="00D31016">
        <w:t>Arch</w:t>
      </w:r>
      <w:r>
        <w:t>angel Gabriel</w:t>
      </w:r>
      <w:bookmarkEnd w:id="1507"/>
      <w:bookmarkEnd w:id="1508"/>
    </w:p>
    <w:p w14:paraId="79F33061" w14:textId="22A70328"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895112">
        <w:t xml:space="preserve">The Doxology of Archangel Gabriel for December or </w:t>
      </w:r>
      <w:r w:rsidR="00895112"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895112">
        <w:rPr>
          <w:noProof/>
        </w:rPr>
        <w:t>719</w:t>
      </w:r>
      <w:r w:rsidR="002409EF">
        <w:fldChar w:fldCharType="end"/>
      </w:r>
      <w:r>
        <w:t xml:space="preserve">, </w:t>
      </w:r>
      <w:r w:rsidR="002409EF">
        <w:fldChar w:fldCharType="begin"/>
      </w:r>
      <w:r w:rsidR="002409EF">
        <w:instrText xml:space="preserve"> REF _Ref434487984 \h </w:instrText>
      </w:r>
      <w:r w:rsidR="002409EF">
        <w:fldChar w:fldCharType="separate"/>
      </w:r>
      <w:r w:rsidR="00895112">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895112">
        <w:rPr>
          <w:noProof/>
        </w:rPr>
        <w:t>692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895112">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895112">
        <w:rPr>
          <w:noProof/>
        </w:rPr>
        <w:t>887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09" w:name="_Toc448227576"/>
      <w:r>
        <w:t xml:space="preserve">March 28 / Pharamuthi 2: Martyrdom of St. James </w:t>
      </w:r>
      <w:r w:rsidR="008762FF">
        <w:t xml:space="preserve">the son of </w:t>
      </w:r>
      <w:r w:rsidR="002E495E">
        <w:t>Zebedee</w:t>
      </w:r>
      <w:r>
        <w:t>, the Apostles</w:t>
      </w:r>
      <w:bookmarkEnd w:id="1509"/>
    </w:p>
    <w:p w14:paraId="2200D664" w14:textId="66247D19"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10" w:name="_Toc448696652"/>
      <w:bookmarkStart w:id="1511" w:name="April"/>
      <w:bookmarkEnd w:id="1468"/>
      <w:r>
        <w:lastRenderedPageBreak/>
        <w:t>April</w:t>
      </w:r>
      <w:bookmarkEnd w:id="1497"/>
      <w:bookmarkEnd w:id="1498"/>
      <w:bookmarkEnd w:id="1499"/>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10"/>
    </w:p>
    <w:sdt>
      <w:sdtPr>
        <w:id w:val="637921212"/>
        <w:docPartObj>
          <w:docPartGallery w:val="Table of Contents"/>
          <w:docPartUnique/>
        </w:docPartObj>
      </w:sdtPr>
      <w:sdtEndPr>
        <w:rPr>
          <w:b/>
          <w:bCs/>
          <w:noProof/>
        </w:rPr>
      </w:sdtEndPr>
      <w:sdtContent>
        <w:p w14:paraId="26EC470B" w14:textId="4FCD08D7"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895112">
              <w:rPr>
                <w:noProof/>
                <w:webHidden/>
              </w:rPr>
              <w:t>851</w:t>
            </w:r>
            <w:r w:rsidR="00E35F1F">
              <w:rPr>
                <w:noProof/>
                <w:webHidden/>
              </w:rPr>
              <w:fldChar w:fldCharType="end"/>
            </w:r>
          </w:hyperlink>
        </w:p>
        <w:p w14:paraId="516E2DC3" w14:textId="2C8BCCF9" w:rsidR="00E35F1F" w:rsidRDefault="008A378B">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895112">
              <w:rPr>
                <w:noProof/>
                <w:webHidden/>
              </w:rPr>
              <w:t>852</w:t>
            </w:r>
            <w:r w:rsidR="00E35F1F">
              <w:rPr>
                <w:noProof/>
                <w:webHidden/>
              </w:rPr>
              <w:fldChar w:fldCharType="end"/>
            </w:r>
          </w:hyperlink>
        </w:p>
        <w:p w14:paraId="0ADE7799" w14:textId="4E68EBC2" w:rsidR="00E35F1F" w:rsidRDefault="008A378B">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895112">
              <w:rPr>
                <w:noProof/>
                <w:webHidden/>
              </w:rPr>
              <w:t>852</w:t>
            </w:r>
            <w:r w:rsidR="00E35F1F">
              <w:rPr>
                <w:noProof/>
                <w:webHidden/>
              </w:rPr>
              <w:fldChar w:fldCharType="end"/>
            </w:r>
          </w:hyperlink>
        </w:p>
        <w:p w14:paraId="139ECF53" w14:textId="10BEEB9F" w:rsidR="00E35F1F" w:rsidRDefault="008A378B">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895112">
              <w:rPr>
                <w:noProof/>
                <w:webHidden/>
              </w:rPr>
              <w:t>852</w:t>
            </w:r>
            <w:r w:rsidR="00E35F1F">
              <w:rPr>
                <w:noProof/>
                <w:webHidden/>
              </w:rPr>
              <w:fldChar w:fldCharType="end"/>
            </w:r>
          </w:hyperlink>
        </w:p>
        <w:p w14:paraId="4E84531B" w14:textId="53E40BA6" w:rsidR="00E35F1F" w:rsidRDefault="008A378B">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895112">
              <w:rPr>
                <w:noProof/>
                <w:webHidden/>
              </w:rPr>
              <w:t>852</w:t>
            </w:r>
            <w:r w:rsidR="00E35F1F">
              <w:rPr>
                <w:noProof/>
                <w:webHidden/>
              </w:rPr>
              <w:fldChar w:fldCharType="end"/>
            </w:r>
          </w:hyperlink>
        </w:p>
        <w:p w14:paraId="4575163D" w14:textId="7FFBF8B5" w:rsidR="00E35F1F" w:rsidRDefault="008A378B">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895112">
              <w:rPr>
                <w:noProof/>
                <w:webHidden/>
              </w:rPr>
              <w:t>852</w:t>
            </w:r>
            <w:r w:rsidR="00E35F1F">
              <w:rPr>
                <w:noProof/>
                <w:webHidden/>
              </w:rPr>
              <w:fldChar w:fldCharType="end"/>
            </w:r>
          </w:hyperlink>
        </w:p>
        <w:p w14:paraId="37E2FD6C" w14:textId="753EA6ED" w:rsidR="00E35F1F" w:rsidRDefault="008A378B">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895112">
              <w:rPr>
                <w:noProof/>
                <w:webHidden/>
              </w:rPr>
              <w:t>854</w:t>
            </w:r>
            <w:r w:rsidR="00E35F1F">
              <w:rPr>
                <w:noProof/>
                <w:webHidden/>
              </w:rPr>
              <w:fldChar w:fldCharType="end"/>
            </w:r>
          </w:hyperlink>
        </w:p>
        <w:p w14:paraId="1A20FB38" w14:textId="548AF9A9" w:rsidR="00E35F1F" w:rsidRDefault="008A378B">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895112">
              <w:rPr>
                <w:noProof/>
                <w:webHidden/>
              </w:rPr>
              <w:t>854</w:t>
            </w:r>
            <w:r w:rsidR="00E35F1F">
              <w:rPr>
                <w:noProof/>
                <w:webHidden/>
              </w:rPr>
              <w:fldChar w:fldCharType="end"/>
            </w:r>
          </w:hyperlink>
        </w:p>
        <w:p w14:paraId="7E5244CB" w14:textId="67F302AB" w:rsidR="00E35F1F" w:rsidRDefault="008A378B">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895112">
              <w:rPr>
                <w:noProof/>
                <w:webHidden/>
              </w:rPr>
              <w:t>854</w:t>
            </w:r>
            <w:r w:rsidR="00E35F1F">
              <w:rPr>
                <w:noProof/>
                <w:webHidden/>
              </w:rPr>
              <w:fldChar w:fldCharType="end"/>
            </w:r>
          </w:hyperlink>
        </w:p>
        <w:p w14:paraId="35261B74" w14:textId="36CF0358" w:rsidR="00E35F1F" w:rsidRDefault="008A378B">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895112">
              <w:rPr>
                <w:noProof/>
                <w:webHidden/>
              </w:rPr>
              <w:t>855</w:t>
            </w:r>
            <w:r w:rsidR="00E35F1F">
              <w:rPr>
                <w:noProof/>
                <w:webHidden/>
              </w:rPr>
              <w:fldChar w:fldCharType="end"/>
            </w:r>
          </w:hyperlink>
        </w:p>
        <w:p w14:paraId="11F806C9" w14:textId="6B0AFEA1" w:rsidR="00E35F1F" w:rsidRDefault="008A378B">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895112">
              <w:rPr>
                <w:noProof/>
                <w:webHidden/>
              </w:rPr>
              <w:t>855</w:t>
            </w:r>
            <w:r w:rsidR="00E35F1F">
              <w:rPr>
                <w:noProof/>
                <w:webHidden/>
              </w:rPr>
              <w:fldChar w:fldCharType="end"/>
            </w:r>
          </w:hyperlink>
        </w:p>
        <w:p w14:paraId="73291818" w14:textId="2249CB8E" w:rsidR="00E35F1F" w:rsidRDefault="008A378B">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895112">
              <w:rPr>
                <w:noProof/>
                <w:webHidden/>
              </w:rPr>
              <w:t>855</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12" w:name="_Toc448227577"/>
      <w:r>
        <w:lastRenderedPageBreak/>
        <w:t>April 1 / Pharamuthi 6</w:t>
      </w:r>
      <w:r w:rsidR="006E4762">
        <w:t xml:space="preserve">: </w:t>
      </w:r>
      <w:r>
        <w:t>Saint Mary of Egypt</w:t>
      </w:r>
      <w:bookmarkEnd w:id="1512"/>
    </w:p>
    <w:p w14:paraId="70D0F650" w14:textId="77777777" w:rsidR="00254945" w:rsidRDefault="00254945" w:rsidP="00254945">
      <w:pPr>
        <w:pStyle w:val="Heading4"/>
      </w:pPr>
      <w:bookmarkStart w:id="1513" w:name="_Ref434491512"/>
      <w:r>
        <w:t>The Doxology</w:t>
      </w:r>
      <w:r w:rsidR="00810F04">
        <w:t xml:space="preserve"> for St. Mary of Egypt</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14" w:name="_Toc448227578"/>
      <w:r>
        <w:lastRenderedPageBreak/>
        <w:t>April 7 / Pharamuthi 12: Commemoration of Archangel Michael</w:t>
      </w:r>
      <w:bookmarkEnd w:id="1514"/>
    </w:p>
    <w:p w14:paraId="456231B0" w14:textId="141F1562"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63190F8B" w14:textId="77777777" w:rsidR="00072324" w:rsidRDefault="00072324" w:rsidP="00072324">
      <w:pPr>
        <w:pStyle w:val="Heading3"/>
      </w:pPr>
      <w:bookmarkStart w:id="1515" w:name="_Toc448227579"/>
      <w:r>
        <w:t>April 10 / Pharamuthi 15: Consecrating of the Church of St. Agabus the Apostle</w:t>
      </w:r>
      <w:bookmarkEnd w:id="1515"/>
    </w:p>
    <w:p w14:paraId="537622D5" w14:textId="25AC0059"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76232F53" w14:textId="77777777" w:rsidR="00072324" w:rsidRDefault="00072324" w:rsidP="00072324">
      <w:pPr>
        <w:pStyle w:val="Heading3"/>
      </w:pPr>
      <w:bookmarkStart w:id="1516" w:name="_Toc448227580"/>
      <w:r>
        <w:t xml:space="preserve">April 12 / Pharamuthi 17: Martyrdom of St. </w:t>
      </w:r>
      <w:commentRangeStart w:id="1517"/>
      <w:r>
        <w:t xml:space="preserve">James </w:t>
      </w:r>
      <w:commentRangeEnd w:id="1517"/>
      <w:r>
        <w:rPr>
          <w:rStyle w:val="CommentReference"/>
          <w:rFonts w:eastAsiaTheme="minorHAnsi" w:cstheme="minorBidi"/>
          <w:b w:val="0"/>
          <w:bCs w:val="0"/>
        </w:rPr>
        <w:commentReference w:id="1517"/>
      </w:r>
      <w:r>
        <w:t xml:space="preserve">the brother of </w:t>
      </w:r>
      <w:r w:rsidR="002E495E">
        <w:t>the Lord the bishop of Jerusalem</w:t>
      </w:r>
      <w:bookmarkEnd w:id="1516"/>
    </w:p>
    <w:p w14:paraId="3EDB7D36" w14:textId="51258074"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055F566A" w14:textId="77777777" w:rsidR="005329C1" w:rsidRDefault="005329C1" w:rsidP="005329C1">
      <w:pPr>
        <w:pStyle w:val="Heading3"/>
      </w:pPr>
      <w:bookmarkStart w:id="1518" w:name="_Toc448227581"/>
      <w:r>
        <w:t>April 16 / Pharamuthi 21: Commemoration of the Theotokos</w:t>
      </w:r>
      <w:bookmarkEnd w:id="1518"/>
    </w:p>
    <w:p w14:paraId="3582D329" w14:textId="07B8BE3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76EB9DA3" w14:textId="77777777" w:rsidR="00AF6D10" w:rsidRDefault="00AF6D10" w:rsidP="00AF6D10">
      <w:pPr>
        <w:pStyle w:val="Heading3"/>
      </w:pPr>
      <w:bookmarkStart w:id="1519" w:name="_Ref434560035"/>
      <w:bookmarkStart w:id="1520" w:name="_Toc448227582"/>
      <w:r>
        <w:t>April 18 / Pharamuthi 23: Martyrdom of St. George the Prince of the Martyrs</w:t>
      </w:r>
      <w:bookmarkEnd w:id="1519"/>
      <w:bookmarkEnd w:id="1520"/>
    </w:p>
    <w:p w14:paraId="480B7CF0" w14:textId="77777777" w:rsidR="00AF6D10" w:rsidRDefault="00AF6D10" w:rsidP="00AF6D10">
      <w:pPr>
        <w:pStyle w:val="Heading4"/>
      </w:pPr>
      <w:bookmarkStart w:id="1521" w:name="_Ref434489211"/>
      <w:r>
        <w:t>Another Doxology of St. George</w:t>
      </w:r>
      <w:bookmarkEnd w:id="1521"/>
    </w:p>
    <w:p w14:paraId="7BC4CD70" w14:textId="0E33CD61"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895112">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895112">
        <w:rPr>
          <w:noProof/>
        </w:rPr>
        <w:t>628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22" w:name="_Toc448227583"/>
      <w:r>
        <w:lastRenderedPageBreak/>
        <w:t>April 24 / Pharamuthi 29: Commemoration of the Annunciation, Nativity, and Resurrection on the 29</w:t>
      </w:r>
      <w:r w:rsidRPr="00C0205C">
        <w:rPr>
          <w:vertAlign w:val="superscript"/>
        </w:rPr>
        <w:t>th</w:t>
      </w:r>
      <w:r>
        <w:t xml:space="preserve"> of Every Month</w:t>
      </w:r>
      <w:bookmarkEnd w:id="1522"/>
    </w:p>
    <w:p w14:paraId="303C033D" w14:textId="4F2409D2" w:rsid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0955026C" w14:textId="77777777" w:rsidR="00072324" w:rsidRDefault="00072324" w:rsidP="00072324">
      <w:pPr>
        <w:pStyle w:val="Heading3"/>
      </w:pPr>
      <w:bookmarkStart w:id="1523" w:name="_Toc448227584"/>
      <w:r>
        <w:t xml:space="preserve">April 24 / Pharamuthi 29: </w:t>
      </w:r>
      <w:r w:rsidR="00B52D77">
        <w:t xml:space="preserve">Also the </w:t>
      </w:r>
      <w:r>
        <w:t>Departure of St. Erastus the Apostle</w:t>
      </w:r>
      <w:bookmarkEnd w:id="1523"/>
    </w:p>
    <w:p w14:paraId="1D4A92BF" w14:textId="21EC4AE5"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50EC74FD" w14:textId="77777777" w:rsidR="00072324" w:rsidRDefault="00072324" w:rsidP="00072324">
      <w:pPr>
        <w:pStyle w:val="Heading3"/>
      </w:pPr>
      <w:bookmarkStart w:id="1524" w:name="_Ref434562195"/>
      <w:bookmarkStart w:id="1525" w:name="_Toc448227585"/>
      <w:r>
        <w:t>April 25 / Pharamuthi 30: Martyrdom of St. Mark the Evangelist</w:t>
      </w:r>
      <w:bookmarkEnd w:id="1524"/>
      <w:bookmarkEnd w:id="1525"/>
    </w:p>
    <w:p w14:paraId="1A50F251" w14:textId="77777777" w:rsidR="00072324" w:rsidRDefault="00B46E6E" w:rsidP="00072324">
      <w:pPr>
        <w:pStyle w:val="Heading4"/>
      </w:pPr>
      <w:bookmarkStart w:id="1526" w:name="_Ref434488936"/>
      <w:r>
        <w:t>Another</w:t>
      </w:r>
      <w:r w:rsidR="00072324">
        <w:t xml:space="preserve"> Doxology</w:t>
      </w:r>
      <w:r>
        <w:t xml:space="preserve"> of St. Mark</w:t>
      </w:r>
      <w:bookmarkEnd w:id="1526"/>
    </w:p>
    <w:p w14:paraId="2E6CD030" w14:textId="6DF849F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895112">
        <w:t>The Doxology of St. Mark</w:t>
      </w:r>
      <w:r>
        <w:fldChar w:fldCharType="end"/>
      </w:r>
      <w:r>
        <w:t xml:space="preserve">, page </w:t>
      </w:r>
      <w:r>
        <w:fldChar w:fldCharType="begin"/>
      </w:r>
      <w:r>
        <w:instrText xml:space="preserve"> PAGEREF _Ref434488814 \h </w:instrText>
      </w:r>
      <w:r>
        <w:fldChar w:fldCharType="separate"/>
      </w:r>
      <w:r w:rsidR="00895112">
        <w:rPr>
          <w:noProof/>
        </w:rPr>
        <w:t>624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27" w:name="_Toc448227586"/>
      <w:r>
        <w:t>April 26 / Pashons 1: Nativity of the Theotokos</w:t>
      </w:r>
      <w:bookmarkEnd w:id="1527"/>
    </w:p>
    <w:p w14:paraId="07258AA7" w14:textId="22A6D12F"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4644CD75" w14:textId="77777777" w:rsidR="00160DE3" w:rsidRDefault="00160DE3" w:rsidP="00160DE3">
      <w:pPr>
        <w:pStyle w:val="Heading3"/>
      </w:pPr>
      <w:bookmarkStart w:id="1528" w:name="_Toc448227587"/>
      <w:r>
        <w:t>April 28 /</w:t>
      </w:r>
      <w:r w:rsidR="00F66BB3">
        <w:t xml:space="preserve"> Pashons 3: Departure of St. Jas</w:t>
      </w:r>
      <w:r>
        <w:t>on the Disciple</w:t>
      </w:r>
      <w:bookmarkEnd w:id="1528"/>
    </w:p>
    <w:p w14:paraId="588AE276" w14:textId="060A6772" w:rsidR="00191A26" w:rsidRDefault="00191A26" w:rsidP="00191A26">
      <w:pPr>
        <w:pStyle w:val="Rubric"/>
      </w:pPr>
      <w:bookmarkStart w:id="1529" w:name="_Toc410196215"/>
      <w:bookmarkStart w:id="1530" w:name="_Toc410196457"/>
      <w:bookmarkStart w:id="1531" w:name="_Toc410196959"/>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31EA45A" w14:textId="77777777" w:rsidR="00F66BB3" w:rsidRDefault="00F66BB3" w:rsidP="00F66BB3">
      <w:pPr>
        <w:pStyle w:val="Heading3"/>
      </w:pPr>
      <w:bookmarkStart w:id="1532" w:name="_Toc448227588"/>
      <w:r>
        <w:t>April 28 / Pashons 3: Also St. Theodore</w:t>
      </w:r>
      <w:r w:rsidR="00AF6F9B">
        <w:t xml:space="preserve"> the Disciple of St. Pachom</w:t>
      </w:r>
      <w:bookmarkEnd w:id="1532"/>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33" w:name="_Toc448696653"/>
      <w:bookmarkStart w:id="1534" w:name="May"/>
      <w:bookmarkEnd w:id="1511"/>
      <w:r>
        <w:lastRenderedPageBreak/>
        <w:t>May</w:t>
      </w:r>
      <w:r w:rsidR="00495F1A">
        <w:t xml:space="preserve"> or </w:t>
      </w:r>
      <w:bookmarkEnd w:id="1529"/>
      <w:bookmarkEnd w:id="1530"/>
      <w:bookmarkEnd w:id="1531"/>
      <w:r w:rsidRPr="00FB5E62">
        <w:rPr>
          <w:rFonts w:ascii="FreeSerifAvvaShenouda" w:eastAsia="Arial Unicode MS" w:hAnsi="FreeSerifAvvaShenouda" w:cs="FreeSerifAvvaShenouda"/>
          <w:lang w:val="en-US"/>
        </w:rPr>
        <w:t>Ⲡⲁϣⲁⲛⲥ</w:t>
      </w:r>
      <w:bookmarkEnd w:id="1533"/>
    </w:p>
    <w:bookmarkStart w:id="1535" w:name="_Ref434563583" w:displacedByCustomXml="next"/>
    <w:bookmarkStart w:id="1536" w:name="_Toc410196960" w:displacedByCustomXml="next"/>
    <w:bookmarkStart w:id="1537" w:name="_Toc410196458" w:displacedByCustomXml="next"/>
    <w:bookmarkStart w:id="1538" w:name="_Toc410196216" w:displacedByCustomXml="next"/>
    <w:sdt>
      <w:sdtPr>
        <w:id w:val="-252591667"/>
        <w:docPartObj>
          <w:docPartGallery w:val="Table of Contents"/>
          <w:docPartUnique/>
        </w:docPartObj>
      </w:sdtPr>
      <w:sdtEndPr>
        <w:rPr>
          <w:b/>
          <w:bCs/>
          <w:noProof/>
        </w:rPr>
      </w:sdtEndPr>
      <w:sdtContent>
        <w:p w14:paraId="0F4F800F" w14:textId="262B806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895112">
              <w:rPr>
                <w:noProof/>
                <w:webHidden/>
              </w:rPr>
              <w:t>857</w:t>
            </w:r>
            <w:r w:rsidR="00E35F1F">
              <w:rPr>
                <w:noProof/>
                <w:webHidden/>
              </w:rPr>
              <w:fldChar w:fldCharType="end"/>
            </w:r>
          </w:hyperlink>
        </w:p>
        <w:p w14:paraId="77F0867A" w14:textId="33B6E3EC" w:rsidR="00E35F1F" w:rsidRDefault="008A378B">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895112">
              <w:rPr>
                <w:noProof/>
                <w:webHidden/>
              </w:rPr>
              <w:t>857</w:t>
            </w:r>
            <w:r w:rsidR="00E35F1F">
              <w:rPr>
                <w:noProof/>
                <w:webHidden/>
              </w:rPr>
              <w:fldChar w:fldCharType="end"/>
            </w:r>
          </w:hyperlink>
        </w:p>
        <w:p w14:paraId="6163FE04" w14:textId="1DB8B4D7" w:rsidR="00E35F1F" w:rsidRDefault="008A378B">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895112">
              <w:rPr>
                <w:noProof/>
                <w:webHidden/>
              </w:rPr>
              <w:t>860</w:t>
            </w:r>
            <w:r w:rsidR="00E35F1F">
              <w:rPr>
                <w:noProof/>
                <w:webHidden/>
              </w:rPr>
              <w:fldChar w:fldCharType="end"/>
            </w:r>
          </w:hyperlink>
        </w:p>
        <w:p w14:paraId="5414B77E" w14:textId="264B0144" w:rsidR="00E35F1F" w:rsidRDefault="008A378B">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895112">
              <w:rPr>
                <w:noProof/>
                <w:webHidden/>
              </w:rPr>
              <w:t>860</w:t>
            </w:r>
            <w:r w:rsidR="00E35F1F">
              <w:rPr>
                <w:noProof/>
                <w:webHidden/>
              </w:rPr>
              <w:fldChar w:fldCharType="end"/>
            </w:r>
          </w:hyperlink>
        </w:p>
        <w:p w14:paraId="39D04706" w14:textId="0A61366B" w:rsidR="00E35F1F" w:rsidRDefault="008A378B">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895112">
              <w:rPr>
                <w:noProof/>
                <w:webHidden/>
              </w:rPr>
              <w:t>860</w:t>
            </w:r>
            <w:r w:rsidR="00E35F1F">
              <w:rPr>
                <w:noProof/>
                <w:webHidden/>
              </w:rPr>
              <w:fldChar w:fldCharType="end"/>
            </w:r>
          </w:hyperlink>
        </w:p>
        <w:p w14:paraId="06417A63" w14:textId="6D369EEA" w:rsidR="00E35F1F" w:rsidRDefault="008A378B">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895112">
              <w:rPr>
                <w:noProof/>
                <w:webHidden/>
              </w:rPr>
              <w:t>860</w:t>
            </w:r>
            <w:r w:rsidR="00E35F1F">
              <w:rPr>
                <w:noProof/>
                <w:webHidden/>
              </w:rPr>
              <w:fldChar w:fldCharType="end"/>
            </w:r>
          </w:hyperlink>
        </w:p>
        <w:p w14:paraId="1900ED34" w14:textId="13009FB6" w:rsidR="00E35F1F" w:rsidRDefault="008A378B">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895112">
              <w:rPr>
                <w:noProof/>
                <w:webHidden/>
              </w:rPr>
              <w:t>861</w:t>
            </w:r>
            <w:r w:rsidR="00E35F1F">
              <w:rPr>
                <w:noProof/>
                <w:webHidden/>
              </w:rPr>
              <w:fldChar w:fldCharType="end"/>
            </w:r>
          </w:hyperlink>
        </w:p>
        <w:p w14:paraId="53989112" w14:textId="6B3C70D8" w:rsidR="00E35F1F" w:rsidRDefault="008A378B">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895112">
              <w:rPr>
                <w:noProof/>
                <w:webHidden/>
              </w:rPr>
              <w:t>863</w:t>
            </w:r>
            <w:r w:rsidR="00E35F1F">
              <w:rPr>
                <w:noProof/>
                <w:webHidden/>
              </w:rPr>
              <w:fldChar w:fldCharType="end"/>
            </w:r>
          </w:hyperlink>
        </w:p>
        <w:p w14:paraId="1F024DB0" w14:textId="13EB3A00" w:rsidR="00E35F1F" w:rsidRDefault="008A378B">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895112">
              <w:rPr>
                <w:noProof/>
                <w:webHidden/>
              </w:rPr>
              <w:t>863</w:t>
            </w:r>
            <w:r w:rsidR="00E35F1F">
              <w:rPr>
                <w:noProof/>
                <w:webHidden/>
              </w:rPr>
              <w:fldChar w:fldCharType="end"/>
            </w:r>
          </w:hyperlink>
        </w:p>
        <w:p w14:paraId="366B0CDD" w14:textId="6723B038" w:rsidR="00E35F1F" w:rsidRDefault="008A378B">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895112">
              <w:rPr>
                <w:noProof/>
                <w:webHidden/>
              </w:rPr>
              <w:t>863</w:t>
            </w:r>
            <w:r w:rsidR="00E35F1F">
              <w:rPr>
                <w:noProof/>
                <w:webHidden/>
              </w:rPr>
              <w:fldChar w:fldCharType="end"/>
            </w:r>
          </w:hyperlink>
        </w:p>
        <w:p w14:paraId="43D94F67" w14:textId="414740F5" w:rsidR="00E35F1F" w:rsidRDefault="008A378B">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895112">
              <w:rPr>
                <w:noProof/>
                <w:webHidden/>
              </w:rPr>
              <w:t>863</w:t>
            </w:r>
            <w:r w:rsidR="00E35F1F">
              <w:rPr>
                <w:noProof/>
                <w:webHidden/>
              </w:rPr>
              <w:fldChar w:fldCharType="end"/>
            </w:r>
          </w:hyperlink>
        </w:p>
        <w:p w14:paraId="02C80973" w14:textId="70A07895" w:rsidR="00E35F1F" w:rsidRDefault="008A378B">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895112">
              <w:rPr>
                <w:noProof/>
                <w:webHidden/>
              </w:rPr>
              <w:t>872</w:t>
            </w:r>
            <w:r w:rsidR="00E35F1F">
              <w:rPr>
                <w:noProof/>
                <w:webHidden/>
              </w:rPr>
              <w:fldChar w:fldCharType="end"/>
            </w:r>
          </w:hyperlink>
        </w:p>
        <w:p w14:paraId="4F1F2AE3" w14:textId="1FE9D980" w:rsidR="00E35F1F" w:rsidRDefault="008A378B">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895112">
              <w:rPr>
                <w:noProof/>
                <w:webHidden/>
              </w:rPr>
              <w:t>873</w:t>
            </w:r>
            <w:r w:rsidR="00E35F1F">
              <w:rPr>
                <w:noProof/>
                <w:webHidden/>
              </w:rPr>
              <w:fldChar w:fldCharType="end"/>
            </w:r>
          </w:hyperlink>
        </w:p>
        <w:p w14:paraId="79BD2373" w14:textId="4BE387A8" w:rsidR="00E35F1F" w:rsidRDefault="008A378B">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895112">
              <w:rPr>
                <w:noProof/>
                <w:webHidden/>
              </w:rPr>
              <w:t>873</w:t>
            </w:r>
            <w:r w:rsidR="00E35F1F">
              <w:rPr>
                <w:noProof/>
                <w:webHidden/>
              </w:rPr>
              <w:fldChar w:fldCharType="end"/>
            </w:r>
          </w:hyperlink>
        </w:p>
        <w:p w14:paraId="6805F394" w14:textId="65F04CA8" w:rsidR="00E35F1F" w:rsidRDefault="008A378B">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895112">
              <w:rPr>
                <w:noProof/>
                <w:webHidden/>
              </w:rPr>
              <w:t>874</w:t>
            </w:r>
            <w:r w:rsidR="00E35F1F">
              <w:rPr>
                <w:noProof/>
                <w:webHidden/>
              </w:rPr>
              <w:fldChar w:fldCharType="end"/>
            </w:r>
          </w:hyperlink>
        </w:p>
        <w:p w14:paraId="475E57E5" w14:textId="4550782A" w:rsidR="00E35F1F" w:rsidRDefault="008A378B">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895112">
              <w:rPr>
                <w:noProof/>
                <w:webHidden/>
              </w:rPr>
              <w:t>875</w:t>
            </w:r>
            <w:r w:rsidR="00E35F1F">
              <w:rPr>
                <w:noProof/>
                <w:webHidden/>
              </w:rPr>
              <w:fldChar w:fldCharType="end"/>
            </w:r>
          </w:hyperlink>
        </w:p>
        <w:p w14:paraId="095ED1F3" w14:textId="233291D0" w:rsidR="00E35F1F" w:rsidRDefault="008A378B">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895112">
              <w:rPr>
                <w:noProof/>
                <w:webHidden/>
              </w:rPr>
              <w:t>876</w:t>
            </w:r>
            <w:r w:rsidR="00E35F1F">
              <w:rPr>
                <w:noProof/>
                <w:webHidden/>
              </w:rPr>
              <w:fldChar w:fldCharType="end"/>
            </w:r>
          </w:hyperlink>
        </w:p>
        <w:p w14:paraId="15A8FE05" w14:textId="23AB2F60" w:rsidR="00E35F1F" w:rsidRDefault="008A378B">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895112">
              <w:rPr>
                <w:noProof/>
                <w:webHidden/>
              </w:rPr>
              <w:t>876</w:t>
            </w:r>
            <w:r w:rsidR="00E35F1F">
              <w:rPr>
                <w:noProof/>
                <w:webHidden/>
              </w:rPr>
              <w:fldChar w:fldCharType="end"/>
            </w:r>
          </w:hyperlink>
        </w:p>
        <w:p w14:paraId="0F25B5C6" w14:textId="7160C48C" w:rsidR="00E35F1F" w:rsidRDefault="008A378B">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895112">
              <w:rPr>
                <w:noProof/>
                <w:webHidden/>
              </w:rPr>
              <w:t>876</w:t>
            </w:r>
            <w:r w:rsidR="00E35F1F">
              <w:rPr>
                <w:noProof/>
                <w:webHidden/>
              </w:rPr>
              <w:fldChar w:fldCharType="end"/>
            </w:r>
          </w:hyperlink>
        </w:p>
        <w:p w14:paraId="34BB29FF" w14:textId="33ECC3D6" w:rsidR="00E35F1F" w:rsidRDefault="008A378B">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895112">
              <w:rPr>
                <w:noProof/>
                <w:webHidden/>
              </w:rPr>
              <w:t>876</w:t>
            </w:r>
            <w:r w:rsidR="00E35F1F">
              <w:rPr>
                <w:noProof/>
                <w:webHidden/>
              </w:rPr>
              <w:fldChar w:fldCharType="end"/>
            </w:r>
          </w:hyperlink>
        </w:p>
        <w:p w14:paraId="0B46F6E7" w14:textId="30CE5B59" w:rsidR="00E35F1F" w:rsidRDefault="008A378B">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895112">
              <w:rPr>
                <w:noProof/>
                <w:webHidden/>
              </w:rPr>
              <w:t>878</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39" w:name="_Ref436250616"/>
      <w:bookmarkStart w:id="1540" w:name="_Toc448227589"/>
      <w:r>
        <w:lastRenderedPageBreak/>
        <w:t>May 1 / Pashons 6: St. Macarius of Alexandria, the Presbyter</w:t>
      </w:r>
      <w:bookmarkEnd w:id="1535"/>
      <w:bookmarkEnd w:id="1539"/>
      <w:bookmarkEnd w:id="1540"/>
    </w:p>
    <w:p w14:paraId="65054283" w14:textId="77777777" w:rsidR="00137929" w:rsidRDefault="00137929" w:rsidP="00137929">
      <w:pPr>
        <w:pStyle w:val="Heading4"/>
      </w:pPr>
      <w:bookmarkStart w:id="1541" w:name="_Ref434490596"/>
      <w:r>
        <w:t>The Doxology</w:t>
      </w:r>
      <w:r w:rsidR="00B46E6E">
        <w:t xml:space="preserve"> for St. Macarius of Alexandria, the Presbyter</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42" w:name="_Ref434560539"/>
      <w:bookmarkStart w:id="1543" w:name="_Toc448227590"/>
      <w:r>
        <w:t>May 2 / Pashons 7: St. Athanasius the Apostolic</w:t>
      </w:r>
      <w:bookmarkEnd w:id="1542"/>
      <w:bookmarkEnd w:id="1543"/>
    </w:p>
    <w:p w14:paraId="5C918841" w14:textId="77777777" w:rsidR="00EE657B" w:rsidRDefault="00EE657B" w:rsidP="00EE657B">
      <w:pPr>
        <w:pStyle w:val="Heading4"/>
      </w:pPr>
      <w:bookmarkStart w:id="1544" w:name="_Ref434492183"/>
      <w:r>
        <w:t>The Doxology</w:t>
      </w:r>
      <w:r w:rsidR="00B82753">
        <w:t xml:space="preserve"> for St. Athanasius the Apostolic</w:t>
      </w:r>
      <w:bookmarkEnd w:id="1544"/>
    </w:p>
    <w:p w14:paraId="56250E5D" w14:textId="5F828E49"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895112">
        <w:t>The Doxology of St. Athanasius the Apostolic</w:t>
      </w:r>
      <w:r>
        <w:fldChar w:fldCharType="end"/>
      </w:r>
      <w:r>
        <w:t xml:space="preserve">, page </w:t>
      </w:r>
      <w:r>
        <w:fldChar w:fldCharType="begin"/>
      </w:r>
      <w:r>
        <w:instrText xml:space="preserve"> PAGEREF _Ref434492161 \h </w:instrText>
      </w:r>
      <w:r>
        <w:fldChar w:fldCharType="separate"/>
      </w:r>
      <w:r w:rsidR="00895112">
        <w:rPr>
          <w:noProof/>
        </w:rPr>
        <w:t>638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45" w:name="_Ref434492196"/>
      <w:r>
        <w:lastRenderedPageBreak/>
        <w:t>Another</w:t>
      </w:r>
      <w:r w:rsidR="0047441D">
        <w:t xml:space="preserve"> Doxology</w:t>
      </w:r>
      <w:r>
        <w:t xml:space="preserve"> for St. Athanasius the Apostolic</w:t>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23"/>
            </w:r>
            <w:r>
              <w:t>;</w:t>
            </w:r>
          </w:p>
          <w:p w14:paraId="38DFDD79" w14:textId="77777777" w:rsidR="0047441D" w:rsidRDefault="0047441D" w:rsidP="0047441D">
            <w:pPr>
              <w:pStyle w:val="EngHang"/>
            </w:pPr>
            <w:r>
              <w:t>He sent them “the Father of Peace</w:t>
            </w:r>
            <w:r>
              <w:rPr>
                <w:rStyle w:val="FootnoteReference"/>
              </w:rPr>
              <w:footnoteReference w:id="924"/>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46" w:name="_Toc448227591"/>
      <w:r>
        <w:t>May 7 / Pashons 12: Commemoration of Archangel Michael</w:t>
      </w:r>
      <w:bookmarkEnd w:id="1546"/>
    </w:p>
    <w:p w14:paraId="0F7BBC47" w14:textId="470BFD15"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18F2AB5D" w14:textId="77777777" w:rsidR="00B53E05" w:rsidRDefault="00B53E05" w:rsidP="00B53E05">
      <w:pPr>
        <w:pStyle w:val="Heading3"/>
      </w:pPr>
      <w:bookmarkStart w:id="1547" w:name="_Toc448227592"/>
      <w:r>
        <w:t>May 7 / Pashons 12: Also the Consecration of the Church of St. Demiana</w:t>
      </w:r>
      <w:bookmarkEnd w:id="1547"/>
    </w:p>
    <w:p w14:paraId="30A4D1C6" w14:textId="0C9C65F8"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895112">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895112">
        <w:rPr>
          <w:noProof/>
        </w:rPr>
        <w:t>819</w:t>
      </w:r>
      <w:r w:rsidR="002409EF">
        <w:fldChar w:fldCharType="end"/>
      </w:r>
      <w:r>
        <w:t>.</w:t>
      </w:r>
    </w:p>
    <w:p w14:paraId="3E105B3E" w14:textId="77777777" w:rsidR="00220DFD" w:rsidRDefault="00220DFD" w:rsidP="00220DFD">
      <w:pPr>
        <w:pStyle w:val="Heading3"/>
      </w:pPr>
      <w:bookmarkStart w:id="1548" w:name="_Toc448227593"/>
      <w:r>
        <w:t xml:space="preserve">May 8 / Pashons 13 St. Junia of the </w:t>
      </w:r>
      <w:proofErr w:type="gramStart"/>
      <w:r>
        <w:t>Seventy Two</w:t>
      </w:r>
      <w:proofErr w:type="gramEnd"/>
      <w:r>
        <w:t xml:space="preserve"> Disciples</w:t>
      </w:r>
      <w:bookmarkEnd w:id="1548"/>
    </w:p>
    <w:p w14:paraId="148929D9" w14:textId="723D3C89"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D1738E1" w14:textId="77777777" w:rsidR="00220DFD" w:rsidRDefault="00220DFD" w:rsidP="00220DFD">
      <w:pPr>
        <w:pStyle w:val="Heading3"/>
      </w:pPr>
      <w:bookmarkStart w:id="1549" w:name="_Toc448227594"/>
      <w:r>
        <w:t xml:space="preserve">May 8 / Pashons 13 Also St. </w:t>
      </w:r>
      <w:commentRangeStart w:id="1550"/>
      <w:r>
        <w:t>Arsenius</w:t>
      </w:r>
      <w:commentRangeEnd w:id="1550"/>
      <w:r>
        <w:rPr>
          <w:rStyle w:val="CommentReference"/>
          <w:rFonts w:eastAsiaTheme="minorHAnsi" w:cstheme="minorBidi"/>
          <w:b w:val="0"/>
          <w:bCs w:val="0"/>
        </w:rPr>
        <w:commentReference w:id="1550"/>
      </w:r>
      <w:bookmarkEnd w:id="1549"/>
    </w:p>
    <w:p w14:paraId="2EEE01C8" w14:textId="77777777" w:rsidR="00220DFD" w:rsidRDefault="00220DFD" w:rsidP="00220DFD">
      <w:pPr>
        <w:pStyle w:val="Heading4"/>
      </w:pPr>
      <w:bookmarkStart w:id="1551" w:name="_Ref434490892"/>
      <w:r>
        <w:t>The Doxology</w:t>
      </w:r>
      <w:r w:rsidR="00810F04">
        <w:t xml:space="preserve"> for St. Arsenius</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52" w:name="_Toc448227595"/>
      <w:r>
        <w:t>May 9 / Pashons 14: St. Pachomius</w:t>
      </w:r>
      <w:bookmarkEnd w:id="1552"/>
    </w:p>
    <w:p w14:paraId="1731E46B" w14:textId="77777777" w:rsidR="00C30529" w:rsidRDefault="00C30529" w:rsidP="00C30529">
      <w:pPr>
        <w:pStyle w:val="Heading4"/>
      </w:pPr>
      <w:bookmarkStart w:id="1553" w:name="_Ref434491150"/>
      <w:r>
        <w:t>The Doxology</w:t>
      </w:r>
      <w:r w:rsidR="00810F04">
        <w:t xml:space="preserve"> for St. Pachomius</w:t>
      </w:r>
      <w:bookmarkEnd w:id="15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54" w:name="_Toc448227596"/>
      <w:r>
        <w:lastRenderedPageBreak/>
        <w:t>May 11 / Pashons 16: Commemoration of St. John the Evangelist</w:t>
      </w:r>
      <w:bookmarkEnd w:id="1554"/>
    </w:p>
    <w:p w14:paraId="2ADA71D1" w14:textId="42B75798"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895112">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895112">
        <w:rPr>
          <w:noProof/>
        </w:rPr>
        <w:t>765</w:t>
      </w:r>
      <w:r w:rsidR="002409EF">
        <w:fldChar w:fldCharType="end"/>
      </w:r>
      <w:r>
        <w:t>.</w:t>
      </w:r>
    </w:p>
    <w:p w14:paraId="194D23B6" w14:textId="77777777" w:rsidR="005329C1" w:rsidRDefault="005329C1" w:rsidP="005329C1">
      <w:pPr>
        <w:pStyle w:val="Heading3"/>
      </w:pPr>
      <w:bookmarkStart w:id="1555" w:name="_Toc448227597"/>
      <w:r>
        <w:t>May 16 / Pashons 21: Commemoration of the Theotokos</w:t>
      </w:r>
      <w:bookmarkEnd w:id="1555"/>
    </w:p>
    <w:p w14:paraId="3F5FCD37" w14:textId="571E384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5950977D" w14:textId="77777777" w:rsidR="00160DE3" w:rsidRDefault="00160DE3" w:rsidP="00160DE3">
      <w:pPr>
        <w:pStyle w:val="Heading3"/>
      </w:pPr>
      <w:bookmarkStart w:id="1556" w:name="_Toc448227598"/>
      <w:r>
        <w:t xml:space="preserve">May 17 / Pashons 22: Departure of St. Andronicus the </w:t>
      </w:r>
      <w:r w:rsidR="00191A26">
        <w:t>Disciple</w:t>
      </w:r>
      <w:bookmarkEnd w:id="1556"/>
    </w:p>
    <w:p w14:paraId="03D06E74" w14:textId="4BF308AA"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E2A1C06" w14:textId="77777777" w:rsidR="00495F1A" w:rsidRDefault="00C30529" w:rsidP="00495F1A">
      <w:pPr>
        <w:pStyle w:val="Heading3"/>
      </w:pPr>
      <w:bookmarkStart w:id="1557" w:name="_Toc448227599"/>
      <w:r>
        <w:t xml:space="preserve">May 19 / Pashons 24: </w:t>
      </w:r>
      <w:r w:rsidR="00495F1A">
        <w:t>The Entrance into Egypt</w:t>
      </w:r>
      <w:bookmarkEnd w:id="1538"/>
      <w:bookmarkEnd w:id="1537"/>
      <w:bookmarkEnd w:id="1536"/>
      <w:bookmarkEnd w:id="1557"/>
    </w:p>
    <w:p w14:paraId="608201BF" w14:textId="77777777" w:rsidR="00C30529" w:rsidRDefault="00C30529" w:rsidP="00C30529">
      <w:pPr>
        <w:pStyle w:val="Heading4"/>
      </w:pPr>
      <w:bookmarkStart w:id="1558" w:name="_Ref434477906"/>
      <w:r>
        <w:t>The Doxology</w:t>
      </w:r>
      <w:r w:rsidR="00E21EA3">
        <w:t xml:space="preserve"> for the Entrance into Egypt</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59" w:name="_Ref434476089"/>
      <w:r>
        <w:t>The Psali Adam</w:t>
      </w:r>
      <w:r w:rsidR="006C1B94">
        <w:t xml:space="preserve"> for the Entrance into Egypt</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60" w:name="_Ref434476112"/>
      <w:r>
        <w:t>The Psali Batos</w:t>
      </w:r>
      <w:r w:rsidR="006C1B94">
        <w:t xml:space="preserve"> for the Entrance into Egypt</w:t>
      </w:r>
      <w:bookmarkEnd w:id="1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61"/>
            <w:r>
              <w:t>approached</w:t>
            </w:r>
            <w:commentRangeEnd w:id="1561"/>
            <w:r>
              <w:rPr>
                <w:rStyle w:val="CommentReference"/>
              </w:rPr>
              <w:commentReference w:id="1561"/>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62"/>
            <w:r>
              <w:t xml:space="preserve">Ⲫⲱⲕ </w:t>
            </w:r>
            <w:commentRangeEnd w:id="1562"/>
            <w:r>
              <w:rPr>
                <w:rStyle w:val="CommentReference"/>
                <w:rFonts w:ascii="Times New Roman" w:hAnsi="Times New Roman"/>
              </w:rPr>
              <w:commentReference w:id="1562"/>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63" w:name="_Toc448227600"/>
      <w:r>
        <w:lastRenderedPageBreak/>
        <w:t>May 19 / Pashons 24: Also, St. Pashnouni, the Monk and Martyr</w:t>
      </w:r>
      <w:bookmarkEnd w:id="1563"/>
    </w:p>
    <w:p w14:paraId="408F0E44" w14:textId="77777777" w:rsidR="00A055D8" w:rsidRDefault="00A055D8" w:rsidP="00A055D8">
      <w:pPr>
        <w:pStyle w:val="Heading4"/>
      </w:pPr>
      <w:bookmarkStart w:id="1564" w:name="_Ref434491429"/>
      <w:r>
        <w:t>The Doxology</w:t>
      </w:r>
      <w:r w:rsidR="00810F04">
        <w:t xml:space="preserve"> for St. Pashnouni</w:t>
      </w:r>
      <w:bookmarkEnd w:id="15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65" w:name="_Toc448227601"/>
      <w:r>
        <w:t xml:space="preserve">May 21 / Pashons 26: </w:t>
      </w:r>
      <w:r w:rsidR="00072324">
        <w:t>Martyrdom of St. Thomas the Apostle</w:t>
      </w:r>
      <w:bookmarkEnd w:id="1565"/>
    </w:p>
    <w:p w14:paraId="574A2F34" w14:textId="2D1E27F5"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5401C91D" w14:textId="77777777" w:rsidR="007A6E4F" w:rsidRDefault="007A6E4F" w:rsidP="00160DE3">
      <w:pPr>
        <w:pStyle w:val="Heading3"/>
      </w:pPr>
      <w:bookmarkStart w:id="1566" w:name="_Toc448227602"/>
      <w:r>
        <w:t>May 22 / Pashons 27: St. Thomas the Anchorite</w:t>
      </w:r>
      <w:bookmarkEnd w:id="1566"/>
    </w:p>
    <w:p w14:paraId="638D349A" w14:textId="77777777" w:rsidR="007A6E4F" w:rsidRDefault="007A6E4F" w:rsidP="007A6E4F">
      <w:pPr>
        <w:pStyle w:val="Heading4"/>
      </w:pPr>
      <w:bookmarkStart w:id="1567" w:name="_Ref434490403"/>
      <w:r>
        <w:t>The Doxology</w:t>
      </w:r>
      <w:r w:rsidR="00B46E6E">
        <w:t xml:space="preserve"> for St. Thomas the Anchorite</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68"/>
            <w:r>
              <w:t>Like amber</w:t>
            </w:r>
          </w:p>
          <w:p w14:paraId="2CE5E879" w14:textId="77777777" w:rsidR="007A6E4F" w:rsidRDefault="007A6E4F" w:rsidP="007A6E4F">
            <w:pPr>
              <w:pStyle w:val="EngHangEnd"/>
            </w:pPr>
            <w:r>
              <w:t>Spreading in paradise.</w:t>
            </w:r>
            <w:commentRangeEnd w:id="1568"/>
            <w:r>
              <w:rPr>
                <w:rStyle w:val="CommentReference"/>
                <w:rFonts w:ascii="Times New Roman" w:eastAsiaTheme="minorHAnsi" w:hAnsi="Times New Roman" w:cstheme="minorBidi"/>
                <w:color w:val="auto"/>
              </w:rPr>
              <w:commentReference w:id="1568"/>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69" w:name="_Toc448227603"/>
      <w:r>
        <w:t>May 24 (25) / Pashons 29: Commemoration of the Annunciation, Nativity, and Resurrection on the 29</w:t>
      </w:r>
      <w:r w:rsidRPr="00C0205C">
        <w:rPr>
          <w:vertAlign w:val="superscript"/>
        </w:rPr>
        <w:t>th</w:t>
      </w:r>
      <w:r>
        <w:t xml:space="preserve"> of Every Month</w:t>
      </w:r>
      <w:bookmarkEnd w:id="1569"/>
    </w:p>
    <w:p w14:paraId="328345A0" w14:textId="5D510784" w:rsid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035949E7" w14:textId="702B32CB" w:rsidR="00D552F6" w:rsidRDefault="00D552F6" w:rsidP="00D552F6">
      <w:pPr>
        <w:pStyle w:val="Heading3"/>
      </w:pPr>
      <w:bookmarkStart w:id="1570" w:name="_Toc448227604"/>
      <w:r>
        <w:lastRenderedPageBreak/>
        <w:t xml:space="preserve">May 24 (25) / Pashons 29: Also St. </w:t>
      </w:r>
      <w:r w:rsidR="00F525F0">
        <w:t>Simeon</w:t>
      </w:r>
      <w:r>
        <w:t xml:space="preserve"> the Stylite</w:t>
      </w:r>
      <w:bookmarkEnd w:id="1570"/>
    </w:p>
    <w:p w14:paraId="6BC6625E" w14:textId="07CBC558" w:rsidR="00F525F0" w:rsidRPr="00F525F0" w:rsidRDefault="00F525F0" w:rsidP="00F525F0">
      <w:pPr>
        <w:pStyle w:val="Heading4"/>
      </w:pPr>
      <w:bookmarkStart w:id="1571" w:name="_Ref439328220"/>
      <w:r>
        <w:t>The Doxology for St. Simeon the Stylite</w:t>
      </w:r>
      <w:r w:rsidR="00BD2B3F">
        <w:rPr>
          <w:rStyle w:val="FootnoteReference"/>
        </w:rPr>
        <w:footnoteReference w:id="925"/>
      </w:r>
      <w:bookmarkEnd w:id="15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72" w:name="_Toc448227605"/>
      <w:r>
        <w:t>May 25 / Pashons 30: Departure of St. Fournous the Disciple</w:t>
      </w:r>
      <w:bookmarkEnd w:id="1572"/>
    </w:p>
    <w:p w14:paraId="78E47792" w14:textId="6C1E04C2"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FCC02EA" w14:textId="77777777" w:rsidR="00F26510" w:rsidRDefault="00F26510" w:rsidP="00F26510">
      <w:pPr>
        <w:pStyle w:val="Heading3"/>
      </w:pPr>
      <w:bookmarkStart w:id="1573" w:name="_Toc448227606"/>
      <w:r>
        <w:t>May 27 / Paoni 2: St. Commemoration of the Appearance of the Bodies of St. John the Baptist and Elisha the Prophet</w:t>
      </w:r>
      <w:bookmarkEnd w:id="1573"/>
    </w:p>
    <w:p w14:paraId="0098B3FD" w14:textId="278C0D10" w:rsidR="00191A26" w:rsidRDefault="00191A26" w:rsidP="00191A26">
      <w:pPr>
        <w:pStyle w:val="Rubric"/>
      </w:pPr>
      <w:r>
        <w:t xml:space="preserve">See </w:t>
      </w:r>
      <w:r>
        <w:fldChar w:fldCharType="begin"/>
      </w:r>
      <w:r>
        <w:instrText xml:space="preserve"> REF _Ref434488524 \h </w:instrText>
      </w:r>
      <w:r>
        <w:fldChar w:fldCharType="separate"/>
      </w:r>
      <w:r w:rsidR="00895112">
        <w:t>The Doxology of St. John the Baptist</w:t>
      </w:r>
      <w:r>
        <w:fldChar w:fldCharType="end"/>
      </w:r>
      <w:r>
        <w:t xml:space="preserve"> on pages </w:t>
      </w:r>
      <w:r>
        <w:fldChar w:fldCharType="begin"/>
      </w:r>
      <w:r>
        <w:instrText xml:space="preserve"> PAGEREF _Ref434488524 \h </w:instrText>
      </w:r>
      <w:r>
        <w:fldChar w:fldCharType="separate"/>
      </w:r>
      <w:r w:rsidR="00895112">
        <w:rPr>
          <w:noProof/>
        </w:rPr>
        <w:t>621</w:t>
      </w:r>
      <w:r>
        <w:fldChar w:fldCharType="end"/>
      </w:r>
      <w:r>
        <w:t xml:space="preserve"> and </w:t>
      </w:r>
      <w:r>
        <w:fldChar w:fldCharType="begin"/>
      </w:r>
      <w:r>
        <w:instrText xml:space="preserve"> PAGEREF _Ref434488546 \h </w:instrText>
      </w:r>
      <w:r>
        <w:fldChar w:fldCharType="separate"/>
      </w:r>
      <w:r w:rsidR="00895112">
        <w:rPr>
          <w:noProof/>
        </w:rPr>
        <w:t>622</w:t>
      </w:r>
      <w:r>
        <w:fldChar w:fldCharType="end"/>
      </w:r>
      <w:r>
        <w:t>.</w:t>
      </w:r>
    </w:p>
    <w:p w14:paraId="7D3D9074" w14:textId="77777777" w:rsidR="00601ED3" w:rsidRDefault="00601ED3" w:rsidP="00601ED3">
      <w:pPr>
        <w:pStyle w:val="Heading3"/>
      </w:pPr>
      <w:bookmarkStart w:id="1574" w:name="_Toc448227607"/>
      <w:r>
        <w:t>May 28 / Paoni 3: Consecration of St. George’s Church</w:t>
      </w:r>
      <w:bookmarkEnd w:id="1574"/>
    </w:p>
    <w:p w14:paraId="3DDB9E0A" w14:textId="661CA36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895112">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895112">
        <w:rPr>
          <w:noProof/>
        </w:rPr>
        <w:t>852</w:t>
      </w:r>
      <w:r w:rsidR="002409EF">
        <w:fldChar w:fldCharType="end"/>
      </w:r>
      <w:r>
        <w:t>.</w:t>
      </w:r>
    </w:p>
    <w:p w14:paraId="2D4ABA3A" w14:textId="77777777" w:rsidR="00C30529" w:rsidRDefault="00C30529" w:rsidP="00C30529">
      <w:pPr>
        <w:pStyle w:val="Heading3"/>
      </w:pPr>
      <w:bookmarkStart w:id="1575" w:name="_Toc448227608"/>
      <w:r>
        <w:t xml:space="preserve">May 28 / Paoni 3: </w:t>
      </w:r>
      <w:r w:rsidR="00601ED3">
        <w:t xml:space="preserve">Also </w:t>
      </w:r>
      <w:r>
        <w:t>St. Abraam of Fayyoum</w:t>
      </w:r>
      <w:bookmarkEnd w:id="1575"/>
    </w:p>
    <w:p w14:paraId="26D71FAF" w14:textId="77777777" w:rsidR="00C30529" w:rsidRDefault="00C30529" w:rsidP="00C30529">
      <w:pPr>
        <w:pStyle w:val="Heading4"/>
      </w:pPr>
      <w:bookmarkStart w:id="1576" w:name="_Ref434492469"/>
      <w:r>
        <w:t>The Doxology</w:t>
      </w:r>
      <w:r w:rsidR="00B82753">
        <w:t xml:space="preserve"> for St. Abraam of Fayyoum</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26"/>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80" w:name="_Toc448227609"/>
      <w:r>
        <w:t>May 30 / Paoni 5: Consecration of the Church of St. Victor</w:t>
      </w:r>
      <w:bookmarkEnd w:id="1580"/>
    </w:p>
    <w:p w14:paraId="311B6702" w14:textId="1C9B52C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895112">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895112">
        <w:rPr>
          <w:noProof/>
        </w:rPr>
        <w:t>720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81" w:name="_Toc410196217"/>
      <w:bookmarkStart w:id="1582" w:name="_Toc410196459"/>
      <w:bookmarkStart w:id="1583" w:name="_Toc410196961"/>
      <w:bookmarkStart w:id="1584" w:name="_Toc448696654"/>
      <w:bookmarkStart w:id="1585" w:name="June"/>
      <w:bookmarkEnd w:id="1534"/>
      <w:r>
        <w:lastRenderedPageBreak/>
        <w:t>June</w:t>
      </w:r>
      <w:bookmarkEnd w:id="1581"/>
      <w:bookmarkEnd w:id="1582"/>
      <w:bookmarkEnd w:id="1583"/>
      <w:r w:rsidR="00C30529">
        <w:t xml:space="preserve"> or </w:t>
      </w:r>
      <w:r w:rsidR="00C30529">
        <w:rPr>
          <w:rFonts w:ascii="FreeSerifAvvaShenouda" w:hAnsi="FreeSerifAvvaShenouda" w:cs="FreeSerifAvvaShenouda"/>
        </w:rPr>
        <w:t>Ⲡⲁⲱⲛⲉ</w:t>
      </w:r>
      <w:bookmarkEnd w:id="1584"/>
    </w:p>
    <w:sdt>
      <w:sdtPr>
        <w:id w:val="-1182355935"/>
        <w:docPartObj>
          <w:docPartGallery w:val="Table of Contents"/>
          <w:docPartUnique/>
        </w:docPartObj>
      </w:sdtPr>
      <w:sdtEndPr>
        <w:rPr>
          <w:b/>
          <w:bCs/>
          <w:noProof/>
        </w:rPr>
      </w:sdtEndPr>
      <w:sdtContent>
        <w:p w14:paraId="188AD747" w14:textId="7D3E881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895112">
              <w:rPr>
                <w:noProof/>
                <w:webHidden/>
              </w:rPr>
              <w:t>880</w:t>
            </w:r>
            <w:r w:rsidR="00E35F1F">
              <w:rPr>
                <w:noProof/>
                <w:webHidden/>
              </w:rPr>
              <w:fldChar w:fldCharType="end"/>
            </w:r>
          </w:hyperlink>
        </w:p>
        <w:p w14:paraId="21716B4D" w14:textId="01F4A021" w:rsidR="00E35F1F" w:rsidRDefault="008A378B">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895112">
              <w:rPr>
                <w:noProof/>
                <w:webHidden/>
              </w:rPr>
              <w:t>887</w:t>
            </w:r>
            <w:r w:rsidR="00E35F1F">
              <w:rPr>
                <w:noProof/>
                <w:webHidden/>
              </w:rPr>
              <w:fldChar w:fldCharType="end"/>
            </w:r>
          </w:hyperlink>
        </w:p>
        <w:p w14:paraId="172E3EC5" w14:textId="0F0F7C40" w:rsidR="00E35F1F" w:rsidRDefault="008A378B">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895112">
              <w:rPr>
                <w:noProof/>
                <w:webHidden/>
              </w:rPr>
              <w:t>887</w:t>
            </w:r>
            <w:r w:rsidR="00E35F1F">
              <w:rPr>
                <w:noProof/>
                <w:webHidden/>
              </w:rPr>
              <w:fldChar w:fldCharType="end"/>
            </w:r>
          </w:hyperlink>
        </w:p>
        <w:p w14:paraId="642ABE37" w14:textId="05A47E3F" w:rsidR="00E35F1F" w:rsidRDefault="008A378B">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895112">
              <w:rPr>
                <w:noProof/>
                <w:webHidden/>
              </w:rPr>
              <w:t>888</w:t>
            </w:r>
            <w:r w:rsidR="00E35F1F">
              <w:rPr>
                <w:noProof/>
                <w:webHidden/>
              </w:rPr>
              <w:fldChar w:fldCharType="end"/>
            </w:r>
          </w:hyperlink>
        </w:p>
        <w:p w14:paraId="56D03C17" w14:textId="1F3FE5B7" w:rsidR="00E35F1F" w:rsidRDefault="008A378B">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895112">
              <w:rPr>
                <w:noProof/>
                <w:webHidden/>
              </w:rPr>
              <w:t>889</w:t>
            </w:r>
            <w:r w:rsidR="00E35F1F">
              <w:rPr>
                <w:noProof/>
                <w:webHidden/>
              </w:rPr>
              <w:fldChar w:fldCharType="end"/>
            </w:r>
          </w:hyperlink>
        </w:p>
        <w:p w14:paraId="0D9E1EB7" w14:textId="7F38860D" w:rsidR="00E35F1F" w:rsidRDefault="008A378B">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895112">
              <w:rPr>
                <w:noProof/>
                <w:webHidden/>
              </w:rPr>
              <w:t>889</w:t>
            </w:r>
            <w:r w:rsidR="00E35F1F">
              <w:rPr>
                <w:noProof/>
                <w:webHidden/>
              </w:rPr>
              <w:fldChar w:fldCharType="end"/>
            </w:r>
          </w:hyperlink>
        </w:p>
        <w:p w14:paraId="060D1C97" w14:textId="3D1C1567" w:rsidR="00E35F1F" w:rsidRDefault="008A378B">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895112">
              <w:rPr>
                <w:noProof/>
                <w:webHidden/>
              </w:rPr>
              <w:t>890</w:t>
            </w:r>
            <w:r w:rsidR="00E35F1F">
              <w:rPr>
                <w:noProof/>
                <w:webHidden/>
              </w:rPr>
              <w:fldChar w:fldCharType="end"/>
            </w:r>
          </w:hyperlink>
        </w:p>
        <w:p w14:paraId="400E729F" w14:textId="053180A6" w:rsidR="00E35F1F" w:rsidRDefault="008A378B">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895112">
              <w:rPr>
                <w:noProof/>
                <w:webHidden/>
              </w:rPr>
              <w:t>891</w:t>
            </w:r>
            <w:r w:rsidR="00E35F1F">
              <w:rPr>
                <w:noProof/>
                <w:webHidden/>
              </w:rPr>
              <w:fldChar w:fldCharType="end"/>
            </w:r>
          </w:hyperlink>
        </w:p>
        <w:p w14:paraId="05500639" w14:textId="2B3FEE7C" w:rsidR="00E35F1F" w:rsidRDefault="008A378B">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895112">
              <w:rPr>
                <w:noProof/>
                <w:webHidden/>
              </w:rPr>
              <w:t>891</w:t>
            </w:r>
            <w:r w:rsidR="00E35F1F">
              <w:rPr>
                <w:noProof/>
                <w:webHidden/>
              </w:rPr>
              <w:fldChar w:fldCharType="end"/>
            </w:r>
          </w:hyperlink>
        </w:p>
        <w:p w14:paraId="6A0B5E9E" w14:textId="57ADC2F7" w:rsidR="00E35F1F" w:rsidRDefault="008A378B">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895112">
              <w:rPr>
                <w:noProof/>
                <w:webHidden/>
              </w:rPr>
              <w:t>891</w:t>
            </w:r>
            <w:r w:rsidR="00E35F1F">
              <w:rPr>
                <w:noProof/>
                <w:webHidden/>
              </w:rPr>
              <w:fldChar w:fldCharType="end"/>
            </w:r>
          </w:hyperlink>
        </w:p>
        <w:p w14:paraId="5139D027" w14:textId="443BE51A" w:rsidR="00E35F1F" w:rsidRDefault="008A378B">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895112">
              <w:rPr>
                <w:noProof/>
                <w:webHidden/>
              </w:rPr>
              <w:t>893</w:t>
            </w:r>
            <w:r w:rsidR="00E35F1F">
              <w:rPr>
                <w:noProof/>
                <w:webHidden/>
              </w:rPr>
              <w:fldChar w:fldCharType="end"/>
            </w:r>
          </w:hyperlink>
        </w:p>
        <w:p w14:paraId="31F35291" w14:textId="141A6120" w:rsidR="00E35F1F" w:rsidRDefault="008A378B">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895112">
              <w:rPr>
                <w:noProof/>
                <w:webHidden/>
              </w:rPr>
              <w:t>893</w:t>
            </w:r>
            <w:r w:rsidR="00E35F1F">
              <w:rPr>
                <w:noProof/>
                <w:webHidden/>
              </w:rPr>
              <w:fldChar w:fldCharType="end"/>
            </w:r>
          </w:hyperlink>
        </w:p>
        <w:p w14:paraId="5EB35BD1" w14:textId="297F4FCB" w:rsidR="00E35F1F" w:rsidRDefault="008A378B">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21D64448" w14:textId="6698843C" w:rsidR="00E35F1F" w:rsidRDefault="008A378B">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34065274" w14:textId="56CF943E" w:rsidR="00E35F1F" w:rsidRDefault="008A378B">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7195ECE0" w14:textId="13076F14" w:rsidR="00E35F1F" w:rsidRDefault="008A378B">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1FAD4B2F" w14:textId="03851687" w:rsidR="00E35F1F" w:rsidRDefault="008A378B">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5629FCA6" w14:textId="4661506C" w:rsidR="00E35F1F" w:rsidRDefault="008A378B">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23CE5D73" w14:textId="0E30422A" w:rsidR="00E35F1F" w:rsidRDefault="008A378B">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895112">
              <w:rPr>
                <w:noProof/>
                <w:webHidden/>
              </w:rPr>
              <w:t>894</w:t>
            </w:r>
            <w:r w:rsidR="00E35F1F">
              <w:rPr>
                <w:noProof/>
                <w:webHidden/>
              </w:rPr>
              <w:fldChar w:fldCharType="end"/>
            </w:r>
          </w:hyperlink>
        </w:p>
        <w:p w14:paraId="3EE3C2E5" w14:textId="462A4CEA" w:rsidR="00E35F1F" w:rsidRDefault="008A378B">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895112">
              <w:rPr>
                <w:noProof/>
                <w:webHidden/>
              </w:rPr>
              <w:t>905</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86" w:name="_Toc448227610"/>
      <w:r>
        <w:lastRenderedPageBreak/>
        <w:t>The Apostles' Fast</w:t>
      </w:r>
      <w:bookmarkEnd w:id="1586"/>
    </w:p>
    <w:p w14:paraId="06362FF7" w14:textId="77777777" w:rsidR="00654C55" w:rsidRDefault="00654C55" w:rsidP="00654C55">
      <w:pPr>
        <w:pStyle w:val="Heading4"/>
      </w:pPr>
      <w:bookmarkStart w:id="1587" w:name="_Ref434476183"/>
      <w:r>
        <w:t>The Psali Adam</w:t>
      </w:r>
      <w:r w:rsidR="006C1B94">
        <w:t xml:space="preserve"> for the Apostles’ Fast</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88" w:name="_Ref434476204"/>
      <w:r>
        <w:t>The Psali Batos</w:t>
      </w:r>
      <w:r w:rsidR="006C1B94">
        <w:t xml:space="preserve"> for the Apostles’ Fast</w:t>
      </w:r>
      <w:bookmarkEnd w:id="1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589"/>
            <w:r>
              <w:t xml:space="preserve">the </w:t>
            </w:r>
            <w:commentRangeEnd w:id="1589"/>
            <w:r>
              <w:rPr>
                <w:rStyle w:val="CommentReference"/>
              </w:rPr>
              <w:commentReference w:id="1589"/>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90" w:name="_Toc448227611"/>
      <w:r>
        <w:t>June 6 / Paoni 12: Commemoration of Archangel Michael</w:t>
      </w:r>
      <w:bookmarkEnd w:id="1590"/>
    </w:p>
    <w:p w14:paraId="1BB435AB" w14:textId="056DE186"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6B7BA1A2" w14:textId="77777777" w:rsidR="00595AF3" w:rsidRDefault="00595AF3" w:rsidP="00595AF3">
      <w:pPr>
        <w:pStyle w:val="Heading3"/>
      </w:pPr>
      <w:bookmarkStart w:id="1591" w:name="_Toc448227612"/>
      <w:r>
        <w:t>June 7 / Paoni 13: Archangel Gabriel</w:t>
      </w:r>
      <w:r w:rsidR="00D31016">
        <w:t>, the Evangelist of Daniel</w:t>
      </w:r>
      <w:bookmarkEnd w:id="1591"/>
    </w:p>
    <w:p w14:paraId="00F4ACC1" w14:textId="77777777" w:rsidR="00595AF3" w:rsidRPr="00980D99" w:rsidRDefault="00595AF3" w:rsidP="00595AF3">
      <w:pPr>
        <w:pStyle w:val="Heading4"/>
      </w:pPr>
      <w:bookmarkStart w:id="1592" w:name="_Ref434488149"/>
      <w:r>
        <w:t>The Doxology</w:t>
      </w:r>
      <w:r w:rsidR="00B46E6E">
        <w:t xml:space="preserve"> for Archangel Gabriel, the Evangelist of Daniel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27"/>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28"/>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929"/>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93" w:name="_Ref434564551"/>
      <w:bookmarkStart w:id="1594" w:name="_Toc448227613"/>
      <w:r>
        <w:t>June 8 / Paoni 14: Sts. Apakir and John</w:t>
      </w:r>
      <w:bookmarkEnd w:id="1593"/>
      <w:bookmarkEnd w:id="1594"/>
    </w:p>
    <w:p w14:paraId="25CBD4EF" w14:textId="77777777" w:rsidR="006A0D7C" w:rsidRPr="00980D99" w:rsidRDefault="006A0D7C" w:rsidP="006A0D7C">
      <w:pPr>
        <w:pStyle w:val="Heading4"/>
      </w:pPr>
      <w:bookmarkStart w:id="1595" w:name="_Ref434489722"/>
      <w:r>
        <w:t>The Doxology</w:t>
      </w:r>
      <w:r w:rsidR="00B46E6E">
        <w:t xml:space="preserve"> for Sts. Apakir and John</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96" w:name="_Toc448227614"/>
      <w:r>
        <w:rPr>
          <w:lang w:val="en-US"/>
        </w:rPr>
        <w:t>June 9 / Paoni 15: Handing over of St. Mark's Relics</w:t>
      </w:r>
      <w:bookmarkEnd w:id="1596"/>
    </w:p>
    <w:p w14:paraId="12A16B61" w14:textId="77777777" w:rsidR="00980D99" w:rsidRDefault="00980D99" w:rsidP="00980D99">
      <w:pPr>
        <w:pStyle w:val="Heading3"/>
        <w:rPr>
          <w:lang w:val="en-US"/>
        </w:rPr>
      </w:pPr>
      <w:bookmarkStart w:id="1597" w:name="_Toc448227615"/>
      <w:r>
        <w:rPr>
          <w:lang w:val="en-US"/>
        </w:rPr>
        <w:t>June 11 / Paoni 17: Return of St. Mark's Relics</w:t>
      </w:r>
      <w:bookmarkEnd w:id="1597"/>
    </w:p>
    <w:p w14:paraId="55A12BE6" w14:textId="1D9AD804"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895112">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895112">
        <w:rPr>
          <w:noProof/>
          <w:lang w:val="en-US"/>
        </w:rPr>
        <w:t>854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98" w:name="_Toc448227616"/>
      <w:r>
        <w:rPr>
          <w:lang w:val="en-US"/>
        </w:rPr>
        <w:lastRenderedPageBreak/>
        <w:t>June 13 / Paoni 19: Martyrdom of St. George of Zahim</w:t>
      </w:r>
      <w:bookmarkEnd w:id="1598"/>
    </w:p>
    <w:p w14:paraId="4EBBC2F1" w14:textId="77777777" w:rsidR="006D27E4" w:rsidRPr="00980D99" w:rsidRDefault="006D27E4" w:rsidP="006D27E4">
      <w:pPr>
        <w:pStyle w:val="Heading4"/>
      </w:pPr>
      <w:bookmarkStart w:id="1599" w:name="_Ref434489925"/>
      <w:r>
        <w:t>The Doxology</w:t>
      </w:r>
      <w:r w:rsidR="00B46E6E">
        <w:t xml:space="preserve"> for St. George of Zahim</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30"/>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00" w:name="_Toc448227617"/>
      <w:r>
        <w:lastRenderedPageBreak/>
        <w:t>June 15 / Paoni 21: Commemoration of the Theotokos</w:t>
      </w:r>
      <w:bookmarkEnd w:id="1600"/>
    </w:p>
    <w:p w14:paraId="0444D004" w14:textId="527CD2A5"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5EECE7CB" w14:textId="77777777" w:rsidR="00027E5B" w:rsidRDefault="00027E5B" w:rsidP="00027E5B">
      <w:pPr>
        <w:pStyle w:val="Heading3"/>
      </w:pPr>
      <w:bookmarkStart w:id="1601" w:name="_Toc448227618"/>
      <w:r>
        <w:t>June 16 / Paoni 22: Consecration of a Church of St. Cosmas and Damian, Their Brothers and Their Mother</w:t>
      </w:r>
      <w:bookmarkEnd w:id="1601"/>
    </w:p>
    <w:p w14:paraId="41853561" w14:textId="04620FAE"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895112">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895112">
        <w:rPr>
          <w:noProof/>
        </w:rPr>
        <w:t>697</w:t>
      </w:r>
      <w:r w:rsidR="002409EF">
        <w:fldChar w:fldCharType="end"/>
      </w:r>
      <w:r>
        <w:t>.</w:t>
      </w:r>
    </w:p>
    <w:p w14:paraId="2E5DB3E3" w14:textId="77777777" w:rsidR="00980D99" w:rsidRDefault="00980D99" w:rsidP="00980D99">
      <w:pPr>
        <w:pStyle w:val="Heading3"/>
        <w:rPr>
          <w:lang w:val="en-US"/>
        </w:rPr>
      </w:pPr>
      <w:bookmarkStart w:id="1602" w:name="_Toc448227619"/>
      <w:r>
        <w:rPr>
          <w:lang w:val="en-US"/>
        </w:rPr>
        <w:t xml:space="preserve">June 18 / Paoni 24: </w:t>
      </w:r>
      <w:r w:rsidR="001B4E41">
        <w:rPr>
          <w:lang w:val="en-US"/>
        </w:rPr>
        <w:t xml:space="preserve">The Strong </w:t>
      </w:r>
      <w:r>
        <w:rPr>
          <w:lang w:val="en-US"/>
        </w:rPr>
        <w:t>St. Moses</w:t>
      </w:r>
      <w:bookmarkEnd w:id="1602"/>
    </w:p>
    <w:p w14:paraId="5BCAE9A6" w14:textId="77777777" w:rsidR="00980D99" w:rsidRDefault="00980D99" w:rsidP="00980D99">
      <w:pPr>
        <w:pStyle w:val="Heading4"/>
        <w:rPr>
          <w:lang w:val="en-US"/>
        </w:rPr>
      </w:pPr>
      <w:bookmarkStart w:id="1603" w:name="_Ref434491006"/>
      <w:r>
        <w:rPr>
          <w:lang w:val="en-US"/>
        </w:rPr>
        <w:t>The Doxology</w:t>
      </w:r>
      <w:r w:rsidR="00810F04">
        <w:rPr>
          <w:lang w:val="en-US"/>
        </w:rPr>
        <w:t xml:space="preserve"> for the Strong St. Moses</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31"/>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32"/>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33"/>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14" w:name="_Toc448227620"/>
      <w:r>
        <w:rPr>
          <w:lang w:val="en-US"/>
        </w:rPr>
        <w:t>June 19 / Paoni 25: Martyrdom of St</w:t>
      </w:r>
      <w:r w:rsidR="00191A26">
        <w:rPr>
          <w:lang w:val="en-US"/>
        </w:rPr>
        <w:t>. Jude the Disciple and Epistle-</w:t>
      </w:r>
      <w:r>
        <w:rPr>
          <w:lang w:val="en-US"/>
        </w:rPr>
        <w:t>Writer</w:t>
      </w:r>
      <w:bookmarkEnd w:id="1614"/>
    </w:p>
    <w:p w14:paraId="3C380312" w14:textId="6D89BD7B"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4BDA9DC2" w14:textId="77777777" w:rsidR="00980D99" w:rsidRDefault="00980D99" w:rsidP="00980D99">
      <w:pPr>
        <w:pStyle w:val="Heading3"/>
      </w:pPr>
      <w:bookmarkStart w:id="1615" w:name="_Toc448227621"/>
      <w:r>
        <w:t xml:space="preserve">June 20 / Paoni 26: </w:t>
      </w:r>
      <w:r w:rsidR="00237D47">
        <w:t xml:space="preserve">Consecration of the Church of </w:t>
      </w:r>
      <w:r>
        <w:t>Archangel Gabriel</w:t>
      </w:r>
      <w:bookmarkEnd w:id="1615"/>
    </w:p>
    <w:p w14:paraId="1CE2FB9D" w14:textId="70CA3857" w:rsidR="00980D99" w:rsidRPr="00980D99" w:rsidRDefault="00237D47" w:rsidP="00D31016">
      <w:pPr>
        <w:pStyle w:val="Rubric"/>
      </w:pPr>
      <w:r>
        <w:t xml:space="preserve">See </w:t>
      </w:r>
      <w:r>
        <w:fldChar w:fldCharType="begin"/>
      </w:r>
      <w:r>
        <w:instrText xml:space="preserve"> REF _Ref434562998 \h </w:instrText>
      </w:r>
      <w:r>
        <w:fldChar w:fldCharType="separate"/>
      </w:r>
      <w:r w:rsidR="00895112">
        <w:t>March 26 / Phamenoth 30: Archangel Gabriel</w:t>
      </w:r>
      <w:r>
        <w:fldChar w:fldCharType="end"/>
      </w:r>
      <w:r>
        <w:t xml:space="preserve">, page </w:t>
      </w:r>
      <w:r>
        <w:fldChar w:fldCharType="begin"/>
      </w:r>
      <w:r>
        <w:instrText xml:space="preserve"> PAGEREF _Ref434562998 \h </w:instrText>
      </w:r>
      <w:r>
        <w:fldChar w:fldCharType="separate"/>
      </w:r>
      <w:r w:rsidR="00895112">
        <w:rPr>
          <w:noProof/>
        </w:rPr>
        <w:t>849</w:t>
      </w:r>
      <w:r>
        <w:fldChar w:fldCharType="end"/>
      </w:r>
      <w:r>
        <w:t>.</w:t>
      </w:r>
    </w:p>
    <w:p w14:paraId="4ADB6B3C" w14:textId="77777777" w:rsidR="00072324" w:rsidRDefault="00072324" w:rsidP="00072324">
      <w:pPr>
        <w:pStyle w:val="Heading3"/>
        <w:rPr>
          <w:lang w:val="en-US"/>
        </w:rPr>
      </w:pPr>
      <w:bookmarkStart w:id="1616" w:name="_Toc448227622"/>
      <w:r>
        <w:rPr>
          <w:lang w:val="en-US"/>
        </w:rPr>
        <w:lastRenderedPageBreak/>
        <w:t>June 21 / Paoni 27: Martyrdom of St. Ananias the Apostle</w:t>
      </w:r>
      <w:bookmarkEnd w:id="1616"/>
    </w:p>
    <w:p w14:paraId="5EADB549" w14:textId="45940430"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49109F37" w14:textId="77777777" w:rsidR="00B52D77" w:rsidRDefault="00B52D77" w:rsidP="00B52D77">
      <w:pPr>
        <w:pStyle w:val="Heading3"/>
      </w:pPr>
      <w:bookmarkStart w:id="1617" w:name="_Toc448227623"/>
      <w:r>
        <w:t>June 23 / Paoni 29: Commemoration of the Annunciation, Nativity, and Resurrection on the 29</w:t>
      </w:r>
      <w:r w:rsidRPr="00C0205C">
        <w:rPr>
          <w:vertAlign w:val="superscript"/>
        </w:rPr>
        <w:t>th</w:t>
      </w:r>
      <w:r>
        <w:t xml:space="preserve"> of Every Month</w:t>
      </w:r>
      <w:bookmarkEnd w:id="1617"/>
    </w:p>
    <w:p w14:paraId="1DB8D7D3" w14:textId="28129132" w:rsidR="00B52D77" w:rsidRP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573C8122" w14:textId="77777777" w:rsidR="00980D99" w:rsidRDefault="00980D99" w:rsidP="00980D99">
      <w:pPr>
        <w:pStyle w:val="Heading3"/>
        <w:rPr>
          <w:lang w:val="en-US"/>
        </w:rPr>
      </w:pPr>
      <w:bookmarkStart w:id="1618" w:name="_Toc448227624"/>
      <w:r>
        <w:rPr>
          <w:lang w:val="en-US"/>
        </w:rPr>
        <w:t>June 24 / Paoni 30: The Nativity of St. John the Baptist</w:t>
      </w:r>
      <w:bookmarkEnd w:id="1618"/>
    </w:p>
    <w:p w14:paraId="4732DA21" w14:textId="12A8DA7B" w:rsidR="00191A26" w:rsidRDefault="00191A26" w:rsidP="00191A26">
      <w:pPr>
        <w:pStyle w:val="Rubric"/>
      </w:pPr>
      <w:r>
        <w:t xml:space="preserve">See </w:t>
      </w:r>
      <w:r>
        <w:fldChar w:fldCharType="begin"/>
      </w:r>
      <w:r>
        <w:instrText xml:space="preserve"> REF _Ref434488524 \h </w:instrText>
      </w:r>
      <w:r>
        <w:fldChar w:fldCharType="separate"/>
      </w:r>
      <w:r w:rsidR="00895112">
        <w:t>The Doxology of St. John the Baptist</w:t>
      </w:r>
      <w:r>
        <w:fldChar w:fldCharType="end"/>
      </w:r>
      <w:r>
        <w:t xml:space="preserve"> on pages </w:t>
      </w:r>
      <w:r>
        <w:fldChar w:fldCharType="begin"/>
      </w:r>
      <w:r>
        <w:instrText xml:space="preserve"> PAGEREF _Ref434488524 \h </w:instrText>
      </w:r>
      <w:r>
        <w:fldChar w:fldCharType="separate"/>
      </w:r>
      <w:r w:rsidR="00895112">
        <w:rPr>
          <w:noProof/>
        </w:rPr>
        <w:t>621</w:t>
      </w:r>
      <w:r>
        <w:fldChar w:fldCharType="end"/>
      </w:r>
      <w:r>
        <w:t xml:space="preserve"> and </w:t>
      </w:r>
      <w:r>
        <w:fldChar w:fldCharType="begin"/>
      </w:r>
      <w:r>
        <w:instrText xml:space="preserve"> PAGEREF _Ref434488546 \h </w:instrText>
      </w:r>
      <w:r>
        <w:fldChar w:fldCharType="separate"/>
      </w:r>
      <w:r w:rsidR="00895112">
        <w:rPr>
          <w:noProof/>
        </w:rPr>
        <w:t>622</w:t>
      </w:r>
      <w:r>
        <w:fldChar w:fldCharType="end"/>
      </w:r>
      <w:r>
        <w:t>.</w:t>
      </w:r>
    </w:p>
    <w:p w14:paraId="04E70998" w14:textId="77777777" w:rsidR="005B716A" w:rsidRDefault="005B716A" w:rsidP="005B716A">
      <w:pPr>
        <w:pStyle w:val="Heading3"/>
      </w:pPr>
      <w:bookmarkStart w:id="1619" w:name="_Toc448227625"/>
      <w:r>
        <w:t>June 26 / Epip 2: Departure of St. Thaddaeus the Apostle</w:t>
      </w:r>
      <w:bookmarkEnd w:id="1619"/>
    </w:p>
    <w:p w14:paraId="2E67CB62" w14:textId="53BF7EE7"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5EF24D29" w14:textId="77777777" w:rsidR="00980D99" w:rsidRDefault="00980D99" w:rsidP="00980D99">
      <w:pPr>
        <w:pStyle w:val="Heading3"/>
      </w:pPr>
      <w:bookmarkStart w:id="1620" w:name="_Toc448227626"/>
      <w:r>
        <w:t>June 27 / Epip 3: St. Cyril of Alexandria</w:t>
      </w:r>
      <w:bookmarkEnd w:id="1620"/>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21" w:name="_Toc448227627"/>
      <w:r>
        <w:t>June 28 / Epip 4: Sts. Apakir and John</w:t>
      </w:r>
      <w:bookmarkEnd w:id="1621"/>
    </w:p>
    <w:p w14:paraId="4A6BAA95" w14:textId="38F72652"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895112">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895112">
        <w:rPr>
          <w:noProof/>
        </w:rPr>
        <w:t>888</w:t>
      </w:r>
      <w:r w:rsidR="00237D47">
        <w:fldChar w:fldCharType="end"/>
      </w:r>
      <w:r>
        <w:t>.</w:t>
      </w:r>
    </w:p>
    <w:p w14:paraId="1F7BEA33" w14:textId="77777777" w:rsidR="00980D99" w:rsidRDefault="00980D99" w:rsidP="00980D99">
      <w:pPr>
        <w:pStyle w:val="Heading3"/>
        <w:rPr>
          <w:lang w:val="en-US"/>
        </w:rPr>
      </w:pPr>
      <w:bookmarkStart w:id="1622"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22"/>
    </w:p>
    <w:p w14:paraId="6FD478B9" w14:textId="77777777" w:rsidR="004C7F73" w:rsidRDefault="004C7F73" w:rsidP="004C7F73">
      <w:pPr>
        <w:pStyle w:val="Heading4"/>
      </w:pPr>
      <w:bookmarkStart w:id="1623" w:name="_Ref434477973"/>
      <w:r>
        <w:t>The Doxology of Sts. Peter and Paul</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24"/>
            <w:r>
              <w:t>Are the working husbandmen</w:t>
            </w:r>
            <w:commentRangeEnd w:id="1624"/>
            <w:r>
              <w:rPr>
                <w:rStyle w:val="CommentReference"/>
                <w:rFonts w:ascii="Times New Roman" w:eastAsiaTheme="minorHAnsi" w:hAnsi="Times New Roman" w:cstheme="minorBidi"/>
                <w:color w:val="auto"/>
              </w:rPr>
              <w:commentReference w:id="1624"/>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625"/>
            <w:r>
              <w:t xml:space="preserve">With </w:t>
            </w:r>
            <w:commentRangeEnd w:id="1625"/>
            <w:r>
              <w:rPr>
                <w:rStyle w:val="CommentReference"/>
                <w:rFonts w:ascii="Times New Roman" w:eastAsiaTheme="minorHAnsi" w:hAnsi="Times New Roman" w:cstheme="minorBidi"/>
                <w:color w:val="auto"/>
              </w:rPr>
              <w:commentReference w:id="1625"/>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26"/>
            <w:commentRangeStart w:id="1627"/>
            <w:r>
              <w:t xml:space="preserve">sound </w:t>
            </w:r>
            <w:commentRangeEnd w:id="1626"/>
            <w:r>
              <w:rPr>
                <w:rStyle w:val="CommentReference"/>
                <w:rFonts w:ascii="Times New Roman" w:eastAsiaTheme="minorHAnsi" w:hAnsi="Times New Roman" w:cstheme="minorBidi"/>
                <w:color w:val="auto"/>
              </w:rPr>
              <w:commentReference w:id="1626"/>
            </w:r>
            <w:commentRangeEnd w:id="1627"/>
            <w:r>
              <w:rPr>
                <w:rStyle w:val="CommentReference"/>
                <w:rFonts w:ascii="Times New Roman" w:eastAsiaTheme="minorHAnsi" w:hAnsi="Times New Roman" w:cstheme="minorBidi"/>
                <w:color w:val="auto"/>
              </w:rPr>
              <w:commentReference w:id="1627"/>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28" w:name="_Ref434488724"/>
      <w:r>
        <w:t>The Doxology of St. Paul</w:t>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29"/>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30"/>
            <w:r>
              <w:t xml:space="preserve">To </w:t>
            </w:r>
            <w:commentRangeEnd w:id="1630"/>
            <w:r>
              <w:rPr>
                <w:rStyle w:val="CommentReference"/>
                <w:rFonts w:ascii="Times New Roman" w:eastAsiaTheme="minorHAnsi" w:hAnsi="Times New Roman" w:cstheme="minorBidi"/>
                <w:color w:val="auto"/>
              </w:rPr>
              <w:commentReference w:id="1630"/>
            </w:r>
            <w:r>
              <w:t xml:space="preserve">all the </w:t>
            </w:r>
            <w:commentRangeStart w:id="1631"/>
            <w:r>
              <w:t>Gentiles</w:t>
            </w:r>
            <w:commentRangeEnd w:id="1631"/>
            <w:r>
              <w:rPr>
                <w:rStyle w:val="CommentReference"/>
                <w:rFonts w:ascii="Times New Roman" w:eastAsiaTheme="minorHAnsi" w:hAnsi="Times New Roman" w:cstheme="minorBidi"/>
                <w:color w:val="auto"/>
              </w:rPr>
              <w:commentReference w:id="1631"/>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32"/>
            <w:r>
              <w:t>To be completely filled</w:t>
            </w:r>
          </w:p>
          <w:p w14:paraId="68A85021" w14:textId="77777777" w:rsidR="00306181" w:rsidRDefault="00306181" w:rsidP="00306181">
            <w:pPr>
              <w:pStyle w:val="EngHangEnd"/>
            </w:pPr>
            <w:r>
              <w:t>With God in love.</w:t>
            </w:r>
            <w:commentRangeEnd w:id="1632"/>
            <w:r>
              <w:rPr>
                <w:rStyle w:val="CommentReference"/>
                <w:rFonts w:ascii="Times New Roman" w:eastAsiaTheme="minorHAnsi" w:hAnsi="Times New Roman" w:cstheme="minorBidi"/>
                <w:color w:val="auto"/>
              </w:rPr>
              <w:commentReference w:id="1632"/>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33" w:name="_Ref434476236"/>
      <w:r>
        <w:t>The Psali Adam</w:t>
      </w:r>
      <w:r w:rsidR="006C1B94">
        <w:t xml:space="preserve"> for the Apostles’ Feast</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34" w:name="_Ref434476261"/>
      <w:r>
        <w:t>The Psali Batos</w:t>
      </w:r>
      <w:r w:rsidR="006C1B94">
        <w:t xml:space="preserve"> for the Apostles’ Feast</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35" w:name="_Toc448227629"/>
      <w:r>
        <w:rPr>
          <w:lang w:val="en-US"/>
        </w:rPr>
        <w:t>June 30 / Epip 6: Martyrdom of St. Aoulimpas the Apostle</w:t>
      </w:r>
      <w:bookmarkEnd w:id="1635"/>
    </w:p>
    <w:p w14:paraId="0DEE2976" w14:textId="11A8844B"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36" w:name="_Toc410196218"/>
      <w:bookmarkStart w:id="1637" w:name="_Toc410196460"/>
      <w:bookmarkStart w:id="1638" w:name="_Toc410196962"/>
      <w:bookmarkStart w:id="1639" w:name="_Toc448696655"/>
      <w:bookmarkStart w:id="1640" w:name="July"/>
      <w:bookmarkEnd w:id="1585"/>
      <w:r>
        <w:lastRenderedPageBreak/>
        <w:t>July</w:t>
      </w:r>
      <w:bookmarkEnd w:id="1636"/>
      <w:bookmarkEnd w:id="1637"/>
      <w:bookmarkEnd w:id="1638"/>
      <w:r w:rsidR="00980D99">
        <w:t xml:space="preserve"> or </w:t>
      </w:r>
      <w:r w:rsidR="00980D99">
        <w:rPr>
          <w:rFonts w:ascii="FreeSerifAvvaShenouda" w:hAnsi="FreeSerifAvvaShenouda" w:cs="FreeSerifAvvaShenouda"/>
        </w:rPr>
        <w:t>Ⲉⲡⲏⲡ</w:t>
      </w:r>
      <w:bookmarkEnd w:id="1639"/>
    </w:p>
    <w:bookmarkStart w:id="1641" w:name="_Ref434562742" w:displacedByCustomXml="next"/>
    <w:bookmarkStart w:id="1642" w:name="_Toc410196965" w:displacedByCustomXml="next"/>
    <w:bookmarkStart w:id="1643" w:name="_Toc410196463" w:displacedByCustomXml="next"/>
    <w:bookmarkStart w:id="1644" w:name="_Toc410196221" w:displacedByCustomXml="next"/>
    <w:sdt>
      <w:sdtPr>
        <w:id w:val="233667495"/>
        <w:docPartObj>
          <w:docPartGallery w:val="Table of Contents"/>
          <w:docPartUnique/>
        </w:docPartObj>
      </w:sdtPr>
      <w:sdtEndPr>
        <w:rPr>
          <w:b/>
          <w:bCs/>
          <w:noProof/>
        </w:rPr>
      </w:sdtEndPr>
      <w:sdtContent>
        <w:p w14:paraId="0AB48595" w14:textId="45ED5FF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895112">
              <w:rPr>
                <w:noProof/>
                <w:webHidden/>
              </w:rPr>
              <w:t>907</w:t>
            </w:r>
            <w:r w:rsidR="00E35F1F">
              <w:rPr>
                <w:noProof/>
                <w:webHidden/>
              </w:rPr>
              <w:fldChar w:fldCharType="end"/>
            </w:r>
          </w:hyperlink>
        </w:p>
        <w:p w14:paraId="4A7559BA" w14:textId="721F1BAC" w:rsidR="00E35F1F" w:rsidRDefault="008A378B">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895112">
              <w:rPr>
                <w:noProof/>
                <w:webHidden/>
              </w:rPr>
              <w:t>909</w:t>
            </w:r>
            <w:r w:rsidR="00E35F1F">
              <w:rPr>
                <w:noProof/>
                <w:webHidden/>
              </w:rPr>
              <w:fldChar w:fldCharType="end"/>
            </w:r>
          </w:hyperlink>
        </w:p>
        <w:p w14:paraId="1300220B" w14:textId="6E390710" w:rsidR="00E35F1F" w:rsidRDefault="008A378B">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895112">
              <w:rPr>
                <w:noProof/>
                <w:webHidden/>
              </w:rPr>
              <w:t>909</w:t>
            </w:r>
            <w:r w:rsidR="00E35F1F">
              <w:rPr>
                <w:noProof/>
                <w:webHidden/>
              </w:rPr>
              <w:fldChar w:fldCharType="end"/>
            </w:r>
          </w:hyperlink>
        </w:p>
        <w:p w14:paraId="0726C1F0" w14:textId="123A4C23" w:rsidR="00E35F1F" w:rsidRDefault="008A378B">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895112">
              <w:rPr>
                <w:noProof/>
                <w:webHidden/>
              </w:rPr>
              <w:t>911</w:t>
            </w:r>
            <w:r w:rsidR="00E35F1F">
              <w:rPr>
                <w:noProof/>
                <w:webHidden/>
              </w:rPr>
              <w:fldChar w:fldCharType="end"/>
            </w:r>
          </w:hyperlink>
        </w:p>
        <w:p w14:paraId="74EAC1AB" w14:textId="2ADC4327" w:rsidR="00E35F1F" w:rsidRDefault="008A378B">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895112">
              <w:rPr>
                <w:noProof/>
                <w:webHidden/>
              </w:rPr>
              <w:t>911</w:t>
            </w:r>
            <w:r w:rsidR="00E35F1F">
              <w:rPr>
                <w:noProof/>
                <w:webHidden/>
              </w:rPr>
              <w:fldChar w:fldCharType="end"/>
            </w:r>
          </w:hyperlink>
        </w:p>
        <w:p w14:paraId="6D14A0C6" w14:textId="7594E6F6" w:rsidR="00E35F1F" w:rsidRDefault="008A378B">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895112">
              <w:rPr>
                <w:noProof/>
                <w:webHidden/>
              </w:rPr>
              <w:t>911</w:t>
            </w:r>
            <w:r w:rsidR="00E35F1F">
              <w:rPr>
                <w:noProof/>
                <w:webHidden/>
              </w:rPr>
              <w:fldChar w:fldCharType="end"/>
            </w:r>
          </w:hyperlink>
        </w:p>
        <w:p w14:paraId="4B68BC3F" w14:textId="3A0FD107" w:rsidR="00E35F1F" w:rsidRDefault="008A378B">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895112">
              <w:rPr>
                <w:noProof/>
                <w:webHidden/>
              </w:rPr>
              <w:t>911</w:t>
            </w:r>
            <w:r w:rsidR="00E35F1F">
              <w:rPr>
                <w:noProof/>
                <w:webHidden/>
              </w:rPr>
              <w:fldChar w:fldCharType="end"/>
            </w:r>
          </w:hyperlink>
        </w:p>
        <w:p w14:paraId="0C0AA185" w14:textId="3368983D" w:rsidR="00E35F1F" w:rsidRDefault="008A378B">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895112">
              <w:rPr>
                <w:noProof/>
                <w:webHidden/>
              </w:rPr>
              <w:t>911</w:t>
            </w:r>
            <w:r w:rsidR="00E35F1F">
              <w:rPr>
                <w:noProof/>
                <w:webHidden/>
              </w:rPr>
              <w:fldChar w:fldCharType="end"/>
            </w:r>
          </w:hyperlink>
        </w:p>
        <w:p w14:paraId="0EE31C9F" w14:textId="312CC5A9" w:rsidR="00E35F1F" w:rsidRDefault="008A378B">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895112">
              <w:rPr>
                <w:noProof/>
                <w:webHidden/>
              </w:rPr>
              <w:t>913</w:t>
            </w:r>
            <w:r w:rsidR="00E35F1F">
              <w:rPr>
                <w:noProof/>
                <w:webHidden/>
              </w:rPr>
              <w:fldChar w:fldCharType="end"/>
            </w:r>
          </w:hyperlink>
        </w:p>
        <w:p w14:paraId="39CDC72B" w14:textId="42EA0721" w:rsidR="00E35F1F" w:rsidRDefault="008A378B">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895112">
              <w:rPr>
                <w:noProof/>
                <w:webHidden/>
              </w:rPr>
              <w:t>913</w:t>
            </w:r>
            <w:r w:rsidR="00E35F1F">
              <w:rPr>
                <w:noProof/>
                <w:webHidden/>
              </w:rPr>
              <w:fldChar w:fldCharType="end"/>
            </w:r>
          </w:hyperlink>
        </w:p>
        <w:p w14:paraId="265E9A6F" w14:textId="200E84E9" w:rsidR="00E35F1F" w:rsidRDefault="008A378B">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895112">
              <w:rPr>
                <w:noProof/>
                <w:webHidden/>
              </w:rPr>
              <w:t>914</w:t>
            </w:r>
            <w:r w:rsidR="00E35F1F">
              <w:rPr>
                <w:noProof/>
                <w:webHidden/>
              </w:rPr>
              <w:fldChar w:fldCharType="end"/>
            </w:r>
          </w:hyperlink>
        </w:p>
        <w:p w14:paraId="165757B0" w14:textId="70BEC67A" w:rsidR="00E35F1F" w:rsidRDefault="008A378B">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895112">
              <w:rPr>
                <w:noProof/>
                <w:webHidden/>
              </w:rPr>
              <w:t>916</w:t>
            </w:r>
            <w:r w:rsidR="00E35F1F">
              <w:rPr>
                <w:noProof/>
                <w:webHidden/>
              </w:rPr>
              <w:fldChar w:fldCharType="end"/>
            </w:r>
          </w:hyperlink>
        </w:p>
        <w:p w14:paraId="2FCBB9BB" w14:textId="2EE3E9EF" w:rsidR="00E35F1F" w:rsidRDefault="008A378B">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895112">
              <w:rPr>
                <w:noProof/>
                <w:webHidden/>
              </w:rPr>
              <w:t>917</w:t>
            </w:r>
            <w:r w:rsidR="00E35F1F">
              <w:rPr>
                <w:noProof/>
                <w:webHidden/>
              </w:rPr>
              <w:fldChar w:fldCharType="end"/>
            </w:r>
          </w:hyperlink>
        </w:p>
        <w:p w14:paraId="35A0F6A7" w14:textId="1C218B4F" w:rsidR="00E35F1F" w:rsidRDefault="008A378B">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895112">
              <w:rPr>
                <w:noProof/>
                <w:webHidden/>
              </w:rPr>
              <w:t>917</w:t>
            </w:r>
            <w:r w:rsidR="00E35F1F">
              <w:rPr>
                <w:noProof/>
                <w:webHidden/>
              </w:rPr>
              <w:fldChar w:fldCharType="end"/>
            </w:r>
          </w:hyperlink>
        </w:p>
        <w:p w14:paraId="7B233596" w14:textId="27F5C36F" w:rsidR="00E35F1F" w:rsidRDefault="008A378B">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895112">
              <w:rPr>
                <w:noProof/>
                <w:webHidden/>
              </w:rPr>
              <w:t>919</w:t>
            </w:r>
            <w:r w:rsidR="00E35F1F">
              <w:rPr>
                <w:noProof/>
                <w:webHidden/>
              </w:rPr>
              <w:fldChar w:fldCharType="end"/>
            </w:r>
          </w:hyperlink>
        </w:p>
        <w:p w14:paraId="10CBC24B" w14:textId="1F8C2D0F" w:rsidR="00E35F1F" w:rsidRDefault="008A378B">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895112">
              <w:rPr>
                <w:noProof/>
                <w:webHidden/>
              </w:rPr>
              <w:t>919</w:t>
            </w:r>
            <w:r w:rsidR="00E35F1F">
              <w:rPr>
                <w:noProof/>
                <w:webHidden/>
              </w:rPr>
              <w:fldChar w:fldCharType="end"/>
            </w:r>
          </w:hyperlink>
        </w:p>
        <w:p w14:paraId="73E96207" w14:textId="7DAD0AF0" w:rsidR="00E35F1F" w:rsidRDefault="008A378B">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895112">
              <w:rPr>
                <w:noProof/>
                <w:webHidden/>
              </w:rPr>
              <w:t>919</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45" w:name="_Ref436250323"/>
      <w:bookmarkStart w:id="1646" w:name="_Toc448227630"/>
      <w:r>
        <w:rPr>
          <w:rFonts w:ascii="Times New Roman" w:hAnsi="Times New Roman" w:cs="Times New Roman"/>
        </w:rPr>
        <w:lastRenderedPageBreak/>
        <w:t>July 1 / Epip 7: St. Shenoute</w:t>
      </w:r>
      <w:bookmarkEnd w:id="1641"/>
      <w:bookmarkEnd w:id="1645"/>
      <w:bookmarkEnd w:id="1646"/>
    </w:p>
    <w:p w14:paraId="5B5A5AD3" w14:textId="77777777" w:rsidR="00980D99" w:rsidRDefault="00980D99" w:rsidP="00980D99">
      <w:pPr>
        <w:pStyle w:val="Heading4"/>
        <w:rPr>
          <w:lang w:val="en-US"/>
        </w:rPr>
      </w:pPr>
      <w:bookmarkStart w:id="1647" w:name="_Ref434491186"/>
      <w:r>
        <w:rPr>
          <w:lang w:val="en-US"/>
        </w:rPr>
        <w:t>The Doxology</w:t>
      </w:r>
      <w:r w:rsidR="00810F04">
        <w:rPr>
          <w:lang w:val="en-US"/>
        </w:rPr>
        <w:t xml:space="preserve"> for St. Shenoute</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34"/>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35"/>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36"/>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51" w:name="_Ref434491207"/>
      <w:r>
        <w:rPr>
          <w:lang w:val="en-US"/>
        </w:rPr>
        <w:t>A Doxology for St. Besa</w:t>
      </w:r>
      <w:bookmarkEnd w:id="1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52" w:name="_Toc448227631"/>
      <w:r>
        <w:rPr>
          <w:rFonts w:ascii="Times New Roman" w:hAnsi="Times New Roman" w:cs="Times New Roman"/>
        </w:rPr>
        <w:t>July 1 / Epip 7: Also St. Ignatius</w:t>
      </w:r>
      <w:bookmarkEnd w:id="1652"/>
    </w:p>
    <w:p w14:paraId="08CD1881" w14:textId="77777777" w:rsidR="00980D99" w:rsidRDefault="00980D99" w:rsidP="00980D99">
      <w:pPr>
        <w:pStyle w:val="Heading3"/>
        <w:rPr>
          <w:lang w:val="en-US"/>
        </w:rPr>
      </w:pPr>
      <w:bookmarkStart w:id="1653" w:name="_Ref434560325"/>
      <w:bookmarkStart w:id="1654" w:name="_Toc448227632"/>
      <w:r>
        <w:rPr>
          <w:lang w:val="en-US"/>
        </w:rPr>
        <w:t>July 2 / Epip 8: St. Pishoy</w:t>
      </w:r>
      <w:bookmarkEnd w:id="1653"/>
      <w:bookmarkEnd w:id="1654"/>
    </w:p>
    <w:p w14:paraId="3F31CCDA" w14:textId="77777777" w:rsidR="00980D99" w:rsidRDefault="00980D99" w:rsidP="00980D99">
      <w:pPr>
        <w:pStyle w:val="Heading4"/>
        <w:rPr>
          <w:lang w:val="en-US"/>
        </w:rPr>
      </w:pPr>
      <w:bookmarkStart w:id="1655" w:name="_Ref434490783"/>
      <w:r>
        <w:rPr>
          <w:lang w:val="en-US"/>
        </w:rPr>
        <w:t>The Doxology</w:t>
      </w:r>
      <w:r w:rsidR="00810F04">
        <w:rPr>
          <w:lang w:val="en-US"/>
        </w:rPr>
        <w:t xml:space="preserve"> for St. Pishoy</w:t>
      </w:r>
      <w:bookmarkEnd w:id="1655"/>
    </w:p>
    <w:p w14:paraId="748CA5AD" w14:textId="2F5608A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895112">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895112">
        <w:rPr>
          <w:noProof/>
          <w:lang w:val="en-US"/>
        </w:rPr>
        <w:t>637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37"/>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38"/>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65" w:name="_Toc448227633"/>
      <w:r>
        <w:t>The Virgin’s Fast</w:t>
      </w:r>
      <w:bookmarkEnd w:id="1644"/>
      <w:bookmarkEnd w:id="1643"/>
      <w:bookmarkEnd w:id="1642"/>
      <w:bookmarkEnd w:id="1665"/>
    </w:p>
    <w:p w14:paraId="67B94F6A" w14:textId="77777777" w:rsidR="005B716A" w:rsidRDefault="005B716A" w:rsidP="005B716A">
      <w:pPr>
        <w:pStyle w:val="Heading3"/>
        <w:rPr>
          <w:lang w:val="en-US"/>
        </w:rPr>
      </w:pPr>
      <w:bookmarkStart w:id="1666" w:name="_Toc448227634"/>
      <w:r>
        <w:rPr>
          <w:lang w:val="en-US"/>
        </w:rPr>
        <w:t>July 3 / Epip 9: Martyrdom of</w:t>
      </w:r>
      <w:r w:rsidR="00FE0AE4">
        <w:rPr>
          <w:lang w:val="en-US"/>
        </w:rPr>
        <w:t xml:space="preserve"> </w:t>
      </w:r>
      <w:r>
        <w:rPr>
          <w:lang w:val="en-US"/>
        </w:rPr>
        <w:t>St. Simon Cleophas the Apostle</w:t>
      </w:r>
      <w:bookmarkEnd w:id="1666"/>
    </w:p>
    <w:p w14:paraId="4B2873D8" w14:textId="05893FF1"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9F0F33E" w14:textId="77777777" w:rsidR="00DD5136" w:rsidRDefault="00DD5136" w:rsidP="00DD5136">
      <w:pPr>
        <w:pStyle w:val="Heading3"/>
      </w:pPr>
      <w:bookmarkStart w:id="1667" w:name="_Toc448227635"/>
      <w:r>
        <w:t>July 6 / Epip 12: Commemoration of Archangel Michael</w:t>
      </w:r>
      <w:bookmarkEnd w:id="1667"/>
    </w:p>
    <w:p w14:paraId="5BB08031" w14:textId="60FE9BE1"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1D32BC82" w14:textId="77777777" w:rsidR="005B716A" w:rsidRDefault="005B716A" w:rsidP="005B716A">
      <w:pPr>
        <w:pStyle w:val="Heading3"/>
      </w:pPr>
      <w:bookmarkStart w:id="1668" w:name="_Toc448227636"/>
      <w:r>
        <w:t>July 12 / Epip 18: Martyrdom of St. James the Apostle, the Bishop of Jerusalem</w:t>
      </w:r>
      <w:bookmarkEnd w:id="1668"/>
    </w:p>
    <w:p w14:paraId="3E767F80" w14:textId="7A987987"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630614C9" w14:textId="77777777" w:rsidR="009C1989" w:rsidRDefault="009C1989" w:rsidP="009C1989">
      <w:pPr>
        <w:pStyle w:val="Heading3"/>
      </w:pPr>
      <w:bookmarkStart w:id="1669" w:name="_Ref434562330"/>
      <w:bookmarkStart w:id="1670" w:name="_Toc448227637"/>
      <w:r>
        <w:t>July 14 / Epip 20: Martyrdom of St. Theodore of Shotep, the General</w:t>
      </w:r>
      <w:bookmarkEnd w:id="1669"/>
      <w:bookmarkEnd w:id="1670"/>
    </w:p>
    <w:p w14:paraId="7B584133" w14:textId="77777777" w:rsidR="009C1989" w:rsidRDefault="009C1989" w:rsidP="009C1989">
      <w:pPr>
        <w:pStyle w:val="Heading4"/>
      </w:pPr>
      <w:bookmarkStart w:id="1671" w:name="_Ref434489277"/>
      <w:r>
        <w:t>The Doxology of St. Theodore of Shotep, the General</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72" w:name="_Ref434489296"/>
      <w:r>
        <w:t>Another Doxology of St. Theodore of Shotep, the General</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73"/>
            <w:r>
              <w:t>struggler</w:t>
            </w:r>
            <w:commentRangeEnd w:id="1673"/>
            <w:r>
              <w:rPr>
                <w:rStyle w:val="CommentReference"/>
                <w:rFonts w:ascii="Times New Roman" w:eastAsiaTheme="minorHAnsi" w:hAnsi="Times New Roman" w:cstheme="minorBidi"/>
                <w:color w:val="auto"/>
              </w:rPr>
              <w:commentReference w:id="1673"/>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74" w:name="_Toc448227638"/>
      <w:r>
        <w:t>July 15 / Epip 21: Commemoration of the Theotokos</w:t>
      </w:r>
      <w:bookmarkEnd w:id="1674"/>
    </w:p>
    <w:p w14:paraId="09456591" w14:textId="036382A0"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46562046" w14:textId="77777777" w:rsidR="0078548F" w:rsidRDefault="0078548F" w:rsidP="0078548F">
      <w:pPr>
        <w:pStyle w:val="Heading3"/>
      </w:pPr>
      <w:bookmarkStart w:id="1675" w:name="_Ref434562663"/>
      <w:bookmarkStart w:id="1676" w:name="_Toc448227639"/>
      <w:r>
        <w:t>July 17 / Epip 23: The Martyrdom of St. Marina</w:t>
      </w:r>
      <w:bookmarkEnd w:id="1675"/>
      <w:bookmarkEnd w:id="1676"/>
    </w:p>
    <w:p w14:paraId="71210AE6" w14:textId="77777777" w:rsidR="0078548F" w:rsidRDefault="0078548F" w:rsidP="0078548F">
      <w:pPr>
        <w:pStyle w:val="Heading4"/>
      </w:pPr>
      <w:bookmarkStart w:id="1677" w:name="_Ref434490204"/>
      <w:r>
        <w:t>The Doxology</w:t>
      </w:r>
      <w:r w:rsidR="00B46E6E">
        <w:t xml:space="preserve"> for St. Marina</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78" w:name="_Toc448227640"/>
      <w:r>
        <w:t>July 18 / Epip 24: The Martyrdom of Abba Noub</w:t>
      </w:r>
      <w:bookmarkEnd w:id="1678"/>
    </w:p>
    <w:p w14:paraId="45A4C76D" w14:textId="77777777" w:rsidR="00951605" w:rsidRDefault="00951605" w:rsidP="00951605">
      <w:pPr>
        <w:pStyle w:val="Heading4"/>
      </w:pPr>
      <w:bookmarkStart w:id="1679" w:name="_Ref434489534"/>
      <w:r>
        <w:t>The Doxology</w:t>
      </w:r>
      <w:r w:rsidR="00B46E6E">
        <w:t xml:space="preserve"> for Abba Noub</w:t>
      </w:r>
      <w:bookmarkEnd w:id="1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80"/>
            <w:r>
              <w:t>Abba Noub</w:t>
            </w:r>
            <w:commentRangeEnd w:id="1680"/>
            <w:r>
              <w:rPr>
                <w:rStyle w:val="CommentReference"/>
                <w:rFonts w:ascii="Times New Roman" w:eastAsiaTheme="minorHAnsi" w:hAnsi="Times New Roman" w:cstheme="minorBidi"/>
                <w:color w:val="auto"/>
              </w:rPr>
              <w:commentReference w:id="1680"/>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81"/>
            <w:r>
              <w:t xml:space="preserve">upright </w:t>
            </w:r>
            <w:commentRangeEnd w:id="1681"/>
            <w:r>
              <w:rPr>
                <w:rStyle w:val="CommentReference"/>
                <w:rFonts w:ascii="Times New Roman" w:eastAsiaTheme="minorHAnsi" w:hAnsi="Times New Roman" w:cstheme="minorBidi"/>
                <w:color w:val="auto"/>
              </w:rPr>
              <w:commentReference w:id="1681"/>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82" w:name="_Toc448227641"/>
      <w:r>
        <w:t>July 20 / Epip 26: Joseph the Carpenter</w:t>
      </w:r>
      <w:bookmarkEnd w:id="1682"/>
    </w:p>
    <w:p w14:paraId="5DE3B33E" w14:textId="77777777" w:rsidR="00BF240D" w:rsidRDefault="00BF240D" w:rsidP="00BF240D">
      <w:pPr>
        <w:pStyle w:val="Heading4"/>
      </w:pPr>
      <w:bookmarkStart w:id="1683" w:name="_Ref434488476"/>
      <w:r>
        <w:t>The Doxology</w:t>
      </w:r>
      <w:r w:rsidR="00B46E6E">
        <w:t xml:space="preserve"> for St. Joseph the Carpenter</w:t>
      </w:r>
      <w:bookmarkEnd w:id="1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39"/>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84" w:name="_Toc448227642"/>
      <w:bookmarkStart w:id="1685" w:name="_Toc410196222"/>
      <w:bookmarkStart w:id="1686" w:name="_Toc410196464"/>
      <w:bookmarkStart w:id="1687" w:name="_Toc410196966"/>
      <w:r>
        <w:t>July 20 / Epip 26: Also St. Frumentius (Abune Selama), the First Bishop of Ethiopia</w:t>
      </w:r>
      <w:bookmarkEnd w:id="1684"/>
    </w:p>
    <w:p w14:paraId="5EE79286" w14:textId="5FAE9F9D"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895112">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895112">
        <w:rPr>
          <w:noProof/>
        </w:rPr>
        <w:t>859</w:t>
      </w:r>
      <w:r w:rsidR="00237D47">
        <w:fldChar w:fldCharType="end"/>
      </w:r>
      <w:r>
        <w:t>.</w:t>
      </w:r>
    </w:p>
    <w:p w14:paraId="74ECF631" w14:textId="77777777" w:rsidR="00C325FC" w:rsidRDefault="00C325FC" w:rsidP="005B716A">
      <w:pPr>
        <w:pStyle w:val="Heading3"/>
      </w:pPr>
      <w:bookmarkStart w:id="1688" w:name="_Toc448227643"/>
      <w:r>
        <w:t>July 22 / Epip 28: Departure of St. Mary Magdalene</w:t>
      </w:r>
      <w:bookmarkEnd w:id="1688"/>
    </w:p>
    <w:p w14:paraId="41ADBBFF" w14:textId="77777777" w:rsidR="00C325FC" w:rsidRDefault="00C325FC" w:rsidP="00C325FC">
      <w:pPr>
        <w:pStyle w:val="Heading4"/>
      </w:pPr>
      <w:bookmarkStart w:id="1689" w:name="_Ref434489077"/>
      <w:r>
        <w:t>The Doxology</w:t>
      </w:r>
      <w:r w:rsidR="00B46E6E">
        <w:t xml:space="preserve"> for St. Mary Magdalene</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90"/>
            <w:r>
              <w:t xml:space="preserve">ϯⲁⲅⲓⲁ </w:t>
            </w:r>
            <w:commentRangeEnd w:id="1690"/>
            <w:r>
              <w:rPr>
                <w:rStyle w:val="CommentReference"/>
                <w:rFonts w:ascii="Times New Roman" w:hAnsi="Times New Roman" w:cstheme="minorBidi"/>
                <w:noProof w:val="0"/>
              </w:rPr>
              <w:commentReference w:id="1690"/>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91"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91"/>
    </w:p>
    <w:p w14:paraId="19C57F68" w14:textId="57F41F2B" w:rsidR="00B52D77" w:rsidRDefault="00B52D77" w:rsidP="00B52D77">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48B57972" w14:textId="77777777" w:rsidR="005B716A" w:rsidRDefault="005B716A" w:rsidP="005B716A">
      <w:pPr>
        <w:pStyle w:val="Heading3"/>
      </w:pPr>
      <w:bookmarkStart w:id="1692" w:name="_Toc448227645"/>
      <w:r>
        <w:t xml:space="preserve">July 23 / Epip 29: </w:t>
      </w:r>
      <w:r w:rsidR="00B52D77">
        <w:t xml:space="preserve">Also the </w:t>
      </w:r>
      <w:r>
        <w:t>Translocation of the Relics of St. Andrew, the Apostle</w:t>
      </w:r>
      <w:bookmarkEnd w:id="1692"/>
    </w:p>
    <w:p w14:paraId="7500DAE2" w14:textId="574C471F"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3CDA1374" w14:textId="77777777" w:rsidR="00960235" w:rsidRDefault="00960235" w:rsidP="00960235">
      <w:pPr>
        <w:pStyle w:val="Heading3"/>
      </w:pPr>
      <w:bookmarkStart w:id="1693" w:name="_Toc448227646"/>
      <w:r>
        <w:t>July 28 / Mesori 4: Consecration of the Church of St. Anthony</w:t>
      </w:r>
      <w:bookmarkEnd w:id="1693"/>
    </w:p>
    <w:p w14:paraId="15290CA7" w14:textId="5B061DF2"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895112">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895112">
        <w:rPr>
          <w:noProof/>
        </w:rPr>
        <w:t>823</w:t>
      </w:r>
      <w:r w:rsidR="00237D47">
        <w:fldChar w:fldCharType="end"/>
      </w:r>
      <w:bookmarkEnd w:id="1640"/>
      <w:r>
        <w:t>.</w:t>
      </w:r>
    </w:p>
    <w:p w14:paraId="62D72F65" w14:textId="77777777" w:rsidR="00495F1A" w:rsidRPr="00980D99" w:rsidRDefault="00495F1A" w:rsidP="00495F1A">
      <w:pPr>
        <w:pStyle w:val="Heading2"/>
        <w:rPr>
          <w:lang w:val="en-US"/>
        </w:rPr>
      </w:pPr>
      <w:bookmarkStart w:id="1694" w:name="_Toc448696656"/>
      <w:bookmarkStart w:id="1695" w:name="August"/>
      <w:r>
        <w:lastRenderedPageBreak/>
        <w:t>August</w:t>
      </w:r>
      <w:bookmarkEnd w:id="1685"/>
      <w:bookmarkEnd w:id="1686"/>
      <w:bookmarkEnd w:id="1687"/>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94"/>
    </w:p>
    <w:bookmarkStart w:id="1696" w:name="_Toc410196967" w:displacedByCustomXml="next"/>
    <w:bookmarkStart w:id="1697" w:name="_Toc410196465" w:displacedByCustomXml="next"/>
    <w:bookmarkStart w:id="1698" w:name="_Toc410196223" w:displacedByCustomXml="next"/>
    <w:sdt>
      <w:sdtPr>
        <w:id w:val="-1335066635"/>
        <w:docPartObj>
          <w:docPartGallery w:val="Table of Contents"/>
          <w:docPartUnique/>
        </w:docPartObj>
      </w:sdtPr>
      <w:sdtEndPr>
        <w:rPr>
          <w:b/>
          <w:bCs/>
          <w:noProof/>
        </w:rPr>
      </w:sdtEndPr>
      <w:sdtContent>
        <w:p w14:paraId="6C4AA256" w14:textId="67B846ED"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895112">
              <w:rPr>
                <w:noProof/>
                <w:webHidden/>
              </w:rPr>
              <w:t>921</w:t>
            </w:r>
            <w:r w:rsidR="00E35F1F">
              <w:rPr>
                <w:noProof/>
                <w:webHidden/>
              </w:rPr>
              <w:fldChar w:fldCharType="end"/>
            </w:r>
          </w:hyperlink>
        </w:p>
        <w:p w14:paraId="0642AA7E" w14:textId="61128F28" w:rsidR="00E35F1F" w:rsidRDefault="008A378B">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895112">
              <w:rPr>
                <w:noProof/>
                <w:webHidden/>
              </w:rPr>
              <w:t>921</w:t>
            </w:r>
            <w:r w:rsidR="00E35F1F">
              <w:rPr>
                <w:noProof/>
                <w:webHidden/>
              </w:rPr>
              <w:fldChar w:fldCharType="end"/>
            </w:r>
          </w:hyperlink>
        </w:p>
        <w:p w14:paraId="469350F5" w14:textId="5BDD8E04" w:rsidR="00E35F1F" w:rsidRDefault="008A378B">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895112">
              <w:rPr>
                <w:noProof/>
                <w:webHidden/>
              </w:rPr>
              <w:t>921</w:t>
            </w:r>
            <w:r w:rsidR="00E35F1F">
              <w:rPr>
                <w:noProof/>
                <w:webHidden/>
              </w:rPr>
              <w:fldChar w:fldCharType="end"/>
            </w:r>
          </w:hyperlink>
        </w:p>
        <w:p w14:paraId="1C958ECA" w14:textId="1369ED53" w:rsidR="00E35F1F" w:rsidRDefault="008A378B">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895112">
              <w:rPr>
                <w:noProof/>
                <w:webHidden/>
              </w:rPr>
              <w:t>930</w:t>
            </w:r>
            <w:r w:rsidR="00E35F1F">
              <w:rPr>
                <w:noProof/>
                <w:webHidden/>
              </w:rPr>
              <w:fldChar w:fldCharType="end"/>
            </w:r>
          </w:hyperlink>
        </w:p>
        <w:p w14:paraId="30938F4F" w14:textId="768AFC67" w:rsidR="00E35F1F" w:rsidRDefault="008A378B">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895112">
              <w:rPr>
                <w:noProof/>
                <w:webHidden/>
              </w:rPr>
              <w:t>938</w:t>
            </w:r>
            <w:r w:rsidR="00E35F1F">
              <w:rPr>
                <w:noProof/>
                <w:webHidden/>
              </w:rPr>
              <w:fldChar w:fldCharType="end"/>
            </w:r>
          </w:hyperlink>
        </w:p>
        <w:p w14:paraId="27ED9ED2" w14:textId="5FD6F7D1" w:rsidR="00E35F1F" w:rsidRDefault="008A378B">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895112">
              <w:rPr>
                <w:noProof/>
                <w:webHidden/>
              </w:rPr>
              <w:t>938</w:t>
            </w:r>
            <w:r w:rsidR="00E35F1F">
              <w:rPr>
                <w:noProof/>
                <w:webHidden/>
              </w:rPr>
              <w:fldChar w:fldCharType="end"/>
            </w:r>
          </w:hyperlink>
        </w:p>
        <w:p w14:paraId="61F29EF3" w14:textId="45F15C6B" w:rsidR="00E35F1F" w:rsidRDefault="008A378B">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895112">
              <w:rPr>
                <w:noProof/>
                <w:webHidden/>
              </w:rPr>
              <w:t>938</w:t>
            </w:r>
            <w:r w:rsidR="00E35F1F">
              <w:rPr>
                <w:noProof/>
                <w:webHidden/>
              </w:rPr>
              <w:fldChar w:fldCharType="end"/>
            </w:r>
          </w:hyperlink>
        </w:p>
        <w:p w14:paraId="33C8C71D" w14:textId="7D51D147" w:rsidR="00E35F1F" w:rsidRDefault="008A378B">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895112">
              <w:rPr>
                <w:noProof/>
                <w:webHidden/>
              </w:rPr>
              <w:t>940</w:t>
            </w:r>
            <w:r w:rsidR="00E35F1F">
              <w:rPr>
                <w:noProof/>
                <w:webHidden/>
              </w:rPr>
              <w:fldChar w:fldCharType="end"/>
            </w:r>
          </w:hyperlink>
        </w:p>
        <w:p w14:paraId="388B8086" w14:textId="2FE17FD5" w:rsidR="00E35F1F" w:rsidRDefault="008A378B">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895112">
              <w:rPr>
                <w:noProof/>
                <w:webHidden/>
              </w:rPr>
              <w:t>941</w:t>
            </w:r>
            <w:r w:rsidR="00E35F1F">
              <w:rPr>
                <w:noProof/>
                <w:webHidden/>
              </w:rPr>
              <w:fldChar w:fldCharType="end"/>
            </w:r>
          </w:hyperlink>
        </w:p>
        <w:p w14:paraId="5ACE581D" w14:textId="706140CD" w:rsidR="00E35F1F" w:rsidRDefault="008A378B">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895112">
              <w:rPr>
                <w:noProof/>
                <w:webHidden/>
              </w:rPr>
              <w:t>941</w:t>
            </w:r>
            <w:r w:rsidR="00E35F1F">
              <w:rPr>
                <w:noProof/>
                <w:webHidden/>
              </w:rPr>
              <w:fldChar w:fldCharType="end"/>
            </w:r>
          </w:hyperlink>
        </w:p>
        <w:p w14:paraId="39173CA8" w14:textId="3F4D1E18" w:rsidR="00E35F1F" w:rsidRDefault="008A378B">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895112">
              <w:rPr>
                <w:noProof/>
                <w:webHidden/>
              </w:rPr>
              <w:t>941</w:t>
            </w:r>
            <w:r w:rsidR="00E35F1F">
              <w:rPr>
                <w:noProof/>
                <w:webHidden/>
              </w:rPr>
              <w:fldChar w:fldCharType="end"/>
            </w:r>
          </w:hyperlink>
        </w:p>
        <w:p w14:paraId="4B7ED6FE" w14:textId="68077D1B" w:rsidR="00E35F1F" w:rsidRDefault="008A378B">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895112">
              <w:rPr>
                <w:noProof/>
                <w:webHidden/>
              </w:rPr>
              <w:t>941</w:t>
            </w:r>
            <w:r w:rsidR="00E35F1F">
              <w:rPr>
                <w:noProof/>
                <w:webHidden/>
              </w:rPr>
              <w:fldChar w:fldCharType="end"/>
            </w:r>
          </w:hyperlink>
        </w:p>
        <w:p w14:paraId="5C0A9F92" w14:textId="6FFFE7F5" w:rsidR="00E35F1F" w:rsidRDefault="008A378B">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895112">
              <w:rPr>
                <w:noProof/>
                <w:webHidden/>
              </w:rPr>
              <w:t>942</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99" w:name="_Toc448227647"/>
      <w:r>
        <w:lastRenderedPageBreak/>
        <w:t>August 1 / Mesori 8: The Confession of St. Peter</w:t>
      </w:r>
      <w:bookmarkEnd w:id="1699"/>
    </w:p>
    <w:p w14:paraId="255AA614" w14:textId="0231559D"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895112">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895112">
        <w:rPr>
          <w:noProof/>
        </w:rPr>
        <w:t>894</w:t>
      </w:r>
      <w:r w:rsidR="00237D47">
        <w:fldChar w:fldCharType="end"/>
      </w:r>
      <w:r>
        <w:t>.</w:t>
      </w:r>
    </w:p>
    <w:p w14:paraId="21A226CF" w14:textId="77777777" w:rsidR="00DD5136" w:rsidRDefault="00DD5136" w:rsidP="00DD5136">
      <w:pPr>
        <w:pStyle w:val="Heading3"/>
      </w:pPr>
      <w:bookmarkStart w:id="1700" w:name="_Toc448227648"/>
      <w:r>
        <w:t>August 5 / Mesori 12: Commemoration of Archangel Michael</w:t>
      </w:r>
      <w:bookmarkEnd w:id="1700"/>
    </w:p>
    <w:p w14:paraId="64B788FF" w14:textId="02457DEC" w:rsidR="00191A26" w:rsidRPr="00B637D8" w:rsidRDefault="00191A26" w:rsidP="00191A26">
      <w:pPr>
        <w:pStyle w:val="Rubric"/>
      </w:pPr>
      <w:r>
        <w:t xml:space="preserve">See </w:t>
      </w:r>
      <w:r>
        <w:fldChar w:fldCharType="begin"/>
      </w:r>
      <w:r>
        <w:instrText xml:space="preserve"> REF _Ref434561114 \h </w:instrText>
      </w:r>
      <w:r>
        <w:fldChar w:fldCharType="separate"/>
      </w:r>
      <w:r w:rsidR="00895112">
        <w:t>November 8 (9) / Athor 12: Archangel Michael</w:t>
      </w:r>
      <w:r>
        <w:fldChar w:fldCharType="end"/>
      </w:r>
      <w:r>
        <w:t xml:space="preserve">, page </w:t>
      </w:r>
      <w:r>
        <w:fldChar w:fldCharType="begin"/>
      </w:r>
      <w:r>
        <w:instrText xml:space="preserve"> PAGEREF _Ref434561114 \h </w:instrText>
      </w:r>
      <w:r>
        <w:fldChar w:fldCharType="separate"/>
      </w:r>
      <w:r w:rsidR="00895112">
        <w:rPr>
          <w:noProof/>
        </w:rPr>
        <w:t>691</w:t>
      </w:r>
      <w:r>
        <w:fldChar w:fldCharType="end"/>
      </w:r>
      <w:r>
        <w:t>.</w:t>
      </w:r>
    </w:p>
    <w:p w14:paraId="700F8882" w14:textId="77777777" w:rsidR="00495F1A" w:rsidRDefault="00980D99" w:rsidP="00495F1A">
      <w:pPr>
        <w:pStyle w:val="Heading3"/>
      </w:pPr>
      <w:bookmarkStart w:id="1701" w:name="_Toc448227649"/>
      <w:r>
        <w:t xml:space="preserve">August 6 / Mesori 13: </w:t>
      </w:r>
      <w:r w:rsidR="00495F1A">
        <w:t>The Transfiguration</w:t>
      </w:r>
      <w:bookmarkEnd w:id="1698"/>
      <w:bookmarkEnd w:id="1697"/>
      <w:bookmarkEnd w:id="1696"/>
      <w:bookmarkEnd w:id="1701"/>
    </w:p>
    <w:p w14:paraId="1EF4D652" w14:textId="77777777" w:rsidR="00980D99" w:rsidRDefault="00980D99" w:rsidP="00980D99">
      <w:pPr>
        <w:pStyle w:val="Heading4"/>
      </w:pPr>
      <w:bookmarkStart w:id="1702" w:name="_Ref434478012"/>
      <w:r>
        <w:t>The Doxology</w:t>
      </w:r>
      <w:r w:rsidR="00E21EA3">
        <w:t xml:space="preserve"> of the Transfiguration</w:t>
      </w:r>
      <w:bookmarkEnd w:id="1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03" w:name="_Ref434476299"/>
      <w:r>
        <w:t>The Psali Adam</w:t>
      </w:r>
      <w:r w:rsidR="006C1B94">
        <w:t xml:space="preserve"> for the Transfiguration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04" w:name="_Ref434476316"/>
      <w:r>
        <w:t>The Psali Batos</w:t>
      </w:r>
      <w:r w:rsidR="006C1B94">
        <w:t xml:space="preserve"> for the Transfiguration</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05" w:name="_Toc410196224"/>
      <w:bookmarkStart w:id="1706" w:name="_Toc410196466"/>
      <w:bookmarkStart w:id="1707" w:name="_Toc410196968"/>
      <w:bookmarkStart w:id="1708" w:name="_Ref435642801"/>
      <w:bookmarkStart w:id="1709" w:name="_Ref435642808"/>
      <w:bookmarkStart w:id="1710" w:name="_Toc448227650"/>
      <w:r>
        <w:t xml:space="preserve">August 9 / Mesori 16: </w:t>
      </w:r>
      <w:r w:rsidR="00495F1A">
        <w:t>The Assumption of the Virgin</w:t>
      </w:r>
      <w:bookmarkEnd w:id="1705"/>
      <w:bookmarkEnd w:id="1706"/>
      <w:bookmarkEnd w:id="1707"/>
      <w:bookmarkEnd w:id="1708"/>
      <w:bookmarkEnd w:id="1709"/>
      <w:bookmarkEnd w:id="1710"/>
    </w:p>
    <w:p w14:paraId="134619E6" w14:textId="5A5C3369"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4D26BE2A" w14:textId="4FF0A956" w:rsidR="007E24F9" w:rsidRDefault="007E24F9" w:rsidP="007E24F9">
      <w:pPr>
        <w:pStyle w:val="Heading4"/>
      </w:pPr>
      <w:bookmarkStart w:id="1711" w:name="_Ref435642763"/>
      <w:r>
        <w:t xml:space="preserve">The Psali </w:t>
      </w:r>
      <w:commentRangeStart w:id="1712"/>
      <w:r>
        <w:t xml:space="preserve">Adam </w:t>
      </w:r>
      <w:commentRangeEnd w:id="1712"/>
      <w:r>
        <w:rPr>
          <w:rStyle w:val="CommentReference"/>
          <w:rFonts w:eastAsiaTheme="minorHAnsi" w:cstheme="minorBidi"/>
          <w:b w:val="0"/>
          <w:bCs w:val="0"/>
          <w:iCs w:val="0"/>
          <w:color w:val="auto"/>
        </w:rPr>
        <w:commentReference w:id="1712"/>
      </w:r>
      <w:r>
        <w:t>for the Virgin</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13"/>
            <w:r>
              <w:t>With divine hands.”</w:t>
            </w:r>
            <w:commentRangeEnd w:id="1713"/>
            <w:r>
              <w:rPr>
                <w:rStyle w:val="CommentReference"/>
                <w:rFonts w:ascii="Times New Roman" w:eastAsiaTheme="minorHAnsi" w:hAnsi="Times New Roman" w:cstheme="minorBidi"/>
                <w:color w:val="auto"/>
              </w:rPr>
              <w:commentReference w:id="1713"/>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14" w:name="_Ref435734818"/>
      <w:r>
        <w:t>The Psali Batos for the Virgin</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40"/>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15"/>
            <w:r>
              <w:t>forever</w:t>
            </w:r>
            <w:commentRangeEnd w:id="1715"/>
            <w:r>
              <w:rPr>
                <w:rStyle w:val="CommentReference"/>
                <w:rFonts w:ascii="Times New Roman" w:eastAsiaTheme="minorHAnsi" w:hAnsi="Times New Roman" w:cstheme="minorBidi"/>
                <w:color w:val="auto"/>
              </w:rPr>
              <w:commentReference w:id="1715"/>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16"/>
            <w:r>
              <w:t>In the unshakable places.</w:t>
            </w:r>
            <w:commentRangeEnd w:id="1716"/>
            <w:r>
              <w:rPr>
                <w:rStyle w:val="CommentReference"/>
                <w:rFonts w:ascii="Times New Roman" w:eastAsiaTheme="minorHAnsi" w:hAnsi="Times New Roman" w:cstheme="minorBidi"/>
                <w:color w:val="auto"/>
              </w:rPr>
              <w:commentReference w:id="1716"/>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17"/>
            <w:r>
              <w:t>Your name adorns our works.</w:t>
            </w:r>
            <w:commentRangeEnd w:id="1717"/>
            <w:r>
              <w:rPr>
                <w:rStyle w:val="CommentReference"/>
                <w:rFonts w:ascii="Times New Roman" w:eastAsiaTheme="minorHAnsi" w:hAnsi="Times New Roman" w:cstheme="minorBidi"/>
                <w:color w:val="auto"/>
              </w:rPr>
              <w:commentReference w:id="1717"/>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18"/>
            <w:r>
              <w:t xml:space="preserve">Interceding </w:t>
            </w:r>
            <w:commentRangeEnd w:id="1718"/>
            <w:r>
              <w:rPr>
                <w:rStyle w:val="CommentReference"/>
                <w:rFonts w:ascii="Times New Roman" w:eastAsiaTheme="minorHAnsi" w:hAnsi="Times New Roman" w:cstheme="minorBidi"/>
                <w:color w:val="auto"/>
              </w:rPr>
              <w:commentReference w:id="1718"/>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19" w:name="_Toc448227651"/>
      <w:r>
        <w:t>August 12 / Mesori 19: Translocation of the Relics of St. Macarius the Great</w:t>
      </w:r>
      <w:bookmarkEnd w:id="1719"/>
    </w:p>
    <w:p w14:paraId="0744AB3C" w14:textId="739B5CCC"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895112">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895112">
        <w:rPr>
          <w:noProof/>
        </w:rPr>
        <w:t>836</w:t>
      </w:r>
      <w:r w:rsidR="00237D47">
        <w:fldChar w:fldCharType="end"/>
      </w:r>
      <w:r w:rsidR="00237D47">
        <w:t>.</w:t>
      </w:r>
    </w:p>
    <w:p w14:paraId="7069CDB9" w14:textId="77777777" w:rsidR="005329C1" w:rsidRDefault="005329C1" w:rsidP="005329C1">
      <w:pPr>
        <w:pStyle w:val="Heading3"/>
      </w:pPr>
      <w:bookmarkStart w:id="1720" w:name="_Toc448227652"/>
      <w:r>
        <w:t>August 14 / Mesori 21: Commemoration of the Theotokos</w:t>
      </w:r>
      <w:bookmarkEnd w:id="1720"/>
    </w:p>
    <w:p w14:paraId="26062380" w14:textId="2CB5F3F4"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511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5112">
        <w:rPr>
          <w:noProof/>
        </w:rPr>
        <w:t>930</w:t>
      </w:r>
      <w:r w:rsidR="007E24F9">
        <w:fldChar w:fldCharType="end"/>
      </w:r>
      <w:r w:rsidR="007E24F9">
        <w:t>.</w:t>
      </w:r>
    </w:p>
    <w:p w14:paraId="548CB18D" w14:textId="77777777" w:rsidR="009F60F1" w:rsidRDefault="009F60F1" w:rsidP="009F60F1">
      <w:pPr>
        <w:pStyle w:val="Heading3"/>
      </w:pPr>
      <w:bookmarkStart w:id="1721" w:name="_Ref434563030"/>
      <w:bookmarkStart w:id="1722" w:name="_Toc448227653"/>
      <w:r>
        <w:t>August 17 / Mesori 24: Departure of St. Takle Haymanot</w:t>
      </w:r>
      <w:bookmarkEnd w:id="1721"/>
      <w:bookmarkEnd w:id="1722"/>
    </w:p>
    <w:p w14:paraId="34845613" w14:textId="77777777" w:rsidR="009F60F1" w:rsidRDefault="009F60F1" w:rsidP="009F60F1">
      <w:pPr>
        <w:pStyle w:val="Heading4"/>
      </w:pPr>
      <w:bookmarkStart w:id="1723" w:name="_Ref434492302"/>
      <w:r>
        <w:t>The Doxology</w:t>
      </w:r>
      <w:r w:rsidR="00B82753">
        <w:t xml:space="preserve"> for St. Takle Haymanot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24" w:name="_Toc448227654"/>
      <w:r>
        <w:lastRenderedPageBreak/>
        <w:t>August 21 / Mesori 28: The Patriarchs: Abraham, Isaac, and Jacob</w:t>
      </w:r>
      <w:bookmarkEnd w:id="1724"/>
    </w:p>
    <w:p w14:paraId="1D063B19" w14:textId="77777777" w:rsidR="00431ABD" w:rsidRDefault="00431ABD" w:rsidP="00431ABD">
      <w:pPr>
        <w:pStyle w:val="Heading4"/>
      </w:pPr>
      <w:bookmarkStart w:id="1725" w:name="_Ref434492413"/>
      <w:r>
        <w:t>The Doxology</w:t>
      </w:r>
      <w:r w:rsidR="00B82753">
        <w:t xml:space="preserve"> for the Patriarchs: Abraham, Isaac, and Jacob</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26" w:name="_Toc448227655"/>
      <w:r>
        <w:lastRenderedPageBreak/>
        <w:t>August 22 / Mesori 29: Commemoration of the Annunciation, Nativity, and Resurrection on the 29</w:t>
      </w:r>
      <w:r w:rsidRPr="00C0205C">
        <w:rPr>
          <w:vertAlign w:val="superscript"/>
        </w:rPr>
        <w:t>th</w:t>
      </w:r>
      <w:r>
        <w:t xml:space="preserve"> of Every Month</w:t>
      </w:r>
      <w:bookmarkEnd w:id="1726"/>
    </w:p>
    <w:p w14:paraId="19306DA7" w14:textId="33F5B3DC" w:rsidR="007D439A" w:rsidRPr="00B52D77" w:rsidRDefault="007D439A" w:rsidP="007D439A">
      <w:pPr>
        <w:pStyle w:val="Rubric"/>
      </w:pPr>
      <w:r>
        <w:t xml:space="preserve">See </w:t>
      </w:r>
      <w:r>
        <w:fldChar w:fldCharType="begin"/>
      </w:r>
      <w:r>
        <w:instrText xml:space="preserve"> REF _Ref435003974 \h </w:instrText>
      </w:r>
      <w:r>
        <w:fldChar w:fldCharType="separate"/>
      </w:r>
      <w:r w:rsidR="00895112">
        <w:t>September 26 (27) / Tho-out 29: Commemoration of the Annunciation, Nativity, and Resurrection on the 29</w:t>
      </w:r>
      <w:r w:rsidR="00895112" w:rsidRPr="00C0205C">
        <w:rPr>
          <w:vertAlign w:val="superscript"/>
        </w:rPr>
        <w:t>th</w:t>
      </w:r>
      <w:r w:rsidR="00895112">
        <w:t xml:space="preserve"> of Every Month</w:t>
      </w:r>
      <w:r>
        <w:fldChar w:fldCharType="end"/>
      </w:r>
      <w:r>
        <w:t xml:space="preserve">, page </w:t>
      </w:r>
      <w:r>
        <w:fldChar w:fldCharType="begin"/>
      </w:r>
      <w:r>
        <w:instrText xml:space="preserve"> PAGEREF _Ref435003974 \h </w:instrText>
      </w:r>
      <w:r>
        <w:fldChar w:fldCharType="separate"/>
      </w:r>
      <w:r w:rsidR="00895112">
        <w:rPr>
          <w:noProof/>
        </w:rPr>
        <w:t>670</w:t>
      </w:r>
      <w:r>
        <w:fldChar w:fldCharType="end"/>
      </w:r>
      <w:r>
        <w:t>.</w:t>
      </w:r>
    </w:p>
    <w:p w14:paraId="71EB5850" w14:textId="77777777" w:rsidR="0070722E" w:rsidRDefault="0070722E" w:rsidP="0070722E">
      <w:pPr>
        <w:pStyle w:val="Heading3"/>
      </w:pPr>
      <w:bookmarkStart w:id="1727" w:name="_Toc448227656"/>
      <w:r>
        <w:t xml:space="preserve">August 22 / Mesori 29: </w:t>
      </w:r>
      <w:r w:rsidR="007D439A">
        <w:t xml:space="preserve">Also the </w:t>
      </w:r>
      <w:r>
        <w:t>Translocation of the Relics of St. John the Short to Scetis</w:t>
      </w:r>
      <w:bookmarkEnd w:id="1727"/>
    </w:p>
    <w:p w14:paraId="6CA7DB30" w14:textId="78A30578"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895112">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895112">
        <w:rPr>
          <w:noProof/>
        </w:rPr>
        <w:t>683</w:t>
      </w:r>
      <w:r w:rsidR="00237D47">
        <w:fldChar w:fldCharType="end"/>
      </w:r>
      <w:r>
        <w:t>.</w:t>
      </w:r>
    </w:p>
    <w:p w14:paraId="7E90B074" w14:textId="77777777" w:rsidR="00D46726" w:rsidRDefault="00D46726" w:rsidP="00D46726">
      <w:pPr>
        <w:pStyle w:val="Heading3"/>
      </w:pPr>
      <w:bookmarkStart w:id="1728" w:name="_Toc448227657"/>
      <w:r>
        <w:t>August 25 / Little Month 2: Departure of St. Titus the Apostle</w:t>
      </w:r>
      <w:bookmarkEnd w:id="1728"/>
    </w:p>
    <w:p w14:paraId="0FCE4143" w14:textId="5EDD0004" w:rsidR="00191A26" w:rsidRDefault="00191A26" w:rsidP="00191A26">
      <w:pPr>
        <w:pStyle w:val="Rubric"/>
      </w:pPr>
      <w:r>
        <w:t xml:space="preserve">See </w:t>
      </w:r>
      <w:r>
        <w:fldChar w:fldCharType="begin"/>
      </w:r>
      <w:r>
        <w:instrText xml:space="preserve"> REF _Ref434488644 \h </w:instrText>
      </w:r>
      <w:r>
        <w:fldChar w:fldCharType="separate"/>
      </w:r>
      <w:r w:rsidR="00895112">
        <w:t>A Doxology for the Apostles</w:t>
      </w:r>
      <w:r>
        <w:fldChar w:fldCharType="end"/>
      </w:r>
      <w:r>
        <w:t xml:space="preserve">, on pages </w:t>
      </w:r>
      <w:r>
        <w:fldChar w:fldCharType="begin"/>
      </w:r>
      <w:r>
        <w:instrText xml:space="preserve"> PAGEREF _Ref434488644 \h </w:instrText>
      </w:r>
      <w:r>
        <w:fldChar w:fldCharType="separate"/>
      </w:r>
      <w:r w:rsidR="00895112">
        <w:rPr>
          <w:noProof/>
        </w:rPr>
        <w:t>623</w:t>
      </w:r>
      <w:r>
        <w:fldChar w:fldCharType="end"/>
      </w:r>
      <w:r>
        <w:t xml:space="preserve">, </w:t>
      </w:r>
      <w:r>
        <w:fldChar w:fldCharType="begin"/>
      </w:r>
      <w:r>
        <w:instrText xml:space="preserve"> PAGEREF _Ref434488657 \h </w:instrText>
      </w:r>
      <w:r>
        <w:fldChar w:fldCharType="separate"/>
      </w:r>
      <w:r w:rsidR="00895112">
        <w:rPr>
          <w:noProof/>
        </w:rPr>
        <w:t>623</w:t>
      </w:r>
      <w:r>
        <w:fldChar w:fldCharType="end"/>
      </w:r>
      <w:r>
        <w:t xml:space="preserve">, or </w:t>
      </w:r>
      <w:r>
        <w:fldChar w:fldCharType="begin"/>
      </w:r>
      <w:r>
        <w:instrText xml:space="preserve"> PAGEREF _Ref434488992 \h </w:instrText>
      </w:r>
      <w:r>
        <w:fldChar w:fldCharType="separate"/>
      </w:r>
      <w:r w:rsidR="00895112">
        <w:rPr>
          <w:noProof/>
        </w:rPr>
        <w:t>625</w:t>
      </w:r>
      <w:r>
        <w:fldChar w:fldCharType="end"/>
      </w:r>
      <w:r>
        <w:t>.</w:t>
      </w:r>
    </w:p>
    <w:p w14:paraId="76AA6933" w14:textId="77777777" w:rsidR="00C30039" w:rsidRDefault="00C30039" w:rsidP="00C30039">
      <w:pPr>
        <w:pStyle w:val="Heading3"/>
      </w:pPr>
      <w:bookmarkStart w:id="1729" w:name="_Toc448227658"/>
      <w:r>
        <w:t>August 26 / Little Month 3: Archangel Raphael</w:t>
      </w:r>
      <w:bookmarkEnd w:id="1729"/>
    </w:p>
    <w:p w14:paraId="0292BCC5" w14:textId="77777777" w:rsidR="00C30039" w:rsidRDefault="00C30039" w:rsidP="00C30039">
      <w:pPr>
        <w:pStyle w:val="Heading4"/>
      </w:pPr>
      <w:bookmarkStart w:id="1730" w:name="_Ref434488208"/>
      <w:r>
        <w:t>The Doxology</w:t>
      </w:r>
      <w:r w:rsidR="00B46E6E">
        <w:t xml:space="preserve"> for Archangel Raphael</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31" w:name="_Toc448227659"/>
      <w:r>
        <w:t>August 28 / Little Month 5</w:t>
      </w:r>
      <w:r w:rsidR="00980D99">
        <w:t>: St. Parsouma</w:t>
      </w:r>
      <w:bookmarkEnd w:id="1731"/>
    </w:p>
    <w:p w14:paraId="32F5CFB7" w14:textId="77777777" w:rsidR="00980D99" w:rsidRDefault="00980D99" w:rsidP="00980D99">
      <w:pPr>
        <w:pStyle w:val="Heading4"/>
      </w:pPr>
      <w:bookmarkStart w:id="1732" w:name="_Ref434491294"/>
      <w:r>
        <w:t>The Doxology</w:t>
      </w:r>
      <w:r w:rsidR="00810F04">
        <w:t xml:space="preserve"> for St. Parsouma</w:t>
      </w:r>
      <w:bookmarkEnd w:id="1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41"/>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36"/>
            <w:r>
              <w:t xml:space="preserve">ⲙ̀Ⲡⲭ̄ⲥ̄ </w:t>
            </w:r>
            <w:commentRangeEnd w:id="1736"/>
            <w:r>
              <w:rPr>
                <w:rStyle w:val="CommentReference"/>
                <w:rFonts w:ascii="Times New Roman" w:hAnsi="Times New Roman" w:cstheme="minorBidi"/>
                <w:noProof w:val="0"/>
              </w:rPr>
              <w:commentReference w:id="1736"/>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37"/>
            <w:r>
              <w:t xml:space="preserve">ⲡⲉⲛⲥⲱⲧⲏⲣ </w:t>
            </w:r>
            <w:commentRangeEnd w:id="1737"/>
            <w:r>
              <w:rPr>
                <w:rStyle w:val="CommentReference"/>
                <w:rFonts w:ascii="Times New Roman" w:hAnsi="Times New Roman" w:cstheme="minorBidi"/>
                <w:noProof w:val="0"/>
              </w:rPr>
              <w:commentReference w:id="1737"/>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38" w:name="_Toc410196226"/>
      <w:bookmarkStart w:id="1739" w:name="_Toc410196468"/>
      <w:bookmarkStart w:id="1740" w:name="_Toc410196970"/>
      <w:bookmarkStart w:id="1741" w:name="_Toc448696657"/>
      <w:bookmarkStart w:id="1742" w:name="Pascal"/>
      <w:bookmarkEnd w:id="1695"/>
      <w:r>
        <w:lastRenderedPageBreak/>
        <w:t>The Pascal Cycle</w:t>
      </w:r>
      <w:bookmarkEnd w:id="1738"/>
      <w:bookmarkEnd w:id="1739"/>
      <w:bookmarkEnd w:id="1740"/>
      <w:bookmarkEnd w:id="1741"/>
    </w:p>
    <w:bookmarkStart w:id="1743" w:name="_Toc410196971" w:displacedByCustomXml="next"/>
    <w:bookmarkStart w:id="1744" w:name="_Toc410196469" w:displacedByCustomXml="next"/>
    <w:bookmarkStart w:id="1745" w:name="_Toc410196227" w:displacedByCustomXml="next"/>
    <w:sdt>
      <w:sdtPr>
        <w:id w:val="-124935015"/>
        <w:docPartObj>
          <w:docPartGallery w:val="Table of Contents"/>
          <w:docPartUnique/>
        </w:docPartObj>
      </w:sdtPr>
      <w:sdtEndPr>
        <w:rPr>
          <w:b/>
          <w:bCs/>
          <w:noProof/>
        </w:rPr>
      </w:sdtEndPr>
      <w:sdtContent>
        <w:p w14:paraId="5FDFFE48" w14:textId="152F97CA"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895112">
              <w:rPr>
                <w:noProof/>
                <w:webHidden/>
              </w:rPr>
              <w:t>945</w:t>
            </w:r>
            <w:r w:rsidR="00E35F1F">
              <w:rPr>
                <w:noProof/>
                <w:webHidden/>
              </w:rPr>
              <w:fldChar w:fldCharType="end"/>
            </w:r>
          </w:hyperlink>
        </w:p>
        <w:p w14:paraId="2F2B0A5E" w14:textId="4836134F" w:rsidR="00E35F1F" w:rsidRDefault="008A378B">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895112">
              <w:rPr>
                <w:noProof/>
                <w:webHidden/>
              </w:rPr>
              <w:t>946</w:t>
            </w:r>
            <w:r w:rsidR="00E35F1F">
              <w:rPr>
                <w:noProof/>
                <w:webHidden/>
              </w:rPr>
              <w:fldChar w:fldCharType="end"/>
            </w:r>
          </w:hyperlink>
        </w:p>
        <w:p w14:paraId="21397571" w14:textId="6A1CAAA3" w:rsidR="00E35F1F" w:rsidRDefault="008A378B">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895112">
              <w:rPr>
                <w:noProof/>
                <w:webHidden/>
              </w:rPr>
              <w:t>946</w:t>
            </w:r>
            <w:r w:rsidR="00E35F1F">
              <w:rPr>
                <w:noProof/>
                <w:webHidden/>
              </w:rPr>
              <w:fldChar w:fldCharType="end"/>
            </w:r>
          </w:hyperlink>
        </w:p>
        <w:p w14:paraId="345B39DB" w14:textId="53602AA4" w:rsidR="00E35F1F" w:rsidRDefault="008A378B">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895112">
              <w:rPr>
                <w:noProof/>
                <w:webHidden/>
              </w:rPr>
              <w:t>967</w:t>
            </w:r>
            <w:r w:rsidR="00E35F1F">
              <w:rPr>
                <w:noProof/>
                <w:webHidden/>
              </w:rPr>
              <w:fldChar w:fldCharType="end"/>
            </w:r>
          </w:hyperlink>
        </w:p>
        <w:p w14:paraId="2AC75D2D" w14:textId="524F4311" w:rsidR="00E35F1F" w:rsidRDefault="008A378B">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895112">
              <w:rPr>
                <w:noProof/>
                <w:webHidden/>
              </w:rPr>
              <w:t>972</w:t>
            </w:r>
            <w:r w:rsidR="00E35F1F">
              <w:rPr>
                <w:noProof/>
                <w:webHidden/>
              </w:rPr>
              <w:fldChar w:fldCharType="end"/>
            </w:r>
          </w:hyperlink>
        </w:p>
        <w:p w14:paraId="3D4E604A" w14:textId="5C22A11D" w:rsidR="00E35F1F" w:rsidRDefault="008A378B">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895112">
              <w:rPr>
                <w:noProof/>
                <w:webHidden/>
              </w:rPr>
              <w:t>981</w:t>
            </w:r>
            <w:r w:rsidR="00E35F1F">
              <w:rPr>
                <w:noProof/>
                <w:webHidden/>
              </w:rPr>
              <w:fldChar w:fldCharType="end"/>
            </w:r>
          </w:hyperlink>
        </w:p>
        <w:p w14:paraId="02D0C1AA" w14:textId="05F61A7D" w:rsidR="00E35F1F" w:rsidRDefault="008A378B">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895112">
              <w:rPr>
                <w:noProof/>
                <w:webHidden/>
              </w:rPr>
              <w:t>989</w:t>
            </w:r>
            <w:r w:rsidR="00E35F1F">
              <w:rPr>
                <w:noProof/>
                <w:webHidden/>
              </w:rPr>
              <w:fldChar w:fldCharType="end"/>
            </w:r>
          </w:hyperlink>
        </w:p>
        <w:p w14:paraId="1DA254E0" w14:textId="66264CF4" w:rsidR="00E35F1F" w:rsidRDefault="008A378B">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895112">
              <w:rPr>
                <w:noProof/>
                <w:webHidden/>
              </w:rPr>
              <w:t>1000</w:t>
            </w:r>
            <w:r w:rsidR="00E35F1F">
              <w:rPr>
                <w:noProof/>
                <w:webHidden/>
              </w:rPr>
              <w:fldChar w:fldCharType="end"/>
            </w:r>
          </w:hyperlink>
        </w:p>
        <w:p w14:paraId="779EDF1B" w14:textId="0210366F" w:rsidR="00E35F1F" w:rsidRDefault="008A378B">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895112">
              <w:rPr>
                <w:noProof/>
                <w:webHidden/>
              </w:rPr>
              <w:t>1002</w:t>
            </w:r>
            <w:r w:rsidR="00E35F1F">
              <w:rPr>
                <w:noProof/>
                <w:webHidden/>
              </w:rPr>
              <w:fldChar w:fldCharType="end"/>
            </w:r>
          </w:hyperlink>
        </w:p>
        <w:p w14:paraId="24E1F576" w14:textId="30B36985" w:rsidR="00E35F1F" w:rsidRDefault="008A378B">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895112">
              <w:rPr>
                <w:noProof/>
                <w:webHidden/>
              </w:rPr>
              <w:t>1012</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46" w:name="_Toc448227660"/>
      <w:r>
        <w:lastRenderedPageBreak/>
        <w:t>Jonah’s Fast</w:t>
      </w:r>
      <w:bookmarkEnd w:id="1745"/>
      <w:bookmarkEnd w:id="1744"/>
      <w:bookmarkEnd w:id="1743"/>
      <w:bookmarkEnd w:id="1746"/>
    </w:p>
    <w:p w14:paraId="7A658690" w14:textId="77777777" w:rsidR="001E5E16" w:rsidRPr="001E5E16" w:rsidRDefault="001E5E16" w:rsidP="001E5E16">
      <w:pPr>
        <w:pStyle w:val="Heading4"/>
      </w:pPr>
      <w:bookmarkStart w:id="1747" w:name="_Ref434478053"/>
      <w:r>
        <w:t>The Doxology</w:t>
      </w:r>
      <w:r w:rsidR="00E21EA3">
        <w:t xml:space="preserve"> of Jonah’s Fast</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48" w:name="_Toc410196228"/>
      <w:bookmarkStart w:id="1749" w:name="_Toc410196470"/>
      <w:bookmarkStart w:id="1750" w:name="_Toc410196972"/>
      <w:bookmarkStart w:id="1751" w:name="_Toc448227661"/>
      <w:r>
        <w:t>Jonah’s Feast</w:t>
      </w:r>
      <w:bookmarkEnd w:id="1748"/>
      <w:bookmarkEnd w:id="1749"/>
      <w:bookmarkEnd w:id="1750"/>
      <w:bookmarkEnd w:id="1751"/>
    </w:p>
    <w:p w14:paraId="6EE6C439" w14:textId="77777777" w:rsidR="00495F1A" w:rsidRDefault="00495F1A" w:rsidP="00495F1A">
      <w:pPr>
        <w:pStyle w:val="Heading3"/>
      </w:pPr>
      <w:bookmarkStart w:id="1752" w:name="_Toc410196229"/>
      <w:bookmarkStart w:id="1753" w:name="_Toc410196471"/>
      <w:bookmarkStart w:id="1754" w:name="_Toc410196973"/>
      <w:bookmarkStart w:id="1755" w:name="_Toc448227662"/>
      <w:r>
        <w:t>Great Lent</w:t>
      </w:r>
      <w:bookmarkEnd w:id="1752"/>
      <w:bookmarkEnd w:id="1753"/>
      <w:bookmarkEnd w:id="1754"/>
      <w:bookmarkEnd w:id="1755"/>
    </w:p>
    <w:p w14:paraId="2602B6E5" w14:textId="77777777" w:rsidR="00EC2AEB" w:rsidRPr="001E5E16" w:rsidRDefault="00EC2AEB" w:rsidP="00EC2AEB">
      <w:pPr>
        <w:pStyle w:val="Heading4"/>
      </w:pPr>
      <w:bookmarkStart w:id="1756" w:name="_Ref434478080"/>
      <w:r>
        <w:t>The Doxology</w:t>
      </w:r>
      <w:r w:rsidR="00420CFA">
        <w:t xml:space="preserve"> for Saturday and Sunday</w:t>
      </w:r>
      <w:r w:rsidR="00E21EA3">
        <w:t xml:space="preserve"> in Great Lent</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57" w:name="_Ref434478104"/>
      <w:r>
        <w:t>The Doxology</w:t>
      </w:r>
      <w:r w:rsidR="00E21EA3">
        <w:t xml:space="preserve"> for Weekdays in Great Lent</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58"/>
            <w:r>
              <w:t>ⲛⲓⲉ̀ⲛⲉϩ</w:t>
            </w:r>
            <w:commentRangeEnd w:id="1758"/>
            <w:r>
              <w:rPr>
                <w:rStyle w:val="CommentReference"/>
                <w:rFonts w:ascii="Times New Roman" w:hAnsi="Times New Roman" w:cstheme="minorBidi"/>
                <w:noProof w:val="0"/>
              </w:rPr>
              <w:commentReference w:id="1758"/>
            </w:r>
            <w:r>
              <w:t>.</w:t>
            </w:r>
          </w:p>
        </w:tc>
      </w:tr>
    </w:tbl>
    <w:p w14:paraId="1A70F51E" w14:textId="77777777" w:rsidR="00420CFA" w:rsidRPr="001E5E16" w:rsidRDefault="00420CFA" w:rsidP="00420CFA">
      <w:pPr>
        <w:pStyle w:val="Heading4"/>
      </w:pPr>
      <w:bookmarkStart w:id="1759" w:name="_Ref434478128"/>
      <w:r>
        <w:t>A Second Doxology for Weekdays</w:t>
      </w:r>
      <w:r w:rsidR="00E21EA3">
        <w:t xml:space="preserve"> in Great Lent</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60"/>
            <w:r>
              <w:t xml:space="preserve">He </w:t>
            </w:r>
            <w:r w:rsidR="00253DD3">
              <w:t>humiliated</w:t>
            </w:r>
          </w:p>
          <w:p w14:paraId="774AFAE4" w14:textId="77777777" w:rsidR="00420CFA" w:rsidRDefault="00420CFA" w:rsidP="00420CFA">
            <w:pPr>
              <w:pStyle w:val="EngHangEnd"/>
            </w:pPr>
            <w:r>
              <w:t>The Tempter</w:t>
            </w:r>
            <w:commentRangeEnd w:id="1760"/>
            <w:r>
              <w:rPr>
                <w:rStyle w:val="CommentReference"/>
              </w:rPr>
              <w:commentReference w:id="1760"/>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61"/>
            <w:r>
              <w:t>“Fast in watchfulness</w:t>
            </w:r>
          </w:p>
          <w:p w14:paraId="6B2FDE71" w14:textId="77777777" w:rsidR="00420CFA" w:rsidRDefault="00420CFA" w:rsidP="00420CFA">
            <w:pPr>
              <w:pStyle w:val="EngHangEnd"/>
            </w:pPr>
            <w:r>
              <w:t>By day and by night.”</w:t>
            </w:r>
            <w:commentRangeEnd w:id="1761"/>
            <w:r>
              <w:rPr>
                <w:rStyle w:val="CommentReference"/>
              </w:rPr>
              <w:commentReference w:id="1761"/>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62" w:name="_Ref434478147"/>
      <w:r>
        <w:lastRenderedPageBreak/>
        <w:t>A Third</w:t>
      </w:r>
      <w:r w:rsidR="00420CFA">
        <w:t xml:space="preserve"> Doxology</w:t>
      </w:r>
      <w:r>
        <w:t xml:space="preserve"> for Weekdays</w:t>
      </w:r>
      <w:r w:rsidR="00E21EA3">
        <w:t xml:space="preserve"> in Great Lent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63" w:name="_Ref434478172"/>
      <w:r>
        <w:t xml:space="preserve">The </w:t>
      </w:r>
      <w:r w:rsidR="007A72D2">
        <w:t xml:space="preserve">Fourth </w:t>
      </w:r>
      <w:r>
        <w:t>Doxology</w:t>
      </w:r>
      <w:r w:rsidR="007A72D2">
        <w:t xml:space="preserve"> </w:t>
      </w:r>
      <w:r w:rsidR="00E21EA3">
        <w:t>for Great Lent</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64"/>
            <w:r>
              <w:t xml:space="preserve">Ϯⲛⲏⲥⲧⲓⲁ̀ </w:t>
            </w:r>
            <w:commentRangeEnd w:id="1764"/>
            <w:r>
              <w:rPr>
                <w:rStyle w:val="CommentReference"/>
                <w:rFonts w:ascii="Times New Roman" w:hAnsi="Times New Roman" w:cstheme="minorBidi"/>
                <w:noProof w:val="0"/>
              </w:rPr>
              <w:commentReference w:id="1764"/>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65"/>
            <w:r>
              <w:t>pretense</w:t>
            </w:r>
            <w:commentRangeEnd w:id="1765"/>
            <w:r>
              <w:rPr>
                <w:rStyle w:val="CommentReference"/>
              </w:rPr>
              <w:commentReference w:id="1765"/>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66"/>
            <w:r>
              <w:t>strugglers</w:t>
            </w:r>
            <w:commentRangeEnd w:id="1766"/>
            <w:r>
              <w:rPr>
                <w:rStyle w:val="CommentReference"/>
              </w:rPr>
              <w:commentReference w:id="1766"/>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67"/>
            <w:r>
              <w:t>martyrdom</w:t>
            </w:r>
            <w:commentRangeEnd w:id="1767"/>
            <w:r>
              <w:rPr>
                <w:rStyle w:val="CommentReference"/>
              </w:rPr>
              <w:commentReference w:id="1767"/>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68"/>
            <w:r>
              <w:t xml:space="preserve">carries </w:t>
            </w:r>
            <w:commentRangeEnd w:id="1768"/>
            <w:r>
              <w:rPr>
                <w:rStyle w:val="CommentReference"/>
              </w:rPr>
              <w:commentReference w:id="1768"/>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69"/>
            <w:r>
              <w:t>assembly</w:t>
            </w:r>
            <w:commentRangeEnd w:id="1769"/>
            <w:r>
              <w:rPr>
                <w:rStyle w:val="CommentReference"/>
              </w:rPr>
              <w:commentReference w:id="1769"/>
            </w:r>
            <w:r>
              <w:t>,</w:t>
            </w:r>
          </w:p>
          <w:p w14:paraId="33941A18" w14:textId="77777777" w:rsidR="006A78B4" w:rsidRDefault="006A78B4" w:rsidP="006A78B4">
            <w:pPr>
              <w:pStyle w:val="EngHangEnd"/>
            </w:pPr>
            <w:r>
              <w:t xml:space="preserve">From now until the </w:t>
            </w:r>
            <w:commentRangeStart w:id="1770"/>
            <w:r>
              <w:t>ages of ages</w:t>
            </w:r>
            <w:commentRangeEnd w:id="1770"/>
            <w:r>
              <w:rPr>
                <w:rStyle w:val="CommentReference"/>
              </w:rPr>
              <w:commentReference w:id="1770"/>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71" w:name="_Ref434476347"/>
      <w:r>
        <w:lastRenderedPageBreak/>
        <w:t>The Psali Adam</w:t>
      </w:r>
      <w:r w:rsidR="006C1B94">
        <w:t xml:space="preserve"> for Great Lent</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72" w:name="_Ref434476369"/>
      <w:r>
        <w:t>The Psali Batos</w:t>
      </w:r>
      <w:r w:rsidR="006C1B94">
        <w:t xml:space="preserve"> for Great Lent</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73" w:name="_Toc410196230"/>
      <w:bookmarkStart w:id="1774" w:name="_Toc410196472"/>
      <w:bookmarkStart w:id="1775" w:name="_Toc410196974"/>
      <w:bookmarkStart w:id="1776" w:name="_Toc448227663"/>
      <w:r>
        <w:t>Lazarus Saturday</w:t>
      </w:r>
      <w:bookmarkEnd w:id="1773"/>
      <w:bookmarkEnd w:id="1774"/>
      <w:bookmarkEnd w:id="1775"/>
      <w:bookmarkEnd w:id="1776"/>
    </w:p>
    <w:p w14:paraId="536840DE" w14:textId="77777777" w:rsidR="00EC2AEB" w:rsidRPr="001E5E16" w:rsidRDefault="00EC2AEB" w:rsidP="00EC2AEB">
      <w:pPr>
        <w:pStyle w:val="Heading4"/>
      </w:pPr>
      <w:bookmarkStart w:id="1777" w:name="_Ref434478195"/>
      <w:r>
        <w:t>The Doxology</w:t>
      </w:r>
      <w:r w:rsidR="00E21EA3">
        <w:t xml:space="preserve"> for Lazarus Saturday</w:t>
      </w:r>
      <w:bookmarkEnd w:id="1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78" w:name="_Ref434476394"/>
      <w:r>
        <w:t>The Psali Batos</w:t>
      </w:r>
      <w:r w:rsidR="006C1B94">
        <w:t xml:space="preserve"> for Lazarus Saturday</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79"/>
            <w:r>
              <w:t>With glory befitting You</w:t>
            </w:r>
            <w:commentRangeEnd w:id="1779"/>
            <w:r>
              <w:rPr>
                <w:rStyle w:val="CommentReference"/>
              </w:rPr>
              <w:commentReference w:id="1779"/>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80" w:name="_Toc410196231"/>
      <w:bookmarkStart w:id="1781" w:name="_Toc410196473"/>
      <w:bookmarkStart w:id="1782" w:name="_Toc410196975"/>
      <w:bookmarkStart w:id="1783" w:name="_Toc448227664"/>
      <w:r>
        <w:t>Palm Sunday</w:t>
      </w:r>
      <w:bookmarkEnd w:id="1780"/>
      <w:bookmarkEnd w:id="1781"/>
      <w:bookmarkEnd w:id="1782"/>
      <w:bookmarkEnd w:id="1783"/>
    </w:p>
    <w:p w14:paraId="5FD5B809" w14:textId="77777777" w:rsidR="00EC2AEB" w:rsidRPr="001E5E16" w:rsidRDefault="00EC2AEB" w:rsidP="00EC2AEB">
      <w:pPr>
        <w:pStyle w:val="Heading4"/>
      </w:pPr>
      <w:bookmarkStart w:id="1784" w:name="_Ref434478217"/>
      <w:r>
        <w:t xml:space="preserve">The </w:t>
      </w:r>
      <w:r w:rsidR="00FA139D">
        <w:t xml:space="preserve">First </w:t>
      </w:r>
      <w:r>
        <w:t>Doxology</w:t>
      </w:r>
      <w:r w:rsidR="00E21EA3">
        <w:t xml:space="preserve"> for Palm Sunday</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85"/>
            <w:r>
              <w:t>To the ages.</w:t>
            </w:r>
            <w:commentRangeEnd w:id="1785"/>
            <w:r>
              <w:rPr>
                <w:rStyle w:val="CommentReference"/>
              </w:rPr>
              <w:commentReference w:id="1785"/>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86" w:name="_Ref434478234"/>
      <w:r>
        <w:t>The Second Doxology</w:t>
      </w:r>
      <w:r w:rsidR="00E21EA3">
        <w:t xml:space="preserve"> for Palm Sunday</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42"/>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87" w:name="_Ref434478255"/>
      <w:r>
        <w:t>The Third Doxology</w:t>
      </w:r>
      <w:r w:rsidR="00E21EA3">
        <w:t xml:space="preserve"> for Palm Sunday</w:t>
      </w:r>
      <w:bookmarkEnd w:id="1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43"/>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88"/>
            <w:r>
              <w:t xml:space="preserve">is </w:t>
            </w:r>
            <w:commentRangeEnd w:id="1788"/>
            <w:r>
              <w:rPr>
                <w:rStyle w:val="CommentReference"/>
              </w:rPr>
              <w:commentReference w:id="1788"/>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89" w:name="_Ref434476417"/>
      <w:r>
        <w:t>The Psali Adam</w:t>
      </w:r>
      <w:r w:rsidR="006C1B94">
        <w:t xml:space="preserve"> for Palm Sunday</w:t>
      </w:r>
      <w:bookmarkEnd w:id="17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90"/>
            <w:r>
              <w:t xml:space="preserve">Offer </w:t>
            </w:r>
            <w:commentRangeEnd w:id="1790"/>
            <w:r>
              <w:rPr>
                <w:rStyle w:val="CommentReference"/>
              </w:rPr>
              <w:commentReference w:id="1790"/>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91"/>
            <w:r>
              <w:t>Kranion</w:t>
            </w:r>
            <w:commentRangeEnd w:id="1791"/>
            <w:r>
              <w:rPr>
                <w:rStyle w:val="CommentReference"/>
              </w:rPr>
              <w:commentReference w:id="1791"/>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92" w:name="_Toc448227665"/>
      <w:bookmarkStart w:id="1793" w:name="_Toc410196232"/>
      <w:bookmarkStart w:id="1794" w:name="_Toc410196474"/>
      <w:bookmarkStart w:id="1795" w:name="_Toc410196976"/>
      <w:r>
        <w:lastRenderedPageBreak/>
        <w:t>Joyous Saturday</w:t>
      </w:r>
      <w:bookmarkEnd w:id="1792"/>
    </w:p>
    <w:p w14:paraId="65F4337A" w14:textId="2CA465AF" w:rsidR="003E106D" w:rsidRDefault="003E106D" w:rsidP="003E106D">
      <w:pPr>
        <w:pStyle w:val="Heading4"/>
      </w:pPr>
      <w:bookmarkStart w:id="1796" w:name="_Ref435562018"/>
      <w:r>
        <w:t>The Psali Batos for the Joyous Saturday</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97"/>
            <w:r>
              <w:t xml:space="preserve">abolished </w:t>
            </w:r>
            <w:commentRangeEnd w:id="1797"/>
            <w:r>
              <w:rPr>
                <w:rStyle w:val="CommentReference"/>
              </w:rPr>
              <w:commentReference w:id="1797"/>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98"/>
            <w:r>
              <w:t>power</w:t>
            </w:r>
            <w:commentRangeEnd w:id="1798"/>
            <w:r>
              <w:rPr>
                <w:rStyle w:val="CommentReference"/>
              </w:rPr>
              <w:commentReference w:id="1798"/>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99" w:name="_Toc448227666"/>
      <w:r>
        <w:t>Resurrection</w:t>
      </w:r>
      <w:bookmarkEnd w:id="1793"/>
      <w:bookmarkEnd w:id="1794"/>
      <w:bookmarkEnd w:id="1795"/>
      <w:r w:rsidR="003E106D">
        <w:t xml:space="preserve"> Sunday</w:t>
      </w:r>
      <w:bookmarkEnd w:id="1799"/>
    </w:p>
    <w:p w14:paraId="48D283B9" w14:textId="77777777" w:rsidR="00EC2AEB" w:rsidRPr="001E5E16" w:rsidRDefault="00EC2AEB" w:rsidP="00EC2AEB">
      <w:pPr>
        <w:pStyle w:val="Heading4"/>
      </w:pPr>
      <w:bookmarkStart w:id="1800" w:name="_Ref434478294"/>
      <w:r>
        <w:t>The Doxology</w:t>
      </w:r>
      <w:r w:rsidR="00E21EA3">
        <w:t xml:space="preserve"> for the Resurrection</w:t>
      </w:r>
      <w:bookmarkEnd w:id="1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01"/>
            <w:r>
              <w:t>Name</w:t>
            </w:r>
            <w:commentRangeEnd w:id="1801"/>
            <w:r>
              <w:rPr>
                <w:rStyle w:val="CommentReference"/>
              </w:rPr>
              <w:commentReference w:id="1801"/>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02" w:name="_Ref434478317"/>
      <w:r>
        <w:t>A</w:t>
      </w:r>
      <w:r w:rsidR="00E21EA3">
        <w:t>nother</w:t>
      </w:r>
      <w:r>
        <w:t xml:space="preserve"> Doxology</w:t>
      </w:r>
      <w:r w:rsidR="00E21EA3">
        <w:t xml:space="preserve"> for the Resurrection</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03" w:name="_Ref434478347"/>
      <w:r>
        <w:t>A Doxology for Archangel Michael</w:t>
      </w:r>
      <w:r w:rsidR="00E21EA3">
        <w:t xml:space="preserve"> for the Resurrection</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44"/>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45"/>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46"/>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04" w:name="_Ref434476440"/>
      <w:r>
        <w:t>The Psali Adam</w:t>
      </w:r>
      <w:r w:rsidR="006C1B94">
        <w:t xml:space="preserve"> for the Resurrection</w:t>
      </w:r>
      <w:bookmarkEnd w:id="1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05" w:name="_Ref434476459"/>
      <w:r>
        <w:lastRenderedPageBreak/>
        <w:t>The Psali Batos</w:t>
      </w:r>
      <w:r w:rsidR="006C1B94">
        <w:t xml:space="preserve"> for the Resurrection</w:t>
      </w:r>
      <w:bookmarkEnd w:id="1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06" w:name="_Toc410196233"/>
      <w:bookmarkStart w:id="1807" w:name="_Toc410196475"/>
      <w:bookmarkStart w:id="1808" w:name="_Toc410196977"/>
      <w:bookmarkStart w:id="1809" w:name="_Toc448227667"/>
      <w:r>
        <w:t>Thomas Sunday</w:t>
      </w:r>
      <w:bookmarkEnd w:id="1806"/>
      <w:bookmarkEnd w:id="1807"/>
      <w:bookmarkEnd w:id="1808"/>
      <w:bookmarkEnd w:id="1809"/>
    </w:p>
    <w:p w14:paraId="1CFE554E" w14:textId="77777777" w:rsidR="00EC2AEB" w:rsidRDefault="00EC2AEB" w:rsidP="00EC2AEB">
      <w:pPr>
        <w:pStyle w:val="Heading4"/>
      </w:pPr>
      <w:bookmarkStart w:id="1810" w:name="_Ref434478375"/>
      <w:r>
        <w:t>The Doxology</w:t>
      </w:r>
      <w:r w:rsidR="00E21EA3">
        <w:t xml:space="preserve"> for Thomas Sunday</w:t>
      </w:r>
      <w:bookmarkEnd w:id="1810"/>
    </w:p>
    <w:p w14:paraId="641B4975" w14:textId="41EC2771"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895112">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895112">
        <w:rPr>
          <w:noProof/>
        </w:rPr>
        <w:t>989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47"/>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48"/>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49"/>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50"/>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11"/>
            <w:r>
              <w:t xml:space="preserve">Jesus </w:t>
            </w:r>
            <w:commentRangeEnd w:id="1811"/>
            <w:r>
              <w:rPr>
                <w:rStyle w:val="CommentReference"/>
                <w:rFonts w:ascii="Times New Roman" w:hAnsi="Times New Roman"/>
              </w:rPr>
              <w:commentReference w:id="1811"/>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12" w:name="_Toc410196235"/>
      <w:bookmarkStart w:id="1813" w:name="_Toc410196477"/>
      <w:bookmarkStart w:id="1814" w:name="_Toc410196979"/>
      <w:bookmarkStart w:id="1815" w:name="_Toc448227668"/>
      <w:r>
        <w:t>Ascension</w:t>
      </w:r>
      <w:bookmarkEnd w:id="1812"/>
      <w:bookmarkEnd w:id="1813"/>
      <w:bookmarkEnd w:id="1814"/>
      <w:bookmarkEnd w:id="1815"/>
    </w:p>
    <w:p w14:paraId="41C1E8F1" w14:textId="77777777" w:rsidR="00EC2AEB" w:rsidRPr="001E5E16" w:rsidRDefault="00EC2AEB" w:rsidP="00EC2AEB">
      <w:pPr>
        <w:pStyle w:val="Heading4"/>
      </w:pPr>
      <w:bookmarkStart w:id="1816" w:name="_Ref434478556"/>
      <w:r>
        <w:t>The Doxology</w:t>
      </w:r>
      <w:r w:rsidR="00CC1CA8">
        <w:t xml:space="preserve"> for the Ascension</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17"/>
            <w:r>
              <w:t>Name</w:t>
            </w:r>
            <w:commentRangeEnd w:id="1817"/>
            <w:r>
              <w:rPr>
                <w:rStyle w:val="CommentReference"/>
              </w:rPr>
              <w:commentReference w:id="1817"/>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18"/>
            <w:r>
              <w:t>to Him</w:t>
            </w:r>
            <w:commentRangeEnd w:id="1818"/>
            <w:r>
              <w:rPr>
                <w:rStyle w:val="CommentReference"/>
              </w:rPr>
              <w:commentReference w:id="1818"/>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19"/>
            <w:r>
              <w:t>might</w:t>
            </w:r>
            <w:commentRangeEnd w:id="1819"/>
            <w:r>
              <w:rPr>
                <w:rStyle w:val="CommentReference"/>
              </w:rPr>
              <w:commentReference w:id="1819"/>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20"/>
            <w:r>
              <w:t xml:space="preserve">Jesus </w:t>
            </w:r>
            <w:commentRangeEnd w:id="1820"/>
            <w:r>
              <w:rPr>
                <w:rStyle w:val="CommentReference"/>
                <w:rFonts w:ascii="Times New Roman" w:hAnsi="Times New Roman"/>
              </w:rPr>
              <w:commentReference w:id="1820"/>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21" w:name="_Ref434476482"/>
      <w:r>
        <w:t>The Psali Adam</w:t>
      </w:r>
      <w:r w:rsidR="006C1B94">
        <w:t xml:space="preserve"> for the Ascension</w:t>
      </w:r>
      <w:bookmarkEnd w:id="1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22" w:name="_Ref434476541"/>
      <w:r>
        <w:t>The Psali Batos</w:t>
      </w:r>
      <w:r w:rsidR="006C1B94">
        <w:t xml:space="preserve"> for the Ascension</w:t>
      </w:r>
      <w:bookmarkEnd w:id="1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23"/>
            <w:r>
              <w:t>miracles</w:t>
            </w:r>
            <w:commentRangeEnd w:id="1823"/>
            <w:r>
              <w:rPr>
                <w:rStyle w:val="CommentReference"/>
              </w:rPr>
              <w:commentReference w:id="1823"/>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24" w:name="_Toc410196236"/>
      <w:bookmarkStart w:id="1825" w:name="_Toc410196478"/>
      <w:bookmarkStart w:id="1826" w:name="_Toc410196980"/>
      <w:bookmarkStart w:id="1827" w:name="_Toc448227669"/>
      <w:r>
        <w:t>Pentecost</w:t>
      </w:r>
      <w:bookmarkEnd w:id="1824"/>
      <w:bookmarkEnd w:id="1825"/>
      <w:bookmarkEnd w:id="1826"/>
      <w:bookmarkEnd w:id="1827"/>
    </w:p>
    <w:p w14:paraId="79712352" w14:textId="77777777" w:rsidR="00EC2AEB" w:rsidRPr="001E5E16" w:rsidRDefault="00EC2AEB" w:rsidP="00EC2AEB">
      <w:pPr>
        <w:pStyle w:val="Heading4"/>
      </w:pPr>
      <w:bookmarkStart w:id="1828" w:name="_Ref434478581"/>
      <w:r>
        <w:t>The Doxology</w:t>
      </w:r>
      <w:r w:rsidR="00CC1CA8">
        <w:t xml:space="preserve"> for Pentecost</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29"/>
            <w:r>
              <w:t>Name</w:t>
            </w:r>
            <w:commentRangeEnd w:id="1829"/>
            <w:r>
              <w:rPr>
                <w:rStyle w:val="CommentReference"/>
              </w:rPr>
              <w:commentReference w:id="1829"/>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30"/>
            <w:r>
              <w:t>to Him</w:t>
            </w:r>
            <w:commentRangeEnd w:id="1830"/>
            <w:r>
              <w:rPr>
                <w:rStyle w:val="CommentReference"/>
              </w:rPr>
              <w:commentReference w:id="1830"/>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31"/>
            <w:r>
              <w:t>might</w:t>
            </w:r>
            <w:commentRangeEnd w:id="1831"/>
            <w:r>
              <w:rPr>
                <w:rStyle w:val="CommentReference"/>
              </w:rPr>
              <w:commentReference w:id="1831"/>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32" w:name="_Ref434476566"/>
      <w:r>
        <w:lastRenderedPageBreak/>
        <w:t>The Psali Adam</w:t>
      </w:r>
      <w:r w:rsidR="006C1B94">
        <w:t xml:space="preserve"> for Pentecost</w:t>
      </w:r>
      <w:bookmarkEnd w:id="1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33" w:name="_Toc410196981"/>
      <w:bookmarkStart w:id="1834" w:name="_Toc448696658"/>
      <w:bookmarkEnd w:id="1742"/>
      <w:r>
        <w:lastRenderedPageBreak/>
        <w:t>Hymns for Koiak</w:t>
      </w:r>
      <w:bookmarkEnd w:id="174"/>
      <w:bookmarkEnd w:id="175"/>
      <w:bookmarkEnd w:id="176"/>
      <w:bookmarkEnd w:id="1833"/>
      <w:r w:rsidR="00860765">
        <w:rPr>
          <w:rStyle w:val="FootnoteReference"/>
        </w:rPr>
        <w:footnoteReference w:id="951"/>
      </w:r>
      <w:bookmarkEnd w:id="1834"/>
    </w:p>
    <w:p w14:paraId="349B59E0" w14:textId="77777777" w:rsidR="00233CE3" w:rsidRDefault="00233CE3" w:rsidP="00E27B27">
      <w:pPr>
        <w:pStyle w:val="Heading3"/>
      </w:pPr>
      <w:bookmarkStart w:id="1835" w:name="_Ref435645419"/>
      <w:r>
        <w:t>THE KIAK CANTICLE</w:t>
      </w:r>
      <w:bookmarkEnd w:id="1835"/>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w:t>
      </w:r>
      <w:proofErr w:type="gramStart"/>
      <w:r>
        <w:t>His  feet</w:t>
      </w:r>
      <w:proofErr w:type="gramEnd"/>
      <w:r>
        <w:t xml:space="preserve">,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w:t>
      </w:r>
      <w:proofErr w:type="gramStart"/>
      <w:r>
        <w:t>dove  covered</w:t>
      </w:r>
      <w:proofErr w:type="gramEnd"/>
      <w:r>
        <w:t xml:space="preserve"> with silver, and her feathers with yellow gold.  When the Almighty scattered kings in it, it was white as snow in Salmon.  </w:t>
      </w:r>
      <w:r>
        <w:rPr>
          <w:i/>
          <w:iCs/>
        </w:rPr>
        <w:t>Alleluia.</w:t>
      </w:r>
    </w:p>
    <w:p w14:paraId="4AE69AEB" w14:textId="55D8492B" w:rsidR="00233CE3" w:rsidRDefault="00233CE3" w:rsidP="00E27B27">
      <w:pPr>
        <w:pStyle w:val="EngInd"/>
      </w:pPr>
      <w:r>
        <w:t xml:space="preserve">The hill of God is as the hill of Bashan, </w:t>
      </w:r>
      <w:proofErr w:type="gramStart"/>
      <w:r>
        <w:t>an</w:t>
      </w:r>
      <w:proofErr w:type="gramEnd"/>
      <w:r>
        <w:t xml:space="preserve"> high hill as the hill of Bashan.  Why leap ye, ye high hills?  This is the hill which God desireth to dwell in; yea, the Lord will dwell in it </w:t>
      </w:r>
      <w:r w:rsidR="00A8396B">
        <w:t>forever</w:t>
      </w:r>
      <w:r>
        <w:t xml:space="preserve">.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w:t>
      </w:r>
      <w:proofErr w:type="gramStart"/>
      <w:r>
        <w:t>man  was</w:t>
      </w:r>
      <w:proofErr w:type="gramEnd"/>
      <w:r>
        <w:t xml:space="preserve">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w:t>
      </w:r>
      <w:proofErr w:type="gramStart"/>
      <w:r>
        <w:t>angels</w:t>
      </w:r>
      <w:proofErr w:type="gramEnd"/>
      <w:r>
        <w:t xml:space="preserve"> spirits, His servants a flaming fire.  </w:t>
      </w:r>
      <w:r>
        <w:rPr>
          <w:i/>
          <w:iCs/>
        </w:rPr>
        <w:t>Alleluia.</w:t>
      </w:r>
    </w:p>
    <w:p w14:paraId="591B9580" w14:textId="63634BF4" w:rsidR="00233CE3" w:rsidRDefault="00233CE3" w:rsidP="00E27B27">
      <w:pPr>
        <w:pStyle w:val="EngInd"/>
      </w:pPr>
      <w:r>
        <w:t xml:space="preserve">Who maketh the cloud His chariot: Who </w:t>
      </w:r>
      <w:proofErr w:type="gramStart"/>
      <w:r>
        <w:t>walketh  upon</w:t>
      </w:r>
      <w:proofErr w:type="gramEnd"/>
      <w:r>
        <w:t xml:space="preserve">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w:t>
      </w:r>
      <w:proofErr w:type="gramStart"/>
      <w:r>
        <w:t>all</w:t>
      </w:r>
      <w:proofErr w:type="gramEnd"/>
      <w:r>
        <w:t xml:space="preserve">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7780E496" w:rsidR="00233CE3" w:rsidRDefault="00233CE3" w:rsidP="00E27B27">
      <w:pPr>
        <w:pStyle w:val="EngInd"/>
      </w:pPr>
      <w:r>
        <w:t xml:space="preserve">O Lord, save Thy people and bless Thine inheritance: feed them also, and lift them up </w:t>
      </w:r>
      <w:r w:rsidR="00A8396B">
        <w:t>forever</w:t>
      </w:r>
      <w:r>
        <w:t xml:space="preserve">.  </w:t>
      </w:r>
      <w:r>
        <w:rPr>
          <w:i/>
          <w:iCs/>
        </w:rPr>
        <w:t>Alleluia.</w:t>
      </w:r>
    </w:p>
    <w:p w14:paraId="5894740D" w14:textId="30B32DB4" w:rsidR="00233CE3" w:rsidRDefault="00233CE3" w:rsidP="00E27B27">
      <w:pPr>
        <w:pStyle w:val="EngInd"/>
      </w:pPr>
      <w:r>
        <w:t xml:space="preserve">Who is a wise man, let him keep </w:t>
      </w:r>
      <w:proofErr w:type="gramStart"/>
      <w:r>
        <w:t>this  and</w:t>
      </w:r>
      <w:proofErr w:type="gramEnd"/>
      <w:r>
        <w:t xml:space="preserve">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 xml:space="preserve">And the </w:t>
      </w:r>
      <w:proofErr w:type="gramStart"/>
      <w:r>
        <w:t>Twenty Four</w:t>
      </w:r>
      <w:proofErr w:type="gramEnd"/>
      <w:r>
        <w:t xml:space="preserve">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36" w:name="_Ref435645438"/>
      <w:r>
        <w:rPr>
          <w:sz w:val="24"/>
        </w:rPr>
        <w:t>PSALI ADAM</w:t>
      </w:r>
      <w:r>
        <w:t xml:space="preserve"> AFTER THE FIRST CANTICLE</w:t>
      </w:r>
      <w:bookmarkEnd w:id="1836"/>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proofErr w:type="gramStart"/>
      <w:r>
        <w:t>An</w:t>
      </w:r>
      <w:proofErr w:type="gramEnd"/>
      <w:r>
        <w:t xml:space="preserve">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37" w:name="_Ref435645453"/>
      <w:r>
        <w:t>PSALI ADAM (BEFORE THE SECOND CANTICLE)</w:t>
      </w:r>
      <w:bookmarkEnd w:id="1837"/>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 xml:space="preserve">In Thine </w:t>
      </w:r>
      <w:proofErr w:type="gramStart"/>
      <w:r>
        <w:t>heavenly</w:t>
      </w:r>
      <w:proofErr w:type="gramEnd"/>
      <w:r>
        <w:t xml:space="preserve">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38" w:name="_Ref435645565"/>
      <w:r>
        <w:rPr>
          <w:sz w:val="24"/>
        </w:rPr>
        <w:t>PSALI ADAM</w:t>
      </w:r>
      <w:r>
        <w:t xml:space="preserve"> AFTER THE SECOND CANTICLE</w:t>
      </w:r>
      <w:bookmarkEnd w:id="1838"/>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39" w:name="_Ref435645467"/>
      <w:r>
        <w:t>THE FIERY BUSH</w:t>
      </w:r>
      <w:bookmarkEnd w:id="1839"/>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 xml:space="preserve">Is a figure of the blessed Mother of the </w:t>
      </w:r>
      <w:proofErr w:type="gramStart"/>
      <w:r>
        <w:t>Light,</w:t>
      </w:r>
      <w:proofErr w:type="gramEnd"/>
    </w:p>
    <w:p w14:paraId="36F3F767" w14:textId="77777777" w:rsidR="00860765" w:rsidRDefault="00860765" w:rsidP="00860765">
      <w:pPr>
        <w:pStyle w:val="EngHang"/>
      </w:pPr>
      <w:r>
        <w:t xml:space="preserve">Who carried the Divine </w:t>
      </w:r>
      <w:proofErr w:type="gramStart"/>
      <w:r>
        <w:t>Ember</w:t>
      </w:r>
      <w:proofErr w:type="gramEnd"/>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 xml:space="preserve">Who came to save the human </w:t>
      </w:r>
      <w:proofErr w:type="gramStart"/>
      <w:r>
        <w:t>race.</w:t>
      </w:r>
      <w:proofErr w:type="gramEnd"/>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40" w:name="_Ref435645593"/>
      <w:r>
        <w:t>PSALI BATO</w:t>
      </w:r>
      <w:r>
        <w:rPr>
          <w:lang w:val="en-US"/>
        </w:rPr>
        <w:t>S AFTER THE THIRD CANTICLE</w:t>
      </w:r>
      <w:bookmarkEnd w:id="1840"/>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 xml:space="preserve">Sent His </w:t>
      </w:r>
      <w:proofErr w:type="gramStart"/>
      <w:r>
        <w:t>elect</w:t>
      </w:r>
      <w:proofErr w:type="gramEnd"/>
      <w:r>
        <w:t xml:space="preserve">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 xml:space="preserve">Ye servants of the </w:t>
      </w:r>
      <w:proofErr w:type="gramStart"/>
      <w:r>
        <w:t>Most High</w:t>
      </w:r>
      <w:proofErr w:type="gramEnd"/>
      <w:r>
        <w:t xml:space="preserve">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proofErr w:type="gramStart"/>
      <w:r>
        <w:t>Glorify  your</w:t>
      </w:r>
      <w:proofErr w:type="gramEnd"/>
      <w:r>
        <w:t xml:space="preserve">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41" w:name="_Toc448696659"/>
      <w:r>
        <w:lastRenderedPageBreak/>
        <w:t>Index of Psalis</w:t>
      </w:r>
      <w:bookmarkEnd w:id="1841"/>
    </w:p>
    <w:p w14:paraId="440035E9" w14:textId="572103FC" w:rsidR="003E106D" w:rsidRPr="003E106D" w:rsidRDefault="003E106D" w:rsidP="003E106D">
      <w:pPr>
        <w:pStyle w:val="Heading3"/>
      </w:pPr>
      <w:r>
        <w:t>Seasonal Psalis</w:t>
      </w:r>
    </w:p>
    <w:p w14:paraId="0EFBDCCD" w14:textId="77FFA503"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895112">
        <w:t>The Psali Adam for the Ecclesiastical New Year</w:t>
      </w:r>
      <w:r>
        <w:fldChar w:fldCharType="end"/>
      </w:r>
      <w:r>
        <w:tab/>
      </w:r>
      <w:r>
        <w:fldChar w:fldCharType="begin"/>
      </w:r>
      <w:r>
        <w:instrText xml:space="preserve"> PAGEREF _Ref434473482 \h </w:instrText>
      </w:r>
      <w:r>
        <w:fldChar w:fldCharType="separate"/>
      </w:r>
      <w:r w:rsidR="00895112">
        <w:rPr>
          <w:noProof/>
        </w:rPr>
        <w:t>643</w:t>
      </w:r>
      <w:r>
        <w:fldChar w:fldCharType="end"/>
      </w:r>
    </w:p>
    <w:p w14:paraId="6F52649C" w14:textId="4A160DB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895112">
        <w:t>The Psali Batos for the Ecclesiastical New Year</w:t>
      </w:r>
      <w:r>
        <w:fldChar w:fldCharType="end"/>
      </w:r>
      <w:r>
        <w:tab/>
      </w:r>
      <w:r>
        <w:fldChar w:fldCharType="begin"/>
      </w:r>
      <w:r>
        <w:instrText xml:space="preserve"> PAGEREF _Ref434473530 \h </w:instrText>
      </w:r>
      <w:r>
        <w:fldChar w:fldCharType="separate"/>
      </w:r>
      <w:r w:rsidR="00895112">
        <w:rPr>
          <w:noProof/>
        </w:rPr>
        <w:t>648</w:t>
      </w:r>
      <w:r>
        <w:fldChar w:fldCharType="end"/>
      </w:r>
    </w:p>
    <w:p w14:paraId="46EAAC98" w14:textId="27065DD6"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895112">
        <w:t>The Psali Adam for the Feast of the Cross</w:t>
      </w:r>
      <w:r>
        <w:fldChar w:fldCharType="end"/>
      </w:r>
      <w:r>
        <w:tab/>
      </w:r>
      <w:r>
        <w:fldChar w:fldCharType="begin"/>
      </w:r>
      <w:r>
        <w:instrText xml:space="preserve"> PAGEREF _Ref434474964 \h </w:instrText>
      </w:r>
      <w:r>
        <w:fldChar w:fldCharType="separate"/>
      </w:r>
      <w:r w:rsidR="00895112">
        <w:rPr>
          <w:noProof/>
        </w:rPr>
        <w:t>660</w:t>
      </w:r>
      <w:r>
        <w:fldChar w:fldCharType="end"/>
      </w:r>
    </w:p>
    <w:p w14:paraId="33EC2573" w14:textId="481015D3"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895112">
        <w:t>The Psali Batos for the Feast of the Cross</w:t>
      </w:r>
      <w:r>
        <w:fldChar w:fldCharType="end"/>
      </w:r>
      <w:r>
        <w:tab/>
      </w:r>
      <w:r>
        <w:fldChar w:fldCharType="begin"/>
      </w:r>
      <w:r>
        <w:instrText xml:space="preserve"> PAGEREF _Ref434474992 \h </w:instrText>
      </w:r>
      <w:r>
        <w:fldChar w:fldCharType="separate"/>
      </w:r>
      <w:r w:rsidR="00895112">
        <w:rPr>
          <w:noProof/>
        </w:rPr>
        <w:t>663</w:t>
      </w:r>
      <w:r>
        <w:fldChar w:fldCharType="end"/>
      </w:r>
    </w:p>
    <w:p w14:paraId="05658BA4" w14:textId="353EFF2B"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895112">
        <w:t>The Psali Adam for the 29</w:t>
      </w:r>
      <w:r w:rsidR="00895112" w:rsidRPr="00C0205C">
        <w:rPr>
          <w:vertAlign w:val="superscript"/>
        </w:rPr>
        <w:t>th</w:t>
      </w:r>
      <w:r w:rsidR="00895112">
        <w:t xml:space="preserve"> of Every Month</w:t>
      </w:r>
      <w:r>
        <w:fldChar w:fldCharType="end"/>
      </w:r>
      <w:r>
        <w:tab/>
      </w:r>
      <w:r>
        <w:fldChar w:fldCharType="begin"/>
      </w:r>
      <w:r>
        <w:instrText xml:space="preserve"> PAGEREF _Ref435003845 \h </w:instrText>
      </w:r>
      <w:r>
        <w:fldChar w:fldCharType="separate"/>
      </w:r>
      <w:r w:rsidR="00895112">
        <w:rPr>
          <w:noProof/>
        </w:rPr>
        <w:t>670</w:t>
      </w:r>
      <w:r>
        <w:fldChar w:fldCharType="end"/>
      </w:r>
    </w:p>
    <w:p w14:paraId="23AAC468" w14:textId="398E660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895112">
        <w:t>The Psali Batos for the 29</w:t>
      </w:r>
      <w:r w:rsidR="00895112" w:rsidRPr="00C0205C">
        <w:rPr>
          <w:vertAlign w:val="superscript"/>
        </w:rPr>
        <w:t>th</w:t>
      </w:r>
      <w:r w:rsidR="00895112">
        <w:t xml:space="preserve"> of Every Month</w:t>
      </w:r>
      <w:r>
        <w:fldChar w:fldCharType="end"/>
      </w:r>
      <w:r>
        <w:tab/>
      </w:r>
      <w:r>
        <w:fldChar w:fldCharType="begin"/>
      </w:r>
      <w:r>
        <w:instrText xml:space="preserve"> PAGEREF _Ref435003860 \h </w:instrText>
      </w:r>
      <w:r>
        <w:fldChar w:fldCharType="separate"/>
      </w:r>
      <w:r w:rsidR="00895112">
        <w:rPr>
          <w:noProof/>
        </w:rPr>
        <w:t>675</w:t>
      </w:r>
      <w:r>
        <w:fldChar w:fldCharType="end"/>
      </w:r>
    </w:p>
    <w:p w14:paraId="693D9B9A" w14:textId="06448928"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895112">
        <w:t>The Sunday Psali Adam for Nativity</w:t>
      </w:r>
      <w:r>
        <w:fldChar w:fldCharType="end"/>
      </w:r>
      <w:r>
        <w:tab/>
      </w:r>
      <w:r>
        <w:fldChar w:fldCharType="begin"/>
      </w:r>
      <w:r>
        <w:instrText xml:space="preserve"> PAGEREF _Ref434475057 \h </w:instrText>
      </w:r>
      <w:r>
        <w:fldChar w:fldCharType="separate"/>
      </w:r>
      <w:r w:rsidR="00895112">
        <w:rPr>
          <w:noProof/>
        </w:rPr>
        <w:t>733</w:t>
      </w:r>
      <w:r>
        <w:fldChar w:fldCharType="end"/>
      </w:r>
    </w:p>
    <w:p w14:paraId="7B874A45" w14:textId="734DEF8D"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895112">
        <w:t>The Monday Psali Adam for Nativity</w:t>
      </w:r>
      <w:r>
        <w:fldChar w:fldCharType="end"/>
      </w:r>
      <w:r>
        <w:tab/>
      </w:r>
      <w:r>
        <w:fldChar w:fldCharType="begin"/>
      </w:r>
      <w:r>
        <w:instrText xml:space="preserve"> PAGEREF _Ref434475083 \h </w:instrText>
      </w:r>
      <w:r>
        <w:fldChar w:fldCharType="separate"/>
      </w:r>
      <w:r w:rsidR="00895112">
        <w:rPr>
          <w:noProof/>
        </w:rPr>
        <w:t>737</w:t>
      </w:r>
      <w:r>
        <w:fldChar w:fldCharType="end"/>
      </w:r>
    </w:p>
    <w:p w14:paraId="1039256A" w14:textId="510556A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895112">
        <w:t>The Tuesday Psali Adam for Nativity</w:t>
      </w:r>
      <w:r>
        <w:fldChar w:fldCharType="end"/>
      </w:r>
      <w:r>
        <w:tab/>
      </w:r>
      <w:r>
        <w:fldChar w:fldCharType="begin"/>
      </w:r>
      <w:r>
        <w:instrText xml:space="preserve"> PAGEREF _Ref434475102 \h </w:instrText>
      </w:r>
      <w:r>
        <w:fldChar w:fldCharType="separate"/>
      </w:r>
      <w:r w:rsidR="00895112">
        <w:rPr>
          <w:noProof/>
        </w:rPr>
        <w:t>742</w:t>
      </w:r>
      <w:r>
        <w:fldChar w:fldCharType="end"/>
      </w:r>
    </w:p>
    <w:p w14:paraId="7B5D2028" w14:textId="7A47352E"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895112">
        <w:t>The Wednesday Psali Batos for Nativity</w:t>
      </w:r>
      <w:r>
        <w:fldChar w:fldCharType="end"/>
      </w:r>
      <w:r>
        <w:tab/>
      </w:r>
      <w:r>
        <w:fldChar w:fldCharType="begin"/>
      </w:r>
      <w:r>
        <w:instrText xml:space="preserve"> PAGEREF _Ref434475128 \h </w:instrText>
      </w:r>
      <w:r>
        <w:fldChar w:fldCharType="separate"/>
      </w:r>
      <w:r w:rsidR="00895112">
        <w:rPr>
          <w:noProof/>
        </w:rPr>
        <w:t>747</w:t>
      </w:r>
      <w:r>
        <w:fldChar w:fldCharType="end"/>
      </w:r>
    </w:p>
    <w:p w14:paraId="3EA797C4" w14:textId="55D3DE36"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895112">
        <w:t>The Thursday Psali Batos for Nativity</w:t>
      </w:r>
      <w:r>
        <w:fldChar w:fldCharType="end"/>
      </w:r>
      <w:r>
        <w:tab/>
      </w:r>
      <w:r>
        <w:fldChar w:fldCharType="begin"/>
      </w:r>
      <w:r>
        <w:instrText xml:space="preserve"> PAGEREF _Ref434475150 \h </w:instrText>
      </w:r>
      <w:r>
        <w:fldChar w:fldCharType="separate"/>
      </w:r>
      <w:r w:rsidR="00895112">
        <w:rPr>
          <w:noProof/>
        </w:rPr>
        <w:t>750</w:t>
      </w:r>
      <w:r>
        <w:fldChar w:fldCharType="end"/>
      </w:r>
    </w:p>
    <w:p w14:paraId="3E761025" w14:textId="0DA0785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895112">
        <w:t>The Friday Psali Batos for Nativity</w:t>
      </w:r>
      <w:r>
        <w:fldChar w:fldCharType="end"/>
      </w:r>
      <w:r>
        <w:tab/>
      </w:r>
      <w:r>
        <w:fldChar w:fldCharType="begin"/>
      </w:r>
      <w:r>
        <w:instrText xml:space="preserve"> PAGEREF _Ref434475177 \h </w:instrText>
      </w:r>
      <w:r>
        <w:fldChar w:fldCharType="separate"/>
      </w:r>
      <w:r w:rsidR="00895112">
        <w:rPr>
          <w:noProof/>
        </w:rPr>
        <w:t>754</w:t>
      </w:r>
      <w:r>
        <w:fldChar w:fldCharType="end"/>
      </w:r>
    </w:p>
    <w:p w14:paraId="52564264" w14:textId="0474CF06"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895112">
        <w:t>The Saturday Psali Batos for Nativity</w:t>
      </w:r>
      <w:r>
        <w:fldChar w:fldCharType="end"/>
      </w:r>
      <w:r>
        <w:tab/>
      </w:r>
      <w:r>
        <w:fldChar w:fldCharType="begin"/>
      </w:r>
      <w:r>
        <w:instrText xml:space="preserve"> PAGEREF _Ref434475196 \h </w:instrText>
      </w:r>
      <w:r>
        <w:fldChar w:fldCharType="separate"/>
      </w:r>
      <w:r w:rsidR="00895112">
        <w:rPr>
          <w:noProof/>
        </w:rPr>
        <w:t>759</w:t>
      </w:r>
      <w:r>
        <w:fldChar w:fldCharType="end"/>
      </w:r>
    </w:p>
    <w:p w14:paraId="523DE632" w14:textId="076003D2"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895112">
        <w:t>The Psali Adam for the Circumcision</w:t>
      </w:r>
      <w:r>
        <w:fldChar w:fldCharType="end"/>
      </w:r>
      <w:r>
        <w:tab/>
      </w:r>
      <w:r>
        <w:fldChar w:fldCharType="begin"/>
      </w:r>
      <w:r>
        <w:instrText xml:space="preserve"> PAGEREF _Ref434475229 \h </w:instrText>
      </w:r>
      <w:r>
        <w:fldChar w:fldCharType="separate"/>
      </w:r>
      <w:r w:rsidR="00895112">
        <w:rPr>
          <w:noProof/>
        </w:rPr>
        <w:t>769</w:t>
      </w:r>
      <w:r>
        <w:fldChar w:fldCharType="end"/>
      </w:r>
    </w:p>
    <w:p w14:paraId="2BB4ED46" w14:textId="58B06404"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895112">
        <w:t>The Psali Batos for the Circumcision</w:t>
      </w:r>
      <w:r>
        <w:fldChar w:fldCharType="end"/>
      </w:r>
      <w:r>
        <w:tab/>
      </w:r>
      <w:r>
        <w:fldChar w:fldCharType="begin"/>
      </w:r>
      <w:r>
        <w:instrText xml:space="preserve"> PAGEREF _Ref434475252 \h </w:instrText>
      </w:r>
      <w:r>
        <w:fldChar w:fldCharType="separate"/>
      </w:r>
      <w:r w:rsidR="00895112">
        <w:rPr>
          <w:noProof/>
        </w:rPr>
        <w:t>773</w:t>
      </w:r>
      <w:r>
        <w:fldChar w:fldCharType="end"/>
      </w:r>
    </w:p>
    <w:p w14:paraId="56FF597D" w14:textId="03889A0C"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895112">
        <w:t>The Sunday Psali Adam for Theophany</w:t>
      </w:r>
      <w:r>
        <w:fldChar w:fldCharType="end"/>
      </w:r>
      <w:r>
        <w:tab/>
      </w:r>
      <w:r>
        <w:fldChar w:fldCharType="begin"/>
      </w:r>
      <w:r>
        <w:instrText xml:space="preserve"> PAGEREF _Ref434475280 \h </w:instrText>
      </w:r>
      <w:r>
        <w:fldChar w:fldCharType="separate"/>
      </w:r>
      <w:r w:rsidR="00895112">
        <w:rPr>
          <w:noProof/>
        </w:rPr>
        <w:t>783</w:t>
      </w:r>
      <w:r>
        <w:fldChar w:fldCharType="end"/>
      </w:r>
    </w:p>
    <w:p w14:paraId="1D19000E" w14:textId="5CA68649"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895112">
        <w:t>The Monday Psali Adam for Theophany</w:t>
      </w:r>
      <w:r>
        <w:fldChar w:fldCharType="end"/>
      </w:r>
      <w:r>
        <w:tab/>
      </w:r>
      <w:r>
        <w:fldChar w:fldCharType="begin"/>
      </w:r>
      <w:r>
        <w:instrText xml:space="preserve"> PAGEREF _Ref434475309 \h </w:instrText>
      </w:r>
      <w:r>
        <w:fldChar w:fldCharType="separate"/>
      </w:r>
      <w:r w:rsidR="00895112">
        <w:rPr>
          <w:noProof/>
        </w:rPr>
        <w:t>787</w:t>
      </w:r>
      <w:r>
        <w:fldChar w:fldCharType="end"/>
      </w:r>
    </w:p>
    <w:p w14:paraId="6323E549" w14:textId="5D098A84"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895112">
        <w:t>The Tuesday Psali Adam for Theophany</w:t>
      </w:r>
      <w:r>
        <w:fldChar w:fldCharType="end"/>
      </w:r>
      <w:r>
        <w:tab/>
      </w:r>
      <w:r>
        <w:fldChar w:fldCharType="begin"/>
      </w:r>
      <w:r>
        <w:instrText xml:space="preserve"> PAGEREF _Ref434475331 \h </w:instrText>
      </w:r>
      <w:r>
        <w:fldChar w:fldCharType="separate"/>
      </w:r>
      <w:r w:rsidR="00895112">
        <w:rPr>
          <w:noProof/>
        </w:rPr>
        <w:t>790</w:t>
      </w:r>
      <w:r>
        <w:fldChar w:fldCharType="end"/>
      </w:r>
    </w:p>
    <w:p w14:paraId="7320174E" w14:textId="286CAEE0"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895112">
        <w:t>The Wednesday Psali Batos for Theophany</w:t>
      </w:r>
      <w:r>
        <w:fldChar w:fldCharType="end"/>
      </w:r>
      <w:r>
        <w:tab/>
      </w:r>
      <w:r>
        <w:fldChar w:fldCharType="begin"/>
      </w:r>
      <w:r>
        <w:instrText xml:space="preserve"> PAGEREF _Ref434475362 \h </w:instrText>
      </w:r>
      <w:r>
        <w:fldChar w:fldCharType="separate"/>
      </w:r>
      <w:r w:rsidR="00895112">
        <w:rPr>
          <w:noProof/>
        </w:rPr>
        <w:t>794</w:t>
      </w:r>
      <w:r>
        <w:fldChar w:fldCharType="end"/>
      </w:r>
    </w:p>
    <w:p w14:paraId="312AF9DB" w14:textId="02BE33AB"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895112">
        <w:t>The Thursday Psali Batos for Theophany</w:t>
      </w:r>
      <w:r>
        <w:fldChar w:fldCharType="end"/>
      </w:r>
      <w:r>
        <w:tab/>
      </w:r>
      <w:r>
        <w:fldChar w:fldCharType="begin"/>
      </w:r>
      <w:r>
        <w:instrText xml:space="preserve"> PAGEREF _Ref434475388 \h </w:instrText>
      </w:r>
      <w:r>
        <w:fldChar w:fldCharType="separate"/>
      </w:r>
      <w:r w:rsidR="00895112">
        <w:rPr>
          <w:noProof/>
        </w:rPr>
        <w:t>798</w:t>
      </w:r>
      <w:r>
        <w:fldChar w:fldCharType="end"/>
      </w:r>
    </w:p>
    <w:p w14:paraId="58C01D66" w14:textId="74E7DEAA"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895112">
        <w:t>The Friday Psali Batos for Theophany</w:t>
      </w:r>
      <w:r>
        <w:fldChar w:fldCharType="end"/>
      </w:r>
      <w:r>
        <w:tab/>
      </w:r>
      <w:r>
        <w:fldChar w:fldCharType="begin"/>
      </w:r>
      <w:r>
        <w:instrText xml:space="preserve"> PAGEREF _Ref434475411 \h </w:instrText>
      </w:r>
      <w:r>
        <w:fldChar w:fldCharType="separate"/>
      </w:r>
      <w:r w:rsidR="00895112">
        <w:rPr>
          <w:noProof/>
        </w:rPr>
        <w:t>802</w:t>
      </w:r>
      <w:r>
        <w:fldChar w:fldCharType="end"/>
      </w:r>
    </w:p>
    <w:p w14:paraId="5D34BFE6" w14:textId="3DA8B08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895112">
        <w:t>The Saturday Psali Batos for Theophany</w:t>
      </w:r>
      <w:r>
        <w:fldChar w:fldCharType="end"/>
      </w:r>
      <w:r>
        <w:tab/>
      </w:r>
      <w:r>
        <w:fldChar w:fldCharType="begin"/>
      </w:r>
      <w:r>
        <w:instrText xml:space="preserve"> PAGEREF _Ref434475434 \h </w:instrText>
      </w:r>
      <w:r>
        <w:fldChar w:fldCharType="separate"/>
      </w:r>
      <w:r w:rsidR="00895112">
        <w:rPr>
          <w:noProof/>
        </w:rPr>
        <w:t>806</w:t>
      </w:r>
      <w:r>
        <w:fldChar w:fldCharType="end"/>
      </w:r>
    </w:p>
    <w:p w14:paraId="4BB2BF55" w14:textId="6A7E577B"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895112">
        <w:t>The Psali Adam for the Wedding of Cana</w:t>
      </w:r>
      <w:r>
        <w:fldChar w:fldCharType="end"/>
      </w:r>
      <w:r>
        <w:tab/>
      </w:r>
      <w:r>
        <w:fldChar w:fldCharType="begin"/>
      </w:r>
      <w:r>
        <w:instrText xml:space="preserve"> PAGEREF _Ref434475472 \h </w:instrText>
      </w:r>
      <w:r>
        <w:fldChar w:fldCharType="separate"/>
      </w:r>
      <w:r w:rsidR="00895112">
        <w:rPr>
          <w:noProof/>
        </w:rPr>
        <w:t>812</w:t>
      </w:r>
      <w:r>
        <w:fldChar w:fldCharType="end"/>
      </w:r>
    </w:p>
    <w:p w14:paraId="2363057C" w14:textId="2603EE46"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895112">
        <w:t>The Psali Batos for the Wedding of Cana</w:t>
      </w:r>
      <w:r>
        <w:fldChar w:fldCharType="end"/>
      </w:r>
      <w:r>
        <w:tab/>
      </w:r>
      <w:r>
        <w:fldChar w:fldCharType="begin"/>
      </w:r>
      <w:r>
        <w:instrText xml:space="preserve"> PAGEREF _Ref434475500 \h </w:instrText>
      </w:r>
      <w:r>
        <w:fldChar w:fldCharType="separate"/>
      </w:r>
      <w:r w:rsidR="00895112">
        <w:rPr>
          <w:noProof/>
        </w:rPr>
        <w:t>816</w:t>
      </w:r>
      <w:r>
        <w:fldChar w:fldCharType="end"/>
      </w:r>
    </w:p>
    <w:p w14:paraId="28D62537" w14:textId="48146441"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895112">
        <w:t>The Psali Adam for Annunciation</w:t>
      </w:r>
      <w:r>
        <w:fldChar w:fldCharType="end"/>
      </w:r>
      <w:r>
        <w:tab/>
      </w:r>
      <w:r>
        <w:fldChar w:fldCharType="begin"/>
      </w:r>
      <w:r>
        <w:instrText xml:space="preserve"> PAGEREF _Ref434475566 \h </w:instrText>
      </w:r>
      <w:r>
        <w:fldChar w:fldCharType="separate"/>
      </w:r>
      <w:r w:rsidR="00895112">
        <w:rPr>
          <w:noProof/>
        </w:rPr>
        <w:t>841</w:t>
      </w:r>
      <w:r>
        <w:fldChar w:fldCharType="end"/>
      </w:r>
    </w:p>
    <w:p w14:paraId="3A5E672D" w14:textId="077196F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895112">
        <w:t>The Psali Batos for Annunciation</w:t>
      </w:r>
      <w:r>
        <w:fldChar w:fldCharType="end"/>
      </w:r>
      <w:r>
        <w:tab/>
      </w:r>
      <w:r>
        <w:fldChar w:fldCharType="begin"/>
      </w:r>
      <w:r>
        <w:instrText xml:space="preserve"> PAGEREF _Ref434475591 \h </w:instrText>
      </w:r>
      <w:r>
        <w:fldChar w:fldCharType="separate"/>
      </w:r>
      <w:r w:rsidR="00895112">
        <w:rPr>
          <w:noProof/>
        </w:rPr>
        <w:t>845</w:t>
      </w:r>
      <w:r>
        <w:fldChar w:fldCharType="end"/>
      </w:r>
    </w:p>
    <w:p w14:paraId="52A90C07" w14:textId="36A81244"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895112">
        <w:t>The Psali Adam for the Entrance into Egypt</w:t>
      </w:r>
      <w:r>
        <w:fldChar w:fldCharType="end"/>
      </w:r>
      <w:r>
        <w:tab/>
      </w:r>
      <w:r>
        <w:fldChar w:fldCharType="begin"/>
      </w:r>
      <w:r>
        <w:instrText xml:space="preserve"> PAGEREF _Ref434476089 \h </w:instrText>
      </w:r>
      <w:r>
        <w:fldChar w:fldCharType="separate"/>
      </w:r>
      <w:r w:rsidR="00895112">
        <w:rPr>
          <w:noProof/>
        </w:rPr>
        <w:t>864</w:t>
      </w:r>
      <w:r>
        <w:fldChar w:fldCharType="end"/>
      </w:r>
    </w:p>
    <w:p w14:paraId="3A3F4AD9" w14:textId="07FE56CB"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895112">
        <w:t>The Psali Batos for the Entrance into Egypt</w:t>
      </w:r>
      <w:r>
        <w:fldChar w:fldCharType="end"/>
      </w:r>
      <w:r>
        <w:tab/>
      </w:r>
      <w:r>
        <w:fldChar w:fldCharType="begin"/>
      </w:r>
      <w:r>
        <w:instrText xml:space="preserve"> PAGEREF _Ref434476112 \h </w:instrText>
      </w:r>
      <w:r>
        <w:fldChar w:fldCharType="separate"/>
      </w:r>
      <w:r w:rsidR="00895112">
        <w:rPr>
          <w:noProof/>
        </w:rPr>
        <w:t>868</w:t>
      </w:r>
      <w:r>
        <w:fldChar w:fldCharType="end"/>
      </w:r>
    </w:p>
    <w:p w14:paraId="29274CA9" w14:textId="65C12CC8"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895112">
        <w:t>The Psali Adam for the Apostles’ Fast</w:t>
      </w:r>
      <w:r>
        <w:fldChar w:fldCharType="end"/>
      </w:r>
      <w:r>
        <w:tab/>
      </w:r>
      <w:r>
        <w:fldChar w:fldCharType="begin"/>
      </w:r>
      <w:r>
        <w:instrText xml:space="preserve"> PAGEREF _Ref434476183 \h </w:instrText>
      </w:r>
      <w:r>
        <w:fldChar w:fldCharType="separate"/>
      </w:r>
      <w:r w:rsidR="00895112">
        <w:rPr>
          <w:noProof/>
        </w:rPr>
        <w:t>880</w:t>
      </w:r>
      <w:r>
        <w:fldChar w:fldCharType="end"/>
      </w:r>
    </w:p>
    <w:p w14:paraId="63B4C376" w14:textId="631832FE"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895112">
        <w:t>The Psali Batos for the Apostles’ Fast</w:t>
      </w:r>
      <w:r>
        <w:fldChar w:fldCharType="end"/>
      </w:r>
      <w:r>
        <w:tab/>
      </w:r>
      <w:r>
        <w:fldChar w:fldCharType="begin"/>
      </w:r>
      <w:r>
        <w:instrText xml:space="preserve"> PAGEREF _Ref434476204 \h </w:instrText>
      </w:r>
      <w:r>
        <w:fldChar w:fldCharType="separate"/>
      </w:r>
      <w:r w:rsidR="00895112">
        <w:rPr>
          <w:noProof/>
        </w:rPr>
        <w:t>883</w:t>
      </w:r>
      <w:r>
        <w:fldChar w:fldCharType="end"/>
      </w:r>
    </w:p>
    <w:p w14:paraId="28BB7E6E" w14:textId="29F5F941"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895112">
        <w:t>The Psali Adam for the Apostles’ Feast</w:t>
      </w:r>
      <w:r>
        <w:fldChar w:fldCharType="end"/>
      </w:r>
      <w:r>
        <w:tab/>
      </w:r>
      <w:r>
        <w:fldChar w:fldCharType="begin"/>
      </w:r>
      <w:r>
        <w:instrText xml:space="preserve"> PAGEREF _Ref434476236 \h </w:instrText>
      </w:r>
      <w:r>
        <w:fldChar w:fldCharType="separate"/>
      </w:r>
      <w:r w:rsidR="00895112">
        <w:rPr>
          <w:noProof/>
        </w:rPr>
        <w:t>898</w:t>
      </w:r>
      <w:r>
        <w:fldChar w:fldCharType="end"/>
      </w:r>
    </w:p>
    <w:p w14:paraId="3BEDFF67" w14:textId="59C9CA1E"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895112">
        <w:t>The Psali Batos for the Apostles’ Feast</w:t>
      </w:r>
      <w:r>
        <w:fldChar w:fldCharType="end"/>
      </w:r>
      <w:r>
        <w:tab/>
      </w:r>
      <w:r>
        <w:fldChar w:fldCharType="begin"/>
      </w:r>
      <w:r>
        <w:instrText xml:space="preserve"> PAGEREF _Ref434476261 \h </w:instrText>
      </w:r>
      <w:r>
        <w:fldChar w:fldCharType="separate"/>
      </w:r>
      <w:r w:rsidR="00895112">
        <w:rPr>
          <w:noProof/>
        </w:rPr>
        <w:t>901</w:t>
      </w:r>
      <w:r>
        <w:fldChar w:fldCharType="end"/>
      </w:r>
    </w:p>
    <w:p w14:paraId="346BEA29" w14:textId="40A587A5"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895112">
        <w:t>The Psali Adam for the Transfiguration</w:t>
      </w:r>
      <w:r>
        <w:fldChar w:fldCharType="end"/>
      </w:r>
      <w:r>
        <w:tab/>
      </w:r>
      <w:r>
        <w:fldChar w:fldCharType="begin"/>
      </w:r>
      <w:r>
        <w:instrText xml:space="preserve"> PAGEREF _Ref434476299 \h </w:instrText>
      </w:r>
      <w:r>
        <w:fldChar w:fldCharType="separate"/>
      </w:r>
      <w:r w:rsidR="00895112">
        <w:rPr>
          <w:noProof/>
        </w:rPr>
        <w:t>922</w:t>
      </w:r>
      <w:r>
        <w:fldChar w:fldCharType="end"/>
      </w:r>
    </w:p>
    <w:p w14:paraId="2B02F545" w14:textId="3C12A5BC"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895112">
        <w:t>The Psali Batos for the Transfiguration</w:t>
      </w:r>
      <w:r>
        <w:fldChar w:fldCharType="end"/>
      </w:r>
      <w:r>
        <w:tab/>
      </w:r>
      <w:r>
        <w:fldChar w:fldCharType="begin"/>
      </w:r>
      <w:r>
        <w:instrText xml:space="preserve"> PAGEREF _Ref434476316 \h </w:instrText>
      </w:r>
      <w:r>
        <w:fldChar w:fldCharType="separate"/>
      </w:r>
      <w:r w:rsidR="00895112">
        <w:rPr>
          <w:noProof/>
        </w:rPr>
        <w:t>926</w:t>
      </w:r>
      <w:r>
        <w:fldChar w:fldCharType="end"/>
      </w:r>
    </w:p>
    <w:p w14:paraId="2B8831C2" w14:textId="316EC956"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895112">
        <w:t>The Psali Adam for Great Lent</w:t>
      </w:r>
      <w:r>
        <w:fldChar w:fldCharType="end"/>
      </w:r>
      <w:r>
        <w:tab/>
      </w:r>
      <w:r>
        <w:fldChar w:fldCharType="begin"/>
      </w:r>
      <w:r>
        <w:instrText xml:space="preserve"> PAGEREF _Ref434476347 \h </w:instrText>
      </w:r>
      <w:r>
        <w:fldChar w:fldCharType="separate"/>
      </w:r>
      <w:r w:rsidR="00895112">
        <w:rPr>
          <w:noProof/>
        </w:rPr>
        <w:t>960</w:t>
      </w:r>
      <w:r>
        <w:fldChar w:fldCharType="end"/>
      </w:r>
    </w:p>
    <w:p w14:paraId="22E9A337" w14:textId="528D085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895112">
        <w:t>The Psali Batos for Great Lent</w:t>
      </w:r>
      <w:r>
        <w:fldChar w:fldCharType="end"/>
      </w:r>
      <w:r>
        <w:tab/>
      </w:r>
      <w:r>
        <w:fldChar w:fldCharType="begin"/>
      </w:r>
      <w:r>
        <w:instrText xml:space="preserve"> PAGEREF _Ref434476369 \h </w:instrText>
      </w:r>
      <w:r>
        <w:fldChar w:fldCharType="separate"/>
      </w:r>
      <w:r w:rsidR="00895112">
        <w:rPr>
          <w:noProof/>
        </w:rPr>
        <w:t>963</w:t>
      </w:r>
      <w:r>
        <w:fldChar w:fldCharType="end"/>
      </w:r>
    </w:p>
    <w:p w14:paraId="7827303F" w14:textId="1B877142"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895112">
        <w:t>The Psali Batos for Lazarus Saturday</w:t>
      </w:r>
      <w:r>
        <w:fldChar w:fldCharType="end"/>
      </w:r>
      <w:r>
        <w:tab/>
      </w:r>
      <w:r>
        <w:fldChar w:fldCharType="begin"/>
      </w:r>
      <w:r>
        <w:instrText xml:space="preserve"> PAGEREF _Ref434476394 \h </w:instrText>
      </w:r>
      <w:r>
        <w:fldChar w:fldCharType="separate"/>
      </w:r>
      <w:r w:rsidR="00895112">
        <w:rPr>
          <w:noProof/>
        </w:rPr>
        <w:t>968</w:t>
      </w:r>
      <w:r>
        <w:fldChar w:fldCharType="end"/>
      </w:r>
    </w:p>
    <w:p w14:paraId="1272D4BB" w14:textId="035E1AA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895112">
        <w:t>The Psali Adam for Palm Sunday</w:t>
      </w:r>
      <w:r>
        <w:fldChar w:fldCharType="end"/>
      </w:r>
      <w:r>
        <w:tab/>
      </w:r>
      <w:r>
        <w:fldChar w:fldCharType="begin"/>
      </w:r>
      <w:r>
        <w:instrText xml:space="preserve"> PAGEREF _Ref434476417 \h </w:instrText>
      </w:r>
      <w:r>
        <w:fldChar w:fldCharType="separate"/>
      </w:r>
      <w:r w:rsidR="00895112">
        <w:rPr>
          <w:noProof/>
        </w:rPr>
        <w:t>977</w:t>
      </w:r>
      <w:r>
        <w:fldChar w:fldCharType="end"/>
      </w:r>
    </w:p>
    <w:p w14:paraId="0E4E4E45" w14:textId="229C09CE"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895112">
        <w:t>The Psali Batos for the Joyous Saturday</w:t>
      </w:r>
      <w:r>
        <w:fldChar w:fldCharType="end"/>
      </w:r>
      <w:r>
        <w:tab/>
      </w:r>
      <w:r>
        <w:fldChar w:fldCharType="begin"/>
      </w:r>
      <w:r>
        <w:instrText xml:space="preserve"> PAGEREF _Ref435562018 \h </w:instrText>
      </w:r>
      <w:r>
        <w:fldChar w:fldCharType="separate"/>
      </w:r>
      <w:r w:rsidR="00895112">
        <w:rPr>
          <w:noProof/>
        </w:rPr>
        <w:t>981</w:t>
      </w:r>
      <w:r>
        <w:fldChar w:fldCharType="end"/>
      </w:r>
    </w:p>
    <w:p w14:paraId="5A57B684" w14:textId="6C572084"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895112">
        <w:t>The Psali Adam for the Resurrection</w:t>
      </w:r>
      <w:r>
        <w:fldChar w:fldCharType="end"/>
      </w:r>
      <w:r>
        <w:tab/>
      </w:r>
      <w:r>
        <w:fldChar w:fldCharType="begin"/>
      </w:r>
      <w:r>
        <w:instrText xml:space="preserve"> PAGEREF _Ref434476440 \h </w:instrText>
      </w:r>
      <w:r>
        <w:fldChar w:fldCharType="separate"/>
      </w:r>
      <w:r w:rsidR="00895112">
        <w:rPr>
          <w:noProof/>
        </w:rPr>
        <w:t>993</w:t>
      </w:r>
      <w:r>
        <w:fldChar w:fldCharType="end"/>
      </w:r>
    </w:p>
    <w:p w14:paraId="7201C2B6" w14:textId="41458E03"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895112">
        <w:t>The Psali Batos for the Resurrection</w:t>
      </w:r>
      <w:r>
        <w:fldChar w:fldCharType="end"/>
      </w:r>
      <w:r>
        <w:tab/>
      </w:r>
      <w:r>
        <w:fldChar w:fldCharType="begin"/>
      </w:r>
      <w:r>
        <w:instrText xml:space="preserve"> PAGEREF _Ref434476459 \h </w:instrText>
      </w:r>
      <w:r>
        <w:fldChar w:fldCharType="separate"/>
      </w:r>
      <w:r w:rsidR="00895112">
        <w:rPr>
          <w:noProof/>
        </w:rPr>
        <w:t>997</w:t>
      </w:r>
      <w:r>
        <w:fldChar w:fldCharType="end"/>
      </w:r>
    </w:p>
    <w:p w14:paraId="4897BB60" w14:textId="1C5525C0"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895112">
        <w:t>The Psali Adam for the Ascension</w:t>
      </w:r>
      <w:r>
        <w:fldChar w:fldCharType="end"/>
      </w:r>
      <w:r>
        <w:tab/>
      </w:r>
      <w:r>
        <w:fldChar w:fldCharType="begin"/>
      </w:r>
      <w:r>
        <w:instrText xml:space="preserve"> PAGEREF _Ref434476482 \h </w:instrText>
      </w:r>
      <w:r>
        <w:fldChar w:fldCharType="separate"/>
      </w:r>
      <w:r w:rsidR="00895112">
        <w:rPr>
          <w:noProof/>
        </w:rPr>
        <w:t>1004</w:t>
      </w:r>
      <w:r>
        <w:fldChar w:fldCharType="end"/>
      </w:r>
    </w:p>
    <w:p w14:paraId="7FFC2411" w14:textId="2EF3B8EE"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895112">
        <w:t>The Psali Batos for the Ascension</w:t>
      </w:r>
      <w:r>
        <w:fldChar w:fldCharType="end"/>
      </w:r>
      <w:r>
        <w:tab/>
      </w:r>
      <w:r>
        <w:fldChar w:fldCharType="begin"/>
      </w:r>
      <w:r>
        <w:instrText xml:space="preserve"> PAGEREF _Ref434476541 \h </w:instrText>
      </w:r>
      <w:r>
        <w:fldChar w:fldCharType="separate"/>
      </w:r>
      <w:r w:rsidR="00895112">
        <w:rPr>
          <w:noProof/>
        </w:rPr>
        <w:t>1008</w:t>
      </w:r>
      <w:r>
        <w:fldChar w:fldCharType="end"/>
      </w:r>
    </w:p>
    <w:p w14:paraId="0700AA59" w14:textId="64C291D2"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895112">
        <w:t>The Psali Adam for Pentecost</w:t>
      </w:r>
      <w:r>
        <w:fldChar w:fldCharType="end"/>
      </w:r>
      <w:r>
        <w:tab/>
      </w:r>
      <w:r>
        <w:fldChar w:fldCharType="begin"/>
      </w:r>
      <w:r>
        <w:instrText xml:space="preserve"> PAGEREF _Ref434476566 \h </w:instrText>
      </w:r>
      <w:r>
        <w:fldChar w:fldCharType="separate"/>
      </w:r>
      <w:r w:rsidR="00895112">
        <w:rPr>
          <w:noProof/>
        </w:rPr>
        <w:t>1015</w:t>
      </w:r>
      <w:r>
        <w:fldChar w:fldCharType="end"/>
      </w:r>
    </w:p>
    <w:p w14:paraId="28A2BA4F" w14:textId="553FDEAC" w:rsidR="003E106D" w:rsidRDefault="003E106D" w:rsidP="003E106D">
      <w:pPr>
        <w:pStyle w:val="Heading3"/>
      </w:pPr>
      <w:r>
        <w:t>Saints’ Psalis</w:t>
      </w:r>
    </w:p>
    <w:p w14:paraId="6DAFC3E2" w14:textId="41B23AF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895112">
        <w:t>The Psali Adam for the Virgin</w:t>
      </w:r>
      <w:r>
        <w:fldChar w:fldCharType="end"/>
      </w:r>
      <w:r>
        <w:tab/>
      </w:r>
      <w:r>
        <w:fldChar w:fldCharType="begin"/>
      </w:r>
      <w:r>
        <w:instrText xml:space="preserve"> PAGEREF _Ref435642763 \h </w:instrText>
      </w:r>
      <w:r>
        <w:fldChar w:fldCharType="separate"/>
      </w:r>
      <w:r w:rsidR="00895112">
        <w:rPr>
          <w:noProof/>
        </w:rPr>
        <w:t>930</w:t>
      </w:r>
      <w:r>
        <w:fldChar w:fldCharType="end"/>
      </w:r>
    </w:p>
    <w:p w14:paraId="609D95F6" w14:textId="561C1012"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895112">
        <w:t>The Psali Batos for the Virgin</w:t>
      </w:r>
      <w:r>
        <w:fldChar w:fldCharType="end"/>
      </w:r>
      <w:r>
        <w:tab/>
      </w:r>
      <w:r>
        <w:fldChar w:fldCharType="begin"/>
      </w:r>
      <w:r>
        <w:instrText xml:space="preserve"> PAGEREF _Ref435734818 \h </w:instrText>
      </w:r>
      <w:r>
        <w:fldChar w:fldCharType="separate"/>
      </w:r>
      <w:r w:rsidR="00895112">
        <w:rPr>
          <w:noProof/>
        </w:rPr>
        <w:t>934</w:t>
      </w:r>
      <w:r>
        <w:fldChar w:fldCharType="end"/>
      </w:r>
    </w:p>
    <w:p w14:paraId="3F93C9B6" w14:textId="77777777" w:rsidR="00B411C9" w:rsidRDefault="00B411C9" w:rsidP="00B411C9">
      <w:pPr>
        <w:pStyle w:val="Heading2"/>
      </w:pPr>
      <w:bookmarkStart w:id="1842" w:name="_Toc448696660"/>
      <w:r>
        <w:lastRenderedPageBreak/>
        <w:t>Index of Doxologies</w:t>
      </w:r>
      <w:bookmarkEnd w:id="1842"/>
    </w:p>
    <w:p w14:paraId="23AE197F" w14:textId="2FE5E35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895112">
        <w:t>The Introduction to the Doxologies</w:t>
      </w:r>
      <w:r>
        <w:fldChar w:fldCharType="end"/>
      </w:r>
      <w:r>
        <w:tab/>
      </w:r>
      <w:r>
        <w:fldChar w:fldCharType="begin"/>
      </w:r>
      <w:r>
        <w:instrText xml:space="preserve"> PAGEREF _Ref434477171 \h </w:instrText>
      </w:r>
      <w:r>
        <w:fldChar w:fldCharType="separate"/>
      </w:r>
      <w:r w:rsidR="00895112">
        <w:rPr>
          <w:noProof/>
        </w:rPr>
        <w:t>568</w:t>
      </w:r>
      <w:r>
        <w:fldChar w:fldCharType="end"/>
      </w:r>
    </w:p>
    <w:p w14:paraId="6914D076" w14:textId="77777777" w:rsidR="00E21EA3" w:rsidRDefault="00E21EA3" w:rsidP="00E21EA3">
      <w:pPr>
        <w:pStyle w:val="Heading3"/>
      </w:pPr>
      <w:bookmarkStart w:id="1843" w:name="_Ref435642966"/>
      <w:r>
        <w:t>Seasonal Doxologies</w:t>
      </w:r>
      <w:bookmarkEnd w:id="1843"/>
    </w:p>
    <w:p w14:paraId="5E8E28F7" w14:textId="234243FB"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895112">
        <w:t>The Doxology for Ecclesiastical New Year</w:t>
      </w:r>
      <w:r>
        <w:fldChar w:fldCharType="end"/>
      </w:r>
      <w:r>
        <w:tab/>
      </w:r>
      <w:r>
        <w:fldChar w:fldCharType="begin"/>
      </w:r>
      <w:r>
        <w:instrText xml:space="preserve"> PAGEREF _Ref434477358 \h </w:instrText>
      </w:r>
      <w:r>
        <w:fldChar w:fldCharType="separate"/>
      </w:r>
      <w:r w:rsidR="00895112">
        <w:rPr>
          <w:noProof/>
        </w:rPr>
        <w:t>642</w:t>
      </w:r>
      <w:r>
        <w:fldChar w:fldCharType="end"/>
      </w:r>
    </w:p>
    <w:p w14:paraId="0EC66D5E" w14:textId="31BA429C"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895112">
        <w:t>The Doxology for the Feast of the Cross</w:t>
      </w:r>
      <w:r>
        <w:fldChar w:fldCharType="end"/>
      </w:r>
      <w:r>
        <w:tab/>
      </w:r>
      <w:r>
        <w:fldChar w:fldCharType="begin"/>
      </w:r>
      <w:r>
        <w:instrText xml:space="preserve"> PAGEREF _Ref434477443 \h </w:instrText>
      </w:r>
      <w:r>
        <w:fldChar w:fldCharType="separate"/>
      </w:r>
      <w:r w:rsidR="00895112">
        <w:rPr>
          <w:noProof/>
        </w:rPr>
        <w:t>657</w:t>
      </w:r>
      <w:r>
        <w:fldChar w:fldCharType="end"/>
      </w:r>
    </w:p>
    <w:p w14:paraId="790DED87" w14:textId="77777777" w:rsidR="00895112" w:rsidRDefault="00CC1CA8" w:rsidP="009E261C">
      <w:pPr>
        <w:pStyle w:val="Rubric"/>
      </w:pPr>
      <w:r>
        <w:fldChar w:fldCharType="begin"/>
      </w:r>
      <w:r>
        <w:instrText xml:space="preserve"> REF _Ref434478837 \h </w:instrText>
      </w:r>
      <w:r>
        <w:fldChar w:fldCharType="separate"/>
      </w:r>
      <w:r w:rsidR="00895112">
        <w:t xml:space="preserve"> four Sundays before the Feast.</w:t>
      </w:r>
    </w:p>
    <w:p w14:paraId="6D5E5642" w14:textId="32FBF125" w:rsidR="00CC1CA8" w:rsidRDefault="00895112"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705</w:t>
      </w:r>
      <w:r w:rsidR="00CC1CA8">
        <w:fldChar w:fldCharType="end"/>
      </w:r>
    </w:p>
    <w:p w14:paraId="57201B22" w14:textId="02CE173B"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895112">
        <w:t xml:space="preserve">The Second Doxology of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895112">
        <w:rPr>
          <w:noProof/>
        </w:rPr>
        <w:t>707</w:t>
      </w:r>
      <w:r>
        <w:fldChar w:fldCharType="end"/>
      </w:r>
    </w:p>
    <w:p w14:paraId="05BDDC9E" w14:textId="693D9AD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895112">
        <w:t xml:space="preserve">The Third Doxology of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895112">
        <w:rPr>
          <w:noProof/>
        </w:rPr>
        <w:t>708</w:t>
      </w:r>
      <w:r>
        <w:fldChar w:fldCharType="end"/>
      </w:r>
    </w:p>
    <w:p w14:paraId="5FC55723" w14:textId="7BB481D2"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895112">
        <w:t xml:space="preserve">The Fourth Doxology of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895112">
        <w:rPr>
          <w:noProof/>
        </w:rPr>
        <w:t>710</w:t>
      </w:r>
      <w:r>
        <w:fldChar w:fldCharType="end"/>
      </w:r>
    </w:p>
    <w:p w14:paraId="30ACCD55" w14:textId="77CCD185"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895112">
        <w:t xml:space="preserve">The Fifth Doxology of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895112">
        <w:rPr>
          <w:noProof/>
        </w:rPr>
        <w:t>711</w:t>
      </w:r>
      <w:r>
        <w:fldChar w:fldCharType="end"/>
      </w:r>
    </w:p>
    <w:p w14:paraId="704DF3C4" w14:textId="2DED1B9A"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895112">
        <w:t xml:space="preserve">The Sixth Doxology of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895112">
        <w:rPr>
          <w:noProof/>
        </w:rPr>
        <w:t>713</w:t>
      </w:r>
      <w:r>
        <w:fldChar w:fldCharType="end"/>
      </w:r>
    </w:p>
    <w:p w14:paraId="798DA7C0" w14:textId="45814D5D"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895112">
        <w:t xml:space="preserve">The Doxology of Archangel Gabriel for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895112">
        <w:rPr>
          <w:noProof/>
        </w:rPr>
        <w:t>719</w:t>
      </w:r>
      <w:r>
        <w:fldChar w:fldCharType="end"/>
      </w:r>
    </w:p>
    <w:p w14:paraId="4A697333" w14:textId="0C249DFF"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895112">
        <w:t>The Doxology for the Preparation Day of Nativity</w:t>
      </w:r>
      <w:r>
        <w:fldChar w:fldCharType="end"/>
      </w:r>
      <w:r>
        <w:tab/>
      </w:r>
      <w:r>
        <w:fldChar w:fldCharType="begin"/>
      </w:r>
      <w:r>
        <w:instrText xml:space="preserve"> PAGEREF _Ref434477504 \h </w:instrText>
      </w:r>
      <w:r>
        <w:fldChar w:fldCharType="separate"/>
      </w:r>
      <w:r w:rsidR="00895112">
        <w:rPr>
          <w:noProof/>
        </w:rPr>
        <w:t>726</w:t>
      </w:r>
      <w:r>
        <w:fldChar w:fldCharType="end"/>
      </w:r>
    </w:p>
    <w:p w14:paraId="4A754E82" w14:textId="07F819F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895112">
        <w:t>The First Doxology for Nativity</w:t>
      </w:r>
      <w:r>
        <w:fldChar w:fldCharType="end"/>
      </w:r>
      <w:r>
        <w:tab/>
      </w:r>
      <w:r>
        <w:fldChar w:fldCharType="begin"/>
      </w:r>
      <w:r>
        <w:instrText xml:space="preserve"> PAGEREF _Ref434477532 \h </w:instrText>
      </w:r>
      <w:r>
        <w:fldChar w:fldCharType="separate"/>
      </w:r>
      <w:r w:rsidR="00895112">
        <w:rPr>
          <w:noProof/>
        </w:rPr>
        <w:t>728</w:t>
      </w:r>
      <w:r>
        <w:fldChar w:fldCharType="end"/>
      </w:r>
    </w:p>
    <w:p w14:paraId="1151A90C" w14:textId="460303A2"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895112">
        <w:t>The Second Doxology for Nativity</w:t>
      </w:r>
      <w:r>
        <w:fldChar w:fldCharType="end"/>
      </w:r>
      <w:r>
        <w:tab/>
      </w:r>
      <w:r>
        <w:fldChar w:fldCharType="begin"/>
      </w:r>
      <w:r>
        <w:instrText xml:space="preserve"> PAGEREF _Ref434477542 \h </w:instrText>
      </w:r>
      <w:r>
        <w:fldChar w:fldCharType="separate"/>
      </w:r>
      <w:r w:rsidR="00895112">
        <w:rPr>
          <w:noProof/>
        </w:rPr>
        <w:t>730</w:t>
      </w:r>
      <w:r>
        <w:fldChar w:fldCharType="end"/>
      </w:r>
    </w:p>
    <w:p w14:paraId="04CEE058" w14:textId="3FC25710"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895112">
        <w:t>The Third Doxology for Nativity</w:t>
      </w:r>
      <w:r>
        <w:fldChar w:fldCharType="end"/>
      </w:r>
      <w:r>
        <w:tab/>
      </w:r>
      <w:r>
        <w:fldChar w:fldCharType="begin"/>
      </w:r>
      <w:r>
        <w:instrText xml:space="preserve"> PAGEREF _Ref434477554 \h </w:instrText>
      </w:r>
      <w:r>
        <w:fldChar w:fldCharType="separate"/>
      </w:r>
      <w:r w:rsidR="00895112">
        <w:rPr>
          <w:noProof/>
        </w:rPr>
        <w:t>731</w:t>
      </w:r>
      <w:r>
        <w:fldChar w:fldCharType="end"/>
      </w:r>
    </w:p>
    <w:p w14:paraId="0F813F2D" w14:textId="337DFA74"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895112">
        <w:t>The Doxology for the Circumcision</w:t>
      </w:r>
      <w:r>
        <w:fldChar w:fldCharType="end"/>
      </w:r>
      <w:r>
        <w:tab/>
      </w:r>
      <w:r>
        <w:fldChar w:fldCharType="begin"/>
      </w:r>
      <w:r>
        <w:instrText xml:space="preserve"> PAGEREF _Ref434477590 \h </w:instrText>
      </w:r>
      <w:r>
        <w:fldChar w:fldCharType="separate"/>
      </w:r>
      <w:r w:rsidR="00895112">
        <w:rPr>
          <w:noProof/>
        </w:rPr>
        <w:t>768</w:t>
      </w:r>
      <w:r>
        <w:fldChar w:fldCharType="end"/>
      </w:r>
    </w:p>
    <w:p w14:paraId="6C616575" w14:textId="75EB781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895112">
        <w:t>An Abridged Doxology for Theophany</w:t>
      </w:r>
      <w:r>
        <w:fldChar w:fldCharType="end"/>
      </w:r>
      <w:r>
        <w:tab/>
      </w:r>
      <w:r>
        <w:fldChar w:fldCharType="begin"/>
      </w:r>
      <w:r>
        <w:instrText xml:space="preserve"> PAGEREF _Ref434477630 \h </w:instrText>
      </w:r>
      <w:r>
        <w:fldChar w:fldCharType="separate"/>
      </w:r>
      <w:r w:rsidR="00895112">
        <w:rPr>
          <w:noProof/>
        </w:rPr>
        <w:t>777</w:t>
      </w:r>
      <w:r>
        <w:fldChar w:fldCharType="end"/>
      </w:r>
    </w:p>
    <w:p w14:paraId="6F7E179C" w14:textId="7FFD7F46"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895112">
        <w:t>The First Doxology for Theophany</w:t>
      </w:r>
      <w:r>
        <w:fldChar w:fldCharType="end"/>
      </w:r>
      <w:r>
        <w:tab/>
      </w:r>
      <w:r>
        <w:fldChar w:fldCharType="begin"/>
      </w:r>
      <w:r>
        <w:instrText xml:space="preserve"> PAGEREF _Ref434477641 \h </w:instrText>
      </w:r>
      <w:r>
        <w:fldChar w:fldCharType="separate"/>
      </w:r>
      <w:r w:rsidR="00895112">
        <w:rPr>
          <w:noProof/>
        </w:rPr>
        <w:t>779</w:t>
      </w:r>
      <w:r>
        <w:fldChar w:fldCharType="end"/>
      </w:r>
    </w:p>
    <w:p w14:paraId="535CC145" w14:textId="74365803"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895112">
        <w:t>The Second Doxology for Theophany</w:t>
      </w:r>
      <w:r>
        <w:fldChar w:fldCharType="end"/>
      </w:r>
      <w:r>
        <w:tab/>
      </w:r>
      <w:r>
        <w:fldChar w:fldCharType="begin"/>
      </w:r>
      <w:r>
        <w:instrText xml:space="preserve"> PAGEREF _Ref434477660 \h </w:instrText>
      </w:r>
      <w:r>
        <w:fldChar w:fldCharType="separate"/>
      </w:r>
      <w:r w:rsidR="00895112">
        <w:rPr>
          <w:noProof/>
        </w:rPr>
        <w:t>781</w:t>
      </w:r>
      <w:r>
        <w:fldChar w:fldCharType="end"/>
      </w:r>
    </w:p>
    <w:p w14:paraId="286F48D0" w14:textId="48B0FD32"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895112">
        <w:t>The Doxology for the Wedding of Cana</w:t>
      </w:r>
      <w:r>
        <w:fldChar w:fldCharType="end"/>
      </w:r>
      <w:r>
        <w:tab/>
      </w:r>
      <w:r>
        <w:fldChar w:fldCharType="begin"/>
      </w:r>
      <w:r>
        <w:instrText xml:space="preserve"> PAGEREF _Ref434477774 \h </w:instrText>
      </w:r>
      <w:r>
        <w:fldChar w:fldCharType="separate"/>
      </w:r>
      <w:r w:rsidR="00895112">
        <w:rPr>
          <w:noProof/>
        </w:rPr>
        <w:t>811</w:t>
      </w:r>
      <w:r>
        <w:fldChar w:fldCharType="end"/>
      </w:r>
    </w:p>
    <w:p w14:paraId="504917BF" w14:textId="5172F562"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895112">
        <w:t>The Doxology for the Entrance into the Temple</w:t>
      </w:r>
      <w:r>
        <w:fldChar w:fldCharType="end"/>
      </w:r>
      <w:r>
        <w:tab/>
      </w:r>
      <w:r>
        <w:fldChar w:fldCharType="begin"/>
      </w:r>
      <w:r>
        <w:instrText xml:space="preserve"> PAGEREF _Ref434477815 \h </w:instrText>
      </w:r>
      <w:r>
        <w:fldChar w:fldCharType="separate"/>
      </w:r>
      <w:r w:rsidR="00895112">
        <w:rPr>
          <w:noProof/>
        </w:rPr>
        <w:t>829</w:t>
      </w:r>
      <w:r>
        <w:fldChar w:fldCharType="end"/>
      </w:r>
    </w:p>
    <w:p w14:paraId="1F20DF78" w14:textId="67208C53"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895112">
        <w:t>The Doxology for the Annunciation</w:t>
      </w:r>
      <w:r>
        <w:fldChar w:fldCharType="end"/>
      </w:r>
      <w:r>
        <w:tab/>
      </w:r>
      <w:r>
        <w:fldChar w:fldCharType="begin"/>
      </w:r>
      <w:r>
        <w:instrText xml:space="preserve"> PAGEREF _Ref434477856 \h </w:instrText>
      </w:r>
      <w:r>
        <w:fldChar w:fldCharType="separate"/>
      </w:r>
      <w:r w:rsidR="00895112">
        <w:rPr>
          <w:noProof/>
        </w:rPr>
        <w:t>840</w:t>
      </w:r>
      <w:r>
        <w:fldChar w:fldCharType="end"/>
      </w:r>
    </w:p>
    <w:p w14:paraId="4B29B358" w14:textId="4806EDBE"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895112">
        <w:t>The Doxology for the Entrance into Egypt</w:t>
      </w:r>
      <w:r>
        <w:fldChar w:fldCharType="end"/>
      </w:r>
      <w:r>
        <w:tab/>
      </w:r>
      <w:r>
        <w:fldChar w:fldCharType="begin"/>
      </w:r>
      <w:r>
        <w:instrText xml:space="preserve"> PAGEREF _Ref434477906 \h </w:instrText>
      </w:r>
      <w:r>
        <w:fldChar w:fldCharType="separate"/>
      </w:r>
      <w:r w:rsidR="00895112">
        <w:rPr>
          <w:noProof/>
        </w:rPr>
        <w:t>863</w:t>
      </w:r>
      <w:r>
        <w:fldChar w:fldCharType="end"/>
      </w:r>
    </w:p>
    <w:p w14:paraId="19D20C04" w14:textId="6429AE59"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895112">
        <w:t>The Doxology of Sts. Peter and Paul</w:t>
      </w:r>
      <w:r>
        <w:fldChar w:fldCharType="end"/>
      </w:r>
      <w:r>
        <w:tab/>
      </w:r>
      <w:r>
        <w:fldChar w:fldCharType="begin"/>
      </w:r>
      <w:r>
        <w:instrText xml:space="preserve"> PAGEREF _Ref434477973 \h </w:instrText>
      </w:r>
      <w:r>
        <w:fldChar w:fldCharType="separate"/>
      </w:r>
      <w:r w:rsidR="00895112">
        <w:rPr>
          <w:noProof/>
        </w:rPr>
        <w:t>894</w:t>
      </w:r>
      <w:r>
        <w:fldChar w:fldCharType="end"/>
      </w:r>
    </w:p>
    <w:p w14:paraId="2A23AF26" w14:textId="773B356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895112">
        <w:t>The Doxology of the Transfiguration</w:t>
      </w:r>
      <w:r>
        <w:fldChar w:fldCharType="end"/>
      </w:r>
      <w:r>
        <w:tab/>
      </w:r>
      <w:r>
        <w:fldChar w:fldCharType="begin"/>
      </w:r>
      <w:r>
        <w:instrText xml:space="preserve"> PAGEREF _Ref434478012 \h </w:instrText>
      </w:r>
      <w:r>
        <w:fldChar w:fldCharType="separate"/>
      </w:r>
      <w:r w:rsidR="00895112">
        <w:rPr>
          <w:noProof/>
        </w:rPr>
        <w:t>921</w:t>
      </w:r>
      <w:r>
        <w:fldChar w:fldCharType="end"/>
      </w:r>
    </w:p>
    <w:p w14:paraId="36031966" w14:textId="1B4DCE25"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895112">
        <w:t>The Doxology of Jonah’s Fast</w:t>
      </w:r>
      <w:r>
        <w:fldChar w:fldCharType="end"/>
      </w:r>
      <w:r>
        <w:tab/>
      </w:r>
      <w:r>
        <w:fldChar w:fldCharType="begin"/>
      </w:r>
      <w:r>
        <w:instrText xml:space="preserve"> PAGEREF _Ref434478053 \h </w:instrText>
      </w:r>
      <w:r>
        <w:fldChar w:fldCharType="separate"/>
      </w:r>
      <w:r w:rsidR="00895112">
        <w:rPr>
          <w:noProof/>
        </w:rPr>
        <w:t>945</w:t>
      </w:r>
      <w:r>
        <w:fldChar w:fldCharType="end"/>
      </w:r>
    </w:p>
    <w:p w14:paraId="2FF23AAB" w14:textId="4E6B9A14"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895112">
        <w:t>The Doxology for Saturday and Sunday in Great Lent</w:t>
      </w:r>
      <w:r>
        <w:fldChar w:fldCharType="end"/>
      </w:r>
      <w:r>
        <w:tab/>
      </w:r>
      <w:r>
        <w:fldChar w:fldCharType="begin"/>
      </w:r>
      <w:r>
        <w:instrText xml:space="preserve"> PAGEREF _Ref434478080 \h </w:instrText>
      </w:r>
      <w:r>
        <w:fldChar w:fldCharType="separate"/>
      </w:r>
      <w:r w:rsidR="00895112">
        <w:rPr>
          <w:noProof/>
        </w:rPr>
        <w:t>946</w:t>
      </w:r>
      <w:r>
        <w:fldChar w:fldCharType="end"/>
      </w:r>
    </w:p>
    <w:p w14:paraId="7AC17913" w14:textId="40911C38"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895112">
        <w:t>The Doxology for Weekdays in Great Lent</w:t>
      </w:r>
      <w:r>
        <w:fldChar w:fldCharType="end"/>
      </w:r>
      <w:r>
        <w:tab/>
      </w:r>
      <w:r>
        <w:fldChar w:fldCharType="begin"/>
      </w:r>
      <w:r>
        <w:instrText xml:space="preserve"> PAGEREF _Ref434478104 \h </w:instrText>
      </w:r>
      <w:r>
        <w:fldChar w:fldCharType="separate"/>
      </w:r>
      <w:r w:rsidR="00895112">
        <w:rPr>
          <w:noProof/>
        </w:rPr>
        <w:t>949</w:t>
      </w:r>
      <w:r>
        <w:fldChar w:fldCharType="end"/>
      </w:r>
    </w:p>
    <w:p w14:paraId="6B4ECEA0" w14:textId="48C92F62"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895112">
        <w:t>A Second Doxology for Weekdays in Great Lent</w:t>
      </w:r>
      <w:r>
        <w:fldChar w:fldCharType="end"/>
      </w:r>
      <w:r>
        <w:tab/>
      </w:r>
      <w:r>
        <w:fldChar w:fldCharType="begin"/>
      </w:r>
      <w:r>
        <w:instrText xml:space="preserve"> PAGEREF _Ref434478128 \h </w:instrText>
      </w:r>
      <w:r>
        <w:fldChar w:fldCharType="separate"/>
      </w:r>
      <w:r w:rsidR="00895112">
        <w:rPr>
          <w:noProof/>
        </w:rPr>
        <w:t>950</w:t>
      </w:r>
      <w:r>
        <w:fldChar w:fldCharType="end"/>
      </w:r>
    </w:p>
    <w:p w14:paraId="4959D2BA" w14:textId="4EB934A5"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895112">
        <w:t>A Third Doxology for Weekdays in Great Lent</w:t>
      </w:r>
      <w:r>
        <w:fldChar w:fldCharType="end"/>
      </w:r>
      <w:r>
        <w:tab/>
      </w:r>
      <w:r>
        <w:fldChar w:fldCharType="begin"/>
      </w:r>
      <w:r>
        <w:instrText xml:space="preserve"> PAGEREF _Ref434478147 \h </w:instrText>
      </w:r>
      <w:r>
        <w:fldChar w:fldCharType="separate"/>
      </w:r>
      <w:r w:rsidR="00895112">
        <w:rPr>
          <w:noProof/>
        </w:rPr>
        <w:t>953</w:t>
      </w:r>
      <w:r>
        <w:fldChar w:fldCharType="end"/>
      </w:r>
    </w:p>
    <w:p w14:paraId="15F5F420" w14:textId="7CAA72F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895112">
        <w:t>The Fourth Doxology for Great Lent</w:t>
      </w:r>
      <w:r>
        <w:fldChar w:fldCharType="end"/>
      </w:r>
      <w:r>
        <w:tab/>
      </w:r>
      <w:r>
        <w:fldChar w:fldCharType="begin"/>
      </w:r>
      <w:r>
        <w:instrText xml:space="preserve"> PAGEREF _Ref434478172 \h </w:instrText>
      </w:r>
      <w:r>
        <w:fldChar w:fldCharType="separate"/>
      </w:r>
      <w:r w:rsidR="00895112">
        <w:rPr>
          <w:noProof/>
        </w:rPr>
        <w:t>954</w:t>
      </w:r>
      <w:r>
        <w:fldChar w:fldCharType="end"/>
      </w:r>
    </w:p>
    <w:p w14:paraId="17A33F34" w14:textId="528B9ADA"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895112">
        <w:t>The Doxology for Lazarus Saturday</w:t>
      </w:r>
      <w:r>
        <w:fldChar w:fldCharType="end"/>
      </w:r>
      <w:r>
        <w:tab/>
      </w:r>
      <w:r>
        <w:fldChar w:fldCharType="begin"/>
      </w:r>
      <w:r>
        <w:instrText xml:space="preserve"> PAGEREF _Ref434478195 \h </w:instrText>
      </w:r>
      <w:r>
        <w:fldChar w:fldCharType="separate"/>
      </w:r>
      <w:r w:rsidR="00895112">
        <w:rPr>
          <w:noProof/>
        </w:rPr>
        <w:t>967</w:t>
      </w:r>
      <w:r>
        <w:fldChar w:fldCharType="end"/>
      </w:r>
    </w:p>
    <w:p w14:paraId="6CBC5D9E" w14:textId="4574E6E8"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895112">
        <w:t>The First Doxology for Palm Sunday</w:t>
      </w:r>
      <w:r>
        <w:fldChar w:fldCharType="end"/>
      </w:r>
      <w:r>
        <w:tab/>
      </w:r>
      <w:r>
        <w:fldChar w:fldCharType="begin"/>
      </w:r>
      <w:r>
        <w:instrText xml:space="preserve"> PAGEREF _Ref434478217 \h </w:instrText>
      </w:r>
      <w:r>
        <w:fldChar w:fldCharType="separate"/>
      </w:r>
      <w:r w:rsidR="00895112">
        <w:rPr>
          <w:noProof/>
        </w:rPr>
        <w:t>972</w:t>
      </w:r>
      <w:r>
        <w:fldChar w:fldCharType="end"/>
      </w:r>
    </w:p>
    <w:p w14:paraId="11606B4A" w14:textId="56B5AAAE"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895112">
        <w:t>The Second Doxology for Palm Sunday</w:t>
      </w:r>
      <w:r>
        <w:fldChar w:fldCharType="end"/>
      </w:r>
      <w:r>
        <w:tab/>
      </w:r>
      <w:r>
        <w:fldChar w:fldCharType="begin"/>
      </w:r>
      <w:r>
        <w:instrText xml:space="preserve"> PAGEREF _Ref434478234 \h </w:instrText>
      </w:r>
      <w:r>
        <w:fldChar w:fldCharType="separate"/>
      </w:r>
      <w:r w:rsidR="00895112">
        <w:rPr>
          <w:noProof/>
        </w:rPr>
        <w:t>974</w:t>
      </w:r>
      <w:r>
        <w:fldChar w:fldCharType="end"/>
      </w:r>
    </w:p>
    <w:p w14:paraId="3B00B725" w14:textId="0DB7B573"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895112">
        <w:t>The Third Doxology for Palm Sunday</w:t>
      </w:r>
      <w:r>
        <w:fldChar w:fldCharType="end"/>
      </w:r>
      <w:r>
        <w:tab/>
      </w:r>
      <w:r>
        <w:fldChar w:fldCharType="begin"/>
      </w:r>
      <w:r>
        <w:instrText xml:space="preserve"> PAGEREF _Ref434478255 \h </w:instrText>
      </w:r>
      <w:r>
        <w:fldChar w:fldCharType="separate"/>
      </w:r>
      <w:r w:rsidR="00895112">
        <w:rPr>
          <w:noProof/>
        </w:rPr>
        <w:t>975</w:t>
      </w:r>
      <w:r>
        <w:fldChar w:fldCharType="end"/>
      </w:r>
    </w:p>
    <w:p w14:paraId="257EE84D" w14:textId="672A6BC5"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895112">
        <w:t>The Doxology for the Resurrection</w:t>
      </w:r>
      <w:r>
        <w:fldChar w:fldCharType="end"/>
      </w:r>
      <w:r>
        <w:tab/>
      </w:r>
      <w:r>
        <w:fldChar w:fldCharType="begin"/>
      </w:r>
      <w:r>
        <w:instrText xml:space="preserve"> PAGEREF _Ref434478294 \h </w:instrText>
      </w:r>
      <w:r>
        <w:fldChar w:fldCharType="separate"/>
      </w:r>
      <w:r w:rsidR="00895112">
        <w:rPr>
          <w:noProof/>
        </w:rPr>
        <w:t>989</w:t>
      </w:r>
      <w:r>
        <w:fldChar w:fldCharType="end"/>
      </w:r>
    </w:p>
    <w:p w14:paraId="10A28DFE" w14:textId="10481D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895112">
        <w:t>Another Doxology for the Resurrection</w:t>
      </w:r>
      <w:r>
        <w:fldChar w:fldCharType="end"/>
      </w:r>
      <w:r>
        <w:tab/>
      </w:r>
      <w:r>
        <w:fldChar w:fldCharType="begin"/>
      </w:r>
      <w:r>
        <w:instrText xml:space="preserve"> PAGEREF _Ref434478317 \h </w:instrText>
      </w:r>
      <w:r>
        <w:fldChar w:fldCharType="separate"/>
      </w:r>
      <w:r w:rsidR="00895112">
        <w:rPr>
          <w:noProof/>
        </w:rPr>
        <w:t>990</w:t>
      </w:r>
      <w:r>
        <w:fldChar w:fldCharType="end"/>
      </w:r>
    </w:p>
    <w:p w14:paraId="472E0FB5" w14:textId="68FE077B"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895112">
        <w:t>A Doxology for Archangel Michael for the Resurrection</w:t>
      </w:r>
      <w:r>
        <w:fldChar w:fldCharType="end"/>
      </w:r>
      <w:r>
        <w:tab/>
      </w:r>
      <w:r>
        <w:fldChar w:fldCharType="begin"/>
      </w:r>
      <w:r>
        <w:instrText xml:space="preserve"> PAGEREF _Ref434478347 \h </w:instrText>
      </w:r>
      <w:r>
        <w:fldChar w:fldCharType="separate"/>
      </w:r>
      <w:r w:rsidR="00895112">
        <w:rPr>
          <w:noProof/>
        </w:rPr>
        <w:t>991</w:t>
      </w:r>
      <w:r>
        <w:fldChar w:fldCharType="end"/>
      </w:r>
    </w:p>
    <w:p w14:paraId="4D1D62B4" w14:textId="65A7DFE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895112">
        <w:t>The Doxology for Thomas Sunday</w:t>
      </w:r>
      <w:r>
        <w:fldChar w:fldCharType="end"/>
      </w:r>
      <w:r>
        <w:tab/>
      </w:r>
      <w:r>
        <w:fldChar w:fldCharType="begin"/>
      </w:r>
      <w:r>
        <w:instrText xml:space="preserve"> PAGEREF _Ref434478375 \h </w:instrText>
      </w:r>
      <w:r>
        <w:fldChar w:fldCharType="separate"/>
      </w:r>
      <w:r w:rsidR="00895112">
        <w:rPr>
          <w:noProof/>
        </w:rPr>
        <w:t>1000</w:t>
      </w:r>
      <w:r>
        <w:fldChar w:fldCharType="end"/>
      </w:r>
      <w:r>
        <w:tab/>
      </w:r>
    </w:p>
    <w:p w14:paraId="7B6065F5" w14:textId="531FD982"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895112">
        <w:t>The Doxology for the Ascension</w:t>
      </w:r>
      <w:r>
        <w:fldChar w:fldCharType="end"/>
      </w:r>
      <w:r>
        <w:tab/>
      </w:r>
      <w:r>
        <w:fldChar w:fldCharType="begin"/>
      </w:r>
      <w:r>
        <w:instrText xml:space="preserve"> PAGEREF _Ref434478556 \h </w:instrText>
      </w:r>
      <w:r>
        <w:fldChar w:fldCharType="separate"/>
      </w:r>
      <w:r w:rsidR="00895112">
        <w:rPr>
          <w:noProof/>
        </w:rPr>
        <w:t>1002</w:t>
      </w:r>
      <w:r>
        <w:fldChar w:fldCharType="end"/>
      </w:r>
    </w:p>
    <w:p w14:paraId="3C346EA7" w14:textId="14E811ED"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895112">
        <w:t>The Doxology for Pentecost</w:t>
      </w:r>
      <w:r>
        <w:fldChar w:fldCharType="end"/>
      </w:r>
      <w:r>
        <w:tab/>
      </w:r>
      <w:r>
        <w:fldChar w:fldCharType="begin"/>
      </w:r>
      <w:r>
        <w:instrText xml:space="preserve"> PAGEREF _Ref434478581 \h </w:instrText>
      </w:r>
      <w:r>
        <w:fldChar w:fldCharType="separate"/>
      </w:r>
      <w:r w:rsidR="00895112">
        <w:rPr>
          <w:noProof/>
        </w:rPr>
        <w:t>1012</w:t>
      </w:r>
      <w:r>
        <w:fldChar w:fldCharType="end"/>
      </w:r>
    </w:p>
    <w:p w14:paraId="4285BFE1" w14:textId="77777777" w:rsidR="00E21EA3" w:rsidRDefault="00E21EA3" w:rsidP="00E21EA3">
      <w:pPr>
        <w:pStyle w:val="Heading3"/>
      </w:pPr>
      <w:bookmarkStart w:id="1844" w:name="_Ref435643009"/>
      <w:r>
        <w:t>Saints’ Doxologies</w:t>
      </w:r>
      <w:bookmarkEnd w:id="1844"/>
    </w:p>
    <w:p w14:paraId="201EF1F5" w14:textId="07CF8810"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895112">
        <w:t>The Evening Doxology of the Virgin</w:t>
      </w:r>
      <w:r>
        <w:fldChar w:fldCharType="end"/>
      </w:r>
      <w:r>
        <w:tab/>
      </w:r>
      <w:r>
        <w:fldChar w:fldCharType="begin"/>
      </w:r>
      <w:r>
        <w:instrText xml:space="preserve"> PAGEREF _Ref434487836 \h </w:instrText>
      </w:r>
      <w:r>
        <w:fldChar w:fldCharType="separate"/>
      </w:r>
      <w:r w:rsidR="00895112">
        <w:rPr>
          <w:noProof/>
        </w:rPr>
        <w:t>568</w:t>
      </w:r>
      <w:r>
        <w:fldChar w:fldCharType="end"/>
      </w:r>
    </w:p>
    <w:p w14:paraId="5E3507F6" w14:textId="49E0FDB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895112" w:rsidRPr="00895112">
        <w:t>The Doxology of the Virgin for Midnight Praise</w:t>
      </w:r>
      <w:r>
        <w:fldChar w:fldCharType="end"/>
      </w:r>
      <w:r>
        <w:tab/>
      </w:r>
      <w:r>
        <w:fldChar w:fldCharType="begin"/>
      </w:r>
      <w:r>
        <w:instrText xml:space="preserve"> PAGEREF _Ref434487891 \h </w:instrText>
      </w:r>
      <w:r>
        <w:fldChar w:fldCharType="separate"/>
      </w:r>
      <w:r w:rsidR="00895112">
        <w:rPr>
          <w:noProof/>
        </w:rPr>
        <w:t>415</w:t>
      </w:r>
      <w:r>
        <w:fldChar w:fldCharType="end"/>
      </w:r>
    </w:p>
    <w:p w14:paraId="337F5EE8" w14:textId="10E92758"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895112">
        <w:t>The Morning Doxology of the Virgin</w:t>
      </w:r>
      <w:r>
        <w:fldChar w:fldCharType="end"/>
      </w:r>
      <w:r>
        <w:tab/>
      </w:r>
      <w:r>
        <w:fldChar w:fldCharType="begin"/>
      </w:r>
      <w:r>
        <w:instrText xml:space="preserve"> PAGEREF _Ref434487846 \h </w:instrText>
      </w:r>
      <w:r>
        <w:fldChar w:fldCharType="separate"/>
      </w:r>
      <w:r w:rsidR="00895112">
        <w:rPr>
          <w:noProof/>
        </w:rPr>
        <w:t>569</w:t>
      </w:r>
      <w:r>
        <w:fldChar w:fldCharType="end"/>
      </w:r>
    </w:p>
    <w:p w14:paraId="3868AB65" w14:textId="6EA89AE6"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895112">
        <w:t>The Doxology for Archangel Michael</w:t>
      </w:r>
      <w:r>
        <w:fldChar w:fldCharType="end"/>
      </w:r>
      <w:r>
        <w:tab/>
      </w:r>
      <w:r>
        <w:fldChar w:fldCharType="begin"/>
      </w:r>
      <w:r>
        <w:instrText xml:space="preserve"> PAGEREF _Ref434487967 \h </w:instrText>
      </w:r>
      <w:r>
        <w:fldChar w:fldCharType="separate"/>
      </w:r>
      <w:r w:rsidR="00895112">
        <w:rPr>
          <w:noProof/>
        </w:rPr>
        <w:t>691</w:t>
      </w:r>
      <w:r>
        <w:fldChar w:fldCharType="end"/>
      </w:r>
    </w:p>
    <w:p w14:paraId="2284159D" w14:textId="3A328D5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895112">
        <w:t xml:space="preserve">The Doxology of Archangel Gabriel for December or </w:t>
      </w:r>
      <w:r w:rsidR="0089511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895112">
        <w:rPr>
          <w:noProof/>
        </w:rPr>
        <w:t>719</w:t>
      </w:r>
      <w:r>
        <w:fldChar w:fldCharType="end"/>
      </w:r>
    </w:p>
    <w:p w14:paraId="403DEC4C" w14:textId="1B98A679"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895112">
        <w:t>The Doxology for Archangel Gabriel, the Evangelist of Daniel</w:t>
      </w:r>
      <w:r>
        <w:fldChar w:fldCharType="end"/>
      </w:r>
      <w:r>
        <w:tab/>
      </w:r>
      <w:r>
        <w:fldChar w:fldCharType="begin"/>
      </w:r>
      <w:r>
        <w:instrText xml:space="preserve"> PAGEREF _Ref434488149 \h </w:instrText>
      </w:r>
      <w:r>
        <w:fldChar w:fldCharType="separate"/>
      </w:r>
      <w:r w:rsidR="00895112">
        <w:rPr>
          <w:noProof/>
        </w:rPr>
        <w:t>887</w:t>
      </w:r>
      <w:r>
        <w:fldChar w:fldCharType="end"/>
      </w:r>
    </w:p>
    <w:p w14:paraId="229EE54B" w14:textId="166D3AE9"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895112">
        <w:t>The Doxology for Michael and Gabriel</w:t>
      </w:r>
      <w:r>
        <w:fldChar w:fldCharType="end"/>
      </w:r>
      <w:r>
        <w:tab/>
      </w:r>
      <w:r>
        <w:fldChar w:fldCharType="begin"/>
      </w:r>
      <w:r>
        <w:instrText xml:space="preserve"> PAGEREF _Ref434487984 \h </w:instrText>
      </w:r>
      <w:r>
        <w:fldChar w:fldCharType="separate"/>
      </w:r>
      <w:r w:rsidR="00895112">
        <w:rPr>
          <w:noProof/>
        </w:rPr>
        <w:t>692</w:t>
      </w:r>
      <w:r>
        <w:fldChar w:fldCharType="end"/>
      </w:r>
    </w:p>
    <w:p w14:paraId="44CF453D" w14:textId="34BEEE0C"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895112">
        <w:t>The Doxology for Archangel Raphael</w:t>
      </w:r>
      <w:r>
        <w:fldChar w:fldCharType="end"/>
      </w:r>
      <w:r>
        <w:tab/>
      </w:r>
      <w:r>
        <w:fldChar w:fldCharType="begin"/>
      </w:r>
      <w:r>
        <w:instrText xml:space="preserve"> PAGEREF _Ref434488208 \h </w:instrText>
      </w:r>
      <w:r>
        <w:fldChar w:fldCharType="separate"/>
      </w:r>
      <w:r w:rsidR="00895112">
        <w:rPr>
          <w:noProof/>
        </w:rPr>
        <w:t>941</w:t>
      </w:r>
      <w:r>
        <w:fldChar w:fldCharType="end"/>
      </w:r>
    </w:p>
    <w:p w14:paraId="5EA00A94" w14:textId="770C8526"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895112">
        <w:t>The Doxology for Archangel Suriel</w:t>
      </w:r>
      <w:r>
        <w:fldChar w:fldCharType="end"/>
      </w:r>
      <w:r>
        <w:tab/>
      </w:r>
      <w:r>
        <w:fldChar w:fldCharType="begin"/>
      </w:r>
      <w:r>
        <w:instrText xml:space="preserve"> PAGEREF _Ref434488250 \h </w:instrText>
      </w:r>
      <w:r>
        <w:fldChar w:fldCharType="separate"/>
      </w:r>
      <w:r w:rsidR="00895112">
        <w:rPr>
          <w:noProof/>
        </w:rPr>
        <w:t>825</w:t>
      </w:r>
      <w:r>
        <w:fldChar w:fldCharType="end"/>
      </w:r>
    </w:p>
    <w:p w14:paraId="3CC2AC4D" w14:textId="13ACED19"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895112">
        <w:t>The Doxology for the Four Incorporeal Beasts</w:t>
      </w:r>
      <w:r>
        <w:fldChar w:fldCharType="end"/>
      </w:r>
      <w:r>
        <w:tab/>
      </w:r>
      <w:r>
        <w:fldChar w:fldCharType="begin"/>
      </w:r>
      <w:r>
        <w:instrText xml:space="preserve"> PAGEREF _Ref434488301 \h </w:instrText>
      </w:r>
      <w:r>
        <w:fldChar w:fldCharType="separate"/>
      </w:r>
      <w:r w:rsidR="00895112">
        <w:rPr>
          <w:noProof/>
        </w:rPr>
        <w:t>690</w:t>
      </w:r>
      <w:r>
        <w:fldChar w:fldCharType="end"/>
      </w:r>
    </w:p>
    <w:p w14:paraId="1358EC54" w14:textId="3DCAE50E"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895112">
        <w:t>The Doxology for the Twenty Four Presbyters</w:t>
      </w:r>
      <w:r>
        <w:fldChar w:fldCharType="end"/>
      </w:r>
      <w:r>
        <w:tab/>
      </w:r>
      <w:r>
        <w:fldChar w:fldCharType="begin"/>
      </w:r>
      <w:r>
        <w:instrText xml:space="preserve"> PAGEREF _Ref434488339 \h </w:instrText>
      </w:r>
      <w:r>
        <w:fldChar w:fldCharType="separate"/>
      </w:r>
      <w:r w:rsidR="00895112">
        <w:rPr>
          <w:noProof/>
        </w:rPr>
        <w:t>698</w:t>
      </w:r>
      <w:r>
        <w:fldChar w:fldCharType="end"/>
      </w:r>
    </w:p>
    <w:p w14:paraId="556F0AA3" w14:textId="1845A0C4"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895112">
        <w:t>The Doxology of the Heavenly</w:t>
      </w:r>
      <w:r>
        <w:fldChar w:fldCharType="end"/>
      </w:r>
      <w:r>
        <w:tab/>
      </w:r>
      <w:r>
        <w:fldChar w:fldCharType="begin"/>
      </w:r>
      <w:r>
        <w:instrText xml:space="preserve"> PAGEREF _Ref434488390 \h </w:instrText>
      </w:r>
      <w:r>
        <w:fldChar w:fldCharType="separate"/>
      </w:r>
      <w:r w:rsidR="00895112">
        <w:rPr>
          <w:noProof/>
        </w:rPr>
        <w:t>620</w:t>
      </w:r>
      <w:r>
        <w:fldChar w:fldCharType="end"/>
      </w:r>
    </w:p>
    <w:p w14:paraId="1FF7EAEE" w14:textId="5B47AAF0"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895112">
        <w:t>The Doxology of St. John the Baptist</w:t>
      </w:r>
      <w:r>
        <w:fldChar w:fldCharType="end"/>
      </w:r>
      <w:r>
        <w:tab/>
      </w:r>
      <w:r>
        <w:fldChar w:fldCharType="begin"/>
      </w:r>
      <w:r>
        <w:instrText xml:space="preserve"> PAGEREF _Ref434488524 \h </w:instrText>
      </w:r>
      <w:r>
        <w:fldChar w:fldCharType="separate"/>
      </w:r>
      <w:r w:rsidR="00895112">
        <w:rPr>
          <w:noProof/>
        </w:rPr>
        <w:t>621</w:t>
      </w:r>
      <w:r>
        <w:fldChar w:fldCharType="end"/>
      </w:r>
    </w:p>
    <w:p w14:paraId="04FC6C87" w14:textId="19A73ECD"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895112">
        <w:t>Another Doxology of St. John the Baptist</w:t>
      </w:r>
      <w:r>
        <w:fldChar w:fldCharType="end"/>
      </w:r>
      <w:r>
        <w:tab/>
      </w:r>
      <w:r>
        <w:fldChar w:fldCharType="begin"/>
      </w:r>
      <w:r>
        <w:instrText xml:space="preserve"> PAGEREF _Ref434488546 \h </w:instrText>
      </w:r>
      <w:r>
        <w:fldChar w:fldCharType="separate"/>
      </w:r>
      <w:r w:rsidR="00895112">
        <w:rPr>
          <w:noProof/>
        </w:rPr>
        <w:t>622</w:t>
      </w:r>
      <w:r>
        <w:fldChar w:fldCharType="end"/>
      </w:r>
    </w:p>
    <w:p w14:paraId="62DC3621" w14:textId="3FD48D75"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895112">
        <w:t>The Doxology for the One Hundred and Forty Four Thousand</w:t>
      </w:r>
      <w:r>
        <w:fldChar w:fldCharType="end"/>
      </w:r>
      <w:r>
        <w:tab/>
      </w:r>
      <w:r>
        <w:fldChar w:fldCharType="begin"/>
      </w:r>
      <w:r>
        <w:instrText xml:space="preserve"> PAGEREF _Ref434488616 \h </w:instrText>
      </w:r>
      <w:r>
        <w:fldChar w:fldCharType="separate"/>
      </w:r>
      <w:r w:rsidR="00895112">
        <w:rPr>
          <w:noProof/>
        </w:rPr>
        <w:t>764</w:t>
      </w:r>
      <w:r>
        <w:fldChar w:fldCharType="end"/>
      </w:r>
    </w:p>
    <w:p w14:paraId="35158DF2" w14:textId="47F8AC01"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895112">
        <w:t>A Doxology for the Apostles</w:t>
      </w:r>
      <w:r>
        <w:fldChar w:fldCharType="end"/>
      </w:r>
      <w:r>
        <w:tab/>
      </w:r>
      <w:r>
        <w:fldChar w:fldCharType="begin"/>
      </w:r>
      <w:r>
        <w:instrText xml:space="preserve"> PAGEREF _Ref434488644 \h </w:instrText>
      </w:r>
      <w:r>
        <w:fldChar w:fldCharType="separate"/>
      </w:r>
      <w:r w:rsidR="00895112">
        <w:rPr>
          <w:noProof/>
        </w:rPr>
        <w:t>623</w:t>
      </w:r>
      <w:r>
        <w:fldChar w:fldCharType="end"/>
      </w:r>
    </w:p>
    <w:p w14:paraId="16F33D5B" w14:textId="7D81195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895112">
        <w:t>Another Doxology for the Apostles</w:t>
      </w:r>
      <w:r>
        <w:fldChar w:fldCharType="end"/>
      </w:r>
      <w:r>
        <w:tab/>
      </w:r>
      <w:r>
        <w:fldChar w:fldCharType="begin"/>
      </w:r>
      <w:r>
        <w:instrText xml:space="preserve"> PAGEREF _Ref434488657 \h </w:instrText>
      </w:r>
      <w:r>
        <w:fldChar w:fldCharType="separate"/>
      </w:r>
      <w:r w:rsidR="00895112">
        <w:rPr>
          <w:noProof/>
        </w:rPr>
        <w:t>623</w:t>
      </w:r>
      <w:r>
        <w:fldChar w:fldCharType="end"/>
      </w:r>
    </w:p>
    <w:p w14:paraId="0C8587A1" w14:textId="223A0C7B"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895112">
        <w:t>The Doxology of Sts. Peter and Paul</w:t>
      </w:r>
      <w:r>
        <w:fldChar w:fldCharType="end"/>
      </w:r>
      <w:r>
        <w:tab/>
      </w:r>
      <w:r>
        <w:fldChar w:fldCharType="begin"/>
      </w:r>
      <w:r>
        <w:instrText xml:space="preserve"> PAGEREF _Ref434477973 \h </w:instrText>
      </w:r>
      <w:r>
        <w:fldChar w:fldCharType="separate"/>
      </w:r>
      <w:r w:rsidR="00895112">
        <w:rPr>
          <w:noProof/>
        </w:rPr>
        <w:t>894</w:t>
      </w:r>
      <w:r>
        <w:fldChar w:fldCharType="end"/>
      </w:r>
    </w:p>
    <w:p w14:paraId="79B0EE79" w14:textId="5B5B143E"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895112">
        <w:t>The Doxology of St. Paul</w:t>
      </w:r>
      <w:r>
        <w:fldChar w:fldCharType="end"/>
      </w:r>
      <w:r>
        <w:tab/>
      </w:r>
      <w:r>
        <w:fldChar w:fldCharType="begin"/>
      </w:r>
      <w:r>
        <w:instrText xml:space="preserve"> PAGEREF _Ref434488724 \h </w:instrText>
      </w:r>
      <w:r>
        <w:fldChar w:fldCharType="separate"/>
      </w:r>
      <w:r w:rsidR="00895112">
        <w:rPr>
          <w:noProof/>
        </w:rPr>
        <w:t>896</w:t>
      </w:r>
      <w:r>
        <w:fldChar w:fldCharType="end"/>
      </w:r>
    </w:p>
    <w:p w14:paraId="13B980A3" w14:textId="3781E1DD"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895112">
        <w:t>The Doxology for St. John the Evangelist</w:t>
      </w:r>
      <w:r>
        <w:fldChar w:fldCharType="end"/>
      </w:r>
      <w:r>
        <w:tab/>
      </w:r>
      <w:r>
        <w:fldChar w:fldCharType="begin"/>
      </w:r>
      <w:r>
        <w:instrText xml:space="preserve"> PAGEREF _Ref434488768 \h </w:instrText>
      </w:r>
      <w:r>
        <w:fldChar w:fldCharType="separate"/>
      </w:r>
      <w:r w:rsidR="00895112">
        <w:rPr>
          <w:noProof/>
        </w:rPr>
        <w:t>765</w:t>
      </w:r>
      <w:r>
        <w:fldChar w:fldCharType="end"/>
      </w:r>
    </w:p>
    <w:p w14:paraId="4E889740" w14:textId="0F8E609C"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895112">
        <w:t>The Doxology of St. Mark</w:t>
      </w:r>
      <w:r>
        <w:fldChar w:fldCharType="end"/>
      </w:r>
      <w:r>
        <w:tab/>
      </w:r>
      <w:r>
        <w:fldChar w:fldCharType="begin"/>
      </w:r>
      <w:r>
        <w:instrText xml:space="preserve"> PAGEREF _Ref434488814 \h </w:instrText>
      </w:r>
      <w:r>
        <w:fldChar w:fldCharType="separate"/>
      </w:r>
      <w:r w:rsidR="00895112">
        <w:rPr>
          <w:noProof/>
        </w:rPr>
        <w:t>624</w:t>
      </w:r>
      <w:r>
        <w:fldChar w:fldCharType="end"/>
      </w:r>
    </w:p>
    <w:p w14:paraId="691F4844" w14:textId="6935C99E"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895112">
        <w:t>Another Doxology of St. Mark</w:t>
      </w:r>
      <w:r>
        <w:fldChar w:fldCharType="end"/>
      </w:r>
      <w:r>
        <w:tab/>
      </w:r>
      <w:r>
        <w:fldChar w:fldCharType="begin"/>
      </w:r>
      <w:r>
        <w:instrText xml:space="preserve"> PAGEREF _Ref434488936 \h </w:instrText>
      </w:r>
      <w:r>
        <w:fldChar w:fldCharType="separate"/>
      </w:r>
      <w:r w:rsidR="00895112">
        <w:rPr>
          <w:noProof/>
        </w:rPr>
        <w:t>854</w:t>
      </w:r>
      <w:r>
        <w:fldChar w:fldCharType="end"/>
      </w:r>
    </w:p>
    <w:p w14:paraId="7024469F" w14:textId="16D820C2"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895112">
        <w:t>The Doxology of Any Apostle</w:t>
      </w:r>
      <w:r>
        <w:fldChar w:fldCharType="end"/>
      </w:r>
      <w:r>
        <w:tab/>
      </w:r>
      <w:r>
        <w:fldChar w:fldCharType="begin"/>
      </w:r>
      <w:r>
        <w:instrText xml:space="preserve"> PAGEREF _Ref434488992 \h </w:instrText>
      </w:r>
      <w:r>
        <w:fldChar w:fldCharType="separate"/>
      </w:r>
      <w:r w:rsidR="00895112">
        <w:rPr>
          <w:noProof/>
        </w:rPr>
        <w:t>625</w:t>
      </w:r>
      <w:r>
        <w:fldChar w:fldCharType="end"/>
      </w:r>
    </w:p>
    <w:p w14:paraId="3AB62D82" w14:textId="31670251"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895112">
        <w:t>The Doxology of St. Stephen</w:t>
      </w:r>
      <w:r>
        <w:fldChar w:fldCharType="end"/>
      </w:r>
      <w:r>
        <w:tab/>
      </w:r>
      <w:r>
        <w:fldChar w:fldCharType="begin"/>
      </w:r>
      <w:r>
        <w:instrText xml:space="preserve"> PAGEREF _Ref434489014 \h </w:instrText>
      </w:r>
      <w:r>
        <w:fldChar w:fldCharType="separate"/>
      </w:r>
      <w:r w:rsidR="00895112">
        <w:rPr>
          <w:noProof/>
        </w:rPr>
        <w:t>626</w:t>
      </w:r>
      <w:r>
        <w:fldChar w:fldCharType="end"/>
      </w:r>
    </w:p>
    <w:p w14:paraId="79FCB5DB" w14:textId="2785BEF4"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895112">
        <w:t>The Doxology for St. Joseph the Carpenter</w:t>
      </w:r>
      <w:r>
        <w:fldChar w:fldCharType="end"/>
      </w:r>
      <w:r>
        <w:tab/>
      </w:r>
      <w:r>
        <w:fldChar w:fldCharType="begin"/>
      </w:r>
      <w:r>
        <w:instrText xml:space="preserve"> PAGEREF _Ref434488476 \h </w:instrText>
      </w:r>
      <w:r>
        <w:fldChar w:fldCharType="separate"/>
      </w:r>
      <w:r w:rsidR="00895112">
        <w:rPr>
          <w:noProof/>
        </w:rPr>
        <w:t>916</w:t>
      </w:r>
      <w:r>
        <w:fldChar w:fldCharType="end"/>
      </w:r>
    </w:p>
    <w:p w14:paraId="6ED98665" w14:textId="12F6B3B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895112">
        <w:t>The Doxology for St. Mary Magdalene</w:t>
      </w:r>
      <w:r>
        <w:fldChar w:fldCharType="end"/>
      </w:r>
      <w:r>
        <w:tab/>
      </w:r>
      <w:r>
        <w:fldChar w:fldCharType="begin"/>
      </w:r>
      <w:r>
        <w:instrText xml:space="preserve"> PAGEREF _Ref434489077 \h </w:instrText>
      </w:r>
      <w:r>
        <w:fldChar w:fldCharType="separate"/>
      </w:r>
      <w:r w:rsidR="00895112">
        <w:rPr>
          <w:noProof/>
        </w:rPr>
        <w:t>917</w:t>
      </w:r>
      <w:r>
        <w:fldChar w:fldCharType="end"/>
      </w:r>
    </w:p>
    <w:p w14:paraId="2A05CA01" w14:textId="7FE67C3A"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895112">
        <w:t>The Doxology for Lazarus Saturday</w:t>
      </w:r>
      <w:r>
        <w:fldChar w:fldCharType="end"/>
      </w:r>
      <w:r>
        <w:tab/>
      </w:r>
      <w:r>
        <w:fldChar w:fldCharType="begin"/>
      </w:r>
      <w:r>
        <w:instrText xml:space="preserve"> PAGEREF _Ref434478195 \h </w:instrText>
      </w:r>
      <w:r>
        <w:fldChar w:fldCharType="separate"/>
      </w:r>
      <w:r w:rsidR="00895112">
        <w:rPr>
          <w:noProof/>
        </w:rPr>
        <w:t>967</w:t>
      </w:r>
      <w:r>
        <w:fldChar w:fldCharType="end"/>
      </w:r>
    </w:p>
    <w:p w14:paraId="3B233ED6" w14:textId="44A6C541"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895112">
        <w:t>The Doxology of St. George</w:t>
      </w:r>
      <w:r>
        <w:fldChar w:fldCharType="end"/>
      </w:r>
      <w:r>
        <w:tab/>
      </w:r>
      <w:r>
        <w:fldChar w:fldCharType="begin"/>
      </w:r>
      <w:r>
        <w:instrText xml:space="preserve"> PAGEREF _Ref434489170 \h </w:instrText>
      </w:r>
      <w:r>
        <w:fldChar w:fldCharType="separate"/>
      </w:r>
      <w:r w:rsidR="00895112">
        <w:rPr>
          <w:noProof/>
        </w:rPr>
        <w:t>628</w:t>
      </w:r>
      <w:r>
        <w:fldChar w:fldCharType="end"/>
      </w:r>
    </w:p>
    <w:p w14:paraId="522E739A" w14:textId="17D15AF4"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895112">
        <w:t>Another Doxology of St. George</w:t>
      </w:r>
      <w:r>
        <w:fldChar w:fldCharType="end"/>
      </w:r>
      <w:r>
        <w:tab/>
      </w:r>
      <w:r>
        <w:fldChar w:fldCharType="begin"/>
      </w:r>
      <w:r>
        <w:instrText xml:space="preserve"> PAGEREF _Ref434489211 \h </w:instrText>
      </w:r>
      <w:r>
        <w:fldChar w:fldCharType="separate"/>
      </w:r>
      <w:r w:rsidR="00895112">
        <w:rPr>
          <w:noProof/>
        </w:rPr>
        <w:t>852</w:t>
      </w:r>
      <w:r>
        <w:fldChar w:fldCharType="end"/>
      </w:r>
    </w:p>
    <w:p w14:paraId="5B15CF4F" w14:textId="7390874F"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895112">
        <w:t>The Doxology of St. Theodore of Shotep, the General</w:t>
      </w:r>
      <w:r>
        <w:fldChar w:fldCharType="end"/>
      </w:r>
      <w:r>
        <w:tab/>
      </w:r>
      <w:r>
        <w:fldChar w:fldCharType="begin"/>
      </w:r>
      <w:r>
        <w:instrText xml:space="preserve"> PAGEREF _Ref434489277 \h </w:instrText>
      </w:r>
      <w:r>
        <w:fldChar w:fldCharType="separate"/>
      </w:r>
      <w:r w:rsidR="00895112">
        <w:rPr>
          <w:noProof/>
        </w:rPr>
        <w:t>911</w:t>
      </w:r>
      <w:r>
        <w:fldChar w:fldCharType="end"/>
      </w:r>
    </w:p>
    <w:p w14:paraId="6EBEE6E8" w14:textId="73F9D30D"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895112">
        <w:t>Another Doxology of St. Theodore of Shotep, the General</w:t>
      </w:r>
      <w:r>
        <w:fldChar w:fldCharType="end"/>
      </w:r>
      <w:r>
        <w:tab/>
      </w:r>
      <w:r>
        <w:fldChar w:fldCharType="begin"/>
      </w:r>
      <w:r>
        <w:instrText xml:space="preserve"> PAGEREF _Ref434489296 \h </w:instrText>
      </w:r>
      <w:r>
        <w:fldChar w:fldCharType="separate"/>
      </w:r>
      <w:r w:rsidR="00895112">
        <w:rPr>
          <w:noProof/>
        </w:rPr>
        <w:t>912</w:t>
      </w:r>
      <w:r>
        <w:fldChar w:fldCharType="end"/>
      </w:r>
    </w:p>
    <w:p w14:paraId="2CAD50FD" w14:textId="29C3DE8E"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895112">
        <w:t>The Doxology for St. Theodore Anatoly</w:t>
      </w:r>
      <w:r>
        <w:fldChar w:fldCharType="end"/>
      </w:r>
      <w:r>
        <w:tab/>
      </w:r>
      <w:r>
        <w:fldChar w:fldCharType="begin"/>
      </w:r>
      <w:r>
        <w:instrText xml:space="preserve"> PAGEREF _Ref434489376 \h </w:instrText>
      </w:r>
      <w:r>
        <w:fldChar w:fldCharType="separate"/>
      </w:r>
      <w:r w:rsidR="00895112">
        <w:rPr>
          <w:noProof/>
        </w:rPr>
        <w:t>810</w:t>
      </w:r>
      <w:r>
        <w:fldChar w:fldCharType="end"/>
      </w:r>
      <w:r>
        <w:tab/>
      </w:r>
    </w:p>
    <w:p w14:paraId="1008B362" w14:textId="38257E46"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895112">
        <w:t>The Doxology for St. Philopater Mercurius</w:t>
      </w:r>
      <w:r>
        <w:fldChar w:fldCharType="end"/>
      </w:r>
      <w:r>
        <w:tab/>
      </w:r>
      <w:r>
        <w:fldChar w:fldCharType="begin"/>
      </w:r>
      <w:r>
        <w:instrText xml:space="preserve"> PAGEREF _Ref434489457 \h </w:instrText>
      </w:r>
      <w:r>
        <w:fldChar w:fldCharType="separate"/>
      </w:r>
      <w:r w:rsidR="00895112">
        <w:rPr>
          <w:noProof/>
        </w:rPr>
        <w:t>699</w:t>
      </w:r>
      <w:r>
        <w:fldChar w:fldCharType="end"/>
      </w:r>
    </w:p>
    <w:p w14:paraId="38D6764B" w14:textId="25C8AF31"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895112">
        <w:t>The Doxology for St. Mena</w:t>
      </w:r>
      <w:r>
        <w:fldChar w:fldCharType="end"/>
      </w:r>
      <w:r>
        <w:tab/>
      </w:r>
      <w:r>
        <w:fldChar w:fldCharType="begin"/>
      </w:r>
      <w:r>
        <w:instrText xml:space="preserve"> PAGEREF _Ref434489493 \h </w:instrText>
      </w:r>
      <w:r>
        <w:fldChar w:fldCharType="separate"/>
      </w:r>
      <w:r w:rsidR="00895112">
        <w:rPr>
          <w:noProof/>
        </w:rPr>
        <w:t>695</w:t>
      </w:r>
      <w:r>
        <w:fldChar w:fldCharType="end"/>
      </w:r>
    </w:p>
    <w:p w14:paraId="1684DDDC" w14:textId="7604C85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895112">
        <w:t>The Doxology for Abba Noub</w:t>
      </w:r>
      <w:r>
        <w:fldChar w:fldCharType="end"/>
      </w:r>
      <w:r>
        <w:tab/>
      </w:r>
      <w:r>
        <w:fldChar w:fldCharType="begin"/>
      </w:r>
      <w:r>
        <w:instrText xml:space="preserve"> PAGEREF _Ref434489534 \h </w:instrText>
      </w:r>
      <w:r>
        <w:fldChar w:fldCharType="separate"/>
      </w:r>
      <w:r w:rsidR="00895112">
        <w:rPr>
          <w:noProof/>
        </w:rPr>
        <w:t>914</w:t>
      </w:r>
      <w:r>
        <w:fldChar w:fldCharType="end"/>
      </w:r>
    </w:p>
    <w:p w14:paraId="024006C2" w14:textId="72AF1C0F" w:rsidR="00B46E6E" w:rsidRDefault="00B46E6E" w:rsidP="00B46E6E">
      <w:pPr>
        <w:tabs>
          <w:tab w:val="left" w:leader="dot" w:pos="8280"/>
        </w:tabs>
        <w:spacing w:after="0" w:line="240" w:lineRule="auto"/>
      </w:pPr>
      <w:r>
        <w:lastRenderedPageBreak/>
        <w:fldChar w:fldCharType="begin"/>
      </w:r>
      <w:r>
        <w:instrText xml:space="preserve"> REF _Ref434489590 \h  \* MERGEFORMAT </w:instrText>
      </w:r>
      <w:r>
        <w:fldChar w:fldCharType="separate"/>
      </w:r>
      <w:r w:rsidR="00895112">
        <w:t>The Doxology for St. Victor</w:t>
      </w:r>
      <w:r>
        <w:fldChar w:fldCharType="end"/>
      </w:r>
      <w:r>
        <w:tab/>
      </w:r>
      <w:r>
        <w:fldChar w:fldCharType="begin"/>
      </w:r>
      <w:r>
        <w:instrText xml:space="preserve"> PAGEREF _Ref434489590 \h </w:instrText>
      </w:r>
      <w:r>
        <w:fldChar w:fldCharType="separate"/>
      </w:r>
      <w:r w:rsidR="00895112">
        <w:rPr>
          <w:noProof/>
        </w:rPr>
        <w:t>720</w:t>
      </w:r>
      <w:r>
        <w:fldChar w:fldCharType="end"/>
      </w:r>
    </w:p>
    <w:p w14:paraId="6D4FFF0A" w14:textId="7A85F768" w:rsidR="00B46E6E" w:rsidRDefault="00B46E6E" w:rsidP="00B46E6E">
      <w:pPr>
        <w:tabs>
          <w:tab w:val="left" w:leader="dot" w:pos="8280"/>
        </w:tabs>
        <w:spacing w:after="0" w:line="240" w:lineRule="auto"/>
      </w:pPr>
      <w:r>
        <w:fldChar w:fldCharType="begin"/>
      </w:r>
      <w:r>
        <w:instrText xml:space="preserve"> REF _Ref434489638 \h  \* MERGEFORMAT </w:instrText>
      </w:r>
      <w:r>
        <w:fldChar w:fldCharType="separate"/>
      </w:r>
      <w:r w:rsidR="00895112">
        <w:t>The Doxology for Sts. Sergius and Bacchus</w:t>
      </w:r>
      <w:r>
        <w:fldChar w:fldCharType="end"/>
      </w:r>
      <w:r>
        <w:tab/>
      </w:r>
      <w:r>
        <w:fldChar w:fldCharType="begin"/>
      </w:r>
      <w:r>
        <w:instrText xml:space="preserve"> PAGEREF _Ref434489638 \h </w:instrText>
      </w:r>
      <w:r>
        <w:fldChar w:fldCharType="separate"/>
      </w:r>
      <w:r w:rsidR="00895112">
        <w:rPr>
          <w:noProof/>
        </w:rPr>
        <w:t>682</w:t>
      </w:r>
      <w:r>
        <w:fldChar w:fldCharType="end"/>
      </w:r>
    </w:p>
    <w:p w14:paraId="30F8162D" w14:textId="22D6024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895112">
        <w:t>The Doxology for Sts. Cosmas, Damian, their Brothers and their Mother</w:t>
      </w:r>
      <w:r>
        <w:fldChar w:fldCharType="end"/>
      </w:r>
      <w:r>
        <w:tab/>
      </w:r>
      <w:r>
        <w:fldChar w:fldCharType="begin"/>
      </w:r>
      <w:r>
        <w:instrText xml:space="preserve"> PAGEREF _Ref434489688 \h </w:instrText>
      </w:r>
      <w:r>
        <w:fldChar w:fldCharType="separate"/>
      </w:r>
      <w:r w:rsidR="00895112">
        <w:rPr>
          <w:noProof/>
        </w:rPr>
        <w:t>697</w:t>
      </w:r>
      <w:r>
        <w:fldChar w:fldCharType="end"/>
      </w:r>
    </w:p>
    <w:p w14:paraId="38778A59" w14:textId="460ECF3C"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895112">
        <w:t>The Doxology for Sts. Apakir and John</w:t>
      </w:r>
      <w:r>
        <w:fldChar w:fldCharType="end"/>
      </w:r>
      <w:r>
        <w:tab/>
      </w:r>
      <w:r>
        <w:fldChar w:fldCharType="begin"/>
      </w:r>
      <w:r>
        <w:instrText xml:space="preserve"> PAGEREF _Ref434489722 \h </w:instrText>
      </w:r>
      <w:r>
        <w:fldChar w:fldCharType="separate"/>
      </w:r>
      <w:r w:rsidR="00895112">
        <w:rPr>
          <w:noProof/>
        </w:rPr>
        <w:t>888</w:t>
      </w:r>
      <w:r>
        <w:fldChar w:fldCharType="end"/>
      </w:r>
    </w:p>
    <w:p w14:paraId="5D03558B" w14:textId="5BBC87AD"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895112">
        <w:t>The Doxology for St. Serapamon</w:t>
      </w:r>
      <w:r>
        <w:fldChar w:fldCharType="end"/>
      </w:r>
      <w:r>
        <w:tab/>
      </w:r>
      <w:r>
        <w:fldChar w:fldCharType="begin"/>
      </w:r>
      <w:r>
        <w:instrText xml:space="preserve"> PAGEREF _Ref434489794 \h </w:instrText>
      </w:r>
      <w:r>
        <w:fldChar w:fldCharType="separate"/>
      </w:r>
      <w:r w:rsidR="00895112">
        <w:rPr>
          <w:noProof/>
        </w:rPr>
        <w:t>701</w:t>
      </w:r>
      <w:r>
        <w:fldChar w:fldCharType="end"/>
      </w:r>
    </w:p>
    <w:p w14:paraId="63F58DD6" w14:textId="00EC22AA"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895112">
        <w:t>The Doxology for St. Maurice and the Theban Legion</w:t>
      </w:r>
      <w:r>
        <w:fldChar w:fldCharType="end"/>
      </w:r>
      <w:r>
        <w:tab/>
      </w:r>
      <w:r>
        <w:fldChar w:fldCharType="begin"/>
      </w:r>
      <w:r>
        <w:instrText xml:space="preserve"> PAGEREF _Ref434489859 \h </w:instrText>
      </w:r>
      <w:r>
        <w:fldChar w:fldCharType="separate"/>
      </w:r>
      <w:r w:rsidR="00895112">
        <w:rPr>
          <w:noProof/>
        </w:rPr>
        <w:t>667</w:t>
      </w:r>
      <w:r>
        <w:fldChar w:fldCharType="end"/>
      </w:r>
    </w:p>
    <w:p w14:paraId="5E4F2A80" w14:textId="6A8A6D85"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895112">
        <w:t>Another Doxology of St. Maurice</w:t>
      </w:r>
      <w:r>
        <w:fldChar w:fldCharType="end"/>
      </w:r>
      <w:r>
        <w:tab/>
      </w:r>
      <w:r>
        <w:fldChar w:fldCharType="begin"/>
      </w:r>
      <w:r>
        <w:instrText xml:space="preserve"> PAGEREF _Ref434489873 \h </w:instrText>
      </w:r>
      <w:r>
        <w:fldChar w:fldCharType="separate"/>
      </w:r>
      <w:r w:rsidR="00895112">
        <w:rPr>
          <w:noProof/>
        </w:rPr>
        <w:t>669</w:t>
      </w:r>
      <w:r>
        <w:fldChar w:fldCharType="end"/>
      </w:r>
    </w:p>
    <w:p w14:paraId="1E1E4F96" w14:textId="41CAE919"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895112">
        <w:t>The Doxology for St. George of Zahim</w:t>
      </w:r>
      <w:r>
        <w:fldChar w:fldCharType="end"/>
      </w:r>
      <w:r>
        <w:tab/>
      </w:r>
      <w:r>
        <w:fldChar w:fldCharType="begin"/>
      </w:r>
      <w:r>
        <w:instrText xml:space="preserve"> PAGEREF _Ref434489925 \h </w:instrText>
      </w:r>
      <w:r>
        <w:fldChar w:fldCharType="separate"/>
      </w:r>
      <w:r w:rsidR="00895112">
        <w:rPr>
          <w:noProof/>
        </w:rPr>
        <w:t>890</w:t>
      </w:r>
      <w:r>
        <w:fldChar w:fldCharType="end"/>
      </w:r>
    </w:p>
    <w:p w14:paraId="0BDFF43A" w14:textId="29368179"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895112">
        <w:t>The Doxology of St. Demiana</w:t>
      </w:r>
      <w:r>
        <w:fldChar w:fldCharType="end"/>
      </w:r>
      <w:r>
        <w:tab/>
      </w:r>
      <w:r>
        <w:fldChar w:fldCharType="begin"/>
      </w:r>
      <w:r>
        <w:instrText xml:space="preserve"> PAGEREF _Ref434490082 \h </w:instrText>
      </w:r>
      <w:r>
        <w:fldChar w:fldCharType="separate"/>
      </w:r>
      <w:r w:rsidR="00895112">
        <w:rPr>
          <w:noProof/>
        </w:rPr>
        <w:t>629</w:t>
      </w:r>
      <w:r>
        <w:fldChar w:fldCharType="end"/>
      </w:r>
    </w:p>
    <w:p w14:paraId="29A91A88" w14:textId="07B5CBB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895112">
        <w:t>Another Doxology of St. Demiana</w:t>
      </w:r>
      <w:r>
        <w:fldChar w:fldCharType="end"/>
      </w:r>
      <w:r>
        <w:tab/>
      </w:r>
      <w:r>
        <w:fldChar w:fldCharType="begin"/>
      </w:r>
      <w:r>
        <w:instrText xml:space="preserve"> PAGEREF _Ref434490124 \h </w:instrText>
      </w:r>
      <w:r>
        <w:fldChar w:fldCharType="separate"/>
      </w:r>
      <w:r w:rsidR="00895112">
        <w:rPr>
          <w:noProof/>
        </w:rPr>
        <w:t>820</w:t>
      </w:r>
      <w:r>
        <w:fldChar w:fldCharType="end"/>
      </w:r>
    </w:p>
    <w:p w14:paraId="576B957E" w14:textId="734472D3"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895112">
        <w:t>The Doxology for Sts. Barbara and Juliana</w:t>
      </w:r>
      <w:r>
        <w:fldChar w:fldCharType="end"/>
      </w:r>
      <w:r>
        <w:tab/>
      </w:r>
      <w:r>
        <w:fldChar w:fldCharType="begin"/>
      </w:r>
      <w:r>
        <w:instrText xml:space="preserve"> PAGEREF _Ref434490169 \h </w:instrText>
      </w:r>
      <w:r>
        <w:fldChar w:fldCharType="separate"/>
      </w:r>
      <w:r w:rsidR="00895112">
        <w:rPr>
          <w:noProof/>
        </w:rPr>
        <w:t>722</w:t>
      </w:r>
      <w:r>
        <w:fldChar w:fldCharType="end"/>
      </w:r>
    </w:p>
    <w:p w14:paraId="5552E48E" w14:textId="6EDDB0F1"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895112">
        <w:t>The Doxology for St. Marina</w:t>
      </w:r>
      <w:r>
        <w:fldChar w:fldCharType="end"/>
      </w:r>
      <w:r>
        <w:tab/>
      </w:r>
      <w:r>
        <w:fldChar w:fldCharType="begin"/>
      </w:r>
      <w:r>
        <w:instrText xml:space="preserve"> PAGEREF _Ref434490204 \h </w:instrText>
      </w:r>
      <w:r>
        <w:fldChar w:fldCharType="separate"/>
      </w:r>
      <w:r w:rsidR="00895112">
        <w:rPr>
          <w:noProof/>
        </w:rPr>
        <w:t>913</w:t>
      </w:r>
      <w:r>
        <w:fldChar w:fldCharType="end"/>
      </w:r>
    </w:p>
    <w:p w14:paraId="6816F6FF" w14:textId="13FF082F"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895112">
        <w:t>The Doxology for St. Rebecca and her Children</w:t>
      </w:r>
      <w:r>
        <w:fldChar w:fldCharType="end"/>
      </w:r>
      <w:r>
        <w:tab/>
      </w:r>
      <w:r>
        <w:fldChar w:fldCharType="begin"/>
      </w:r>
      <w:r>
        <w:instrText xml:space="preserve"> PAGEREF _Ref434490258 \h </w:instrText>
      </w:r>
      <w:r>
        <w:fldChar w:fldCharType="separate"/>
      </w:r>
      <w:r w:rsidR="00895112">
        <w:rPr>
          <w:noProof/>
        </w:rPr>
        <w:t>655</w:t>
      </w:r>
      <w:r>
        <w:fldChar w:fldCharType="end"/>
      </w:r>
    </w:p>
    <w:p w14:paraId="540E858E" w14:textId="52EA856B"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895112">
        <w:t>The Doxology of the Martyrs</w:t>
      </w:r>
      <w:r>
        <w:fldChar w:fldCharType="end"/>
      </w:r>
      <w:r>
        <w:tab/>
      </w:r>
      <w:r>
        <w:fldChar w:fldCharType="begin"/>
      </w:r>
      <w:r>
        <w:instrText xml:space="preserve"> PAGEREF _Ref434489950 \h </w:instrText>
      </w:r>
      <w:r>
        <w:fldChar w:fldCharType="separate"/>
      </w:r>
      <w:r w:rsidR="00895112">
        <w:rPr>
          <w:noProof/>
        </w:rPr>
        <w:t>630</w:t>
      </w:r>
      <w:r>
        <w:fldChar w:fldCharType="end"/>
      </w:r>
    </w:p>
    <w:p w14:paraId="4C266829" w14:textId="4206B0B2"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895112">
        <w:t>The Doxology for St. Anthony the Great</w:t>
      </w:r>
      <w:r>
        <w:fldChar w:fldCharType="end"/>
      </w:r>
      <w:r>
        <w:tab/>
      </w:r>
      <w:r>
        <w:fldChar w:fldCharType="begin"/>
      </w:r>
      <w:r>
        <w:instrText xml:space="preserve"> PAGEREF _Ref434490340 \h </w:instrText>
      </w:r>
      <w:r>
        <w:fldChar w:fldCharType="separate"/>
      </w:r>
      <w:r w:rsidR="00895112">
        <w:rPr>
          <w:noProof/>
        </w:rPr>
        <w:t>823</w:t>
      </w:r>
      <w:r>
        <w:fldChar w:fldCharType="end"/>
      </w:r>
    </w:p>
    <w:p w14:paraId="7876C2FC" w14:textId="7F7A0A3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895112">
        <w:t>The Doxology for St. Paul the Anchorite</w:t>
      </w:r>
      <w:r>
        <w:fldChar w:fldCharType="end"/>
      </w:r>
      <w:r>
        <w:tab/>
      </w:r>
      <w:r>
        <w:fldChar w:fldCharType="begin"/>
      </w:r>
      <w:r>
        <w:instrText xml:space="preserve"> PAGEREF _Ref434490368 \h </w:instrText>
      </w:r>
      <w:r>
        <w:fldChar w:fldCharType="separate"/>
      </w:r>
      <w:r w:rsidR="00895112">
        <w:rPr>
          <w:noProof/>
        </w:rPr>
        <w:t>826</w:t>
      </w:r>
      <w:r>
        <w:fldChar w:fldCharType="end"/>
      </w:r>
    </w:p>
    <w:p w14:paraId="7F23326E" w14:textId="61E259CB"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895112">
        <w:t>The Doxology of St. Anthony and St. Paul</w:t>
      </w:r>
      <w:r>
        <w:fldChar w:fldCharType="end"/>
      </w:r>
      <w:r>
        <w:tab/>
      </w:r>
      <w:r>
        <w:fldChar w:fldCharType="begin"/>
      </w:r>
      <w:r>
        <w:instrText xml:space="preserve"> PAGEREF _Ref434490311 \h </w:instrText>
      </w:r>
      <w:r>
        <w:fldChar w:fldCharType="separate"/>
      </w:r>
      <w:r w:rsidR="00895112">
        <w:rPr>
          <w:noProof/>
        </w:rPr>
        <w:t>635</w:t>
      </w:r>
      <w:r>
        <w:fldChar w:fldCharType="end"/>
      </w:r>
    </w:p>
    <w:p w14:paraId="0452B3F4" w14:textId="01ACC474"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895112">
        <w:rPr>
          <w:lang w:val="en-US"/>
        </w:rPr>
        <w:t>The Doxology for St. Pishoy</w:t>
      </w:r>
      <w:r>
        <w:fldChar w:fldCharType="end"/>
      </w:r>
      <w:r>
        <w:tab/>
      </w:r>
      <w:r>
        <w:fldChar w:fldCharType="begin"/>
      </w:r>
      <w:r>
        <w:instrText xml:space="preserve"> PAGEREF _Ref434490783 \h </w:instrText>
      </w:r>
      <w:r>
        <w:fldChar w:fldCharType="separate"/>
      </w:r>
      <w:r w:rsidR="00895112">
        <w:rPr>
          <w:noProof/>
        </w:rPr>
        <w:t>909</w:t>
      </w:r>
      <w:r>
        <w:fldChar w:fldCharType="end"/>
      </w:r>
    </w:p>
    <w:p w14:paraId="73CE5335" w14:textId="7797AFFF"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895112">
        <w:t>The Doxology of St. Pishoy and St. Paul of Tammah</w:t>
      </w:r>
      <w:r>
        <w:fldChar w:fldCharType="end"/>
      </w:r>
      <w:r>
        <w:tab/>
      </w:r>
      <w:r>
        <w:fldChar w:fldCharType="begin"/>
      </w:r>
      <w:r>
        <w:instrText xml:space="preserve"> PAGEREF _Ref434490826 \h </w:instrText>
      </w:r>
      <w:r>
        <w:fldChar w:fldCharType="separate"/>
      </w:r>
      <w:r w:rsidR="00895112">
        <w:rPr>
          <w:noProof/>
        </w:rPr>
        <w:t>637</w:t>
      </w:r>
      <w:r>
        <w:fldChar w:fldCharType="end"/>
      </w:r>
    </w:p>
    <w:p w14:paraId="4D5B019A" w14:textId="1E2FC974"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895112">
        <w:t>The Doxology of St. Macarius the Great</w:t>
      </w:r>
      <w:r>
        <w:fldChar w:fldCharType="end"/>
      </w:r>
      <w:r>
        <w:tab/>
      </w:r>
      <w:r>
        <w:fldChar w:fldCharType="begin"/>
      </w:r>
      <w:r>
        <w:instrText xml:space="preserve"> PAGEREF _Ref434490507 \h </w:instrText>
      </w:r>
      <w:r>
        <w:fldChar w:fldCharType="separate"/>
      </w:r>
      <w:r w:rsidR="00895112">
        <w:rPr>
          <w:noProof/>
        </w:rPr>
        <w:t>836</w:t>
      </w:r>
      <w:r>
        <w:fldChar w:fldCharType="end"/>
      </w:r>
    </w:p>
    <w:p w14:paraId="375959C5" w14:textId="18E8E9DD"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895112">
        <w:t>Another Doxology of St. Macarius the Great</w:t>
      </w:r>
      <w:r>
        <w:fldChar w:fldCharType="end"/>
      </w:r>
      <w:r>
        <w:tab/>
      </w:r>
      <w:r>
        <w:fldChar w:fldCharType="begin"/>
      </w:r>
      <w:r>
        <w:instrText xml:space="preserve"> PAGEREF _Ref434490525 \h </w:instrText>
      </w:r>
      <w:r>
        <w:fldChar w:fldCharType="separate"/>
      </w:r>
      <w:r w:rsidR="00895112">
        <w:rPr>
          <w:noProof/>
        </w:rPr>
        <w:t>837</w:t>
      </w:r>
      <w:r>
        <w:fldChar w:fldCharType="end"/>
      </w:r>
    </w:p>
    <w:p w14:paraId="79D5B8D3" w14:textId="10BF648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895112">
        <w:t>Another Doxology of St. Macarius the Great</w:t>
      </w:r>
      <w:r>
        <w:fldChar w:fldCharType="end"/>
      </w:r>
      <w:r>
        <w:tab/>
      </w:r>
      <w:r>
        <w:fldChar w:fldCharType="begin"/>
      </w:r>
      <w:r>
        <w:instrText xml:space="preserve"> PAGEREF _Ref434490542 \h </w:instrText>
      </w:r>
      <w:r>
        <w:fldChar w:fldCharType="separate"/>
      </w:r>
      <w:r w:rsidR="00895112">
        <w:rPr>
          <w:noProof/>
        </w:rPr>
        <w:t>838</w:t>
      </w:r>
      <w:r>
        <w:fldChar w:fldCharType="end"/>
      </w:r>
    </w:p>
    <w:p w14:paraId="172063D3" w14:textId="49C667DE"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895112">
        <w:t>The Doxology for St. Macarius of Alexandria, the Presbyter</w:t>
      </w:r>
      <w:r>
        <w:fldChar w:fldCharType="end"/>
      </w:r>
      <w:r>
        <w:tab/>
      </w:r>
      <w:r>
        <w:fldChar w:fldCharType="begin"/>
      </w:r>
      <w:r>
        <w:instrText xml:space="preserve"> PAGEREF _Ref434490596 \h </w:instrText>
      </w:r>
      <w:r>
        <w:fldChar w:fldCharType="separate"/>
      </w:r>
      <w:r w:rsidR="00895112">
        <w:rPr>
          <w:noProof/>
        </w:rPr>
        <w:t>857</w:t>
      </w:r>
      <w:r>
        <w:fldChar w:fldCharType="end"/>
      </w:r>
    </w:p>
    <w:p w14:paraId="50A26227" w14:textId="1E06AF5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895112">
        <w:t>The Doxology for St. Macarius the Bishop of Edkow</w:t>
      </w:r>
      <w:r>
        <w:fldChar w:fldCharType="end"/>
      </w:r>
      <w:r>
        <w:tab/>
      </w:r>
      <w:r>
        <w:fldChar w:fldCharType="begin"/>
      </w:r>
      <w:r>
        <w:instrText xml:space="preserve"> PAGEREF _Ref434490474 \h </w:instrText>
      </w:r>
      <w:r>
        <w:fldChar w:fldCharType="separate"/>
      </w:r>
      <w:r w:rsidR="00895112">
        <w:rPr>
          <w:noProof/>
        </w:rPr>
        <w:t>687</w:t>
      </w:r>
      <w:r>
        <w:fldChar w:fldCharType="end"/>
      </w:r>
    </w:p>
    <w:p w14:paraId="009C5D78" w14:textId="54A14AC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895112">
        <w:t>The Doxology for St. John the Short</w:t>
      </w:r>
      <w:r>
        <w:fldChar w:fldCharType="end"/>
      </w:r>
      <w:r>
        <w:tab/>
      </w:r>
      <w:r>
        <w:fldChar w:fldCharType="begin"/>
      </w:r>
      <w:r>
        <w:instrText xml:space="preserve"> PAGEREF _Ref434490715 \h </w:instrText>
      </w:r>
      <w:r>
        <w:fldChar w:fldCharType="separate"/>
      </w:r>
      <w:r w:rsidR="00895112">
        <w:rPr>
          <w:noProof/>
        </w:rPr>
        <w:t>683</w:t>
      </w:r>
      <w:r>
        <w:fldChar w:fldCharType="end"/>
      </w:r>
    </w:p>
    <w:p w14:paraId="09BA7C45" w14:textId="7567E81D"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895112">
        <w:t>The Doxology for St. Thomas the Anchorite</w:t>
      </w:r>
      <w:r>
        <w:fldChar w:fldCharType="end"/>
      </w:r>
      <w:r>
        <w:tab/>
      </w:r>
      <w:r>
        <w:fldChar w:fldCharType="begin"/>
      </w:r>
      <w:r>
        <w:instrText xml:space="preserve"> PAGEREF _Ref434490403 \h </w:instrText>
      </w:r>
      <w:r>
        <w:fldChar w:fldCharType="separate"/>
      </w:r>
      <w:r w:rsidR="00895112">
        <w:rPr>
          <w:noProof/>
        </w:rPr>
        <w:t>873</w:t>
      </w:r>
      <w:r>
        <w:fldChar w:fldCharType="end"/>
      </w:r>
    </w:p>
    <w:p w14:paraId="523E14F8" w14:textId="689964B4"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895112">
        <w:t>The Doxology for St. Arsenius</w:t>
      </w:r>
      <w:r>
        <w:fldChar w:fldCharType="end"/>
      </w:r>
      <w:r>
        <w:tab/>
      </w:r>
      <w:r>
        <w:fldChar w:fldCharType="begin"/>
      </w:r>
      <w:r>
        <w:instrText xml:space="preserve"> PAGEREF _Ref434490892 \h </w:instrText>
      </w:r>
      <w:r>
        <w:fldChar w:fldCharType="separate"/>
      </w:r>
      <w:r w:rsidR="00895112">
        <w:rPr>
          <w:noProof/>
        </w:rPr>
        <w:t>860</w:t>
      </w:r>
      <w:r>
        <w:fldChar w:fldCharType="end"/>
      </w:r>
    </w:p>
    <w:p w14:paraId="32B75263" w14:textId="76450DF3"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895112">
        <w:t>The Doxology for Sts. Maximus and Dometius</w:t>
      </w:r>
      <w:r>
        <w:fldChar w:fldCharType="end"/>
      </w:r>
      <w:r>
        <w:tab/>
      </w:r>
      <w:r>
        <w:fldChar w:fldCharType="begin"/>
      </w:r>
      <w:r>
        <w:instrText xml:space="preserve"> PAGEREF _Ref434490957 \h </w:instrText>
      </w:r>
      <w:r>
        <w:fldChar w:fldCharType="separate"/>
      </w:r>
      <w:r w:rsidR="00895112">
        <w:rPr>
          <w:noProof/>
        </w:rPr>
        <w:t>822</w:t>
      </w:r>
      <w:r>
        <w:fldChar w:fldCharType="end"/>
      </w:r>
    </w:p>
    <w:p w14:paraId="3DE06B7E" w14:textId="1EA90ACD"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895112" w:rsidRPr="00895112">
        <w:t>The Doxology for the Strong St. Moses</w:t>
      </w:r>
      <w:r>
        <w:fldChar w:fldCharType="end"/>
      </w:r>
      <w:r>
        <w:tab/>
      </w:r>
      <w:r>
        <w:fldChar w:fldCharType="begin"/>
      </w:r>
      <w:r>
        <w:instrText xml:space="preserve"> PAGEREF _Ref434491006 \h </w:instrText>
      </w:r>
      <w:r>
        <w:fldChar w:fldCharType="separate"/>
      </w:r>
      <w:r w:rsidR="00895112">
        <w:rPr>
          <w:noProof/>
        </w:rPr>
        <w:t>891</w:t>
      </w:r>
      <w:r>
        <w:fldChar w:fldCharType="end"/>
      </w:r>
    </w:p>
    <w:p w14:paraId="65889E35" w14:textId="0C692C15"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895112">
        <w:t>The Doxology for St. John Kami</w:t>
      </w:r>
      <w:r>
        <w:fldChar w:fldCharType="end"/>
      </w:r>
      <w:r>
        <w:tab/>
      </w:r>
      <w:r>
        <w:fldChar w:fldCharType="begin"/>
      </w:r>
      <w:r>
        <w:instrText xml:space="preserve"> PAGEREF _Ref434491108 \h </w:instrText>
      </w:r>
      <w:r>
        <w:fldChar w:fldCharType="separate"/>
      </w:r>
      <w:r w:rsidR="00895112">
        <w:rPr>
          <w:noProof/>
        </w:rPr>
        <w:t>725</w:t>
      </w:r>
      <w:r>
        <w:fldChar w:fldCharType="end"/>
      </w:r>
    </w:p>
    <w:p w14:paraId="452A4480" w14:textId="12E60E44"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895112">
        <w:t>The Doxology for St. Pachomius</w:t>
      </w:r>
      <w:r>
        <w:fldChar w:fldCharType="end"/>
      </w:r>
      <w:r>
        <w:tab/>
      </w:r>
      <w:r>
        <w:fldChar w:fldCharType="begin"/>
      </w:r>
      <w:r>
        <w:instrText xml:space="preserve"> PAGEREF _Ref434491150 \h </w:instrText>
      </w:r>
      <w:r>
        <w:fldChar w:fldCharType="separate"/>
      </w:r>
      <w:r w:rsidR="00895112">
        <w:rPr>
          <w:noProof/>
        </w:rPr>
        <w:t>861</w:t>
      </w:r>
      <w:r>
        <w:fldChar w:fldCharType="end"/>
      </w:r>
    </w:p>
    <w:p w14:paraId="0192B5E6" w14:textId="0340CEE1"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895112">
        <w:rPr>
          <w:lang w:val="en-US"/>
        </w:rPr>
        <w:t>The Doxology for St. Shenoute</w:t>
      </w:r>
      <w:r>
        <w:fldChar w:fldCharType="end"/>
      </w:r>
      <w:r>
        <w:tab/>
      </w:r>
      <w:r>
        <w:fldChar w:fldCharType="begin"/>
      </w:r>
      <w:r>
        <w:instrText xml:space="preserve"> PAGEREF _Ref434491186 \h </w:instrText>
      </w:r>
      <w:r>
        <w:fldChar w:fldCharType="separate"/>
      </w:r>
      <w:r w:rsidR="00895112">
        <w:rPr>
          <w:noProof/>
        </w:rPr>
        <w:t>907</w:t>
      </w:r>
      <w:r>
        <w:fldChar w:fldCharType="end"/>
      </w:r>
    </w:p>
    <w:p w14:paraId="7458F265" w14:textId="4DA23D46"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895112">
        <w:rPr>
          <w:lang w:val="en-US"/>
        </w:rPr>
        <w:t>A Doxology for St. Besa</w:t>
      </w:r>
      <w:r>
        <w:fldChar w:fldCharType="end"/>
      </w:r>
      <w:r>
        <w:tab/>
      </w:r>
      <w:r>
        <w:fldChar w:fldCharType="begin"/>
      </w:r>
      <w:r>
        <w:instrText xml:space="preserve"> PAGEREF _Ref434491207 \h </w:instrText>
      </w:r>
      <w:r>
        <w:fldChar w:fldCharType="separate"/>
      </w:r>
      <w:r w:rsidR="00895112">
        <w:rPr>
          <w:noProof/>
        </w:rPr>
        <w:t>908</w:t>
      </w:r>
      <w:r>
        <w:fldChar w:fldCharType="end"/>
      </w:r>
    </w:p>
    <w:p w14:paraId="13581597" w14:textId="646B1D6D"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895112">
        <w:t>The Doxology for Sts. Apollo and Apip</w:t>
      </w:r>
      <w:r>
        <w:fldChar w:fldCharType="end"/>
      </w:r>
      <w:r>
        <w:tab/>
      </w:r>
      <w:r>
        <w:fldChar w:fldCharType="begin"/>
      </w:r>
      <w:r>
        <w:instrText xml:space="preserve"> PAGEREF _Ref434492837 \h </w:instrText>
      </w:r>
      <w:r>
        <w:fldChar w:fldCharType="separate"/>
      </w:r>
      <w:r w:rsidR="00895112">
        <w:rPr>
          <w:noProof/>
        </w:rPr>
        <w:t>686</w:t>
      </w:r>
      <w:r>
        <w:fldChar w:fldCharType="end"/>
      </w:r>
    </w:p>
    <w:p w14:paraId="3540FB7A" w14:textId="11DF9A21"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895112">
        <w:t>The Doxology for St. Samuel the Confessor</w:t>
      </w:r>
      <w:r>
        <w:fldChar w:fldCharType="end"/>
      </w:r>
      <w:r>
        <w:tab/>
      </w:r>
      <w:r>
        <w:fldChar w:fldCharType="begin"/>
      </w:r>
      <w:r>
        <w:instrText xml:space="preserve"> PAGEREF _Ref434491260 \h </w:instrText>
      </w:r>
      <w:r>
        <w:fldChar w:fldCharType="separate"/>
      </w:r>
      <w:r w:rsidR="00895112">
        <w:rPr>
          <w:noProof/>
        </w:rPr>
        <w:t>723</w:t>
      </w:r>
      <w:r>
        <w:fldChar w:fldCharType="end"/>
      </w:r>
    </w:p>
    <w:p w14:paraId="18FC44F3" w14:textId="3EB345CA"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895112">
        <w:t>The Doxology for St. Parsouma</w:t>
      </w:r>
      <w:r>
        <w:fldChar w:fldCharType="end"/>
      </w:r>
      <w:r>
        <w:tab/>
      </w:r>
      <w:r>
        <w:fldChar w:fldCharType="begin"/>
      </w:r>
      <w:r>
        <w:instrText xml:space="preserve"> PAGEREF _Ref434491294 \h </w:instrText>
      </w:r>
      <w:r>
        <w:fldChar w:fldCharType="separate"/>
      </w:r>
      <w:r w:rsidR="00895112">
        <w:rPr>
          <w:noProof/>
        </w:rPr>
        <w:t>942</w:t>
      </w:r>
      <w:r>
        <w:fldChar w:fldCharType="end"/>
      </w:r>
    </w:p>
    <w:p w14:paraId="20EDD8A6" w14:textId="2CCE3A51"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895112">
        <w:t>The Doxology for St. Teji (Reweiss)</w:t>
      </w:r>
      <w:r>
        <w:fldChar w:fldCharType="end"/>
      </w:r>
      <w:r>
        <w:tab/>
      </w:r>
      <w:r>
        <w:fldChar w:fldCharType="begin"/>
      </w:r>
      <w:r>
        <w:instrText xml:space="preserve"> PAGEREF _Ref434491337 \h </w:instrText>
      </w:r>
      <w:r>
        <w:fldChar w:fldCharType="separate"/>
      </w:r>
      <w:r w:rsidR="00895112">
        <w:rPr>
          <w:noProof/>
        </w:rPr>
        <w:t>685</w:t>
      </w:r>
      <w:r>
        <w:fldChar w:fldCharType="end"/>
      </w:r>
    </w:p>
    <w:p w14:paraId="5F9D1EE3" w14:textId="511CA5ED"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895112">
        <w:t>The Doxology for St. Pashnouni</w:t>
      </w:r>
      <w:r>
        <w:fldChar w:fldCharType="end"/>
      </w:r>
      <w:r>
        <w:tab/>
      </w:r>
      <w:r>
        <w:fldChar w:fldCharType="begin"/>
      </w:r>
      <w:r>
        <w:instrText xml:space="preserve"> PAGEREF _Ref434491429 \h </w:instrText>
      </w:r>
      <w:r>
        <w:fldChar w:fldCharType="separate"/>
      </w:r>
      <w:r w:rsidR="00895112">
        <w:rPr>
          <w:noProof/>
        </w:rPr>
        <w:t>872</w:t>
      </w:r>
      <w:r>
        <w:fldChar w:fldCharType="end"/>
      </w:r>
    </w:p>
    <w:p w14:paraId="6FC9654C" w14:textId="3F5B1F15"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895112">
        <w:t>The Doxology for St. Simeon the Stylite</w:t>
      </w:r>
      <w:r>
        <w:fldChar w:fldCharType="end"/>
      </w:r>
      <w:r>
        <w:tab/>
      </w:r>
      <w:r>
        <w:fldChar w:fldCharType="begin"/>
      </w:r>
      <w:r>
        <w:instrText xml:space="preserve"> PAGEREF _Ref439328220 \h </w:instrText>
      </w:r>
      <w:r>
        <w:fldChar w:fldCharType="separate"/>
      </w:r>
      <w:r w:rsidR="00895112">
        <w:rPr>
          <w:noProof/>
        </w:rPr>
        <w:t>875</w:t>
      </w:r>
      <w:r>
        <w:fldChar w:fldCharType="end"/>
      </w:r>
    </w:p>
    <w:p w14:paraId="29B6C85A" w14:textId="100356F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895112">
        <w:t>The Doxology for St. Verena</w:t>
      </w:r>
      <w:r>
        <w:fldChar w:fldCharType="end"/>
      </w:r>
      <w:r>
        <w:tab/>
      </w:r>
      <w:r>
        <w:fldChar w:fldCharType="begin"/>
      </w:r>
      <w:r>
        <w:instrText xml:space="preserve"> PAGEREF _Ref434490285 \h </w:instrText>
      </w:r>
      <w:r>
        <w:fldChar w:fldCharType="separate"/>
      </w:r>
      <w:r w:rsidR="00895112">
        <w:rPr>
          <w:noProof/>
        </w:rPr>
        <w:t>653</w:t>
      </w:r>
      <w:r>
        <w:fldChar w:fldCharType="end"/>
      </w:r>
    </w:p>
    <w:p w14:paraId="6430EF06" w14:textId="606F7558"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895112">
        <w:t>The Doxology for St. Mary of Egypt</w:t>
      </w:r>
      <w:r>
        <w:fldChar w:fldCharType="end"/>
      </w:r>
      <w:r>
        <w:tab/>
      </w:r>
      <w:r>
        <w:fldChar w:fldCharType="begin"/>
      </w:r>
      <w:r>
        <w:instrText xml:space="preserve"> PAGEREF _Ref434491512 \h </w:instrText>
      </w:r>
      <w:r>
        <w:fldChar w:fldCharType="separate"/>
      </w:r>
      <w:r w:rsidR="00895112">
        <w:rPr>
          <w:noProof/>
        </w:rPr>
        <w:t>851</w:t>
      </w:r>
      <w:r>
        <w:fldChar w:fldCharType="end"/>
      </w:r>
    </w:p>
    <w:p w14:paraId="444E9A36" w14:textId="14E32819"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895112">
        <w:t>The Doxology of St. Athanasius the Apostolic</w:t>
      </w:r>
      <w:r>
        <w:fldChar w:fldCharType="end"/>
      </w:r>
      <w:r>
        <w:tab/>
      </w:r>
      <w:r>
        <w:fldChar w:fldCharType="begin"/>
      </w:r>
      <w:r>
        <w:instrText xml:space="preserve"> PAGEREF _Ref434492161 \h </w:instrText>
      </w:r>
      <w:r>
        <w:fldChar w:fldCharType="separate"/>
      </w:r>
      <w:r w:rsidR="00895112">
        <w:rPr>
          <w:noProof/>
        </w:rPr>
        <w:t>638</w:t>
      </w:r>
      <w:r>
        <w:fldChar w:fldCharType="end"/>
      </w:r>
    </w:p>
    <w:p w14:paraId="167EEC13" w14:textId="43C7252C"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895112">
        <w:t>The Doxology for St. Athanasius the Apostolic</w:t>
      </w:r>
      <w:r>
        <w:fldChar w:fldCharType="end"/>
      </w:r>
      <w:r>
        <w:tab/>
      </w:r>
      <w:r>
        <w:fldChar w:fldCharType="begin"/>
      </w:r>
      <w:r>
        <w:instrText xml:space="preserve"> PAGEREF _Ref434492183 \h </w:instrText>
      </w:r>
      <w:r>
        <w:fldChar w:fldCharType="separate"/>
      </w:r>
      <w:r w:rsidR="00895112">
        <w:rPr>
          <w:noProof/>
        </w:rPr>
        <w:t>857</w:t>
      </w:r>
      <w:r>
        <w:fldChar w:fldCharType="end"/>
      </w:r>
    </w:p>
    <w:p w14:paraId="1E33624E" w14:textId="3BFBA10F"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895112">
        <w:t>Another Doxology for St. Athanasius the Apostolic</w:t>
      </w:r>
      <w:r>
        <w:fldChar w:fldCharType="end"/>
      </w:r>
      <w:r>
        <w:tab/>
      </w:r>
      <w:r>
        <w:fldChar w:fldCharType="begin"/>
      </w:r>
      <w:r>
        <w:instrText xml:space="preserve"> PAGEREF _Ref434492196 \h </w:instrText>
      </w:r>
      <w:r>
        <w:fldChar w:fldCharType="separate"/>
      </w:r>
      <w:r w:rsidR="00895112">
        <w:rPr>
          <w:noProof/>
        </w:rPr>
        <w:t>859</w:t>
      </w:r>
      <w:r>
        <w:fldChar w:fldCharType="end"/>
      </w:r>
    </w:p>
    <w:p w14:paraId="344F162A" w14:textId="385A1348"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895112">
        <w:t>The Doxology for St. Severus</w:t>
      </w:r>
      <w:r>
        <w:fldChar w:fldCharType="end"/>
      </w:r>
      <w:r>
        <w:tab/>
      </w:r>
      <w:r>
        <w:fldChar w:fldCharType="begin"/>
      </w:r>
      <w:r>
        <w:instrText xml:space="preserve"> PAGEREF _Ref434492249 \h </w:instrText>
      </w:r>
      <w:r>
        <w:fldChar w:fldCharType="separate"/>
      </w:r>
      <w:r w:rsidR="00895112">
        <w:rPr>
          <w:noProof/>
        </w:rPr>
        <w:t>679</w:t>
      </w:r>
      <w:r>
        <w:fldChar w:fldCharType="end"/>
      </w:r>
    </w:p>
    <w:p w14:paraId="59121C34" w14:textId="5D8E7491"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895112">
        <w:t>The Doxology for St. Takle Haymanot</w:t>
      </w:r>
      <w:r>
        <w:fldChar w:fldCharType="end"/>
      </w:r>
      <w:r>
        <w:tab/>
      </w:r>
      <w:r>
        <w:fldChar w:fldCharType="begin"/>
      </w:r>
      <w:r>
        <w:instrText xml:space="preserve"> PAGEREF _Ref434492302 \h </w:instrText>
      </w:r>
      <w:r>
        <w:fldChar w:fldCharType="separate"/>
      </w:r>
      <w:r w:rsidR="00895112">
        <w:rPr>
          <w:noProof/>
        </w:rPr>
        <w:t>938</w:t>
      </w:r>
      <w:r>
        <w:fldChar w:fldCharType="end"/>
      </w:r>
    </w:p>
    <w:p w14:paraId="26D0D3A7" w14:textId="17C0D2A9"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895112">
        <w:t>The Doxology of St. Simon the Tanner</w:t>
      </w:r>
      <w:r>
        <w:fldChar w:fldCharType="end"/>
      </w:r>
      <w:r>
        <w:tab/>
      </w:r>
      <w:r>
        <w:fldChar w:fldCharType="begin"/>
      </w:r>
      <w:r>
        <w:instrText xml:space="preserve"> PAGEREF _Ref434492343 \h </w:instrText>
      </w:r>
      <w:r>
        <w:fldChar w:fldCharType="separate"/>
      </w:r>
      <w:r w:rsidR="00895112">
        <w:rPr>
          <w:noProof/>
        </w:rPr>
        <w:t>721</w:t>
      </w:r>
      <w:r>
        <w:fldChar w:fldCharType="end"/>
      </w:r>
    </w:p>
    <w:p w14:paraId="34548290" w14:textId="7B621E12"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895112">
        <w:t>The Doxology for St. Cyril VI</w:t>
      </w:r>
      <w:r>
        <w:fldChar w:fldCharType="end"/>
      </w:r>
      <w:r>
        <w:tab/>
      </w:r>
      <w:r>
        <w:fldChar w:fldCharType="begin"/>
      </w:r>
      <w:r>
        <w:instrText xml:space="preserve"> PAGEREF _Ref434492506 \h </w:instrText>
      </w:r>
      <w:r>
        <w:fldChar w:fldCharType="separate"/>
      </w:r>
      <w:r w:rsidR="00895112">
        <w:rPr>
          <w:noProof/>
        </w:rPr>
        <w:t>831</w:t>
      </w:r>
      <w:r>
        <w:fldChar w:fldCharType="end"/>
      </w:r>
    </w:p>
    <w:p w14:paraId="2921A070" w14:textId="5037733A" w:rsidR="00B82753" w:rsidRDefault="00B82753" w:rsidP="00810F04">
      <w:pPr>
        <w:tabs>
          <w:tab w:val="left" w:leader="dot" w:pos="8280"/>
        </w:tabs>
        <w:spacing w:after="0" w:line="240" w:lineRule="auto"/>
      </w:pPr>
      <w:r>
        <w:lastRenderedPageBreak/>
        <w:fldChar w:fldCharType="begin"/>
      </w:r>
      <w:r>
        <w:instrText xml:space="preserve"> REF _Ref434492469 \h </w:instrText>
      </w:r>
      <w:r>
        <w:fldChar w:fldCharType="separate"/>
      </w:r>
      <w:r w:rsidR="00895112">
        <w:t>The Doxology for St. Abraam of Fayyoum</w:t>
      </w:r>
      <w:r>
        <w:fldChar w:fldCharType="end"/>
      </w:r>
      <w:r>
        <w:tab/>
      </w:r>
      <w:r>
        <w:fldChar w:fldCharType="begin"/>
      </w:r>
      <w:r>
        <w:instrText xml:space="preserve"> PAGEREF _Ref434492469 \h </w:instrText>
      </w:r>
      <w:r>
        <w:fldChar w:fldCharType="separate"/>
      </w:r>
      <w:r w:rsidR="00895112">
        <w:rPr>
          <w:noProof/>
        </w:rPr>
        <w:t>876</w:t>
      </w:r>
      <w:r>
        <w:fldChar w:fldCharType="end"/>
      </w:r>
    </w:p>
    <w:p w14:paraId="73E36234" w14:textId="10C39E41"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895112">
        <w:t>The Doxology for St. Martin of Tours</w:t>
      </w:r>
      <w:r>
        <w:fldChar w:fldCharType="end"/>
      </w:r>
      <w:r>
        <w:tab/>
      </w:r>
      <w:r>
        <w:fldChar w:fldCharType="begin"/>
      </w:r>
      <w:r>
        <w:instrText xml:space="preserve"> PAGEREF _Ref439518461 \h </w:instrText>
      </w:r>
      <w:r>
        <w:fldChar w:fldCharType="separate"/>
      </w:r>
      <w:r w:rsidR="00895112">
        <w:rPr>
          <w:noProof/>
        </w:rPr>
        <w:t>693</w:t>
      </w:r>
      <w:r>
        <w:fldChar w:fldCharType="end"/>
      </w:r>
    </w:p>
    <w:p w14:paraId="0A149F2A" w14:textId="4D67E1A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895112">
        <w:t>The Doxology for St. Chad of Mercia</w:t>
      </w:r>
      <w:r>
        <w:fldChar w:fldCharType="end"/>
      </w:r>
      <w:r>
        <w:tab/>
      </w:r>
      <w:r>
        <w:fldChar w:fldCharType="begin"/>
      </w:r>
      <w:r>
        <w:instrText xml:space="preserve"> PAGEREF _Ref434492702 \h </w:instrText>
      </w:r>
      <w:r>
        <w:fldChar w:fldCharType="separate"/>
      </w:r>
      <w:r w:rsidR="00895112">
        <w:rPr>
          <w:noProof/>
        </w:rPr>
        <w:t>834</w:t>
      </w:r>
      <w:r>
        <w:fldChar w:fldCharType="end"/>
      </w:r>
    </w:p>
    <w:p w14:paraId="542AC3C1" w14:textId="11DB4C4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895112">
        <w:t>The Doxology for the Patriarchs: Abraham, Isaac, and Jacob</w:t>
      </w:r>
      <w:r>
        <w:fldChar w:fldCharType="end"/>
      </w:r>
      <w:r>
        <w:tab/>
      </w:r>
      <w:r>
        <w:fldChar w:fldCharType="begin"/>
      </w:r>
      <w:r>
        <w:instrText xml:space="preserve"> PAGEREF _Ref434492413 \h </w:instrText>
      </w:r>
      <w:r>
        <w:fldChar w:fldCharType="separate"/>
      </w:r>
      <w:r w:rsidR="00895112">
        <w:rPr>
          <w:noProof/>
        </w:rPr>
        <w:t>940</w:t>
      </w:r>
      <w:r>
        <w:fldChar w:fldCharType="end"/>
      </w:r>
    </w:p>
    <w:p w14:paraId="07A4B77B" w14:textId="5BA20FAE"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895112">
        <w:t>The Doxology of the Cross Bearers</w:t>
      </w:r>
      <w:r>
        <w:fldChar w:fldCharType="end"/>
      </w:r>
      <w:r>
        <w:tab/>
      </w:r>
      <w:r>
        <w:fldChar w:fldCharType="begin"/>
      </w:r>
      <w:r>
        <w:instrText xml:space="preserve"> PAGEREF _Ref434492536 \h </w:instrText>
      </w:r>
      <w:r>
        <w:fldChar w:fldCharType="separate"/>
      </w:r>
      <w:r w:rsidR="00895112">
        <w:rPr>
          <w:noProof/>
        </w:rPr>
        <w:t>638</w:t>
      </w:r>
      <w:r>
        <w:fldChar w:fldCharType="end"/>
      </w:r>
    </w:p>
    <w:p w14:paraId="551FA088" w14:textId="16B1ACDF"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895112">
        <w:t>The Doxology for a Hierarch Who is Present</w:t>
      </w:r>
      <w:r>
        <w:fldChar w:fldCharType="end"/>
      </w:r>
      <w:r>
        <w:tab/>
      </w:r>
      <w:r>
        <w:fldChar w:fldCharType="begin"/>
      </w:r>
      <w:r>
        <w:instrText xml:space="preserve"> PAGEREF _Ref434492645 \h </w:instrText>
      </w:r>
      <w:r>
        <w:fldChar w:fldCharType="separate"/>
      </w:r>
      <w:r w:rsidR="00895112">
        <w:rPr>
          <w:noProof/>
        </w:rPr>
        <w:t>639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1" w:author="Windows User" w:date="2015-11-27T20:09:00Z" w:initials="WU">
    <w:p w14:paraId="03405E79" w14:textId="77777777" w:rsidR="00BE6654" w:rsidRDefault="00BE6654"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BE6654" w:rsidRDefault="00BE6654">
      <w:pPr>
        <w:pStyle w:val="CommentText"/>
      </w:pPr>
      <w:r>
        <w:rPr>
          <w:rStyle w:val="CommentReference"/>
        </w:rPr>
        <w:annotationRef/>
      </w:r>
      <w:r>
        <w:t>Compare to various translations</w:t>
      </w:r>
    </w:p>
  </w:comment>
  <w:comment w:id="94" w:author="Windows User" w:date="2015-10-30T12:37:00Z" w:initials="WU">
    <w:p w14:paraId="00B9961B" w14:textId="77777777" w:rsidR="00BE6654" w:rsidRDefault="00BE6654">
      <w:pPr>
        <w:pStyle w:val="CommentText"/>
      </w:pPr>
      <w:r>
        <w:rPr>
          <w:rStyle w:val="CommentReference"/>
        </w:rPr>
        <w:annotationRef/>
      </w:r>
      <w:r>
        <w:t>Is this supposed to be doubled?</w:t>
      </w:r>
    </w:p>
  </w:comment>
  <w:comment w:id="95" w:author="Windows User" w:date="2015-11-27T20:09:00Z" w:initials="WU">
    <w:p w14:paraId="218998C8" w14:textId="77777777" w:rsidR="00BE6654" w:rsidRDefault="00BE6654"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BE6654" w:rsidRDefault="00BE6654">
      <w:pPr>
        <w:pStyle w:val="CommentText"/>
      </w:pPr>
      <w:r>
        <w:rPr>
          <w:rStyle w:val="CommentReference"/>
        </w:rPr>
        <w:annotationRef/>
      </w:r>
      <w:r>
        <w:t>Does this go before Creed?</w:t>
      </w:r>
    </w:p>
  </w:comment>
  <w:comment w:id="99" w:author="Windows User" w:date="2015-11-06T13:03:00Z" w:initials="WU">
    <w:p w14:paraId="6B9D0F75" w14:textId="77777777" w:rsidR="00BE6654" w:rsidRDefault="00BE6654">
      <w:pPr>
        <w:pStyle w:val="CommentText"/>
      </w:pPr>
      <w:r>
        <w:rPr>
          <w:rStyle w:val="CommentReference"/>
        </w:rPr>
        <w:annotationRef/>
      </w:r>
      <w:r>
        <w:t>Coptic reader has Ps 3 here!</w:t>
      </w:r>
    </w:p>
  </w:comment>
  <w:comment w:id="116" w:author="Windows User" w:date="2015-11-02T08:54:00Z" w:initials="WU">
    <w:p w14:paraId="0366F544" w14:textId="77777777" w:rsidR="00BE6654" w:rsidRDefault="00BE6654">
      <w:pPr>
        <w:pStyle w:val="CommentText"/>
      </w:pPr>
      <w:r>
        <w:rPr>
          <w:rStyle w:val="CommentReference"/>
        </w:rPr>
        <w:annotationRef/>
      </w:r>
      <w:r>
        <w:t>Is there a phrase missing here?</w:t>
      </w:r>
    </w:p>
  </w:comment>
  <w:comment w:id="122" w:author="Windows User" w:date="2015-10-30T08:56:00Z" w:initials="WU">
    <w:p w14:paraId="1FDBEBA0" w14:textId="77777777" w:rsidR="00BE6654" w:rsidRDefault="00BE6654">
      <w:pPr>
        <w:pStyle w:val="CommentText"/>
      </w:pPr>
      <w:r>
        <w:rPr>
          <w:rStyle w:val="CommentReference"/>
        </w:rPr>
        <w:annotationRef/>
      </w:r>
      <w:r>
        <w:t xml:space="preserve">Should Glory be </w:t>
      </w:r>
      <w:proofErr w:type="gramStart"/>
      <w:r>
        <w:t>be</w:t>
      </w:r>
      <w:proofErr w:type="gramEnd"/>
      <w:r>
        <w:t xml:space="preserve"> here?</w:t>
      </w:r>
    </w:p>
  </w:comment>
  <w:comment w:id="127" w:author="Brett Slote" w:date="2016-05-02T12:37:00Z" w:initials="BS">
    <w:p w14:paraId="6A57FE90" w14:textId="269377C2" w:rsidR="00BE6654" w:rsidRDefault="00BE6654">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BE6654" w:rsidRDefault="00BE6654"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BE6654" w:rsidRDefault="00BE6654" w:rsidP="000C38C3">
      <w:pPr>
        <w:pStyle w:val="CommentText"/>
      </w:pPr>
      <w:r>
        <w:rPr>
          <w:rStyle w:val="CommentReference"/>
        </w:rPr>
        <w:annotationRef/>
      </w:r>
      <w:r>
        <w:t>works or deeds?</w:t>
      </w:r>
    </w:p>
  </w:comment>
  <w:comment w:id="130" w:author="Windows User" w:date="2015-11-21T13:24:00Z" w:initials="WU">
    <w:p w14:paraId="00EA2A44" w14:textId="77777777" w:rsidR="00BE6654" w:rsidRDefault="00BE6654" w:rsidP="000C38C3">
      <w:pPr>
        <w:pStyle w:val="CommentText"/>
      </w:pPr>
      <w:r>
        <w:rPr>
          <w:rStyle w:val="CommentReference"/>
        </w:rPr>
        <w:annotationRef/>
      </w:r>
      <w:r>
        <w:t>review</w:t>
      </w:r>
    </w:p>
  </w:comment>
  <w:comment w:id="131" w:author="Windows User" w:date="2015-10-30T08:56:00Z" w:initials="BS">
    <w:p w14:paraId="326418FE" w14:textId="77777777" w:rsidR="00BE6654" w:rsidRDefault="00BE6654" w:rsidP="000C38C3">
      <w:pPr>
        <w:pStyle w:val="CommentText"/>
      </w:pPr>
      <w:r>
        <w:rPr>
          <w:rStyle w:val="CommentReference"/>
        </w:rPr>
        <w:annotationRef/>
      </w:r>
      <w:r>
        <w:t>does Coptic have 'high'?</w:t>
      </w:r>
    </w:p>
  </w:comment>
  <w:comment w:id="132" w:author="Windows User" w:date="2015-11-21T13:24:00Z" w:initials="WU">
    <w:p w14:paraId="451F9B25" w14:textId="77777777" w:rsidR="00BE6654" w:rsidRDefault="00BE6654" w:rsidP="000C38C3">
      <w:pPr>
        <w:pStyle w:val="CommentText"/>
      </w:pPr>
      <w:r>
        <w:rPr>
          <w:rStyle w:val="CommentReference"/>
        </w:rPr>
        <w:annotationRef/>
      </w:r>
      <w:r>
        <w:t>review, add variant</w:t>
      </w:r>
    </w:p>
  </w:comment>
  <w:comment w:id="133" w:author="Windows User" w:date="2015-10-30T08:56:00Z" w:initials="BS">
    <w:p w14:paraId="688FBBBC" w14:textId="77777777" w:rsidR="00BE6654" w:rsidRDefault="00BE6654"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BE6654" w:rsidRDefault="00BE6654">
      <w:pPr>
        <w:pStyle w:val="CommentText"/>
      </w:pPr>
      <w:r>
        <w:rPr>
          <w:rStyle w:val="CommentReference"/>
        </w:rPr>
        <w:annotationRef/>
      </w:r>
      <w:r>
        <w:t>bless or praise? inconsistent rendering of esmo</w:t>
      </w:r>
    </w:p>
  </w:comment>
  <w:comment w:id="168" w:author="Windows User" w:date="2015-10-30T08:56:00Z" w:initials="WU">
    <w:p w14:paraId="36599FA2" w14:textId="77777777" w:rsidR="00BE6654" w:rsidRDefault="00BE6654" w:rsidP="000278EC">
      <w:pPr>
        <w:pStyle w:val="CommentText"/>
      </w:pPr>
      <w:r>
        <w:rPr>
          <w:rStyle w:val="CommentReference"/>
        </w:rPr>
        <w:annotationRef/>
      </w:r>
      <w:r>
        <w:t>Gives light? Enlightens?</w:t>
      </w:r>
    </w:p>
  </w:comment>
  <w:comment w:id="169" w:author="Windows User" w:date="2015-10-30T08:56:00Z" w:initials="WU">
    <w:p w14:paraId="274DD96D" w14:textId="77777777" w:rsidR="00BE6654" w:rsidRDefault="00BE6654">
      <w:pPr>
        <w:pStyle w:val="CommentText"/>
      </w:pPr>
      <w:r>
        <w:rPr>
          <w:rStyle w:val="CommentReference"/>
        </w:rPr>
        <w:annotationRef/>
      </w:r>
      <w:r>
        <w:t>split after this vs?</w:t>
      </w:r>
    </w:p>
  </w:comment>
  <w:comment w:id="204" w:author="Windows User" w:date="2015-11-04T08:53:00Z" w:initials="WU">
    <w:p w14:paraId="057654D4" w14:textId="77777777" w:rsidR="00BE6654" w:rsidRDefault="00BE6654">
      <w:pPr>
        <w:pStyle w:val="CommentText"/>
      </w:pPr>
      <w:r>
        <w:rPr>
          <w:rStyle w:val="CommentReference"/>
        </w:rPr>
        <w:annotationRef/>
      </w:r>
      <w:r>
        <w:t>Life giver or giver of life?</w:t>
      </w:r>
    </w:p>
  </w:comment>
  <w:comment w:id="205" w:author="Windows User" w:date="2015-11-04T08:54:00Z" w:initials="WU">
    <w:p w14:paraId="27A10A48" w14:textId="77777777" w:rsidR="00BE6654" w:rsidRDefault="00BE6654">
      <w:pPr>
        <w:pStyle w:val="CommentText"/>
      </w:pPr>
      <w:r>
        <w:rPr>
          <w:rStyle w:val="CommentReference"/>
        </w:rPr>
        <w:annotationRef/>
      </w:r>
      <w:r>
        <w:t>Fix. Middle of this got deleted.</w:t>
      </w:r>
    </w:p>
  </w:comment>
  <w:comment w:id="216" w:author="Windows User" w:date="2015-10-30T08:56:00Z" w:initials="BS">
    <w:p w14:paraId="681427A6" w14:textId="77777777" w:rsidR="00BE6654" w:rsidRDefault="00BE6654">
      <w:pPr>
        <w:pStyle w:val="CommentText"/>
      </w:pPr>
      <w:r>
        <w:rPr>
          <w:rStyle w:val="CommentReference"/>
        </w:rPr>
        <w:annotationRef/>
      </w:r>
      <w:r>
        <w:t>coptic has confess</w:t>
      </w:r>
    </w:p>
  </w:comment>
  <w:comment w:id="240" w:author="Microsoft Office User" w:date="2015-12-11T19:51:00Z" w:initials="Office">
    <w:p w14:paraId="37A50849" w14:textId="7A27E5BD" w:rsidR="00BE6654" w:rsidRDefault="00BE6654">
      <w:pPr>
        <w:pStyle w:val="CommentText"/>
      </w:pPr>
      <w:r>
        <w:rPr>
          <w:rStyle w:val="CommentReference"/>
        </w:rPr>
        <w:annotationRef/>
      </w:r>
      <w:r>
        <w:t>this one needs rewording</w:t>
      </w:r>
    </w:p>
  </w:comment>
  <w:comment w:id="332" w:author="Windows User" w:date="2015-11-02T12:45:00Z" w:initials="WU">
    <w:p w14:paraId="7D99A743" w14:textId="77777777" w:rsidR="00BE6654" w:rsidRDefault="00BE6654" w:rsidP="00D31F38">
      <w:pPr>
        <w:pStyle w:val="CommentText"/>
      </w:pPr>
      <w:r>
        <w:rPr>
          <w:rStyle w:val="CommentReference"/>
        </w:rPr>
        <w:annotationRef/>
      </w:r>
      <w:r>
        <w:t>Any argument for "Rise up" rather than arise?"</w:t>
      </w:r>
    </w:p>
  </w:comment>
  <w:comment w:id="333" w:author="Windows User" w:date="2015-10-30T08:56:00Z" w:initials="WU">
    <w:p w14:paraId="0AB2ABCE" w14:textId="77777777" w:rsidR="00BE6654" w:rsidRDefault="00BE6654" w:rsidP="00D31F38">
      <w:pPr>
        <w:pStyle w:val="CommentText"/>
      </w:pPr>
      <w:r>
        <w:rPr>
          <w:rStyle w:val="CommentReference"/>
        </w:rPr>
        <w:annotationRef/>
      </w:r>
      <w:r>
        <w:t>flesh or body?</w:t>
      </w:r>
    </w:p>
  </w:comment>
  <w:comment w:id="334" w:author="Windows User" w:date="2015-10-30T08:56:00Z" w:initials="WU">
    <w:p w14:paraId="0375B80F" w14:textId="77777777" w:rsidR="00BE6654" w:rsidRDefault="00BE6654" w:rsidP="00D31F38">
      <w:pPr>
        <w:pStyle w:val="CommentText"/>
      </w:pPr>
      <w:r>
        <w:rPr>
          <w:rStyle w:val="CommentReference"/>
        </w:rPr>
        <w:annotationRef/>
      </w:r>
      <w:r>
        <w:t>Send up, or ascribe?</w:t>
      </w:r>
    </w:p>
  </w:comment>
  <w:comment w:id="335" w:author="Windows User" w:date="2015-10-30T08:56:00Z" w:initials="WU">
    <w:p w14:paraId="5622D018" w14:textId="77777777" w:rsidR="00BE6654" w:rsidRDefault="00BE6654" w:rsidP="00D31F38">
      <w:pPr>
        <w:pStyle w:val="CommentText"/>
      </w:pPr>
      <w:r>
        <w:rPr>
          <w:rStyle w:val="CommentReference"/>
        </w:rPr>
        <w:annotationRef/>
      </w:r>
      <w:r>
        <w:t>doxology or glorification?</w:t>
      </w:r>
    </w:p>
  </w:comment>
  <w:comment w:id="336" w:author="Windows User" w:date="2015-10-30T08:56:00Z" w:initials="WU">
    <w:p w14:paraId="10960ED9" w14:textId="77777777" w:rsidR="00BE6654" w:rsidRDefault="00BE6654" w:rsidP="00D31F38">
      <w:pPr>
        <w:pStyle w:val="CommentText"/>
      </w:pPr>
      <w:r>
        <w:rPr>
          <w:rStyle w:val="CommentReference"/>
        </w:rPr>
        <w:annotationRef/>
      </w:r>
      <w:r>
        <w:t>"Glory to you" or "Glory be to you"?</w:t>
      </w:r>
    </w:p>
  </w:comment>
  <w:comment w:id="337" w:author="Windows User" w:date="2015-10-30T08:56:00Z" w:initials="WU">
    <w:p w14:paraId="67C46469" w14:textId="77777777" w:rsidR="00BE6654" w:rsidRDefault="00BE6654" w:rsidP="00D31F38">
      <w:pPr>
        <w:pStyle w:val="CommentText"/>
      </w:pPr>
      <w:r>
        <w:rPr>
          <w:rStyle w:val="CommentReference"/>
        </w:rPr>
        <w:annotationRef/>
      </w:r>
      <w:r>
        <w:t>You?</w:t>
      </w:r>
    </w:p>
  </w:comment>
  <w:comment w:id="338" w:author="Windows User" w:date="2015-10-30T08:56:00Z" w:initials="WU">
    <w:p w14:paraId="744CF838" w14:textId="77777777" w:rsidR="00BE6654" w:rsidRDefault="00BE6654" w:rsidP="00D31F38">
      <w:pPr>
        <w:pStyle w:val="CommentText"/>
      </w:pPr>
      <w:r>
        <w:rPr>
          <w:rStyle w:val="CommentReference"/>
        </w:rPr>
        <w:annotationRef/>
      </w:r>
      <w:r>
        <w:t xml:space="preserve">To the Sanctuary or </w:t>
      </w:r>
      <w:proofErr w:type="gramStart"/>
      <w:r>
        <w:t>O</w:t>
      </w:r>
      <w:proofErr w:type="gramEnd"/>
      <w:r>
        <w:t xml:space="preserve"> you saints???</w:t>
      </w:r>
    </w:p>
  </w:comment>
  <w:comment w:id="339" w:author="Windows User" w:date="2015-10-30T08:56:00Z" w:initials="WU">
    <w:p w14:paraId="47DB61A6" w14:textId="77777777" w:rsidR="00BE6654" w:rsidRDefault="00BE6654" w:rsidP="00D31F38">
      <w:pPr>
        <w:pStyle w:val="CommentText"/>
      </w:pPr>
      <w:r>
        <w:rPr>
          <w:rStyle w:val="CommentReference"/>
        </w:rPr>
        <w:annotationRef/>
      </w:r>
      <w:r>
        <w:t>from sounds more natural than out of. Any compelling reason to keep?</w:t>
      </w:r>
    </w:p>
  </w:comment>
  <w:comment w:id="340" w:author="Windows User" w:date="2015-10-30T08:56:00Z" w:initials="WU">
    <w:p w14:paraId="463DE6F6" w14:textId="77777777" w:rsidR="00BE6654" w:rsidRDefault="00BE6654" w:rsidP="00D31F38">
      <w:pPr>
        <w:pStyle w:val="CommentText"/>
      </w:pPr>
      <w:r>
        <w:rPr>
          <w:rStyle w:val="CommentReference"/>
        </w:rPr>
        <w:annotationRef/>
      </w:r>
      <w:r>
        <w:t>supplication or cry?</w:t>
      </w:r>
    </w:p>
  </w:comment>
  <w:comment w:id="341" w:author="Windows User" w:date="2015-10-30T08:56:00Z" w:initials="WU">
    <w:p w14:paraId="4FD2340C" w14:textId="77777777" w:rsidR="00BE6654" w:rsidRDefault="00BE6654" w:rsidP="00D31F38">
      <w:pPr>
        <w:pStyle w:val="CommentText"/>
      </w:pPr>
      <w:r>
        <w:rPr>
          <w:rStyle w:val="CommentReference"/>
        </w:rPr>
        <w:annotationRef/>
      </w:r>
      <w:r>
        <w:t>petition or supplication? supplication sounds much better.</w:t>
      </w:r>
    </w:p>
  </w:comment>
  <w:comment w:id="342" w:author="Windows User" w:date="2015-10-30T08:56:00Z" w:initials="WU">
    <w:p w14:paraId="4E23918A" w14:textId="77777777" w:rsidR="00BE6654" w:rsidRDefault="00BE6654" w:rsidP="00D31F38">
      <w:pPr>
        <w:pStyle w:val="CommentText"/>
      </w:pPr>
      <w:r>
        <w:rPr>
          <w:rStyle w:val="CommentReference"/>
        </w:rPr>
        <w:annotationRef/>
      </w:r>
      <w:r>
        <w:t>revive or deliver?</w:t>
      </w:r>
    </w:p>
  </w:comment>
  <w:comment w:id="343" w:author="Windows User" w:date="2015-10-30T08:56:00Z" w:initials="WU">
    <w:p w14:paraId="45934B86" w14:textId="77777777" w:rsidR="00BE6654" w:rsidRDefault="00BE6654" w:rsidP="00D31F38">
      <w:pPr>
        <w:pStyle w:val="CommentText"/>
      </w:pPr>
      <w:r>
        <w:rPr>
          <w:rStyle w:val="CommentReference"/>
        </w:rPr>
        <w:annotationRef/>
      </w:r>
      <w:r>
        <w:t>pour forth, utter, or overflow? I like the way overflow sounds more than pour forth. More natural.</w:t>
      </w:r>
    </w:p>
  </w:comment>
  <w:comment w:id="344" w:author="Windows User" w:date="2015-10-30T08:56:00Z" w:initials="WU">
    <w:p w14:paraId="3EC53F34" w14:textId="77777777" w:rsidR="00BE6654" w:rsidRDefault="00BE6654" w:rsidP="00D31F38">
      <w:pPr>
        <w:pStyle w:val="CommentText"/>
      </w:pPr>
      <w:r>
        <w:rPr>
          <w:rStyle w:val="CommentReference"/>
        </w:rPr>
        <w:annotationRef/>
      </w:r>
      <w:r>
        <w:t>blessing or praise?</w:t>
      </w:r>
    </w:p>
  </w:comment>
  <w:comment w:id="345" w:author="Windows User" w:date="2015-10-30T08:56:00Z" w:initials="WU">
    <w:p w14:paraId="30167A78" w14:textId="77777777" w:rsidR="00BE6654" w:rsidRDefault="00BE6654" w:rsidP="00D31F38">
      <w:pPr>
        <w:pStyle w:val="CommentText"/>
      </w:pPr>
      <w:r>
        <w:rPr>
          <w:rStyle w:val="CommentReference"/>
        </w:rPr>
        <w:annotationRef/>
      </w:r>
      <w:r>
        <w:t>respond with? respond to? speak of?</w:t>
      </w:r>
    </w:p>
  </w:comment>
  <w:comment w:id="346" w:author="Windows User" w:date="2015-10-30T08:56:00Z" w:initials="WU">
    <w:p w14:paraId="6965197E" w14:textId="77777777" w:rsidR="00BE6654" w:rsidRDefault="00BE6654" w:rsidP="00D31F38">
      <w:pPr>
        <w:pStyle w:val="CommentText"/>
      </w:pPr>
      <w:r>
        <w:rPr>
          <w:rStyle w:val="CommentReference"/>
        </w:rPr>
        <w:annotationRef/>
      </w:r>
      <w:r>
        <w:t>rightous, true, or truth?</w:t>
      </w:r>
    </w:p>
  </w:comment>
  <w:comment w:id="347" w:author="Windows User" w:date="2015-10-30T08:56:00Z" w:initials="WU">
    <w:p w14:paraId="668FF70C" w14:textId="77777777" w:rsidR="00BE6654" w:rsidRDefault="00BE6654" w:rsidP="00D31F38">
      <w:pPr>
        <w:pStyle w:val="CommentText"/>
      </w:pPr>
      <w:r>
        <w:rPr>
          <w:rStyle w:val="CommentReference"/>
        </w:rPr>
        <w:annotationRef/>
      </w:r>
      <w:r>
        <w:t>meditation, or delight?</w:t>
      </w:r>
    </w:p>
  </w:comment>
  <w:comment w:id="348" w:author="Windows User" w:date="2015-10-30T08:56:00Z" w:initials="WU">
    <w:p w14:paraId="3C05865D" w14:textId="77777777" w:rsidR="00BE6654" w:rsidRDefault="00BE6654" w:rsidP="00D31F38">
      <w:pPr>
        <w:pStyle w:val="CommentText"/>
      </w:pPr>
      <w:r>
        <w:rPr>
          <w:rStyle w:val="CommentReference"/>
        </w:rPr>
        <w:annotationRef/>
      </w:r>
      <w:r>
        <w:t>forever or always?</w:t>
      </w:r>
    </w:p>
  </w:comment>
  <w:comment w:id="349" w:author="Windows User" w:date="2015-10-30T08:56:00Z" w:initials="WU">
    <w:p w14:paraId="3B00730E" w14:textId="77777777" w:rsidR="00BE6654" w:rsidRDefault="00BE6654" w:rsidP="00D31F38">
      <w:pPr>
        <w:pStyle w:val="CommentText"/>
      </w:pPr>
      <w:r>
        <w:rPr>
          <w:rStyle w:val="CommentReference"/>
        </w:rPr>
        <w:annotationRef/>
      </w:r>
      <w:r>
        <w:t>and forever?</w:t>
      </w:r>
    </w:p>
  </w:comment>
  <w:comment w:id="350" w:author="Windows User" w:date="2015-10-30T08:56:00Z" w:initials="WU">
    <w:p w14:paraId="1B4AAEB0" w14:textId="77777777" w:rsidR="00BE6654" w:rsidRDefault="00BE6654" w:rsidP="00D31F38">
      <w:pPr>
        <w:pStyle w:val="CommentText"/>
      </w:pPr>
      <w:r>
        <w:rPr>
          <w:rStyle w:val="CommentReference"/>
        </w:rPr>
        <w:annotationRef/>
      </w:r>
      <w:r>
        <w:t>be?</w:t>
      </w:r>
    </w:p>
  </w:comment>
  <w:comment w:id="351" w:author="Windows User" w:date="2015-10-30T08:56:00Z" w:initials="WU">
    <w:p w14:paraId="1B1C5E2C" w14:textId="77777777" w:rsidR="00BE6654" w:rsidRDefault="00BE6654" w:rsidP="00D31F38">
      <w:pPr>
        <w:pStyle w:val="CommentText"/>
      </w:pPr>
      <w:r>
        <w:rPr>
          <w:rStyle w:val="CommentReference"/>
        </w:rPr>
        <w:annotationRef/>
      </w:r>
      <w:r>
        <w:t>be?</w:t>
      </w:r>
    </w:p>
  </w:comment>
  <w:comment w:id="352" w:author="Windows User" w:date="2015-10-30T08:56:00Z" w:initials="WU">
    <w:p w14:paraId="2A55755C" w14:textId="77777777" w:rsidR="00BE6654" w:rsidRDefault="00BE6654" w:rsidP="00D31F38">
      <w:pPr>
        <w:pStyle w:val="CommentText"/>
      </w:pPr>
      <w:r>
        <w:rPr>
          <w:rStyle w:val="CommentReference"/>
        </w:rPr>
        <w:annotationRef/>
      </w:r>
      <w:r>
        <w:t>is the insertion of "one" after "begotten" needed in english?</w:t>
      </w:r>
    </w:p>
  </w:comment>
  <w:comment w:id="353" w:author="Windows User" w:date="2015-10-30T08:56:00Z" w:initials="WU">
    <w:p w14:paraId="2B8406D1" w14:textId="77777777" w:rsidR="00BE6654" w:rsidRDefault="00BE6654" w:rsidP="00D31F38">
      <w:pPr>
        <w:pStyle w:val="CommentText"/>
      </w:pPr>
      <w:r>
        <w:rPr>
          <w:rStyle w:val="CommentReference"/>
        </w:rPr>
        <w:annotationRef/>
      </w:r>
      <w:r>
        <w:t>utter or declare?</w:t>
      </w:r>
    </w:p>
  </w:comment>
  <w:comment w:id="360" w:author="Windows User" w:date="2015-10-30T08:56:00Z" w:initials="BS">
    <w:p w14:paraId="5E20C97F" w14:textId="77777777" w:rsidR="00BE6654" w:rsidRDefault="00BE6654" w:rsidP="00D31F38">
      <w:pPr>
        <w:pStyle w:val="CommentText"/>
      </w:pPr>
      <w:r>
        <w:rPr>
          <w:rStyle w:val="CommentReference"/>
        </w:rPr>
        <w:annotationRef/>
      </w:r>
      <w:r>
        <w:t>look at? look upon? regard?</w:t>
      </w:r>
    </w:p>
  </w:comment>
  <w:comment w:id="361" w:author="Windows User" w:date="2015-10-30T08:56:00Z" w:initials="BS">
    <w:p w14:paraId="2ADF0207" w14:textId="77777777" w:rsidR="00BE6654" w:rsidRDefault="00BE6654" w:rsidP="00D31F38">
      <w:pPr>
        <w:pStyle w:val="CommentText"/>
      </w:pPr>
      <w:r>
        <w:rPr>
          <w:rStyle w:val="CommentReference"/>
        </w:rPr>
        <w:annotationRef/>
      </w:r>
      <w:r>
        <w:t>no one?</w:t>
      </w:r>
    </w:p>
  </w:comment>
  <w:comment w:id="362" w:author="Windows User" w:date="2015-10-30T08:56:00Z" w:initials="BS">
    <w:p w14:paraId="485D87CE" w14:textId="77777777" w:rsidR="00BE6654" w:rsidRDefault="00BE6654" w:rsidP="00D31F38">
      <w:pPr>
        <w:pStyle w:val="CommentText"/>
      </w:pPr>
      <w:r>
        <w:rPr>
          <w:rStyle w:val="CommentReference"/>
        </w:rPr>
        <w:annotationRef/>
      </w:r>
      <w:r>
        <w:t>in?</w:t>
      </w:r>
    </w:p>
    <w:p w14:paraId="472FCBB1" w14:textId="77777777" w:rsidR="00BE6654" w:rsidRDefault="00BE6654" w:rsidP="00D31F38">
      <w:pPr>
        <w:pStyle w:val="CommentText"/>
      </w:pPr>
    </w:p>
  </w:comment>
  <w:comment w:id="363" w:author="Windows User" w:date="2015-10-30T08:56:00Z" w:initials="BS">
    <w:p w14:paraId="0FA627AF" w14:textId="77777777" w:rsidR="00BE6654" w:rsidRDefault="00BE6654" w:rsidP="00D31F38">
      <w:pPr>
        <w:pStyle w:val="CommentText"/>
      </w:pPr>
      <w:r>
        <w:rPr>
          <w:rStyle w:val="CommentReference"/>
        </w:rPr>
        <w:annotationRef/>
      </w:r>
      <w:r>
        <w:t>before?</w:t>
      </w:r>
    </w:p>
  </w:comment>
  <w:comment w:id="364" w:author="Windows User" w:date="2015-10-30T08:56:00Z" w:initials="BS">
    <w:p w14:paraId="744D2B01" w14:textId="77777777" w:rsidR="00BE6654" w:rsidRDefault="00BE6654" w:rsidP="00D31F38">
      <w:pPr>
        <w:pStyle w:val="CommentText"/>
      </w:pPr>
      <w:r>
        <w:rPr>
          <w:rStyle w:val="CommentReference"/>
        </w:rPr>
        <w:annotationRef/>
      </w:r>
      <w:r>
        <w:t>joy entered into the whole world doesn't mean much...</w:t>
      </w:r>
    </w:p>
  </w:comment>
  <w:comment w:id="365" w:author="Windows User" w:date="2015-10-30T08:56:00Z" w:initials="BS">
    <w:p w14:paraId="4F77BBAD" w14:textId="77777777" w:rsidR="00BE6654" w:rsidRDefault="00BE6654" w:rsidP="00D31F38">
      <w:pPr>
        <w:pStyle w:val="CommentText"/>
      </w:pPr>
      <w:r>
        <w:rPr>
          <w:rStyle w:val="CommentReference"/>
        </w:rPr>
        <w:annotationRef/>
      </w:r>
      <w:r>
        <w:t>? any better way to express that's more accurate while meaning something?</w:t>
      </w:r>
    </w:p>
  </w:comment>
  <w:comment w:id="366" w:author="Windows User" w:date="2015-10-30T08:56:00Z" w:initials="BS">
    <w:p w14:paraId="3F67AE7E" w14:textId="77777777" w:rsidR="00BE6654" w:rsidRDefault="00BE6654" w:rsidP="00D31F38">
      <w:pPr>
        <w:pStyle w:val="CommentText"/>
      </w:pPr>
      <w:r>
        <w:rPr>
          <w:rStyle w:val="CommentReference"/>
        </w:rPr>
        <w:annotationRef/>
      </w:r>
      <w:r>
        <w:t>sealed as in ever virgin... or more like hidden?</w:t>
      </w:r>
    </w:p>
  </w:comment>
  <w:comment w:id="367" w:author="Windows User" w:date="2015-10-30T08:56:00Z" w:initials="BS">
    <w:p w14:paraId="079DFF07" w14:textId="77777777" w:rsidR="00BE6654" w:rsidRDefault="00BE6654" w:rsidP="00D31F38">
      <w:pPr>
        <w:pStyle w:val="CommentText"/>
      </w:pPr>
      <w:r>
        <w:rPr>
          <w:rStyle w:val="CommentReference"/>
        </w:rPr>
        <w:annotationRef/>
      </w:r>
      <w:r>
        <w:t>fragrant ointment? ointment? Incense and ointment with weeping and mourning?</w:t>
      </w:r>
    </w:p>
  </w:comment>
  <w:comment w:id="368" w:author="Windows User" w:date="2015-10-30T08:56:00Z" w:initials="BS">
    <w:p w14:paraId="534D6E8F" w14:textId="77777777" w:rsidR="00BE6654" w:rsidRDefault="00BE6654" w:rsidP="00D31F38">
      <w:pPr>
        <w:pStyle w:val="CommentText"/>
      </w:pPr>
      <w:r>
        <w:rPr>
          <w:rStyle w:val="CommentReference"/>
        </w:rPr>
        <w:annotationRef/>
      </w:r>
      <w:r>
        <w:t>spices or ointment</w:t>
      </w:r>
    </w:p>
  </w:comment>
  <w:comment w:id="369" w:author="Windows User" w:date="2015-10-30T08:56:00Z" w:initials="BS">
    <w:p w14:paraId="5C973492" w14:textId="77777777" w:rsidR="00BE6654" w:rsidRDefault="00BE6654" w:rsidP="00D31F38">
      <w:pPr>
        <w:pStyle w:val="CommentText"/>
      </w:pPr>
      <w:r>
        <w:rPr>
          <w:rStyle w:val="CommentReference"/>
        </w:rPr>
        <w:annotationRef/>
      </w:r>
      <w:r>
        <w:t>Is risen or has risen?</w:t>
      </w:r>
    </w:p>
  </w:comment>
  <w:comment w:id="370" w:author="Windows User" w:date="2015-10-30T08:56:00Z" w:initials="BS">
    <w:p w14:paraId="2FC8AFF7" w14:textId="77777777" w:rsidR="00BE6654" w:rsidRDefault="00BE6654" w:rsidP="00D31F38">
      <w:pPr>
        <w:pStyle w:val="CommentText"/>
      </w:pPr>
      <w:r>
        <w:rPr>
          <w:rStyle w:val="CommentReference"/>
        </w:rPr>
        <w:annotationRef/>
      </w:r>
      <w:r>
        <w:t>need a consistent policy for what to capitalize!</w:t>
      </w:r>
    </w:p>
  </w:comment>
  <w:comment w:id="371" w:author="Windows User" w:date="2015-10-30T08:56:00Z" w:initials="BS">
    <w:p w14:paraId="411351ED" w14:textId="77777777" w:rsidR="00BE6654" w:rsidRDefault="00BE6654"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2" w:author="Windows User" w:date="2015-10-30T08:56:00Z" w:initials="BS">
    <w:p w14:paraId="1D3AB79C" w14:textId="77777777" w:rsidR="00BE6654" w:rsidRDefault="00BE6654" w:rsidP="00D31F38">
      <w:pPr>
        <w:pStyle w:val="CommentText"/>
      </w:pPr>
      <w:r>
        <w:rPr>
          <w:rStyle w:val="CommentReference"/>
        </w:rPr>
        <w:annotationRef/>
      </w:r>
      <w:r>
        <w:t xml:space="preserve">decay? </w:t>
      </w:r>
    </w:p>
  </w:comment>
  <w:comment w:id="373" w:author="Windows User" w:date="2015-10-30T08:56:00Z" w:initials="WU">
    <w:p w14:paraId="70A28C39" w14:textId="77777777" w:rsidR="00BE6654" w:rsidRDefault="00BE6654" w:rsidP="00D31F38">
      <w:pPr>
        <w:pStyle w:val="CommentText"/>
      </w:pPr>
      <w:r>
        <w:rPr>
          <w:rStyle w:val="CommentReference"/>
        </w:rPr>
        <w:annotationRef/>
      </w:r>
      <w:r>
        <w:t>LXX has glorify him, not prepare Him an habitation</w:t>
      </w:r>
    </w:p>
  </w:comment>
  <w:comment w:id="374" w:author="Windows User" w:date="2015-10-30T08:56:00Z" w:initials="WU">
    <w:p w14:paraId="26EA5B86" w14:textId="77777777" w:rsidR="00BE6654" w:rsidRDefault="00BE6654" w:rsidP="00D31F38">
      <w:pPr>
        <w:pStyle w:val="CommentText"/>
      </w:pPr>
      <w:r>
        <w:rPr>
          <w:rStyle w:val="CommentReference"/>
        </w:rPr>
        <w:annotationRef/>
      </w:r>
      <w:r>
        <w:t>or when he brings wars to naught. NETS has shatters</w:t>
      </w:r>
    </w:p>
  </w:comment>
  <w:comment w:id="375" w:author="Windows User" w:date="2015-10-30T08:56:00Z" w:initials="WU">
    <w:p w14:paraId="07C5DE0D" w14:textId="77777777" w:rsidR="00BE6654" w:rsidRDefault="00BE6654" w:rsidP="00D31F38">
      <w:pPr>
        <w:pStyle w:val="CommentText"/>
      </w:pPr>
      <w:r>
        <w:rPr>
          <w:rStyle w:val="CommentReference"/>
        </w:rPr>
        <w:annotationRef/>
      </w:r>
      <w:r>
        <w:t>literally choice mounted captains?</w:t>
      </w:r>
    </w:p>
  </w:comment>
  <w:comment w:id="376" w:author="Windows User" w:date="2015-10-30T08:56:00Z" w:initials="WU">
    <w:p w14:paraId="4CE45F4E" w14:textId="77777777" w:rsidR="00BE6654" w:rsidRDefault="00BE6654" w:rsidP="00D31F38">
      <w:pPr>
        <w:pStyle w:val="CommentText"/>
      </w:pPr>
      <w:r>
        <w:rPr>
          <w:rStyle w:val="CommentReference"/>
        </w:rPr>
        <w:annotationRef/>
      </w:r>
      <w:r>
        <w:t>Nets has third-ranked officers. Captain is the modern term for the 3rd rank of officer, sticking with captain</w:t>
      </w:r>
    </w:p>
  </w:comment>
  <w:comment w:id="377" w:author="Windows User" w:date="2015-10-30T08:56:00Z" w:initials="WU">
    <w:p w14:paraId="70291138" w14:textId="77777777" w:rsidR="00BE6654" w:rsidRDefault="00BE6654" w:rsidP="00D31F38">
      <w:pPr>
        <w:pStyle w:val="CommentText"/>
      </w:pPr>
      <w:r>
        <w:rPr>
          <w:rStyle w:val="CommentReference"/>
        </w:rPr>
        <w:annotationRef/>
      </w:r>
      <w:r>
        <w:t>Have to have a consistent tense... was to go with above, if want has been all above needs to change to that tense.</w:t>
      </w:r>
    </w:p>
  </w:comment>
  <w:comment w:id="378" w:author="Windows User" w:date="2015-10-30T08:56:00Z" w:initials="WU">
    <w:p w14:paraId="72868208" w14:textId="77777777" w:rsidR="00BE6654" w:rsidRDefault="00BE6654" w:rsidP="00D31F38">
      <w:pPr>
        <w:pStyle w:val="CommentText"/>
      </w:pPr>
      <w:r>
        <w:rPr>
          <w:rStyle w:val="CommentReference"/>
        </w:rPr>
        <w:annotationRef/>
      </w:r>
      <w:r>
        <w:t>crushed or destroyed?</w:t>
      </w:r>
    </w:p>
  </w:comment>
  <w:comment w:id="379" w:author="Windows User" w:date="2015-10-30T08:56:00Z" w:initials="WU">
    <w:p w14:paraId="2D37744E" w14:textId="77777777" w:rsidR="00BE6654" w:rsidRDefault="00BE6654" w:rsidP="00D31F38">
      <w:pPr>
        <w:pStyle w:val="CommentText"/>
      </w:pPr>
      <w:r>
        <w:rPr>
          <w:rStyle w:val="CommentReference"/>
        </w:rPr>
        <w:annotationRef/>
      </w:r>
      <w:r>
        <w:t>elsewhere ekhomkhem is translated as crushed... NETS has shattered. Brenton destroyed.</w:t>
      </w:r>
    </w:p>
  </w:comment>
  <w:comment w:id="380" w:author="Windows User" w:date="2015-10-30T08:56:00Z" w:initials="WU">
    <w:p w14:paraId="1035793C" w14:textId="77777777" w:rsidR="00BE6654" w:rsidRDefault="00BE6654" w:rsidP="00D31F38">
      <w:pPr>
        <w:pStyle w:val="CommentText"/>
      </w:pPr>
      <w:r>
        <w:rPr>
          <w:rStyle w:val="CommentReference"/>
        </w:rPr>
        <w:annotationRef/>
      </w:r>
      <w:r>
        <w:t>sent or sent forth?</w:t>
      </w:r>
    </w:p>
  </w:comment>
  <w:comment w:id="381" w:author="Windows User" w:date="2015-10-30T08:56:00Z" w:initials="WU">
    <w:p w14:paraId="6E78BA80" w14:textId="77777777" w:rsidR="00BE6654" w:rsidRDefault="00BE6654" w:rsidP="00D31F38">
      <w:pPr>
        <w:pStyle w:val="CommentText"/>
      </w:pPr>
      <w:r>
        <w:rPr>
          <w:rStyle w:val="CommentReference"/>
        </w:rPr>
        <w:annotationRef/>
      </w:r>
      <w:r>
        <w:t>or saints? ft note?</w:t>
      </w:r>
    </w:p>
  </w:comment>
  <w:comment w:id="382" w:author="Windows User" w:date="2015-10-30T08:56:00Z" w:initials="WU">
    <w:p w14:paraId="2897BA2F" w14:textId="77777777" w:rsidR="00BE6654" w:rsidRDefault="00BE6654" w:rsidP="00D31F38">
      <w:pPr>
        <w:pStyle w:val="CommentText"/>
      </w:pPr>
      <w:r>
        <w:rPr>
          <w:rStyle w:val="CommentReference"/>
        </w:rPr>
        <w:annotationRef/>
      </w:r>
      <w:r>
        <w:t>glories? glorious deeds? or in glory?</w:t>
      </w:r>
    </w:p>
  </w:comment>
  <w:comment w:id="383" w:author="Windows User" w:date="2015-10-30T08:56:00Z" w:initials="WU">
    <w:p w14:paraId="5FCE7650" w14:textId="77777777" w:rsidR="00BE6654" w:rsidRDefault="00BE6654" w:rsidP="00D31F38">
      <w:pPr>
        <w:pStyle w:val="CommentText"/>
      </w:pPr>
      <w:r>
        <w:rPr>
          <w:rStyle w:val="CommentReference"/>
        </w:rPr>
        <w:annotationRef/>
      </w:r>
      <w:r>
        <w:t>redeemed? or chose?</w:t>
      </w:r>
    </w:p>
  </w:comment>
  <w:comment w:id="384" w:author="Windows User" w:date="2015-10-30T08:56:00Z" w:initials="WU">
    <w:p w14:paraId="0E9DC1B8" w14:textId="77777777" w:rsidR="00BE6654" w:rsidRDefault="00BE6654" w:rsidP="00D31F38">
      <w:pPr>
        <w:pStyle w:val="CommentText"/>
      </w:pPr>
      <w:r>
        <w:rPr>
          <w:rStyle w:val="CommentReference"/>
        </w:rPr>
        <w:annotationRef/>
      </w:r>
      <w:r>
        <w:t>abode? habitation? resting place?</w:t>
      </w:r>
    </w:p>
  </w:comment>
  <w:comment w:id="385" w:author="Windows User" w:date="2015-10-30T08:56:00Z" w:initials="WU">
    <w:p w14:paraId="551D5D79" w14:textId="77777777" w:rsidR="00BE6654" w:rsidRDefault="00BE6654" w:rsidP="00D31F38">
      <w:pPr>
        <w:pStyle w:val="CommentText"/>
      </w:pPr>
      <w:r>
        <w:rPr>
          <w:rStyle w:val="CommentReference"/>
        </w:rPr>
        <w:annotationRef/>
      </w:r>
      <w:r>
        <w:t>Nets has pangs.</w:t>
      </w:r>
    </w:p>
  </w:comment>
  <w:comment w:id="386" w:author="Windows User" w:date="2015-10-30T08:56:00Z" w:initials="WU">
    <w:p w14:paraId="6297DC8C" w14:textId="77777777" w:rsidR="00BE6654" w:rsidRDefault="00BE6654" w:rsidP="00D31F38">
      <w:pPr>
        <w:pStyle w:val="CommentText"/>
      </w:pPr>
      <w:r>
        <w:rPr>
          <w:rStyle w:val="CommentReference"/>
        </w:rPr>
        <w:annotationRef/>
      </w:r>
      <w:r>
        <w:t>Nets has tense change here rather than start of next vs. Brenton too.</w:t>
      </w:r>
    </w:p>
  </w:comment>
  <w:comment w:id="387" w:author="Windows User" w:date="2015-10-30T08:56:00Z" w:initials="WU">
    <w:p w14:paraId="76F4CEC8" w14:textId="77777777" w:rsidR="00BE6654" w:rsidRDefault="00BE6654" w:rsidP="00D31F38">
      <w:pPr>
        <w:pStyle w:val="CommentText"/>
      </w:pPr>
      <w:r>
        <w:rPr>
          <w:rStyle w:val="CommentReference"/>
        </w:rPr>
        <w:annotationRef/>
      </w:r>
      <w:r>
        <w:t xml:space="preserve">reign? king? reign as king? tense? shall reign? </w:t>
      </w:r>
    </w:p>
  </w:comment>
  <w:comment w:id="388" w:author="Windows User" w:date="2015-10-30T08:56:00Z" w:initials="WU">
    <w:p w14:paraId="28ADCC63" w14:textId="77777777" w:rsidR="00BE6654" w:rsidRDefault="00BE6654" w:rsidP="00D31F38">
      <w:pPr>
        <w:pStyle w:val="CommentText"/>
      </w:pPr>
      <w:r>
        <w:rPr>
          <w:rStyle w:val="CommentReference"/>
        </w:rPr>
        <w:annotationRef/>
      </w:r>
      <w:r>
        <w:t>What does the Coptic say? Is it something like this?</w:t>
      </w:r>
    </w:p>
  </w:comment>
  <w:comment w:id="389" w:author="Windows User" w:date="2015-10-30T08:56:00Z" w:initials="WU">
    <w:p w14:paraId="2E86C403" w14:textId="77777777" w:rsidR="00BE6654" w:rsidRDefault="00BE6654" w:rsidP="00D31F38">
      <w:pPr>
        <w:pStyle w:val="CommentText"/>
      </w:pPr>
      <w:r>
        <w:rPr>
          <w:rStyle w:val="CommentReference"/>
        </w:rPr>
        <w:annotationRef/>
      </w:r>
      <w:r>
        <w:t>For? or Since?</w:t>
      </w:r>
    </w:p>
  </w:comment>
  <w:comment w:id="390" w:author="Windows User" w:date="2015-10-30T08:56:00Z" w:initials="WU">
    <w:p w14:paraId="031A7CF6" w14:textId="77777777" w:rsidR="00BE6654" w:rsidRDefault="00BE6654" w:rsidP="00D31F38">
      <w:pPr>
        <w:pStyle w:val="CommentText"/>
      </w:pPr>
      <w:r>
        <w:rPr>
          <w:rStyle w:val="CommentReference"/>
        </w:rPr>
        <w:annotationRef/>
      </w:r>
      <w:r>
        <w:t>Brenton and NETS have dances. Coptic has hanhos (guessing hos is praises or songs). I'm thinking not praises... but need you guys to clarify</w:t>
      </w:r>
    </w:p>
  </w:comment>
  <w:comment w:id="391" w:author="Microsoft Office User" w:date="2016-04-15T20:59:00Z" w:initials="Office">
    <w:p w14:paraId="7025F405" w14:textId="64A37FE0" w:rsidR="00BE6654" w:rsidRDefault="00BE6654">
      <w:pPr>
        <w:pStyle w:val="CommentText"/>
      </w:pPr>
      <w:r>
        <w:rPr>
          <w:rStyle w:val="CommentReference"/>
        </w:rPr>
        <w:annotationRef/>
      </w:r>
      <w:r>
        <w:t>Or “he has greatly glorified Himself, as NETS?</w:t>
      </w:r>
    </w:p>
  </w:comment>
  <w:comment w:id="392" w:author="Windows User" w:date="2015-10-30T08:56:00Z" w:initials="WU">
    <w:p w14:paraId="2A38A2FD" w14:textId="77777777" w:rsidR="00BE6654" w:rsidRDefault="00BE6654" w:rsidP="00D31F38">
      <w:pPr>
        <w:pStyle w:val="CommentText"/>
      </w:pPr>
      <w:r>
        <w:rPr>
          <w:rStyle w:val="CommentReference"/>
        </w:rPr>
        <w:annotationRef/>
      </w:r>
      <w:r>
        <w:t>The NETS phrasing seems to me the only way to reconcile the other translations.</w:t>
      </w:r>
    </w:p>
  </w:comment>
  <w:comment w:id="398" w:author="Windows User" w:date="2015-10-30T08:56:00Z" w:initials="WU">
    <w:p w14:paraId="57C92C81" w14:textId="77777777" w:rsidR="00BE6654" w:rsidRDefault="00BE6654" w:rsidP="00D31F38">
      <w:pPr>
        <w:pStyle w:val="CommentText"/>
      </w:pPr>
      <w:r>
        <w:rPr>
          <w:rStyle w:val="CommentReference"/>
        </w:rPr>
        <w:annotationRef/>
      </w:r>
      <w:r>
        <w:t>This way sure sounds better. I know "With the split" is more literal, but it doesn't make any sense in English. This does.</w:t>
      </w:r>
    </w:p>
  </w:comment>
  <w:comment w:id="399" w:author="Windows User" w:date="2015-10-30T08:56:00Z" w:initials="WU">
    <w:p w14:paraId="5BBD34BE" w14:textId="77777777" w:rsidR="00BE6654" w:rsidRDefault="00BE6654" w:rsidP="00D31F38">
      <w:pPr>
        <w:pStyle w:val="CommentText"/>
      </w:pPr>
      <w:r>
        <w:rPr>
          <w:rStyle w:val="CommentReference"/>
        </w:rPr>
        <w:annotationRef/>
      </w:r>
      <w:r>
        <w:t>path or walkway?</w:t>
      </w:r>
    </w:p>
  </w:comment>
  <w:comment w:id="400" w:author="Brett Slote" w:date="2015-10-30T08:56:00Z" w:initials="BS">
    <w:p w14:paraId="049D3BBD" w14:textId="77777777" w:rsidR="00BE6654" w:rsidRDefault="00BE6654" w:rsidP="00D31F38">
      <w:pPr>
        <w:pStyle w:val="CommentText"/>
      </w:pPr>
      <w:r>
        <w:rPr>
          <w:rStyle w:val="CommentReference"/>
        </w:rPr>
        <w:annotationRef/>
      </w:r>
      <w:proofErr w:type="gramStart"/>
      <w:r>
        <w:t>needs :</w:t>
      </w:r>
      <w:proofErr w:type="gramEnd"/>
      <w:r>
        <w:t xml:space="preserve"> at least to indicate breaks in tune</w:t>
      </w:r>
    </w:p>
  </w:comment>
  <w:comment w:id="401" w:author="Windows User" w:date="2015-10-30T08:56:00Z" w:initials="WU">
    <w:p w14:paraId="1F09658E" w14:textId="77777777" w:rsidR="00BE6654" w:rsidRDefault="00BE6654" w:rsidP="00D31F38">
      <w:pPr>
        <w:pStyle w:val="CommentText"/>
      </w:pPr>
      <w:r>
        <w:rPr>
          <w:rStyle w:val="CommentReference"/>
        </w:rPr>
        <w:annotationRef/>
      </w:r>
      <w:r>
        <w:t>miraculous, or something closer to paradoxical but sounding good?</w:t>
      </w:r>
    </w:p>
  </w:comment>
  <w:comment w:id="402" w:author="Windows User" w:date="2015-10-30T08:56:00Z" w:initials="WU">
    <w:p w14:paraId="4689AC49" w14:textId="77777777" w:rsidR="00BE6654" w:rsidRDefault="00BE6654" w:rsidP="00D31F38">
      <w:pPr>
        <w:pStyle w:val="CommentText"/>
      </w:pPr>
      <w:r>
        <w:rPr>
          <w:rStyle w:val="CommentReference"/>
        </w:rPr>
        <w:annotationRef/>
      </w:r>
      <w:r>
        <w:t>passed and crossed mean teh same thing... but passed over carries connotation of connection to pass over...</w:t>
      </w:r>
    </w:p>
  </w:comment>
  <w:comment w:id="403" w:author="Windows User" w:date="2015-10-30T08:56:00Z" w:initials="WU">
    <w:p w14:paraId="2AA35319" w14:textId="77777777" w:rsidR="00BE6654" w:rsidRDefault="00BE6654" w:rsidP="00D31F38">
      <w:pPr>
        <w:pStyle w:val="CommentText"/>
      </w:pPr>
      <w:r>
        <w:rPr>
          <w:rStyle w:val="CommentReference"/>
        </w:rPr>
        <w:annotationRef/>
      </w:r>
      <w:r>
        <w:t>praising or singing?</w:t>
      </w:r>
    </w:p>
  </w:comment>
  <w:comment w:id="404" w:author="Windows User" w:date="2015-10-30T08:56:00Z" w:initials="WU">
    <w:p w14:paraId="56B7B31B" w14:textId="77777777" w:rsidR="00BE6654" w:rsidRDefault="00BE6654" w:rsidP="00D31F38">
      <w:pPr>
        <w:pStyle w:val="CommentText"/>
      </w:pPr>
      <w:r>
        <w:rPr>
          <w:rStyle w:val="CommentReference"/>
        </w:rPr>
        <w:annotationRef/>
      </w:r>
      <w:r>
        <w:t>I think this should be sing to</w:t>
      </w:r>
    </w:p>
  </w:comment>
  <w:comment w:id="416" w:author="Windows User" w:date="2015-11-21T12:59:00Z" w:initials="WU">
    <w:p w14:paraId="5262F523" w14:textId="77777777" w:rsidR="00BE6654" w:rsidRDefault="00BE6654" w:rsidP="00344A59">
      <w:pPr>
        <w:pStyle w:val="CommentText"/>
      </w:pPr>
      <w:r>
        <w:rPr>
          <w:rStyle w:val="CommentReference"/>
        </w:rPr>
        <w:annotationRef/>
      </w:r>
      <w:r>
        <w:t>check</w:t>
      </w:r>
    </w:p>
  </w:comment>
  <w:comment w:id="422" w:author="Windows User" w:date="2015-10-30T08:56:00Z" w:initials="BS">
    <w:p w14:paraId="396316C8" w14:textId="77777777" w:rsidR="00BE6654" w:rsidRDefault="00BE6654" w:rsidP="00344A59">
      <w:pPr>
        <w:pStyle w:val="CommentText"/>
      </w:pPr>
      <w:r>
        <w:rPr>
          <w:rStyle w:val="CommentReference"/>
        </w:rPr>
        <w:annotationRef/>
      </w:r>
      <w:r>
        <w:t>clearly the missing vs above belongs</w:t>
      </w:r>
    </w:p>
  </w:comment>
  <w:comment w:id="432" w:author="Windows User" w:date="2015-10-30T08:56:00Z" w:initials="BS">
    <w:p w14:paraId="19C504AB" w14:textId="77777777" w:rsidR="00BE6654" w:rsidRDefault="00BE6654"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33" w:author="Windows User" w:date="2015-10-30T08:56:00Z" w:initials="BS">
    <w:p w14:paraId="3650E160" w14:textId="77777777" w:rsidR="00BE6654" w:rsidRDefault="00BE6654" w:rsidP="00D31F38">
      <w:pPr>
        <w:pStyle w:val="CommentText"/>
      </w:pPr>
      <w:r>
        <w:rPr>
          <w:rStyle w:val="CommentReference"/>
        </w:rPr>
        <w:annotationRef/>
      </w:r>
      <w:r>
        <w:t>heavens?</w:t>
      </w:r>
    </w:p>
  </w:comment>
  <w:comment w:id="434" w:author="Windows User" w:date="2015-10-30T08:56:00Z" w:initials="BS">
    <w:p w14:paraId="57E2DDC4" w14:textId="77777777" w:rsidR="00BE6654" w:rsidRDefault="00BE6654" w:rsidP="00D31F38">
      <w:pPr>
        <w:pStyle w:val="CommentText"/>
      </w:pPr>
      <w:r>
        <w:rPr>
          <w:rStyle w:val="CommentReference"/>
        </w:rPr>
        <w:annotationRef/>
      </w:r>
      <w:r>
        <w:t>NETS omits clouds</w:t>
      </w:r>
    </w:p>
  </w:comment>
  <w:comment w:id="435" w:author="Windows User" w:date="2015-10-30T08:56:00Z" w:initials="BS">
    <w:p w14:paraId="35628364" w14:textId="77777777" w:rsidR="00BE6654" w:rsidRDefault="00BE6654" w:rsidP="00D31F38">
      <w:pPr>
        <w:pStyle w:val="CommentText"/>
      </w:pPr>
      <w:r>
        <w:rPr>
          <w:rStyle w:val="CommentReference"/>
        </w:rPr>
        <w:annotationRef/>
      </w:r>
      <w:r>
        <w:t>NETS omits this vs</w:t>
      </w:r>
    </w:p>
  </w:comment>
  <w:comment w:id="436" w:author="Windows User" w:date="2015-10-30T08:56:00Z" w:initials="BS">
    <w:p w14:paraId="1F576F58" w14:textId="77777777" w:rsidR="00BE6654" w:rsidRDefault="00BE6654" w:rsidP="00D31F38">
      <w:pPr>
        <w:pStyle w:val="CommentText"/>
      </w:pPr>
      <w:r>
        <w:rPr>
          <w:rStyle w:val="CommentReference"/>
        </w:rPr>
        <w:annotationRef/>
      </w:r>
      <w:r>
        <w:t>NETS has falling snow which matches AI hoar frosts.</w:t>
      </w:r>
    </w:p>
  </w:comment>
  <w:comment w:id="437" w:author="Windows User" w:date="2015-10-30T08:56:00Z" w:initials="BS">
    <w:p w14:paraId="7857388A" w14:textId="77777777" w:rsidR="00BE6654" w:rsidRDefault="00BE6654" w:rsidP="00D31F38">
      <w:pPr>
        <w:pStyle w:val="CommentText"/>
      </w:pPr>
      <w:r>
        <w:rPr>
          <w:rStyle w:val="CommentReference"/>
        </w:rPr>
        <w:annotationRef/>
      </w:r>
      <w:r>
        <w:t>reversed ice and hoarfrosts of this vs and last to match NETS. Coptic?</w:t>
      </w:r>
    </w:p>
  </w:comment>
  <w:comment w:id="438" w:author="Windows User" w:date="2015-10-30T08:56:00Z" w:initials="BS">
    <w:p w14:paraId="45210177" w14:textId="77777777" w:rsidR="00BE6654" w:rsidRDefault="00BE6654" w:rsidP="00D31F38">
      <w:pPr>
        <w:pStyle w:val="CommentText"/>
      </w:pPr>
      <w:r>
        <w:rPr>
          <w:rStyle w:val="CommentReference"/>
        </w:rPr>
        <w:annotationRef/>
      </w:r>
      <w:r>
        <w:t>NETS switches this vs with next</w:t>
      </w:r>
    </w:p>
  </w:comment>
  <w:comment w:id="439" w:author="Windows User" w:date="2015-11-04T08:55:00Z" w:initials="WU">
    <w:p w14:paraId="1E420B79" w14:textId="77777777" w:rsidR="00BE6654" w:rsidRDefault="00BE6654" w:rsidP="00D31F38">
      <w:pPr>
        <w:pStyle w:val="CommentText"/>
      </w:pPr>
      <w:r>
        <w:rPr>
          <w:rStyle w:val="CommentReference"/>
        </w:rPr>
        <w:annotationRef/>
      </w:r>
      <w:r>
        <w:t>Get rid of ye’s!</w:t>
      </w:r>
    </w:p>
  </w:comment>
  <w:comment w:id="440" w:author="Windows User" w:date="2015-10-30T08:56:00Z" w:initials="BS">
    <w:p w14:paraId="66BEE13E" w14:textId="77777777" w:rsidR="00BE6654" w:rsidRDefault="00BE6654" w:rsidP="00D31F38">
      <w:pPr>
        <w:pStyle w:val="CommentText"/>
      </w:pPr>
      <w:r>
        <w:rPr>
          <w:rStyle w:val="CommentReference"/>
        </w:rPr>
        <w:annotationRef/>
      </w:r>
      <w:r>
        <w:t>NETS has sea-monsters</w:t>
      </w:r>
    </w:p>
  </w:comment>
  <w:comment w:id="441" w:author="Windows User" w:date="2015-10-30T08:56:00Z" w:initials="BS">
    <w:p w14:paraId="43D401E2" w14:textId="77777777" w:rsidR="00BE6654" w:rsidRDefault="00BE6654" w:rsidP="00D31F38">
      <w:pPr>
        <w:pStyle w:val="CommentText"/>
      </w:pPr>
      <w:r>
        <w:rPr>
          <w:rStyle w:val="CommentReference"/>
        </w:rPr>
        <w:annotationRef/>
      </w:r>
      <w:r>
        <w:t>NETS has four-footed and wild animals of the land</w:t>
      </w:r>
    </w:p>
  </w:comment>
  <w:comment w:id="442" w:author="Windows User" w:date="2015-10-30T08:56:00Z" w:initials="BS">
    <w:p w14:paraId="37590655" w14:textId="77777777" w:rsidR="00BE6654" w:rsidRDefault="00BE6654" w:rsidP="00D31F38">
      <w:pPr>
        <w:pStyle w:val="CommentText"/>
      </w:pPr>
      <w:r>
        <w:rPr>
          <w:rStyle w:val="CommentReference"/>
        </w:rPr>
        <w:annotationRef/>
      </w:r>
      <w:r>
        <w:t>NETS has all humans on earth</w:t>
      </w:r>
    </w:p>
  </w:comment>
  <w:comment w:id="443" w:author="Windows User" w:date="2015-10-30T08:56:00Z" w:initials="BS">
    <w:p w14:paraId="6D54AC70" w14:textId="77777777" w:rsidR="00BE6654" w:rsidRDefault="00BE6654" w:rsidP="00D31F38">
      <w:pPr>
        <w:pStyle w:val="CommentText"/>
      </w:pPr>
      <w:r>
        <w:rPr>
          <w:rStyle w:val="CommentReference"/>
        </w:rPr>
        <w:annotationRef/>
      </w:r>
      <w:r>
        <w:t>NETS has "priests, slaves of the Lord", then omits next vs.</w:t>
      </w:r>
    </w:p>
  </w:comment>
  <w:comment w:id="444" w:author="Windows User" w:date="2015-10-30T08:56:00Z" w:initials="BS">
    <w:p w14:paraId="6468426A" w14:textId="77777777" w:rsidR="00BE6654" w:rsidRDefault="00BE6654" w:rsidP="00D31F38">
      <w:pPr>
        <w:pStyle w:val="CommentText"/>
      </w:pPr>
      <w:r>
        <w:rPr>
          <w:rStyle w:val="CommentReference"/>
        </w:rPr>
        <w:annotationRef/>
      </w:r>
      <w:r>
        <w:t>NETS ends quite differently</w:t>
      </w:r>
    </w:p>
  </w:comment>
  <w:comment w:id="450" w:author="Windows User" w:date="2015-10-30T08:56:00Z" w:initials="BS">
    <w:p w14:paraId="72C14B6E" w14:textId="77777777" w:rsidR="00BE6654" w:rsidRDefault="00BE6654"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51" w:author="Windows User" w:date="2015-10-30T08:56:00Z" w:initials="BS">
    <w:p w14:paraId="43306FA7" w14:textId="77777777" w:rsidR="00BE6654" w:rsidRDefault="00BE6654" w:rsidP="003758F4">
      <w:pPr>
        <w:pStyle w:val="CommentText"/>
      </w:pPr>
      <w:r>
        <w:rPr>
          <w:rStyle w:val="CommentReference"/>
        </w:rPr>
        <w:annotationRef/>
      </w:r>
      <w:r>
        <w:t>heavens?</w:t>
      </w:r>
    </w:p>
  </w:comment>
  <w:comment w:id="452" w:author="Windows User" w:date="2015-10-30T08:56:00Z" w:initials="BS">
    <w:p w14:paraId="18B419AF" w14:textId="77777777" w:rsidR="00BE6654" w:rsidRDefault="00BE6654" w:rsidP="003758F4">
      <w:pPr>
        <w:pStyle w:val="CommentText"/>
      </w:pPr>
      <w:r>
        <w:rPr>
          <w:rStyle w:val="CommentReference"/>
        </w:rPr>
        <w:annotationRef/>
      </w:r>
      <w:r>
        <w:t>NETS has falling snow which matches AI hoar frosts.</w:t>
      </w:r>
    </w:p>
  </w:comment>
  <w:comment w:id="453" w:author="Windows User" w:date="2015-10-30T08:56:00Z" w:initials="BS">
    <w:p w14:paraId="504A050C" w14:textId="77777777" w:rsidR="00BE6654" w:rsidRDefault="00BE6654" w:rsidP="003758F4">
      <w:pPr>
        <w:pStyle w:val="CommentText"/>
      </w:pPr>
      <w:r>
        <w:rPr>
          <w:rStyle w:val="CommentReference"/>
        </w:rPr>
        <w:annotationRef/>
      </w:r>
      <w:r>
        <w:t>reversed ice and hoarfrosts of this vs and last to match NETS. Coptic?</w:t>
      </w:r>
    </w:p>
  </w:comment>
  <w:comment w:id="454" w:author="Windows User" w:date="2015-10-30T08:56:00Z" w:initials="BS">
    <w:p w14:paraId="42B07939" w14:textId="77777777" w:rsidR="00BE6654" w:rsidRDefault="00BE6654" w:rsidP="003758F4">
      <w:pPr>
        <w:pStyle w:val="CommentText"/>
      </w:pPr>
      <w:r>
        <w:rPr>
          <w:rStyle w:val="CommentReference"/>
        </w:rPr>
        <w:annotationRef/>
      </w:r>
      <w:r>
        <w:t>NETS switches this vs with next</w:t>
      </w:r>
    </w:p>
  </w:comment>
  <w:comment w:id="455" w:author="Windows User" w:date="2015-10-30T08:56:00Z" w:initials="BS">
    <w:p w14:paraId="0D31DB4D" w14:textId="77777777" w:rsidR="00BE6654" w:rsidRDefault="00BE6654" w:rsidP="003758F4">
      <w:pPr>
        <w:pStyle w:val="CommentText"/>
      </w:pPr>
      <w:r>
        <w:rPr>
          <w:rStyle w:val="CommentReference"/>
        </w:rPr>
        <w:annotationRef/>
      </w:r>
      <w:r>
        <w:t>NETS has all humans on earth</w:t>
      </w:r>
    </w:p>
  </w:comment>
  <w:comment w:id="456" w:author="Windows User" w:date="2015-10-30T08:56:00Z" w:initials="BS">
    <w:p w14:paraId="4CB6D1D8" w14:textId="77777777" w:rsidR="00BE6654" w:rsidRDefault="00BE6654" w:rsidP="003758F4">
      <w:pPr>
        <w:pStyle w:val="CommentText"/>
      </w:pPr>
      <w:r>
        <w:rPr>
          <w:rStyle w:val="CommentReference"/>
        </w:rPr>
        <w:annotationRef/>
      </w:r>
      <w:r>
        <w:t>NETS has "priests, slaves of the Lord", then omits next vs.</w:t>
      </w:r>
    </w:p>
  </w:comment>
  <w:comment w:id="457" w:author="Windows User" w:date="2015-10-30T08:56:00Z" w:initials="BS">
    <w:p w14:paraId="1C9D2024" w14:textId="77777777" w:rsidR="00BE6654" w:rsidRDefault="00BE6654" w:rsidP="003758F4">
      <w:pPr>
        <w:pStyle w:val="CommentText"/>
      </w:pPr>
      <w:r>
        <w:rPr>
          <w:rStyle w:val="CommentReference"/>
        </w:rPr>
        <w:annotationRef/>
      </w:r>
      <w:r>
        <w:t>NETS ends quite differently</w:t>
      </w:r>
    </w:p>
  </w:comment>
  <w:comment w:id="458" w:author="Windows User" w:date="2015-10-30T08:56:00Z" w:initials="BS">
    <w:p w14:paraId="499D113D" w14:textId="77777777" w:rsidR="00BE6654" w:rsidRDefault="00BE6654" w:rsidP="00D31F38">
      <w:pPr>
        <w:pStyle w:val="CommentText"/>
      </w:pPr>
      <w:r>
        <w:rPr>
          <w:rStyle w:val="CommentReference"/>
        </w:rPr>
        <w:annotationRef/>
      </w:r>
      <w:r>
        <w:t>giver, or maker?</w:t>
      </w:r>
    </w:p>
  </w:comment>
  <w:comment w:id="459" w:author="Windows User" w:date="2015-10-30T08:56:00Z" w:initials="BS">
    <w:p w14:paraId="29AB3125" w14:textId="77777777" w:rsidR="00BE6654" w:rsidRDefault="00BE6654" w:rsidP="00D31F38">
      <w:pPr>
        <w:pStyle w:val="CommentText"/>
      </w:pPr>
      <w:r>
        <w:rPr>
          <w:rStyle w:val="CommentReference"/>
        </w:rPr>
        <w:annotationRef/>
      </w:r>
      <w:r>
        <w:t>even NETS has Hananias</w:t>
      </w:r>
    </w:p>
  </w:comment>
  <w:comment w:id="460" w:author="Windows User" w:date="2015-10-30T08:56:00Z" w:initials="BS">
    <w:p w14:paraId="27892612" w14:textId="77777777" w:rsidR="00BE6654" w:rsidRDefault="00BE6654" w:rsidP="00D31F38">
      <w:pPr>
        <w:pStyle w:val="CommentText"/>
      </w:pPr>
      <w:r>
        <w:rPr>
          <w:rStyle w:val="CommentReference"/>
        </w:rPr>
        <w:annotationRef/>
      </w:r>
      <w:r>
        <w:t>does Coptic have evening first?</w:t>
      </w:r>
    </w:p>
  </w:comment>
  <w:comment w:id="461" w:author="Windows User" w:date="2015-10-30T08:56:00Z" w:initials="BS">
    <w:p w14:paraId="53863AE8" w14:textId="77777777" w:rsidR="00BE6654" w:rsidRDefault="00BE6654" w:rsidP="00D31F38">
      <w:pPr>
        <w:pStyle w:val="CommentText"/>
      </w:pPr>
      <w:r>
        <w:rPr>
          <w:rStyle w:val="CommentReference"/>
        </w:rPr>
        <w:annotationRef/>
      </w:r>
      <w:r>
        <w:t>Coptic doesn't have "Our God"</w:t>
      </w:r>
    </w:p>
  </w:comment>
  <w:comment w:id="462" w:author="Windows User" w:date="2015-10-30T08:56:00Z" w:initials="BS">
    <w:p w14:paraId="5F8EC33A" w14:textId="77777777" w:rsidR="00BE6654" w:rsidRDefault="00BE6654" w:rsidP="00D31F38">
      <w:pPr>
        <w:pStyle w:val="CommentText"/>
      </w:pPr>
      <w:r>
        <w:rPr>
          <w:rStyle w:val="CommentReference"/>
        </w:rPr>
        <w:annotationRef/>
      </w:r>
      <w:r>
        <w:t>celebrate or proclaim?</w:t>
      </w:r>
    </w:p>
  </w:comment>
  <w:comment w:id="463" w:author="Windows User" w:date="2015-10-30T08:56:00Z" w:initials="BS">
    <w:p w14:paraId="02E465F6" w14:textId="77777777" w:rsidR="00BE6654" w:rsidRDefault="00BE6654" w:rsidP="00D31F38">
      <w:pPr>
        <w:pStyle w:val="CommentText"/>
      </w:pPr>
      <w:r>
        <w:rPr>
          <w:rStyle w:val="CommentReference"/>
        </w:rPr>
        <w:annotationRef/>
      </w:r>
      <w:r>
        <w:t>persevere or be sober?</w:t>
      </w:r>
    </w:p>
  </w:comment>
  <w:comment w:id="464" w:author="Windows User" w:date="2015-10-30T08:56:00Z" w:initials="BS">
    <w:p w14:paraId="0F283256" w14:textId="77777777" w:rsidR="00BE6654" w:rsidRDefault="00BE6654" w:rsidP="00D31F38">
      <w:pPr>
        <w:pStyle w:val="CommentText"/>
      </w:pPr>
      <w:r>
        <w:rPr>
          <w:rStyle w:val="CommentReference"/>
        </w:rPr>
        <w:annotationRef/>
      </w:r>
      <w:r>
        <w:t>Coptic has presbyters, not priests (oweeb)</w:t>
      </w:r>
    </w:p>
  </w:comment>
  <w:comment w:id="465" w:author="Windows User" w:date="2015-10-30T08:56:00Z" w:initials="BS">
    <w:p w14:paraId="141FC7EB" w14:textId="77777777" w:rsidR="00BE6654" w:rsidRDefault="00BE6654" w:rsidP="00D31F38">
      <w:pPr>
        <w:pStyle w:val="CommentText"/>
      </w:pPr>
      <w:r>
        <w:rPr>
          <w:rStyle w:val="CommentReference"/>
        </w:rPr>
        <w:annotationRef/>
      </w:r>
      <w:r>
        <w:t>esmo is bless, not praise...</w:t>
      </w:r>
    </w:p>
  </w:comment>
  <w:comment w:id="466" w:author="Windows User" w:date="2015-10-30T08:56:00Z" w:initials="BS">
    <w:p w14:paraId="22452F1B" w14:textId="77777777" w:rsidR="00BE6654" w:rsidRDefault="00BE6654" w:rsidP="00D31F38">
      <w:pPr>
        <w:pStyle w:val="CommentText"/>
      </w:pPr>
      <w:r>
        <w:rPr>
          <w:rStyle w:val="CommentReference"/>
        </w:rPr>
        <w:annotationRef/>
      </w:r>
      <w:r>
        <w:t>Coptic doesn't look like day to day... "Until this day" doesn't make as much sense... is there something less literal but closer to the maning?</w:t>
      </w:r>
    </w:p>
  </w:comment>
  <w:comment w:id="467" w:author="Windows User" w:date="2015-10-30T08:56:00Z" w:initials="BS">
    <w:p w14:paraId="532CE324" w14:textId="77777777" w:rsidR="00BE6654" w:rsidRDefault="00BE6654" w:rsidP="00D31F38">
      <w:pPr>
        <w:pStyle w:val="CommentText"/>
      </w:pPr>
      <w:r>
        <w:rPr>
          <w:rStyle w:val="CommentReference"/>
        </w:rPr>
        <w:annotationRef/>
      </w:r>
      <w:r>
        <w:t>Is LA right with breaths and spirits?</w:t>
      </w:r>
    </w:p>
  </w:comment>
  <w:comment w:id="468" w:author="Windows User" w:date="2015-10-30T08:56:00Z" w:initials="BS">
    <w:p w14:paraId="7C12CF17" w14:textId="77777777" w:rsidR="00BE6654" w:rsidRDefault="00BE6654" w:rsidP="00D31F38">
      <w:pPr>
        <w:pStyle w:val="CommentText"/>
      </w:pPr>
      <w:r>
        <w:rPr>
          <w:rStyle w:val="CommentReference"/>
        </w:rPr>
        <w:annotationRef/>
      </w:r>
      <w:r>
        <w:t>doesn't look like waters... is it ssea?</w:t>
      </w:r>
    </w:p>
  </w:comment>
  <w:comment w:id="469" w:author="Windows User" w:date="2015-10-30T08:56:00Z" w:initials="BS">
    <w:p w14:paraId="789F9E96" w14:textId="77777777" w:rsidR="00BE6654" w:rsidRDefault="00BE6654" w:rsidP="00D31F38">
      <w:pPr>
        <w:pStyle w:val="CommentText"/>
      </w:pPr>
      <w:r>
        <w:rPr>
          <w:rStyle w:val="CommentReference"/>
        </w:rPr>
        <w:annotationRef/>
      </w:r>
      <w:r>
        <w:t>I still don't get of all the things we would see after seeing all the praise of nature would be "Bless the Lord you birds".</w:t>
      </w:r>
    </w:p>
  </w:comment>
  <w:comment w:id="470" w:author="Windows User" w:date="2015-10-30T08:56:00Z" w:initials="BS">
    <w:p w14:paraId="1E93DCCD" w14:textId="77777777" w:rsidR="00BE6654" w:rsidRDefault="00BE6654" w:rsidP="00D31F38">
      <w:pPr>
        <w:pStyle w:val="CommentText"/>
      </w:pPr>
      <w:r>
        <w:rPr>
          <w:rStyle w:val="CommentReference"/>
        </w:rPr>
        <w:annotationRef/>
      </w:r>
      <w:r>
        <w:t>disobedient? heretics?</w:t>
      </w:r>
    </w:p>
  </w:comment>
  <w:comment w:id="471" w:author="Windows User" w:date="2015-10-30T08:56:00Z" w:initials="BS">
    <w:p w14:paraId="298A6523" w14:textId="77777777" w:rsidR="00BE6654" w:rsidRDefault="00BE6654" w:rsidP="00D31F38">
      <w:pPr>
        <w:pStyle w:val="CommentText"/>
      </w:pPr>
      <w:r>
        <w:rPr>
          <w:rStyle w:val="CommentReference"/>
        </w:rPr>
        <w:annotationRef/>
      </w:r>
      <w:r>
        <w:t>souls or spirits?</w:t>
      </w:r>
    </w:p>
  </w:comment>
  <w:comment w:id="472" w:author="Windows User" w:date="2015-10-30T08:56:00Z" w:initials="BS">
    <w:p w14:paraId="3D56C030" w14:textId="77777777" w:rsidR="00BE6654" w:rsidRDefault="00BE6654" w:rsidP="00D31F38">
      <w:pPr>
        <w:pStyle w:val="CommentText"/>
      </w:pPr>
      <w:r>
        <w:rPr>
          <w:rStyle w:val="CommentReference"/>
        </w:rPr>
        <w:annotationRef/>
      </w:r>
      <w:r>
        <w:t>humble or contrite?</w:t>
      </w:r>
    </w:p>
  </w:comment>
  <w:comment w:id="473" w:author="Windows User" w:date="2015-10-30T08:56:00Z" w:initials="BS">
    <w:p w14:paraId="4417CE6C" w14:textId="77777777" w:rsidR="00BE6654" w:rsidRDefault="00BE6654" w:rsidP="00D31F38">
      <w:pPr>
        <w:pStyle w:val="CommentText"/>
      </w:pPr>
      <w:r>
        <w:rPr>
          <w:rStyle w:val="CommentReference"/>
        </w:rPr>
        <w:annotationRef/>
      </w:r>
      <w:r>
        <w:t>hearts?</w:t>
      </w:r>
    </w:p>
  </w:comment>
  <w:comment w:id="474" w:author="Windows User" w:date="2015-10-30T08:56:00Z" w:initials="BS">
    <w:p w14:paraId="6056EF08" w14:textId="77777777" w:rsidR="00BE6654" w:rsidRDefault="00BE6654" w:rsidP="00D31F38">
      <w:pPr>
        <w:pStyle w:val="CommentText"/>
      </w:pPr>
      <w:r>
        <w:rPr>
          <w:rStyle w:val="CommentReference"/>
        </w:rPr>
        <w:annotationRef/>
      </w:r>
      <w:r>
        <w:t>this or LA?</w:t>
      </w:r>
    </w:p>
  </w:comment>
  <w:comment w:id="475" w:author="Windows User" w:date="2015-10-30T08:56:00Z" w:initials="BS">
    <w:p w14:paraId="021CF208" w14:textId="77777777" w:rsidR="00BE6654" w:rsidRDefault="00BE6654" w:rsidP="00D31F38">
      <w:pPr>
        <w:pStyle w:val="CommentText"/>
      </w:pPr>
      <w:r>
        <w:rPr>
          <w:rStyle w:val="CommentReference"/>
        </w:rPr>
        <w:annotationRef/>
      </w:r>
      <w:r>
        <w:t>righteous of, or who revere</w:t>
      </w:r>
    </w:p>
  </w:comment>
  <w:comment w:id="476" w:author="Windows User" w:date="2015-10-30T08:56:00Z" w:initials="BS">
    <w:p w14:paraId="2B7DD481" w14:textId="77777777" w:rsidR="00BE6654" w:rsidRDefault="00BE6654" w:rsidP="00D31F38">
      <w:pPr>
        <w:pStyle w:val="CommentText"/>
      </w:pPr>
      <w:r>
        <w:rPr>
          <w:rStyle w:val="CommentReference"/>
        </w:rPr>
        <w:annotationRef/>
      </w:r>
      <w:r>
        <w:t>this, or accountable? or something else?</w:t>
      </w:r>
    </w:p>
  </w:comment>
  <w:comment w:id="477" w:author="Windows User" w:date="2015-10-30T08:56:00Z" w:initials="BS">
    <w:p w14:paraId="154E2A2A" w14:textId="77777777" w:rsidR="00BE6654" w:rsidRDefault="00BE6654" w:rsidP="00D31F38">
      <w:pPr>
        <w:pStyle w:val="CommentText"/>
      </w:pPr>
      <w:r>
        <w:rPr>
          <w:rStyle w:val="CommentReference"/>
        </w:rPr>
        <w:annotationRef/>
      </w:r>
      <w:r>
        <w:t>that he may praise and say?</w:t>
      </w:r>
    </w:p>
  </w:comment>
  <w:comment w:id="491" w:author="Windows User" w:date="2015-11-21T13:00:00Z" w:initials="WU">
    <w:p w14:paraId="72B45ACE" w14:textId="77777777" w:rsidR="00BE6654" w:rsidRDefault="00BE6654" w:rsidP="00D31F38">
      <w:pPr>
        <w:pStyle w:val="CommentText"/>
      </w:pPr>
      <w:r>
        <w:rPr>
          <w:rStyle w:val="CommentReference"/>
        </w:rPr>
        <w:annotationRef/>
      </w:r>
      <w:r>
        <w:t>Check, and 2 above.</w:t>
      </w:r>
    </w:p>
  </w:comment>
  <w:comment w:id="492" w:author="Brett Slote" w:date="2015-10-30T08:56:00Z" w:initials="BS">
    <w:p w14:paraId="0C0C90F8" w14:textId="77777777" w:rsidR="00BE6654" w:rsidRDefault="00BE6654" w:rsidP="00D31F38">
      <w:pPr>
        <w:pStyle w:val="CommentText"/>
      </w:pPr>
      <w:r>
        <w:rPr>
          <w:rStyle w:val="CommentReference"/>
        </w:rPr>
        <w:annotationRef/>
      </w:r>
      <w:r>
        <w:t>Fred wants 'O' here, saying it matches the Coptic... but it isn't in the Coptic!</w:t>
      </w:r>
    </w:p>
  </w:comment>
  <w:comment w:id="493" w:author="Windows User" w:date="2015-11-21T13:00:00Z" w:initials="WU">
    <w:p w14:paraId="59221E95" w14:textId="77777777" w:rsidR="00BE6654" w:rsidRDefault="00BE6654" w:rsidP="00D31F38">
      <w:pPr>
        <w:pStyle w:val="CommentText"/>
      </w:pPr>
      <w:r>
        <w:rPr>
          <w:rStyle w:val="CommentReference"/>
        </w:rPr>
        <w:annotationRef/>
      </w:r>
      <w:r>
        <w:t>check</w:t>
      </w:r>
    </w:p>
  </w:comment>
  <w:comment w:id="494" w:author="Windows User" w:date="2015-11-21T13:00:00Z" w:initials="WU">
    <w:p w14:paraId="0CFC2594" w14:textId="77777777" w:rsidR="00BE6654" w:rsidRDefault="00BE6654" w:rsidP="00D31F38">
      <w:pPr>
        <w:pStyle w:val="CommentText"/>
      </w:pPr>
      <w:r>
        <w:rPr>
          <w:rStyle w:val="CommentReference"/>
        </w:rPr>
        <w:annotationRef/>
      </w:r>
      <w:r>
        <w:t>check</w:t>
      </w:r>
    </w:p>
  </w:comment>
  <w:comment w:id="495" w:author="Windows User" w:date="2015-11-21T13:01:00Z" w:initials="WU">
    <w:p w14:paraId="403A6460" w14:textId="77777777" w:rsidR="00BE6654" w:rsidRDefault="00BE6654" w:rsidP="00D31F38">
      <w:pPr>
        <w:pStyle w:val="CommentText"/>
      </w:pPr>
      <w:r>
        <w:rPr>
          <w:rStyle w:val="CommentReference"/>
        </w:rPr>
        <w:annotationRef/>
      </w:r>
      <w:r>
        <w:t>check, find Copitic</w:t>
      </w:r>
    </w:p>
  </w:comment>
  <w:comment w:id="496" w:author="Windows User" w:date="2015-10-30T08:56:00Z" w:initials="BS">
    <w:p w14:paraId="1B2986E7" w14:textId="77777777" w:rsidR="00BE6654" w:rsidRDefault="00BE6654" w:rsidP="00D31F38">
      <w:pPr>
        <w:pStyle w:val="CommentText"/>
      </w:pPr>
      <w:r>
        <w:rPr>
          <w:rStyle w:val="CommentReference"/>
        </w:rPr>
        <w:annotationRef/>
      </w:r>
      <w:r>
        <w:t>why do books not have a vs for the bishop???</w:t>
      </w:r>
    </w:p>
  </w:comment>
  <w:comment w:id="497" w:author="Windows User" w:date="2015-10-30T08:56:00Z" w:initials="BS">
    <w:p w14:paraId="2328FF19" w14:textId="77777777" w:rsidR="00BE6654" w:rsidRDefault="00BE6654" w:rsidP="00D31F38">
      <w:pPr>
        <w:pStyle w:val="CommentText"/>
      </w:pPr>
      <w:r>
        <w:rPr>
          <w:rStyle w:val="CommentReference"/>
        </w:rPr>
        <w:annotationRef/>
      </w:r>
      <w:r>
        <w:t>add</w:t>
      </w:r>
    </w:p>
  </w:comment>
  <w:comment w:id="500" w:author="Windows User" w:date="2015-10-30T08:56:00Z" w:initials="BS">
    <w:p w14:paraId="76CF17E1" w14:textId="77777777" w:rsidR="00BE6654" w:rsidRDefault="00BE6654" w:rsidP="00D31F38">
      <w:pPr>
        <w:pStyle w:val="CommentText"/>
      </w:pPr>
      <w:r>
        <w:rPr>
          <w:rStyle w:val="CommentReference"/>
        </w:rPr>
        <w:annotationRef/>
      </w:r>
      <w:r>
        <w:t>the first two sections each have 7 verses. Maybe each section had seven verses and then became inflated? Keeping 7 vs in each section</w:t>
      </w:r>
    </w:p>
  </w:comment>
  <w:comment w:id="501" w:author="Windows User" w:date="2015-10-30T08:56:00Z" w:initials="BS">
    <w:p w14:paraId="01D3FC9E" w14:textId="77777777" w:rsidR="00BE6654" w:rsidRDefault="00BE6654" w:rsidP="00D31F38">
      <w:pPr>
        <w:pStyle w:val="CommentText"/>
      </w:pPr>
      <w:r>
        <w:rPr>
          <w:rStyle w:val="CommentReference"/>
        </w:rPr>
        <w:annotationRef/>
      </w:r>
      <w:r>
        <w:t>Communion or commemoration?</w:t>
      </w:r>
    </w:p>
  </w:comment>
  <w:comment w:id="502" w:author="Windows User" w:date="2015-11-21T13:01:00Z" w:initials="WU">
    <w:p w14:paraId="3C8EDFD6" w14:textId="77777777" w:rsidR="00BE6654" w:rsidRDefault="00BE6654" w:rsidP="00D31F38">
      <w:pPr>
        <w:pStyle w:val="CommentText"/>
      </w:pPr>
      <w:r>
        <w:rPr>
          <w:rStyle w:val="CommentReference"/>
        </w:rPr>
        <w:annotationRef/>
      </w:r>
      <w:r>
        <w:t>Check, and 2 above</w:t>
      </w:r>
    </w:p>
  </w:comment>
  <w:comment w:id="503" w:author="Brett Slote" w:date="2015-10-30T08:56:00Z" w:initials="BS">
    <w:p w14:paraId="502DF58D" w14:textId="77777777" w:rsidR="00BE6654" w:rsidRDefault="00BE6654" w:rsidP="00D31F38">
      <w:pPr>
        <w:pStyle w:val="CommentText"/>
      </w:pPr>
      <w:r>
        <w:rPr>
          <w:rStyle w:val="CommentReference"/>
        </w:rPr>
        <w:annotationRef/>
      </w:r>
      <w:r>
        <w:t>Fred wants 'O' here, saying it matches the Coptic... but it isn't in the Coptic!</w:t>
      </w:r>
    </w:p>
  </w:comment>
  <w:comment w:id="504" w:author="Windows User" w:date="2015-11-21T13:02:00Z" w:initials="WU">
    <w:p w14:paraId="0E3206C8" w14:textId="77777777" w:rsidR="00BE6654" w:rsidRDefault="00BE6654" w:rsidP="00D31F38">
      <w:pPr>
        <w:pStyle w:val="CommentText"/>
      </w:pPr>
      <w:r>
        <w:rPr>
          <w:rStyle w:val="CommentReference"/>
        </w:rPr>
        <w:annotationRef/>
      </w:r>
      <w:r>
        <w:t>check</w:t>
      </w:r>
    </w:p>
  </w:comment>
  <w:comment w:id="505" w:author="Windows User" w:date="2015-10-30T08:56:00Z" w:initials="BS">
    <w:p w14:paraId="303AD0FE" w14:textId="77777777" w:rsidR="00BE6654" w:rsidRDefault="00BE6654"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06" w:author="Windows User" w:date="2015-11-21T13:02:00Z" w:initials="WU">
    <w:p w14:paraId="5B706BCD" w14:textId="77777777" w:rsidR="00BE6654" w:rsidRDefault="00BE6654" w:rsidP="00D31F38">
      <w:pPr>
        <w:pStyle w:val="CommentText"/>
      </w:pPr>
      <w:r>
        <w:rPr>
          <w:rStyle w:val="CommentReference"/>
        </w:rPr>
        <w:annotationRef/>
      </w:r>
      <w:r>
        <w:t>check.  Add Coptic</w:t>
      </w:r>
    </w:p>
  </w:comment>
  <w:comment w:id="512" w:author="Windows User" w:date="2015-11-02T12:45:00Z" w:initials="BS">
    <w:p w14:paraId="02E474EA" w14:textId="77777777" w:rsidR="00BE6654" w:rsidRDefault="00BE6654" w:rsidP="00D31F38">
      <w:pPr>
        <w:pStyle w:val="CommentText"/>
      </w:pPr>
      <w:r>
        <w:rPr>
          <w:rStyle w:val="CommentReference"/>
        </w:rPr>
        <w:annotationRef/>
      </w:r>
      <w:r>
        <w:t>Godhead or Divinity?</w:t>
      </w:r>
    </w:p>
  </w:comment>
  <w:comment w:id="513" w:author="Windows User" w:date="2015-10-30T08:56:00Z" w:initials="BS">
    <w:p w14:paraId="1165D588" w14:textId="77777777" w:rsidR="00BE6654" w:rsidRDefault="00BE6654"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14" w:author="Windows User" w:date="2015-10-30T08:56:00Z" w:initials="BS">
    <w:p w14:paraId="0ABD6F72" w14:textId="77777777" w:rsidR="00BE6654" w:rsidRDefault="00BE6654" w:rsidP="00D31F38">
      <w:pPr>
        <w:pStyle w:val="CommentText"/>
      </w:pPr>
      <w:r>
        <w:rPr>
          <w:rStyle w:val="CommentReference"/>
        </w:rPr>
        <w:annotationRef/>
      </w:r>
      <w:r>
        <w:t>faithful or trusted? faithful sounds better as it is her action and not ours, as trusted.</w:t>
      </w:r>
    </w:p>
  </w:comment>
  <w:comment w:id="527" w:author="Windows User" w:date="2015-10-30T08:56:00Z" w:initials="BS">
    <w:p w14:paraId="07EF5E65" w14:textId="77777777" w:rsidR="00BE6654" w:rsidRDefault="00BE6654" w:rsidP="00D31F38">
      <w:pPr>
        <w:pStyle w:val="CommentText"/>
      </w:pPr>
      <w:r>
        <w:rPr>
          <w:rStyle w:val="CommentReference"/>
        </w:rPr>
        <w:annotationRef/>
      </w:r>
      <w:r>
        <w:t>MT (KJV) and Ra lack. NETS has and so does Coptic.</w:t>
      </w:r>
    </w:p>
  </w:comment>
  <w:comment w:id="528" w:author="Windows User" w:date="2015-11-21T13:03:00Z" w:initials="WU">
    <w:p w14:paraId="0505077C" w14:textId="77777777" w:rsidR="00BE6654" w:rsidRDefault="00BE6654" w:rsidP="00D31F38">
      <w:pPr>
        <w:pStyle w:val="CommentText"/>
      </w:pPr>
      <w:r>
        <w:rPr>
          <w:rStyle w:val="CommentReference"/>
        </w:rPr>
        <w:annotationRef/>
      </w:r>
      <w:r>
        <w:t>check</w:t>
      </w:r>
    </w:p>
  </w:comment>
  <w:comment w:id="529" w:author="Windows User" w:date="2015-11-21T13:03:00Z" w:initials="WU">
    <w:p w14:paraId="2CFCDBC4" w14:textId="77777777" w:rsidR="00BE6654" w:rsidRDefault="00BE6654" w:rsidP="00D31F38">
      <w:pPr>
        <w:pStyle w:val="CommentText"/>
      </w:pPr>
      <w:r>
        <w:rPr>
          <w:rStyle w:val="CommentReference"/>
        </w:rPr>
        <w:annotationRef/>
      </w:r>
      <w:r>
        <w:t>check</w:t>
      </w:r>
    </w:p>
  </w:comment>
  <w:comment w:id="530" w:author="Windows User" w:date="2015-11-21T13:04:00Z" w:initials="WU">
    <w:p w14:paraId="7B87BF1F" w14:textId="77777777" w:rsidR="00BE6654" w:rsidRDefault="00BE6654" w:rsidP="00D31F38">
      <w:pPr>
        <w:pStyle w:val="CommentText"/>
      </w:pPr>
      <w:r>
        <w:rPr>
          <w:rStyle w:val="CommentReference"/>
        </w:rPr>
        <w:annotationRef/>
      </w:r>
      <w:r>
        <w:t>check</w:t>
      </w:r>
    </w:p>
  </w:comment>
  <w:comment w:id="531" w:author="Windows User" w:date="2015-10-30T08:56:00Z" w:initials="BS">
    <w:p w14:paraId="469A8399" w14:textId="77777777" w:rsidR="00BE6654" w:rsidRDefault="00BE6654" w:rsidP="00D31F38">
      <w:pPr>
        <w:pStyle w:val="CommentText"/>
      </w:pPr>
      <w:r>
        <w:rPr>
          <w:rStyle w:val="CommentReference"/>
        </w:rPr>
        <w:annotationRef/>
      </w:r>
      <w:r>
        <w:t>Coptic varies greatly from NETS</w:t>
      </w:r>
    </w:p>
  </w:comment>
  <w:comment w:id="537" w:author="Windows User" w:date="2015-10-30T08:56:00Z" w:initials="BS">
    <w:p w14:paraId="30B7538F" w14:textId="77777777" w:rsidR="00BE6654" w:rsidRDefault="00BE6654" w:rsidP="00D31F38">
      <w:pPr>
        <w:pStyle w:val="CommentText"/>
      </w:pPr>
      <w:r>
        <w:rPr>
          <w:rStyle w:val="CommentReference"/>
        </w:rPr>
        <w:annotationRef/>
      </w:r>
      <w:r>
        <w:t>NETS has dance... also drum &amp; harp...</w:t>
      </w:r>
    </w:p>
  </w:comment>
  <w:comment w:id="538" w:author="Windows User" w:date="2015-10-30T08:56:00Z" w:initials="BS">
    <w:p w14:paraId="040D59AA" w14:textId="77777777" w:rsidR="00BE6654" w:rsidRDefault="00BE6654" w:rsidP="00D31F38">
      <w:pPr>
        <w:pStyle w:val="CommentText"/>
      </w:pPr>
      <w:r>
        <w:rPr>
          <w:rStyle w:val="CommentReference"/>
        </w:rPr>
        <w:annotationRef/>
      </w:r>
      <w:r>
        <w:t>NETS and LA have boast in glory...</w:t>
      </w:r>
    </w:p>
  </w:comment>
  <w:comment w:id="539" w:author="Windows User" w:date="2015-10-30T08:56:00Z" w:initials="BS">
    <w:p w14:paraId="0F357187" w14:textId="77777777" w:rsidR="00BE6654" w:rsidRDefault="00BE6654" w:rsidP="00D31F38">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540" w:author="Windows User" w:date="2015-10-30T08:56:00Z" w:initials="BS">
    <w:p w14:paraId="10510650" w14:textId="77777777" w:rsidR="00BE6654" w:rsidRDefault="00BE6654" w:rsidP="00D31F38">
      <w:pPr>
        <w:pStyle w:val="CommentText"/>
      </w:pPr>
      <w:r>
        <w:rPr>
          <w:rStyle w:val="CommentReference"/>
        </w:rPr>
        <w:annotationRef/>
      </w:r>
      <w:r>
        <w:t>NETS has throats too. I'm leaving mouths. Throats is too literal. Not how we say it in English...</w:t>
      </w:r>
    </w:p>
  </w:comment>
  <w:comment w:id="541" w:author="Windows User" w:date="2015-10-30T08:56:00Z" w:initials="BS">
    <w:p w14:paraId="0F6BDC5E" w14:textId="77777777" w:rsidR="00BE6654" w:rsidRDefault="00BE6654" w:rsidP="00D31F38">
      <w:pPr>
        <w:pStyle w:val="CommentText"/>
      </w:pPr>
      <w:r>
        <w:rPr>
          <w:rStyle w:val="CommentReference"/>
        </w:rPr>
        <w:annotationRef/>
      </w:r>
      <w:r>
        <w:t>NETS has rebukes. punishments?</w:t>
      </w:r>
    </w:p>
  </w:comment>
  <w:comment w:id="547" w:author="Windows User" w:date="2015-10-30T08:56:00Z" w:initials="BS">
    <w:p w14:paraId="37F1C98E" w14:textId="77777777" w:rsidR="00BE6654" w:rsidRDefault="00BE6654" w:rsidP="00D31F38">
      <w:pPr>
        <w:pStyle w:val="CommentText"/>
      </w:pPr>
      <w:r>
        <w:rPr>
          <w:rStyle w:val="CommentReference"/>
        </w:rPr>
        <w:annotationRef/>
      </w:r>
      <w:r>
        <w:t>psaltry? or lyre?</w:t>
      </w:r>
    </w:p>
  </w:comment>
  <w:comment w:id="548" w:author="Windows User" w:date="2015-10-30T08:56:00Z" w:initials="BS">
    <w:p w14:paraId="51CE2A65" w14:textId="77777777" w:rsidR="00BE6654" w:rsidRDefault="00BE6654" w:rsidP="00D31F38">
      <w:pPr>
        <w:pStyle w:val="CommentText"/>
      </w:pPr>
      <w:r>
        <w:rPr>
          <w:rStyle w:val="CommentReference"/>
        </w:rPr>
        <w:annotationRef/>
      </w:r>
      <w:r>
        <w:t>NETS has drum and dance.</w:t>
      </w:r>
    </w:p>
  </w:comment>
  <w:comment w:id="559" w:author="Windows User" w:date="2015-11-21T13:04:00Z" w:initials="WU">
    <w:p w14:paraId="43A5D1B1" w14:textId="77777777" w:rsidR="00BE6654" w:rsidRDefault="00BE6654" w:rsidP="00E35F1F">
      <w:pPr>
        <w:pStyle w:val="CommentText"/>
      </w:pPr>
      <w:r>
        <w:rPr>
          <w:rStyle w:val="CommentReference"/>
        </w:rPr>
        <w:annotationRef/>
      </w:r>
      <w:r>
        <w:t>check</w:t>
      </w:r>
    </w:p>
  </w:comment>
  <w:comment w:id="560" w:author="Windows User" w:date="2015-11-21T13:04:00Z" w:initials="WU">
    <w:p w14:paraId="4B6A4DE4" w14:textId="77777777" w:rsidR="00BE6654" w:rsidRDefault="00BE6654" w:rsidP="00E35F1F">
      <w:pPr>
        <w:pStyle w:val="CommentText"/>
      </w:pPr>
      <w:r>
        <w:rPr>
          <w:rStyle w:val="CommentReference"/>
        </w:rPr>
        <w:annotationRef/>
      </w:r>
      <w:r>
        <w:t>check</w:t>
      </w:r>
    </w:p>
  </w:comment>
  <w:comment w:id="561" w:author="Windows User" w:date="2015-10-30T08:56:00Z" w:initials="BS">
    <w:p w14:paraId="483AEE75" w14:textId="77777777" w:rsidR="00BE6654" w:rsidRDefault="00BE6654" w:rsidP="00E35F1F">
      <w:pPr>
        <w:pStyle w:val="CommentText"/>
      </w:pPr>
      <w:r>
        <w:rPr>
          <w:rStyle w:val="CommentReference"/>
        </w:rPr>
        <w:annotationRef/>
      </w:r>
      <w:r>
        <w:t>tense? praise or will praise?</w:t>
      </w:r>
    </w:p>
  </w:comment>
  <w:comment w:id="562" w:author="Windows User" w:date="2015-10-30T08:56:00Z" w:initials="BS">
    <w:p w14:paraId="17DAD50D" w14:textId="77777777" w:rsidR="00BE6654" w:rsidRDefault="00BE6654" w:rsidP="00E35F1F">
      <w:pPr>
        <w:pStyle w:val="CommentText"/>
      </w:pPr>
      <w:r>
        <w:rPr>
          <w:rStyle w:val="CommentReference"/>
        </w:rPr>
        <w:annotationRef/>
      </w:r>
      <w:r>
        <w:t>earth? land? creation?</w:t>
      </w:r>
    </w:p>
  </w:comment>
  <w:comment w:id="563" w:author="Windows User" w:date="2015-11-21T13:05:00Z" w:initials="WU">
    <w:p w14:paraId="412BFF55" w14:textId="77777777" w:rsidR="00BE6654" w:rsidRDefault="00BE6654" w:rsidP="00E35F1F">
      <w:pPr>
        <w:pStyle w:val="CommentText"/>
      </w:pPr>
      <w:r>
        <w:rPr>
          <w:rStyle w:val="CommentReference"/>
        </w:rPr>
        <w:annotationRef/>
      </w:r>
      <w:r>
        <w:t>check</w:t>
      </w:r>
    </w:p>
  </w:comment>
  <w:comment w:id="564" w:author="Windows User" w:date="2015-10-30T08:56:00Z" w:initials="BS">
    <w:p w14:paraId="4FEF2EC7" w14:textId="77777777" w:rsidR="00BE6654" w:rsidRDefault="00BE6654" w:rsidP="00E35F1F">
      <w:pPr>
        <w:pStyle w:val="CommentText"/>
      </w:pPr>
      <w:r>
        <w:rPr>
          <w:rStyle w:val="CommentReference"/>
        </w:rPr>
        <w:annotationRef/>
      </w:r>
      <w:r>
        <w:t>make haste is a little archaic. But hurry is way too colloquial. Quicken doesn't sound right.</w:t>
      </w:r>
    </w:p>
  </w:comment>
  <w:comment w:id="565" w:author="Windows User" w:date="2015-10-30T08:56:00Z" w:initials="BS">
    <w:p w14:paraId="25E26C66" w14:textId="77777777" w:rsidR="00BE6654" w:rsidRDefault="00BE6654" w:rsidP="00E35F1F">
      <w:pPr>
        <w:pStyle w:val="CommentText"/>
      </w:pPr>
      <w:r>
        <w:rPr>
          <w:rStyle w:val="CommentReference"/>
        </w:rPr>
        <w:annotationRef/>
      </w:r>
      <w:r>
        <w:t>should either be diverse here or different elsewhere</w:t>
      </w:r>
    </w:p>
  </w:comment>
  <w:comment w:id="566" w:author="Windows User" w:date="2015-10-30T08:56:00Z" w:initials="BS">
    <w:p w14:paraId="7A65524D" w14:textId="77777777" w:rsidR="00BE6654" w:rsidRDefault="00BE6654" w:rsidP="00E35F1F">
      <w:pPr>
        <w:pStyle w:val="CommentText"/>
      </w:pPr>
      <w:r>
        <w:rPr>
          <w:rStyle w:val="CommentReference"/>
        </w:rPr>
        <w:annotationRef/>
      </w:r>
      <w:r>
        <w:t>truth or righteousness? Or justice?</w:t>
      </w:r>
    </w:p>
  </w:comment>
  <w:comment w:id="567" w:author="Windows User" w:date="2015-10-30T08:56:00Z" w:initials="BS">
    <w:p w14:paraId="1C135E98" w14:textId="77777777" w:rsidR="00BE6654" w:rsidRDefault="00BE6654" w:rsidP="00E35F1F">
      <w:pPr>
        <w:pStyle w:val="CommentText"/>
      </w:pPr>
      <w:r>
        <w:rPr>
          <w:rStyle w:val="CommentReference"/>
        </w:rPr>
        <w:annotationRef/>
      </w:r>
      <w:r>
        <w:t>patience or longsuffering?</w:t>
      </w:r>
    </w:p>
  </w:comment>
  <w:comment w:id="568" w:author="Windows User" w:date="2015-10-30T08:56:00Z" w:initials="BS">
    <w:p w14:paraId="2E20A232" w14:textId="77777777" w:rsidR="00BE6654" w:rsidRDefault="00BE6654" w:rsidP="00E35F1F">
      <w:pPr>
        <w:pStyle w:val="CommentText"/>
      </w:pPr>
      <w:r>
        <w:rPr>
          <w:rStyle w:val="CommentReference"/>
        </w:rPr>
        <w:annotationRef/>
      </w:r>
      <w:r>
        <w:t>just "at the first watch"?</w:t>
      </w:r>
    </w:p>
  </w:comment>
  <w:comment w:id="569" w:author="Windows User" w:date="2015-10-30T08:56:00Z" w:initials="BS">
    <w:p w14:paraId="34FB1BC0" w14:textId="77777777" w:rsidR="00BE6654" w:rsidRDefault="00BE6654" w:rsidP="00E35F1F">
      <w:pPr>
        <w:pStyle w:val="CommentText"/>
      </w:pPr>
      <w:r>
        <w:rPr>
          <w:rStyle w:val="CommentReference"/>
        </w:rPr>
        <w:annotationRef/>
      </w:r>
      <w:r>
        <w:t>sweet, or easy?</w:t>
      </w:r>
    </w:p>
  </w:comment>
  <w:comment w:id="570" w:author="Windows User" w:date="2015-10-30T08:56:00Z" w:initials="BS">
    <w:p w14:paraId="20646872" w14:textId="77777777" w:rsidR="00BE6654" w:rsidRDefault="00BE6654" w:rsidP="00E35F1F">
      <w:pPr>
        <w:pStyle w:val="CommentText"/>
      </w:pPr>
      <w:r>
        <w:rPr>
          <w:rStyle w:val="CommentReference"/>
        </w:rPr>
        <w:annotationRef/>
      </w:r>
      <w:r>
        <w:t xml:space="preserve">less accurate than beloved, but sounds a lot </w:t>
      </w:r>
      <w:proofErr w:type="gramStart"/>
      <w:r>
        <w:t>better..</w:t>
      </w:r>
      <w:proofErr w:type="gramEnd"/>
    </w:p>
  </w:comment>
  <w:comment w:id="571" w:author="Windows User" w:date="2015-10-30T08:56:00Z" w:initials="BS">
    <w:p w14:paraId="4707B322" w14:textId="77777777" w:rsidR="00BE6654" w:rsidRDefault="00BE6654" w:rsidP="00E35F1F">
      <w:pPr>
        <w:pStyle w:val="CommentText"/>
      </w:pPr>
      <w:r>
        <w:rPr>
          <w:rStyle w:val="CommentReference"/>
        </w:rPr>
        <w:annotationRef/>
      </w:r>
      <w:r>
        <w:t>sound better if omit of?</w:t>
      </w:r>
    </w:p>
  </w:comment>
  <w:comment w:id="572" w:author="Windows User" w:date="2015-10-30T08:56:00Z" w:initials="BS">
    <w:p w14:paraId="0D6FF167" w14:textId="77777777" w:rsidR="00BE6654" w:rsidRDefault="00BE6654" w:rsidP="00E35F1F">
      <w:pPr>
        <w:pStyle w:val="CommentText"/>
      </w:pPr>
      <w:r>
        <w:rPr>
          <w:rStyle w:val="CommentReference"/>
        </w:rPr>
        <w:annotationRef/>
      </w:r>
      <w:r>
        <w:t>truth, or righteousness?</w:t>
      </w:r>
    </w:p>
  </w:comment>
  <w:comment w:id="573" w:author="Windows User" w:date="2015-10-30T08:56:00Z" w:initials="BS">
    <w:p w14:paraId="1A8CABED" w14:textId="77777777" w:rsidR="00BE6654" w:rsidRDefault="00BE6654" w:rsidP="00E35F1F">
      <w:pPr>
        <w:pStyle w:val="CommentText"/>
      </w:pPr>
      <w:r>
        <w:rPr>
          <w:rStyle w:val="CommentReference"/>
        </w:rPr>
        <w:annotationRef/>
      </w:r>
      <w:r>
        <w:t>true, or perfecvt?</w:t>
      </w:r>
    </w:p>
  </w:comment>
  <w:comment w:id="574" w:author="Windows User" w:date="2015-10-30T08:56:00Z" w:initials="BS">
    <w:p w14:paraId="21AC5CB8" w14:textId="77777777" w:rsidR="00BE6654" w:rsidRDefault="00BE6654" w:rsidP="00E35F1F">
      <w:pPr>
        <w:pStyle w:val="CommentText"/>
      </w:pPr>
      <w:r>
        <w:rPr>
          <w:rStyle w:val="CommentReference"/>
        </w:rPr>
        <w:annotationRef/>
      </w:r>
      <w:r>
        <w:t>and?</w:t>
      </w:r>
    </w:p>
  </w:comment>
  <w:comment w:id="575" w:author="Windows User" w:date="2015-10-30T08:56:00Z" w:initials="BS">
    <w:p w14:paraId="6C6DCC78" w14:textId="77777777" w:rsidR="00BE6654" w:rsidRDefault="00BE6654" w:rsidP="00E35F1F">
      <w:pPr>
        <w:pStyle w:val="CommentText"/>
      </w:pPr>
      <w:r>
        <w:rPr>
          <w:rStyle w:val="CommentReference"/>
        </w:rPr>
        <w:annotationRef/>
      </w:r>
      <w:r>
        <w:t xml:space="preserve">gather is in first line in Coptic, but tune flows better </w:t>
      </w:r>
      <w:proofErr w:type="gramStart"/>
      <w:r>
        <w:t>here..</w:t>
      </w:r>
      <w:proofErr w:type="gramEnd"/>
    </w:p>
  </w:comment>
  <w:comment w:id="576" w:author="Windows User" w:date="2015-10-30T08:56:00Z" w:initials="BS">
    <w:p w14:paraId="4B49F853" w14:textId="77777777" w:rsidR="00BE6654" w:rsidRDefault="00BE6654" w:rsidP="00E35F1F">
      <w:pPr>
        <w:pStyle w:val="CommentText"/>
      </w:pPr>
      <w:r>
        <w:rPr>
          <w:rStyle w:val="CommentReference"/>
        </w:rPr>
        <w:annotationRef/>
      </w:r>
      <w:r>
        <w:t>will?</w:t>
      </w:r>
    </w:p>
  </w:comment>
  <w:comment w:id="577" w:author="Windows User" w:date="2015-10-30T08:56:00Z" w:initials="BS">
    <w:p w14:paraId="6FC8752C" w14:textId="77777777" w:rsidR="00BE6654" w:rsidRDefault="00BE6654" w:rsidP="00E35F1F">
      <w:pPr>
        <w:pStyle w:val="CommentText"/>
      </w:pPr>
      <w:r>
        <w:rPr>
          <w:rStyle w:val="CommentReference"/>
        </w:rPr>
        <w:annotationRef/>
      </w:r>
      <w:r>
        <w:t>save? keep? deliver?</w:t>
      </w:r>
    </w:p>
  </w:comment>
  <w:comment w:id="578" w:author="Windows User" w:date="2015-10-30T08:56:00Z" w:initials="BS">
    <w:p w14:paraId="7843FDD6" w14:textId="77777777" w:rsidR="00BE6654" w:rsidRDefault="00BE6654" w:rsidP="00E35F1F">
      <w:pPr>
        <w:pStyle w:val="CommentText"/>
      </w:pPr>
      <w:r>
        <w:rPr>
          <w:rStyle w:val="CommentReference"/>
        </w:rPr>
        <w:annotationRef/>
      </w:r>
      <w:r>
        <w:t>need a convention for making "ak ee". {}? bold?</w:t>
      </w:r>
    </w:p>
  </w:comment>
  <w:comment w:id="579" w:author="Windows User" w:date="2015-10-30T08:56:00Z" w:initials="BS">
    <w:p w14:paraId="636DE776" w14:textId="77777777" w:rsidR="00BE6654" w:rsidRDefault="00BE6654" w:rsidP="00E35F1F">
      <w:pPr>
        <w:pStyle w:val="CommentText"/>
      </w:pPr>
      <w:r>
        <w:rPr>
          <w:rStyle w:val="CommentReference"/>
        </w:rPr>
        <w:annotationRef/>
      </w:r>
      <w:r>
        <w:t>I like it better with "be" in... thoughts?</w:t>
      </w:r>
    </w:p>
  </w:comment>
  <w:comment w:id="589" w:author="Windows User" w:date="2015-11-02T12:45:00Z" w:initials="BS">
    <w:p w14:paraId="0A55894A" w14:textId="77777777" w:rsidR="00BE6654" w:rsidRDefault="00BE6654" w:rsidP="00E35F1F">
      <w:pPr>
        <w:pStyle w:val="CommentText"/>
      </w:pPr>
      <w:r>
        <w:rPr>
          <w:rStyle w:val="CommentReference"/>
        </w:rPr>
        <w:annotationRef/>
      </w:r>
      <w:r>
        <w:t>this splitting of the verses doesn't follow the Coptic... does it really flow much better, or is it just that I'm more used to it?</w:t>
      </w:r>
    </w:p>
  </w:comment>
  <w:comment w:id="590" w:author="Windows User" w:date="2015-10-30T08:56:00Z" w:initials="BS">
    <w:p w14:paraId="0E80932F" w14:textId="77777777" w:rsidR="00BE6654" w:rsidRDefault="00BE6654" w:rsidP="00E35F1F">
      <w:pPr>
        <w:pStyle w:val="CommentText"/>
      </w:pPr>
      <w:r>
        <w:rPr>
          <w:rStyle w:val="CommentReference"/>
        </w:rPr>
        <w:annotationRef/>
      </w:r>
      <w:r>
        <w:t>does coptic bear out? Feels much more right to me.</w:t>
      </w:r>
    </w:p>
  </w:comment>
  <w:comment w:id="591" w:author="Windows User" w:date="2015-10-30T08:56:00Z" w:initials="BS">
    <w:p w14:paraId="759B277F" w14:textId="77777777" w:rsidR="00BE6654" w:rsidRDefault="00BE6654" w:rsidP="00E35F1F">
      <w:pPr>
        <w:pStyle w:val="CommentText"/>
      </w:pPr>
      <w:r>
        <w:rPr>
          <w:rStyle w:val="CommentReference"/>
        </w:rPr>
        <w:annotationRef/>
      </w:r>
      <w:r>
        <w:t>tense?</w:t>
      </w:r>
    </w:p>
  </w:comment>
  <w:comment w:id="592" w:author="Windows User" w:date="2015-10-30T08:56:00Z" w:initials="BS">
    <w:p w14:paraId="5C472088" w14:textId="77777777" w:rsidR="00BE6654" w:rsidRDefault="00BE6654" w:rsidP="00E35F1F">
      <w:pPr>
        <w:pStyle w:val="CommentText"/>
      </w:pPr>
      <w:r>
        <w:rPr>
          <w:rStyle w:val="CommentReference"/>
        </w:rPr>
        <w:annotationRef/>
      </w:r>
      <w:r>
        <w:t>exalt or magnify?</w:t>
      </w:r>
    </w:p>
  </w:comment>
  <w:comment w:id="593" w:author="Windows User" w:date="2015-10-30T08:56:00Z" w:initials="BS">
    <w:p w14:paraId="2FB7E2BD" w14:textId="77777777" w:rsidR="00BE6654" w:rsidRDefault="00BE6654" w:rsidP="00E35F1F">
      <w:pPr>
        <w:pStyle w:val="CommentText"/>
      </w:pPr>
      <w:r>
        <w:rPr>
          <w:rStyle w:val="CommentReference"/>
        </w:rPr>
        <w:annotationRef/>
      </w:r>
      <w:r>
        <w:t>or iwn?</w:t>
      </w:r>
    </w:p>
  </w:comment>
  <w:comment w:id="597" w:author="Windows User" w:date="2015-10-30T08:56:00Z" w:initials="BS">
    <w:p w14:paraId="3C8244A0" w14:textId="77777777" w:rsidR="00BE6654" w:rsidRDefault="00BE6654" w:rsidP="00E35F1F">
      <w:pPr>
        <w:pStyle w:val="CommentText"/>
      </w:pPr>
      <w:r>
        <w:rPr>
          <w:rStyle w:val="CommentReference"/>
        </w:rPr>
        <w:annotationRef/>
      </w:r>
      <w:r>
        <w:t>does type capture "it foretold the sign" in more contemporary language than "a figure"</w:t>
      </w:r>
    </w:p>
  </w:comment>
  <w:comment w:id="598" w:author="Windows User" w:date="2015-10-30T08:56:00Z" w:initials="BS">
    <w:p w14:paraId="6C8F9167" w14:textId="77777777" w:rsidR="00BE6654" w:rsidRDefault="00BE6654" w:rsidP="00E35F1F">
      <w:pPr>
        <w:pStyle w:val="CommentText"/>
      </w:pPr>
      <w:r>
        <w:rPr>
          <w:rStyle w:val="CommentReference"/>
        </w:rPr>
        <w:annotationRef/>
      </w:r>
      <w:r>
        <w:t>correct that no mention of nature?</w:t>
      </w:r>
    </w:p>
  </w:comment>
  <w:comment w:id="599" w:author="Windows User" w:date="2015-10-30T08:56:00Z" w:initials="BS">
    <w:p w14:paraId="5ACA101B" w14:textId="77777777" w:rsidR="00BE6654" w:rsidRDefault="00BE6654" w:rsidP="00E35F1F">
      <w:pPr>
        <w:pStyle w:val="CommentText"/>
      </w:pPr>
      <w:r>
        <w:rPr>
          <w:rStyle w:val="CommentReference"/>
        </w:rPr>
        <w:annotationRef/>
      </w:r>
      <w:r>
        <w:t>holy or pure? divinity or godhead?</w:t>
      </w:r>
    </w:p>
  </w:comment>
  <w:comment w:id="600" w:author="Windows User" w:date="2015-10-30T08:56:00Z" w:initials="BS">
    <w:p w14:paraId="14D8C709" w14:textId="77777777" w:rsidR="00BE6654" w:rsidRDefault="00BE6654" w:rsidP="00E35F1F">
      <w:pPr>
        <w:pStyle w:val="CommentText"/>
      </w:pPr>
      <w:r>
        <w:rPr>
          <w:rStyle w:val="CommentReference"/>
        </w:rPr>
        <w:annotationRef/>
      </w:r>
      <w:r>
        <w:t>born or begotten? begotten without seeed or without mixture of substance?</w:t>
      </w:r>
    </w:p>
  </w:comment>
  <w:comment w:id="601" w:author="Windows User" w:date="2015-10-30T08:56:00Z" w:initials="BS">
    <w:p w14:paraId="5B5854F9" w14:textId="77777777" w:rsidR="00BE6654" w:rsidRDefault="00BE6654" w:rsidP="00E35F1F">
      <w:pPr>
        <w:pStyle w:val="CommentText"/>
      </w:pPr>
      <w:r>
        <w:rPr>
          <w:rStyle w:val="CommentReference"/>
        </w:rPr>
        <w:annotationRef/>
      </w:r>
      <w:r>
        <w:t>coessential or consubstantial?</w:t>
      </w:r>
    </w:p>
  </w:comment>
  <w:comment w:id="602" w:author="Windows User" w:date="2015-10-30T08:56:00Z" w:initials="BS">
    <w:p w14:paraId="66C0B0D7" w14:textId="77777777" w:rsidR="00BE6654" w:rsidRDefault="00BE6654" w:rsidP="00E35F1F">
      <w:pPr>
        <w:pStyle w:val="CommentText"/>
      </w:pPr>
      <w:r>
        <w:rPr>
          <w:rStyle w:val="CommentReference"/>
        </w:rPr>
        <w:annotationRef/>
      </w:r>
      <w:r>
        <w:t>made one or joined?</w:t>
      </w:r>
    </w:p>
  </w:comment>
  <w:comment w:id="603" w:author="Windows User" w:date="2015-10-30T08:56:00Z" w:initials="BS">
    <w:p w14:paraId="094D26E3" w14:textId="77777777" w:rsidR="00BE6654" w:rsidRDefault="00BE6654" w:rsidP="00E35F1F">
      <w:pPr>
        <w:pStyle w:val="CommentText"/>
      </w:pPr>
      <w:r>
        <w:rPr>
          <w:rStyle w:val="CommentReference"/>
        </w:rPr>
        <w:annotationRef/>
      </w:r>
      <w:r>
        <w:t xml:space="preserve">does this </w:t>
      </w:r>
      <w:proofErr w:type="gramStart"/>
      <w:r>
        <w:t>rephrasing</w:t>
      </w:r>
      <w:proofErr w:type="gramEnd"/>
      <w:r>
        <w:t xml:space="preserve"> capture it ok?</w:t>
      </w:r>
    </w:p>
  </w:comment>
  <w:comment w:id="604" w:author="Windows User" w:date="2015-10-30T08:56:00Z" w:initials="BS">
    <w:p w14:paraId="6FD992D3" w14:textId="77777777" w:rsidR="00BE6654" w:rsidRDefault="00BE6654" w:rsidP="00E35F1F">
      <w:pPr>
        <w:pStyle w:val="CommentText"/>
      </w:pPr>
      <w:r>
        <w:rPr>
          <w:rStyle w:val="CommentReference"/>
        </w:rPr>
        <w:annotationRef/>
      </w:r>
      <w:r>
        <w:t>something clearer than putplue?</w:t>
      </w:r>
    </w:p>
  </w:comment>
  <w:comment w:id="605" w:author="Windows User" w:date="2015-10-30T08:56:00Z" w:initials="BS">
    <w:p w14:paraId="08E2A9FB" w14:textId="77777777" w:rsidR="00BE6654" w:rsidRDefault="00BE6654" w:rsidP="00E35F1F">
      <w:pPr>
        <w:pStyle w:val="CommentText"/>
      </w:pPr>
      <w:r>
        <w:rPr>
          <w:rStyle w:val="CommentReference"/>
        </w:rPr>
        <w:annotationRef/>
      </w:r>
      <w:r>
        <w:t>woven or fine?</w:t>
      </w:r>
    </w:p>
  </w:comment>
  <w:comment w:id="606" w:author="Windows User" w:date="2015-10-30T08:56:00Z" w:initials="BS">
    <w:p w14:paraId="7A9FC970" w14:textId="77777777" w:rsidR="00BE6654" w:rsidRDefault="00BE6654" w:rsidP="00E35F1F">
      <w:pPr>
        <w:pStyle w:val="CommentText"/>
      </w:pPr>
      <w:r>
        <w:rPr>
          <w:rStyle w:val="CommentReference"/>
        </w:rPr>
        <w:annotationRef/>
      </w:r>
      <w:r>
        <w:t>palin</w:t>
      </w:r>
    </w:p>
  </w:comment>
  <w:comment w:id="607" w:author="Windows User" w:date="2015-10-30T08:56:00Z" w:initials="BS">
    <w:p w14:paraId="5EFFC3EC" w14:textId="77777777" w:rsidR="00BE6654" w:rsidRDefault="00BE6654" w:rsidP="00E35F1F">
      <w:pPr>
        <w:pStyle w:val="CommentText"/>
      </w:pPr>
      <w:r>
        <w:rPr>
          <w:rStyle w:val="CommentReference"/>
        </w:rPr>
        <w:annotationRef/>
      </w:r>
      <w:r>
        <w:t>exalt or magnify?</w:t>
      </w:r>
    </w:p>
  </w:comment>
  <w:comment w:id="608" w:author="Windows User" w:date="2015-10-30T08:56:00Z" w:initials="BS">
    <w:p w14:paraId="150C26DA" w14:textId="77777777" w:rsidR="00BE6654" w:rsidRDefault="00BE6654" w:rsidP="00E35F1F">
      <w:pPr>
        <w:pStyle w:val="CommentText"/>
      </w:pPr>
      <w:r>
        <w:rPr>
          <w:rStyle w:val="CommentReference"/>
        </w:rPr>
        <w:annotationRef/>
      </w:r>
      <w:r>
        <w:t>or iwn?</w:t>
      </w:r>
    </w:p>
  </w:comment>
  <w:comment w:id="612" w:author="Windows User" w:date="2015-10-30T08:56:00Z" w:initials="BS">
    <w:p w14:paraId="0E3B452D" w14:textId="77777777" w:rsidR="00BE6654" w:rsidRDefault="00BE6654" w:rsidP="00E35F1F">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613" w:author="Windows User" w:date="2015-10-30T08:56:00Z" w:initials="BS">
    <w:p w14:paraId="12D989DF" w14:textId="77777777" w:rsidR="00BE6654" w:rsidRDefault="00BE6654" w:rsidP="00E35F1F">
      <w:pPr>
        <w:pStyle w:val="CommentText"/>
      </w:pPr>
      <w:r>
        <w:rPr>
          <w:rStyle w:val="CommentReference"/>
        </w:rPr>
        <w:annotationRef/>
      </w:r>
      <w:r>
        <w:t>forged or beaten?</w:t>
      </w:r>
    </w:p>
  </w:comment>
  <w:comment w:id="614" w:author="Windows User" w:date="2015-10-30T08:56:00Z" w:initials="BS">
    <w:p w14:paraId="3E8ADE2B" w14:textId="77777777" w:rsidR="00BE6654" w:rsidRDefault="00BE6654" w:rsidP="00E35F1F">
      <w:pPr>
        <w:pStyle w:val="CommentText"/>
      </w:pPr>
      <w:r>
        <w:rPr>
          <w:rStyle w:val="CommentReference"/>
        </w:rPr>
        <w:annotationRef/>
      </w:r>
      <w:r>
        <w:t>omit? always and move up mercy seat?</w:t>
      </w:r>
    </w:p>
  </w:comment>
  <w:comment w:id="615" w:author="Windows User" w:date="2015-10-30T08:56:00Z" w:initials="BS">
    <w:p w14:paraId="7079ED43" w14:textId="77777777" w:rsidR="00BE6654" w:rsidRDefault="00BE6654" w:rsidP="00E35F1F">
      <w:pPr>
        <w:pStyle w:val="CommentText"/>
      </w:pPr>
      <w:r>
        <w:rPr>
          <w:rStyle w:val="CommentReference"/>
        </w:rPr>
        <w:annotationRef/>
      </w:r>
      <w:r>
        <w:t>tense? past makes a lot more sense</w:t>
      </w:r>
    </w:p>
  </w:comment>
  <w:comment w:id="616" w:author="Windows User" w:date="2015-10-30T08:56:00Z" w:initials="BS">
    <w:p w14:paraId="109014C9" w14:textId="77777777" w:rsidR="00BE6654" w:rsidRDefault="00BE6654" w:rsidP="00E35F1F">
      <w:pPr>
        <w:pStyle w:val="CommentText"/>
      </w:pPr>
      <w:r>
        <w:rPr>
          <w:rStyle w:val="CommentReference"/>
        </w:rPr>
        <w:annotationRef/>
      </w:r>
      <w:r>
        <w:t>why does Abouna omit sin?</w:t>
      </w:r>
    </w:p>
  </w:comment>
  <w:comment w:id="617" w:author="Windows User" w:date="2015-10-30T08:56:00Z" w:initials="BS">
    <w:p w14:paraId="027A16CD" w14:textId="77777777" w:rsidR="00BE6654" w:rsidRDefault="00BE6654" w:rsidP="00E35F1F">
      <w:pPr>
        <w:pStyle w:val="CommentText"/>
      </w:pPr>
      <w:r>
        <w:rPr>
          <w:rStyle w:val="CommentReference"/>
        </w:rPr>
        <w:annotationRef/>
      </w:r>
      <w:r>
        <w:t>exalt or magnify?</w:t>
      </w:r>
    </w:p>
  </w:comment>
  <w:comment w:id="618" w:author="Windows User" w:date="2015-10-30T08:56:00Z" w:initials="BS">
    <w:p w14:paraId="20C9574B" w14:textId="77777777" w:rsidR="00BE6654" w:rsidRDefault="00BE6654" w:rsidP="00E35F1F">
      <w:pPr>
        <w:pStyle w:val="CommentText"/>
      </w:pPr>
      <w:r>
        <w:rPr>
          <w:rStyle w:val="CommentReference"/>
        </w:rPr>
        <w:annotationRef/>
      </w:r>
      <w:r>
        <w:t>or iwn?</w:t>
      </w:r>
    </w:p>
  </w:comment>
  <w:comment w:id="622" w:author="Windows User" w:date="2015-10-30T08:56:00Z" w:initials="BS">
    <w:p w14:paraId="6726A127" w14:textId="77777777" w:rsidR="00BE6654" w:rsidRDefault="00BE6654" w:rsidP="00E35F1F">
      <w:pPr>
        <w:pStyle w:val="CommentText"/>
      </w:pPr>
      <w:r>
        <w:rPr>
          <w:rStyle w:val="CommentReference"/>
        </w:rPr>
        <w:annotationRef/>
      </w:r>
      <w:r>
        <w:t>That your name be called... sounds like an expression that should just be that you be called in english. Thoughts?</w:t>
      </w:r>
    </w:p>
  </w:comment>
  <w:comment w:id="623" w:author="Windows User" w:date="2015-10-30T08:56:00Z" w:initials="BS">
    <w:p w14:paraId="50013BE5" w14:textId="77777777" w:rsidR="00BE6654" w:rsidRDefault="00BE6654" w:rsidP="00E35F1F">
      <w:pPr>
        <w:pStyle w:val="CommentText"/>
      </w:pPr>
      <w:r>
        <w:rPr>
          <w:rStyle w:val="CommentReference"/>
        </w:rPr>
        <w:annotationRef/>
      </w:r>
      <w:r>
        <w:t>for isn't accurate... but sounds better</w:t>
      </w:r>
    </w:p>
  </w:comment>
  <w:comment w:id="624" w:author="Windows User" w:date="2015-10-30T08:56:00Z" w:initials="BS">
    <w:p w14:paraId="5A639B27" w14:textId="77777777" w:rsidR="00BE6654" w:rsidRDefault="00BE6654" w:rsidP="00E35F1F">
      <w:pPr>
        <w:pStyle w:val="CommentText"/>
      </w:pPr>
      <w:r>
        <w:rPr>
          <w:rStyle w:val="CommentReference"/>
        </w:rPr>
        <w:annotationRef/>
      </w:r>
      <w:r>
        <w:t>exalt or magnify?</w:t>
      </w:r>
    </w:p>
  </w:comment>
  <w:comment w:id="625" w:author="Windows User" w:date="2015-10-30T08:56:00Z" w:initials="BS">
    <w:p w14:paraId="3A4414A4" w14:textId="77777777" w:rsidR="00BE6654" w:rsidRDefault="00BE6654" w:rsidP="00E35F1F">
      <w:pPr>
        <w:pStyle w:val="CommentText"/>
      </w:pPr>
      <w:r>
        <w:rPr>
          <w:rStyle w:val="CommentReference"/>
        </w:rPr>
        <w:annotationRef/>
      </w:r>
      <w:r>
        <w:t>or iwn?</w:t>
      </w:r>
    </w:p>
  </w:comment>
  <w:comment w:id="629" w:author="Windows User" w:date="2015-10-30T08:56:00Z" w:initials="BS">
    <w:p w14:paraId="60D89983" w14:textId="77777777" w:rsidR="00BE6654" w:rsidRDefault="00BE6654" w:rsidP="00E35F1F">
      <w:pPr>
        <w:pStyle w:val="CommentText"/>
      </w:pPr>
      <w:r>
        <w:rPr>
          <w:rStyle w:val="CommentReference"/>
        </w:rPr>
        <w:annotationRef/>
      </w:r>
      <w:r>
        <w:t>perpetual lamp?</w:t>
      </w:r>
    </w:p>
  </w:comment>
  <w:comment w:id="630" w:author="Windows User" w:date="2015-10-30T08:56:00Z" w:initials="BS">
    <w:p w14:paraId="708630CC" w14:textId="77777777" w:rsidR="00BE6654" w:rsidRDefault="00BE6654" w:rsidP="00E35F1F">
      <w:pPr>
        <w:pStyle w:val="CommentText"/>
      </w:pPr>
      <w:r>
        <w:rPr>
          <w:rStyle w:val="CommentReference"/>
        </w:rPr>
        <w:annotationRef/>
      </w:r>
      <w:r>
        <w:t>parousia?</w:t>
      </w:r>
    </w:p>
  </w:comment>
  <w:comment w:id="631" w:author="Windows User" w:date="2015-10-30T08:56:00Z" w:initials="BS">
    <w:p w14:paraId="670AE5C3" w14:textId="77777777" w:rsidR="00BE6654" w:rsidRDefault="00BE6654" w:rsidP="00E35F1F">
      <w:pPr>
        <w:pStyle w:val="CommentText"/>
      </w:pPr>
      <w:r>
        <w:rPr>
          <w:rStyle w:val="CommentReference"/>
        </w:rPr>
        <w:annotationRef/>
      </w:r>
      <w:r>
        <w:t>tense?</w:t>
      </w:r>
    </w:p>
  </w:comment>
  <w:comment w:id="632" w:author="Windows User" w:date="2015-10-30T08:56:00Z" w:initials="BS">
    <w:p w14:paraId="281D5A29" w14:textId="77777777" w:rsidR="00BE6654" w:rsidRDefault="00BE6654" w:rsidP="00E35F1F">
      <w:pPr>
        <w:pStyle w:val="CommentText"/>
      </w:pPr>
      <w:r>
        <w:rPr>
          <w:rStyle w:val="CommentReference"/>
        </w:rPr>
        <w:annotationRef/>
      </w:r>
      <w:r>
        <w:t>enlightens?</w:t>
      </w:r>
    </w:p>
  </w:comment>
  <w:comment w:id="633" w:author="Windows User" w:date="2015-10-30T08:56:00Z" w:initials="BS">
    <w:p w14:paraId="09189517" w14:textId="77777777" w:rsidR="00BE6654" w:rsidRDefault="00BE6654" w:rsidP="00E35F1F">
      <w:pPr>
        <w:pStyle w:val="CommentText"/>
      </w:pPr>
      <w:r>
        <w:rPr>
          <w:rStyle w:val="CommentReference"/>
        </w:rPr>
        <w:annotationRef/>
      </w:r>
      <w:r>
        <w:t>exalt or magnify?</w:t>
      </w:r>
    </w:p>
  </w:comment>
  <w:comment w:id="634" w:author="Windows User" w:date="2015-10-30T08:56:00Z" w:initials="BS">
    <w:p w14:paraId="0F1C3DB1" w14:textId="77777777" w:rsidR="00BE6654" w:rsidRDefault="00BE6654" w:rsidP="00E35F1F">
      <w:pPr>
        <w:pStyle w:val="CommentText"/>
      </w:pPr>
      <w:r>
        <w:rPr>
          <w:rStyle w:val="CommentReference"/>
        </w:rPr>
        <w:annotationRef/>
      </w:r>
      <w:r>
        <w:t>or iwn?</w:t>
      </w:r>
    </w:p>
  </w:comment>
  <w:comment w:id="638" w:author="Windows User" w:date="2015-10-30T08:56:00Z" w:initials="BS">
    <w:p w14:paraId="49777AD4" w14:textId="77777777" w:rsidR="00BE6654" w:rsidRDefault="00BE6654" w:rsidP="00E35F1F">
      <w:pPr>
        <w:pStyle w:val="CommentText"/>
      </w:pPr>
      <w:r>
        <w:rPr>
          <w:rStyle w:val="CommentReference"/>
        </w:rPr>
        <w:annotationRef/>
      </w:r>
      <w:r>
        <w:t>this order better or worse?</w:t>
      </w:r>
    </w:p>
  </w:comment>
  <w:comment w:id="639" w:author="Windows User" w:date="2015-10-30T08:56:00Z" w:initials="BS">
    <w:p w14:paraId="07AFF474" w14:textId="77777777" w:rsidR="00BE6654" w:rsidRDefault="00BE6654" w:rsidP="00E35F1F">
      <w:pPr>
        <w:pStyle w:val="CommentText"/>
      </w:pPr>
      <w:r>
        <w:rPr>
          <w:rStyle w:val="CommentReference"/>
        </w:rPr>
        <w:annotationRef/>
      </w:r>
      <w:r>
        <w:t>I think upon should stay here</w:t>
      </w:r>
    </w:p>
  </w:comment>
  <w:comment w:id="640" w:author="Windows User" w:date="2015-10-30T08:56:00Z" w:initials="BS">
    <w:p w14:paraId="0441CD07" w14:textId="77777777" w:rsidR="00BE6654" w:rsidRDefault="00BE6654" w:rsidP="00E35F1F">
      <w:pPr>
        <w:pStyle w:val="CommentText"/>
      </w:pPr>
      <w:r>
        <w:rPr>
          <w:rStyle w:val="CommentReference"/>
        </w:rPr>
        <w:annotationRef/>
      </w:r>
      <w:r>
        <w:t>exalt or magnify?</w:t>
      </w:r>
    </w:p>
  </w:comment>
  <w:comment w:id="641" w:author="Windows User" w:date="2015-10-30T08:56:00Z" w:initials="BS">
    <w:p w14:paraId="6B633293" w14:textId="77777777" w:rsidR="00BE6654" w:rsidRDefault="00BE6654" w:rsidP="00E35F1F">
      <w:pPr>
        <w:pStyle w:val="CommentText"/>
      </w:pPr>
      <w:r>
        <w:rPr>
          <w:rStyle w:val="CommentReference"/>
        </w:rPr>
        <w:annotationRef/>
      </w:r>
      <w:r>
        <w:t>or iwn?</w:t>
      </w:r>
    </w:p>
  </w:comment>
  <w:comment w:id="649" w:author="Windows User" w:date="2015-10-30T08:56:00Z" w:initials="BS">
    <w:p w14:paraId="5798119C" w14:textId="77777777" w:rsidR="00BE6654" w:rsidRDefault="00BE6654" w:rsidP="00E35F1F">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650" w:author="Windows User" w:date="2015-10-30T08:56:00Z" w:initials="BS">
    <w:p w14:paraId="7FE87033" w14:textId="77777777" w:rsidR="00BE6654" w:rsidRDefault="00BE6654" w:rsidP="00E35F1F">
      <w:pPr>
        <w:pStyle w:val="CommentText"/>
      </w:pPr>
      <w:r>
        <w:rPr>
          <w:rStyle w:val="CommentReference"/>
        </w:rPr>
        <w:annotationRef/>
      </w:r>
      <w:r>
        <w:t>While being virgin is correct. But it sounds strange. being a virgin is less accurate. Being virginal?</w:t>
      </w:r>
    </w:p>
  </w:comment>
  <w:comment w:id="651" w:author="Windows User" w:date="2015-10-30T08:56:00Z" w:initials="BS">
    <w:p w14:paraId="13254F43" w14:textId="77777777" w:rsidR="00BE6654" w:rsidRDefault="00BE6654" w:rsidP="00E35F1F">
      <w:pPr>
        <w:pStyle w:val="CommentText"/>
      </w:pPr>
      <w:r>
        <w:rPr>
          <w:rStyle w:val="CommentReference"/>
        </w:rPr>
        <w:annotationRef/>
      </w:r>
      <w:r>
        <w:t>I like holy better than saint. But it isn't very consistent since Abouna renders it saint everywhere else...</w:t>
      </w:r>
    </w:p>
  </w:comment>
  <w:comment w:id="652" w:author="Windows User" w:date="2015-10-30T08:56:00Z" w:initials="BS">
    <w:p w14:paraId="195E8533" w14:textId="77777777" w:rsidR="00BE6654" w:rsidRDefault="00BE6654" w:rsidP="00E35F1F">
      <w:pPr>
        <w:pStyle w:val="CommentText"/>
      </w:pPr>
      <w:r>
        <w:rPr>
          <w:rStyle w:val="CommentReference"/>
        </w:rPr>
        <w:annotationRef/>
      </w:r>
      <w:r>
        <w:t>what word works here? dwelling doesn't. it would have to be dwelling place, which is too long.</w:t>
      </w:r>
    </w:p>
  </w:comment>
  <w:comment w:id="653" w:author="Windows User" w:date="2015-10-30T08:56:00Z" w:initials="BS">
    <w:p w14:paraId="5A28B06B" w14:textId="77777777" w:rsidR="00BE6654" w:rsidRDefault="00BE6654" w:rsidP="00E35F1F">
      <w:pPr>
        <w:pStyle w:val="CommentText"/>
      </w:pPr>
      <w:r>
        <w:rPr>
          <w:rStyle w:val="CommentReference"/>
        </w:rPr>
        <w:annotationRef/>
      </w:r>
      <w:r>
        <w:t>exalt or magnify?</w:t>
      </w:r>
    </w:p>
  </w:comment>
  <w:comment w:id="654" w:author="Windows User" w:date="2015-10-30T08:56:00Z" w:initials="BS">
    <w:p w14:paraId="6604F03B" w14:textId="77777777" w:rsidR="00BE6654" w:rsidRDefault="00BE6654" w:rsidP="00E35F1F">
      <w:pPr>
        <w:pStyle w:val="CommentText"/>
      </w:pPr>
      <w:r>
        <w:rPr>
          <w:rStyle w:val="CommentReference"/>
        </w:rPr>
        <w:annotationRef/>
      </w:r>
      <w:r>
        <w:t>or iwn?</w:t>
      </w:r>
    </w:p>
  </w:comment>
  <w:comment w:id="658" w:author="Windows User" w:date="2015-10-30T08:56:00Z" w:initials="BS">
    <w:p w14:paraId="6680EED5" w14:textId="77777777" w:rsidR="00BE6654" w:rsidRDefault="00BE6654" w:rsidP="00E35F1F">
      <w:pPr>
        <w:pStyle w:val="CommentText"/>
      </w:pPr>
      <w:r>
        <w:rPr>
          <w:rStyle w:val="CommentReference"/>
        </w:rPr>
        <w:annotationRef/>
      </w:r>
      <w:r>
        <w:t>does this work?</w:t>
      </w:r>
    </w:p>
  </w:comment>
  <w:comment w:id="659" w:author="Windows User" w:date="2015-10-30T08:56:00Z" w:initials="BS">
    <w:p w14:paraId="7B5754B1" w14:textId="77777777" w:rsidR="00BE6654" w:rsidRDefault="00BE6654" w:rsidP="00E35F1F">
      <w:pPr>
        <w:pStyle w:val="CommentText"/>
      </w:pPr>
      <w:r>
        <w:rPr>
          <w:rStyle w:val="CommentReference"/>
        </w:rPr>
        <w:annotationRef/>
      </w:r>
      <w:r>
        <w:t>is this right?</w:t>
      </w:r>
    </w:p>
  </w:comment>
  <w:comment w:id="660" w:author="Windows User" w:date="2015-10-30T08:56:00Z" w:initials="BS">
    <w:p w14:paraId="6058F90B" w14:textId="77777777" w:rsidR="00BE6654" w:rsidRDefault="00BE6654" w:rsidP="00E35F1F">
      <w:pPr>
        <w:pStyle w:val="CommentText"/>
      </w:pPr>
      <w:r>
        <w:rPr>
          <w:rStyle w:val="CommentReference"/>
        </w:rPr>
        <w:annotationRef/>
      </w:r>
      <w:r>
        <w:t>?</w:t>
      </w:r>
    </w:p>
  </w:comment>
  <w:comment w:id="661" w:author="Windows User" w:date="2015-10-30T08:56:00Z" w:initials="BS">
    <w:p w14:paraId="505706D1" w14:textId="77777777" w:rsidR="00BE6654" w:rsidRDefault="00BE6654" w:rsidP="00E35F1F">
      <w:pPr>
        <w:pStyle w:val="CommentText"/>
      </w:pPr>
      <w:r>
        <w:rPr>
          <w:rStyle w:val="CommentReference"/>
        </w:rPr>
        <w:annotationRef/>
      </w:r>
      <w:r>
        <w:t>about or to?</w:t>
      </w:r>
    </w:p>
  </w:comment>
  <w:comment w:id="662" w:author="Windows User" w:date="2015-10-30T08:56:00Z" w:initials="BS">
    <w:p w14:paraId="35AD6860" w14:textId="77777777" w:rsidR="00BE6654" w:rsidRDefault="00BE6654" w:rsidP="00E35F1F">
      <w:pPr>
        <w:pStyle w:val="CommentText"/>
      </w:pPr>
      <w:r>
        <w:rPr>
          <w:rStyle w:val="CommentReference"/>
        </w:rPr>
        <w:annotationRef/>
      </w:r>
      <w:r>
        <w:t>proclaim or cry?</w:t>
      </w:r>
    </w:p>
  </w:comment>
  <w:comment w:id="663" w:author="Windows User" w:date="2015-10-30T08:56:00Z" w:initials="BS">
    <w:p w14:paraId="588A0CA8" w14:textId="77777777" w:rsidR="00BE6654" w:rsidRDefault="00BE6654" w:rsidP="00E35F1F">
      <w:pPr>
        <w:pStyle w:val="CommentText"/>
      </w:pPr>
      <w:r>
        <w:rPr>
          <w:rStyle w:val="CommentReference"/>
        </w:rPr>
        <w:annotationRef/>
      </w:r>
      <w:r>
        <w:t>??</w:t>
      </w:r>
    </w:p>
  </w:comment>
  <w:comment w:id="664" w:author="Windows User" w:date="2015-10-30T08:56:00Z" w:initials="BS">
    <w:p w14:paraId="43146472" w14:textId="77777777" w:rsidR="00BE6654" w:rsidRDefault="00BE6654" w:rsidP="00E35F1F">
      <w:pPr>
        <w:pStyle w:val="CommentText"/>
      </w:pPr>
      <w:r>
        <w:rPr>
          <w:rStyle w:val="CommentReference"/>
        </w:rPr>
        <w:annotationRef/>
      </w:r>
      <w:r>
        <w:t>just?</w:t>
      </w:r>
    </w:p>
  </w:comment>
  <w:comment w:id="665" w:author="Windows User" w:date="2015-10-30T08:56:00Z" w:initials="BS">
    <w:p w14:paraId="005E33F9" w14:textId="77777777" w:rsidR="00BE6654" w:rsidRDefault="00BE6654" w:rsidP="00E35F1F">
      <w:pPr>
        <w:pStyle w:val="CommentText"/>
      </w:pPr>
      <w:r>
        <w:rPr>
          <w:rStyle w:val="CommentReference"/>
        </w:rPr>
        <w:annotationRef/>
      </w:r>
      <w:r>
        <w:t>chaste or meek?</w:t>
      </w:r>
    </w:p>
  </w:comment>
  <w:comment w:id="666" w:author="Windows User" w:date="2015-10-30T08:56:00Z" w:initials="BS">
    <w:p w14:paraId="38FC80AB" w14:textId="77777777" w:rsidR="00BE6654" w:rsidRDefault="00BE6654" w:rsidP="00E35F1F">
      <w:pPr>
        <w:pStyle w:val="CommentText"/>
      </w:pPr>
      <w:r>
        <w:rPr>
          <w:rStyle w:val="CommentReference"/>
        </w:rPr>
        <w:annotationRef/>
      </w:r>
      <w:r>
        <w:t>St. Isaac? Holy issac?</w:t>
      </w:r>
    </w:p>
  </w:comment>
  <w:comment w:id="667" w:author="Windows User" w:date="2015-10-30T08:56:00Z" w:initials="BS">
    <w:p w14:paraId="49E0F637" w14:textId="77777777" w:rsidR="00BE6654" w:rsidRDefault="00BE6654" w:rsidP="00E35F1F">
      <w:pPr>
        <w:pStyle w:val="CommentText"/>
      </w:pPr>
      <w:r>
        <w:rPr>
          <w:rStyle w:val="CommentReference"/>
        </w:rPr>
        <w:annotationRef/>
      </w:r>
      <w:r>
        <w:t>ten thousand time?</w:t>
      </w:r>
    </w:p>
  </w:comment>
  <w:comment w:id="668" w:author="Windows User" w:date="2015-10-30T08:56:00Z" w:initials="BS">
    <w:p w14:paraId="565278E4" w14:textId="77777777" w:rsidR="00BE6654" w:rsidRDefault="00BE6654" w:rsidP="00E35F1F">
      <w:pPr>
        <w:pStyle w:val="CommentText"/>
      </w:pPr>
      <w:r>
        <w:rPr>
          <w:rStyle w:val="CommentReference"/>
        </w:rPr>
        <w:annotationRef/>
      </w:r>
      <w:r>
        <w:t>probably don't want to say despot.</w:t>
      </w:r>
    </w:p>
  </w:comment>
  <w:comment w:id="669" w:author="Windows User" w:date="2015-10-30T08:56:00Z" w:initials="BS">
    <w:p w14:paraId="34F4A5A9" w14:textId="77777777" w:rsidR="00BE6654" w:rsidRDefault="00BE6654" w:rsidP="00E35F1F">
      <w:pPr>
        <w:pStyle w:val="CommentText"/>
      </w:pPr>
      <w:r>
        <w:rPr>
          <w:rStyle w:val="CommentReference"/>
        </w:rPr>
        <w:annotationRef/>
      </w:r>
      <w:r>
        <w:t>honour or pride?</w:t>
      </w:r>
    </w:p>
  </w:comment>
  <w:comment w:id="670" w:author="Windows User" w:date="2015-10-30T08:56:00Z" w:initials="BS">
    <w:p w14:paraId="28840E47" w14:textId="77777777" w:rsidR="00BE6654" w:rsidRDefault="00BE6654" w:rsidP="00E35F1F">
      <w:pPr>
        <w:pStyle w:val="CommentText"/>
      </w:pPr>
      <w:r>
        <w:rPr>
          <w:rStyle w:val="CommentReference"/>
        </w:rPr>
        <w:annotationRef/>
      </w:r>
      <w:r>
        <w:t>spouse or friend???</w:t>
      </w:r>
    </w:p>
  </w:comment>
  <w:comment w:id="671" w:author="Windows User" w:date="2015-10-30T08:56:00Z" w:initials="BS">
    <w:p w14:paraId="6D247103" w14:textId="77777777" w:rsidR="00BE6654" w:rsidRDefault="00BE6654" w:rsidP="00E35F1F">
      <w:pPr>
        <w:pStyle w:val="CommentText"/>
      </w:pPr>
      <w:r>
        <w:rPr>
          <w:rStyle w:val="CommentReference"/>
        </w:rPr>
        <w:annotationRef/>
      </w:r>
      <w:r>
        <w:t>word can be health or salvation... but health would parallel healing in next verse??? should it be salvation?</w:t>
      </w:r>
    </w:p>
  </w:comment>
  <w:comment w:id="672" w:author="Windows User" w:date="2015-10-30T08:56:00Z" w:initials="BS">
    <w:p w14:paraId="2A107B46" w14:textId="77777777" w:rsidR="00BE6654" w:rsidRDefault="00BE6654" w:rsidP="00E35F1F">
      <w:pPr>
        <w:pStyle w:val="CommentText"/>
      </w:pPr>
      <w:r>
        <w:rPr>
          <w:rStyle w:val="CommentReference"/>
        </w:rPr>
        <w:annotationRef/>
      </w:r>
      <w:r>
        <w:t>unity or oneness? indescribable or unparalleled?</w:t>
      </w:r>
    </w:p>
  </w:comment>
  <w:comment w:id="673" w:author="Windows User" w:date="2015-10-30T08:56:00Z" w:initials="BS">
    <w:p w14:paraId="5555F795" w14:textId="77777777" w:rsidR="00BE6654" w:rsidRDefault="00BE6654" w:rsidP="00E35F1F">
      <w:pPr>
        <w:pStyle w:val="CommentText"/>
      </w:pPr>
      <w:r>
        <w:rPr>
          <w:rStyle w:val="CommentReference"/>
        </w:rPr>
        <w:annotationRef/>
      </w:r>
      <w:r>
        <w:t>mingling of substance or human seed? kind of a big difference.</w:t>
      </w:r>
    </w:p>
  </w:comment>
  <w:comment w:id="674" w:author="Windows User" w:date="2015-10-30T08:56:00Z" w:initials="BS">
    <w:p w14:paraId="5E07F016" w14:textId="77777777" w:rsidR="00BE6654" w:rsidRDefault="00BE6654" w:rsidP="00E35F1F">
      <w:pPr>
        <w:pStyle w:val="CommentText"/>
      </w:pPr>
      <w:r>
        <w:rPr>
          <w:rStyle w:val="CommentReference"/>
        </w:rPr>
        <w:annotationRef/>
      </w:r>
      <w:r>
        <w:t>pray or interceed? With or before?</w:t>
      </w:r>
    </w:p>
  </w:comment>
  <w:comment w:id="681" w:author="Windows User" w:date="2015-10-30T08:56:00Z" w:initials="WU">
    <w:p w14:paraId="7192577A" w14:textId="77777777" w:rsidR="00BE6654" w:rsidRDefault="00BE6654" w:rsidP="00E35F1F">
      <w:pPr>
        <w:pStyle w:val="CommentText"/>
      </w:pPr>
      <w:r>
        <w:rPr>
          <w:rStyle w:val="CommentReference"/>
        </w:rPr>
        <w:annotationRef/>
      </w:r>
      <w:r>
        <w:t>Are exalted abve. Are honoured more. Parallel structure. More honoured doesn’t flow as well because it doesn’t parallel the structure</w:t>
      </w:r>
    </w:p>
  </w:comment>
  <w:comment w:id="682" w:author="Windows User" w:date="2015-10-30T08:56:00Z" w:initials="WU">
    <w:p w14:paraId="1632DB35" w14:textId="77777777" w:rsidR="00BE6654" w:rsidRDefault="00BE6654" w:rsidP="00E35F1F">
      <w:pPr>
        <w:pStyle w:val="CommentText"/>
      </w:pPr>
      <w:r>
        <w:rPr>
          <w:rStyle w:val="CommentReference"/>
        </w:rPr>
        <w:annotationRef/>
      </w:r>
      <w:r>
        <w:t>Are more honoured?</w:t>
      </w:r>
    </w:p>
  </w:comment>
  <w:comment w:id="683" w:author="Windows User" w:date="2015-10-30T08:56:00Z" w:initials="WU">
    <w:p w14:paraId="38104BB5" w14:textId="77777777" w:rsidR="00BE6654" w:rsidRDefault="00BE6654" w:rsidP="00E35F1F">
      <w:pPr>
        <w:pStyle w:val="CommentText"/>
      </w:pPr>
      <w:r>
        <w:rPr>
          <w:rStyle w:val="CommentReference"/>
        </w:rPr>
        <w:annotationRef/>
      </w:r>
      <w:r>
        <w:t xml:space="preserve">Means or path? Means with freedom of speech is not a sclear as a way orpath that has a freedom of speech. </w:t>
      </w:r>
    </w:p>
  </w:comment>
  <w:comment w:id="690" w:author="Windows User" w:date="2015-10-30T08:56:00Z" w:initials="WU">
    <w:p w14:paraId="64353538" w14:textId="77777777" w:rsidR="00BE6654" w:rsidRDefault="00BE6654" w:rsidP="00E35F1F">
      <w:pPr>
        <w:pStyle w:val="CommentText"/>
      </w:pPr>
      <w:r>
        <w:rPr>
          <w:rStyle w:val="CommentReference"/>
        </w:rPr>
        <w:annotationRef/>
      </w:r>
      <w:r>
        <w:t>Above heaven or above the heavens. Not above the heaven.</w:t>
      </w:r>
    </w:p>
  </w:comment>
  <w:comment w:id="691" w:author="Windows User" w:date="2015-10-30T08:56:00Z" w:initials="WU">
    <w:p w14:paraId="684796B5" w14:textId="77777777" w:rsidR="00BE6654" w:rsidRDefault="00BE6654" w:rsidP="00E35F1F">
      <w:pPr>
        <w:pStyle w:val="CommentText"/>
      </w:pPr>
      <w:r>
        <w:rPr>
          <w:rStyle w:val="CommentReference"/>
        </w:rPr>
        <w:annotationRef/>
      </w:r>
      <w:r>
        <w:t>Reuse of truth is very awkward</w:t>
      </w:r>
    </w:p>
  </w:comment>
  <w:comment w:id="695" w:author="Windows User" w:date="2015-10-30T08:56:00Z" w:initials="WU">
    <w:p w14:paraId="1D6D9724" w14:textId="77777777" w:rsidR="00BE6654" w:rsidRDefault="00BE6654" w:rsidP="00E35F1F">
      <w:pPr>
        <w:pStyle w:val="CommentText"/>
      </w:pPr>
      <w:r>
        <w:rPr>
          <w:rStyle w:val="CommentReference"/>
        </w:rPr>
        <w:annotationRef/>
      </w:r>
      <w:r>
        <w:t>The Virgin Mary?</w:t>
      </w:r>
    </w:p>
  </w:comment>
  <w:comment w:id="696" w:author="Windows User" w:date="2015-10-30T08:56:00Z" w:initials="WU">
    <w:p w14:paraId="104BFD73" w14:textId="77777777" w:rsidR="00BE6654" w:rsidRDefault="00BE6654" w:rsidP="00E35F1F">
      <w:pPr>
        <w:pStyle w:val="CommentText"/>
      </w:pPr>
      <w:r>
        <w:rPr>
          <w:rStyle w:val="CommentReference"/>
        </w:rPr>
        <w:annotationRef/>
      </w:r>
      <w:r>
        <w:t>And the Mercy Seat / with the Cherubs? Less literal, but makes more sense.</w:t>
      </w:r>
    </w:p>
  </w:comment>
  <w:comment w:id="697" w:author="Windows User" w:date="2015-10-30T08:56:00Z" w:initials="WU">
    <w:p w14:paraId="4E46CF30" w14:textId="77777777" w:rsidR="00BE6654" w:rsidRDefault="00BE6654" w:rsidP="00E35F1F">
      <w:pPr>
        <w:pStyle w:val="CommentText"/>
      </w:pPr>
      <w:r>
        <w:rPr>
          <w:rStyle w:val="CommentReference"/>
        </w:rPr>
        <w:annotationRef/>
      </w:r>
      <w:r>
        <w:t>Jar or vessel for the sake of youth who think marijuana?</w:t>
      </w:r>
    </w:p>
  </w:comment>
  <w:comment w:id="698" w:author="Windows User" w:date="2015-10-30T08:56:00Z" w:initials="WU">
    <w:p w14:paraId="0D8736F0" w14:textId="77777777" w:rsidR="00BE6654" w:rsidRDefault="00BE6654" w:rsidP="00E35F1F">
      <w:pPr>
        <w:pStyle w:val="CommentText"/>
      </w:pPr>
      <w:r>
        <w:rPr>
          <w:rStyle w:val="CommentReference"/>
        </w:rPr>
        <w:annotationRef/>
      </w:r>
      <w:r>
        <w:t>Not lampstand?</w:t>
      </w:r>
    </w:p>
  </w:comment>
  <w:comment w:id="702" w:author="Windows User" w:date="2015-10-30T08:56:00Z" w:initials="WU">
    <w:p w14:paraId="71035455" w14:textId="77777777" w:rsidR="00BE6654" w:rsidRDefault="00BE6654" w:rsidP="00E35F1F">
      <w:pPr>
        <w:pStyle w:val="CommentText"/>
      </w:pPr>
      <w:r>
        <w:rPr>
          <w:rStyle w:val="CommentReference"/>
        </w:rPr>
        <w:annotationRef/>
      </w:r>
      <w:r>
        <w:t>Need to decide whether to capitalize and be Consistent.</w:t>
      </w:r>
    </w:p>
  </w:comment>
  <w:comment w:id="703" w:author="Windows User" w:date="2015-10-30T08:56:00Z" w:initials="WU">
    <w:p w14:paraId="27C7371E" w14:textId="77777777" w:rsidR="00BE6654" w:rsidRDefault="00BE6654"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04" w:author="Windows User" w:date="2015-10-30T08:56:00Z" w:initials="WU">
    <w:p w14:paraId="209A45A7" w14:textId="77777777" w:rsidR="00BE6654" w:rsidRDefault="00BE6654" w:rsidP="00E35F1F">
      <w:pPr>
        <w:pStyle w:val="CommentText"/>
      </w:pPr>
      <w:r>
        <w:rPr>
          <w:rStyle w:val="CommentReference"/>
        </w:rPr>
        <w:annotationRef/>
      </w:r>
      <w:r>
        <w:t>Tense(s) of this vs?</w:t>
      </w:r>
    </w:p>
  </w:comment>
  <w:comment w:id="708" w:author="Windows User" w:date="2015-10-30T08:56:00Z" w:initials="WU">
    <w:p w14:paraId="596EE3A5" w14:textId="77777777" w:rsidR="00BE6654" w:rsidRDefault="00BE6654" w:rsidP="00E35F1F">
      <w:pPr>
        <w:pStyle w:val="CommentText"/>
      </w:pPr>
      <w:r>
        <w:rPr>
          <w:rStyle w:val="CommentReference"/>
        </w:rPr>
        <w:annotationRef/>
      </w:r>
      <w:r>
        <w:t>If no coma, then that. If coma, then which.</w:t>
      </w:r>
    </w:p>
  </w:comment>
  <w:comment w:id="709" w:author="Windows User" w:date="2015-11-21T13:10:00Z" w:initials="WU">
    <w:p w14:paraId="0E2011D4" w14:textId="77777777" w:rsidR="00BE6654" w:rsidRPr="00FA5B8C" w:rsidRDefault="00BE6654"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10" w:author="Windows User" w:date="2015-10-30T08:56:00Z" w:initials="WU">
    <w:p w14:paraId="7F58A02B" w14:textId="77777777" w:rsidR="00BE6654" w:rsidRDefault="00BE6654" w:rsidP="00E35F1F">
      <w:pPr>
        <w:pStyle w:val="CommentText"/>
      </w:pPr>
      <w:r>
        <w:rPr>
          <w:rStyle w:val="CommentReference"/>
        </w:rPr>
        <w:annotationRef/>
      </w:r>
      <w:r>
        <w:t>Ok for traditional English. But in current usage hasn’t it narrowed to taste rather than still including smell? Armona?</w:t>
      </w:r>
    </w:p>
  </w:comment>
  <w:comment w:id="711" w:author="Windows User" w:date="2015-10-30T08:56:00Z" w:initials="WU">
    <w:p w14:paraId="06058DA2" w14:textId="77777777" w:rsidR="00BE6654" w:rsidRDefault="00BE6654" w:rsidP="00E35F1F">
      <w:pPr>
        <w:pStyle w:val="CommentText"/>
      </w:pPr>
      <w:r>
        <w:rPr>
          <w:rStyle w:val="CommentReference"/>
        </w:rPr>
        <w:annotationRef/>
      </w:r>
      <w:r>
        <w:t>This makes little sense. An estate is just a state, a status… you can restore to a first status, but not to a status</w:t>
      </w:r>
    </w:p>
  </w:comment>
  <w:comment w:id="721" w:author="Windows User" w:date="2015-10-30T08:56:00Z" w:initials="WU">
    <w:p w14:paraId="1E1724A5" w14:textId="77777777" w:rsidR="00BE6654" w:rsidRDefault="00BE6654" w:rsidP="00E35F1F">
      <w:pPr>
        <w:pStyle w:val="CommentText"/>
      </w:pPr>
      <w:r>
        <w:rPr>
          <w:rStyle w:val="CommentReference"/>
        </w:rPr>
        <w:annotationRef/>
      </w:r>
      <w:r>
        <w:t>Care or concern?</w:t>
      </w:r>
    </w:p>
  </w:comment>
  <w:comment w:id="722" w:author="Windows User" w:date="2015-10-30T08:56:00Z" w:initials="WU">
    <w:p w14:paraId="78E58888" w14:textId="77777777" w:rsidR="00BE6654" w:rsidRDefault="00BE6654" w:rsidP="00E35F1F">
      <w:pPr>
        <w:pStyle w:val="CommentText"/>
      </w:pPr>
      <w:r>
        <w:rPr>
          <w:rStyle w:val="CommentReference"/>
        </w:rPr>
        <w:annotationRef/>
      </w:r>
      <w:r>
        <w:t>Uhm…</w:t>
      </w:r>
      <w:proofErr w:type="gramStart"/>
      <w:r>
        <w:t>. ?</w:t>
      </w:r>
      <w:proofErr w:type="gramEnd"/>
      <w:r>
        <w:t xml:space="preserve"> Coptic clearly says Sabbaton…. But wasn’t it the first day?</w:t>
      </w:r>
    </w:p>
  </w:comment>
  <w:comment w:id="731" w:author="Windows User" w:date="2015-10-30T08:56:00Z" w:initials="WU">
    <w:p w14:paraId="18B3CB42" w14:textId="77777777" w:rsidR="00BE6654" w:rsidRDefault="00BE6654" w:rsidP="00E35F1F">
      <w:pPr>
        <w:pStyle w:val="CommentText"/>
      </w:pPr>
      <w:r>
        <w:rPr>
          <w:rStyle w:val="CommentReference"/>
        </w:rPr>
        <w:annotationRef/>
      </w:r>
      <w:r>
        <w:t>Exceedingly? Too? So?</w:t>
      </w:r>
    </w:p>
  </w:comment>
  <w:comment w:id="732" w:author="Windows User" w:date="2015-10-30T08:56:00Z" w:initials="WU">
    <w:p w14:paraId="44897493" w14:textId="77777777" w:rsidR="00BE6654" w:rsidRDefault="00BE6654" w:rsidP="00E35F1F">
      <w:pPr>
        <w:pStyle w:val="CommentText"/>
      </w:pPr>
      <w:r>
        <w:rPr>
          <w:rStyle w:val="CommentReference"/>
        </w:rPr>
        <w:annotationRef/>
      </w:r>
      <w:r>
        <w:t>Count or heed?</w:t>
      </w:r>
    </w:p>
  </w:comment>
  <w:comment w:id="733" w:author="Windows User" w:date="2015-10-30T08:56:00Z" w:initials="WU">
    <w:p w14:paraId="6849FDD2" w14:textId="77777777" w:rsidR="00BE6654" w:rsidRDefault="00BE6654" w:rsidP="00E35F1F">
      <w:pPr>
        <w:pStyle w:val="CommentText"/>
      </w:pPr>
      <w:r>
        <w:rPr>
          <w:rStyle w:val="CommentReference"/>
        </w:rPr>
        <w:annotationRef/>
      </w:r>
      <w:r>
        <w:t>Ramez, I or me?</w:t>
      </w:r>
    </w:p>
  </w:comment>
  <w:comment w:id="734" w:author="Windows User" w:date="2015-10-30T08:56:00Z" w:initials="WU">
    <w:p w14:paraId="799B59FF" w14:textId="77777777" w:rsidR="00BE6654" w:rsidRDefault="00BE6654" w:rsidP="00E35F1F">
      <w:pPr>
        <w:pStyle w:val="CommentText"/>
      </w:pPr>
      <w:r>
        <w:rPr>
          <w:rStyle w:val="CommentReference"/>
        </w:rPr>
        <w:annotationRef/>
      </w:r>
      <w:r>
        <w:t>Teach to offer repentance or instruct in repentance?</w:t>
      </w:r>
    </w:p>
  </w:comment>
  <w:comment w:id="735" w:author="Windows User" w:date="2015-10-30T08:56:00Z" w:initials="WU">
    <w:p w14:paraId="57D87D60" w14:textId="77777777" w:rsidR="00BE6654" w:rsidRDefault="00BE6654" w:rsidP="00E35F1F">
      <w:pPr>
        <w:pStyle w:val="CommentText"/>
      </w:pPr>
      <w:r>
        <w:rPr>
          <w:rStyle w:val="CommentReference"/>
        </w:rPr>
        <w:annotationRef/>
      </w:r>
      <w:r>
        <w:t>That a sinner die would make this consistent.</w:t>
      </w:r>
    </w:p>
  </w:comment>
  <w:comment w:id="736" w:author="Windows User" w:date="2015-10-30T08:56:00Z" w:initials="WU">
    <w:p w14:paraId="274EC1E4" w14:textId="77777777" w:rsidR="00BE6654" w:rsidRDefault="00BE6654" w:rsidP="00E35F1F">
      <w:pPr>
        <w:pStyle w:val="CommentText"/>
      </w:pPr>
      <w:r>
        <w:rPr>
          <w:rStyle w:val="CommentReference"/>
        </w:rPr>
        <w:annotationRef/>
      </w:r>
      <w:r>
        <w:t>Kind-hearted or merciful?</w:t>
      </w:r>
    </w:p>
  </w:comment>
  <w:comment w:id="737" w:author="Windows User" w:date="2015-10-30T08:56:00Z" w:initials="WU">
    <w:p w14:paraId="1370FE87" w14:textId="77777777" w:rsidR="00BE6654" w:rsidRDefault="00BE6654" w:rsidP="00E35F1F">
      <w:pPr>
        <w:pStyle w:val="CommentText"/>
      </w:pPr>
      <w:r>
        <w:rPr>
          <w:rStyle w:val="CommentReference"/>
        </w:rPr>
        <w:annotationRef/>
      </w:r>
      <w:r>
        <w:t>Compassions or tender mercies?</w:t>
      </w:r>
    </w:p>
  </w:comment>
  <w:comment w:id="738" w:author="Windows User" w:date="2015-10-30T08:56:00Z" w:initials="WU">
    <w:p w14:paraId="70E14B72" w14:textId="77777777" w:rsidR="00BE6654" w:rsidRDefault="00BE6654" w:rsidP="00E35F1F">
      <w:pPr>
        <w:pStyle w:val="CommentText"/>
      </w:pPr>
      <w:r>
        <w:rPr>
          <w:rStyle w:val="CommentReference"/>
        </w:rPr>
        <w:annotationRef/>
      </w:r>
      <w:r>
        <w:t>May He or that He may</w:t>
      </w:r>
    </w:p>
  </w:comment>
  <w:comment w:id="748" w:author="Windows User" w:date="2015-10-30T08:56:00Z" w:initials="BS">
    <w:p w14:paraId="1CD83694" w14:textId="77777777" w:rsidR="00BE6654" w:rsidRDefault="00BE6654" w:rsidP="00E35F1F">
      <w:pPr>
        <w:pStyle w:val="CommentText"/>
      </w:pPr>
      <w:r>
        <w:rPr>
          <w:rStyle w:val="CommentReference"/>
        </w:rPr>
        <w:annotationRef/>
      </w:r>
      <w:r>
        <w:t>very greatly is redundant...</w:t>
      </w:r>
    </w:p>
  </w:comment>
  <w:comment w:id="749" w:author="Windows User" w:date="2015-10-30T08:56:00Z" w:initials="BS">
    <w:p w14:paraId="2DB29619" w14:textId="77777777" w:rsidR="00BE6654" w:rsidRDefault="00BE6654" w:rsidP="00E35F1F">
      <w:pPr>
        <w:pStyle w:val="CommentText"/>
      </w:pPr>
      <w:r>
        <w:rPr>
          <w:rStyle w:val="CommentReference"/>
        </w:rPr>
        <w:annotationRef/>
      </w:r>
      <w:r>
        <w:t>above? in?</w:t>
      </w:r>
    </w:p>
  </w:comment>
  <w:comment w:id="750" w:author="Windows User" w:date="2015-10-30T08:56:00Z" w:initials="BS">
    <w:p w14:paraId="3734F7C0" w14:textId="77777777" w:rsidR="00BE6654" w:rsidRDefault="00BE6654" w:rsidP="00E35F1F">
      <w:pPr>
        <w:pStyle w:val="CommentText"/>
      </w:pPr>
      <w:r>
        <w:rPr>
          <w:rStyle w:val="CommentReference"/>
        </w:rPr>
        <w:annotationRef/>
      </w:r>
      <w:r>
        <w:t>dikeos is usually rended 'righteous'. Is there good cause to use 'just' here?</w:t>
      </w:r>
    </w:p>
  </w:comment>
  <w:comment w:id="751" w:author="Windows User" w:date="2015-10-30T08:56:00Z" w:initials="BS">
    <w:p w14:paraId="06116336" w14:textId="77777777" w:rsidR="00BE6654" w:rsidRDefault="00BE6654" w:rsidP="00E35F1F">
      <w:pPr>
        <w:pStyle w:val="CommentText"/>
      </w:pPr>
      <w:r>
        <w:rPr>
          <w:rStyle w:val="CommentReference"/>
        </w:rPr>
        <w:annotationRef/>
      </w:r>
      <w:r>
        <w:t>mediated or put into practice?</w:t>
      </w:r>
    </w:p>
  </w:comment>
  <w:comment w:id="752" w:author="Windows User" w:date="2015-10-30T08:56:00Z" w:initials="BS">
    <w:p w14:paraId="6417B5A7" w14:textId="77777777" w:rsidR="00BE6654" w:rsidRDefault="00BE6654" w:rsidP="00E35F1F">
      <w:pPr>
        <w:pStyle w:val="CommentText"/>
      </w:pPr>
      <w:r>
        <w:rPr>
          <w:rStyle w:val="CommentReference"/>
        </w:rPr>
        <w:annotationRef/>
      </w:r>
      <w:r>
        <w:t>on their lips is a common English expression that seems to have the same meaning as "in their mouths"</w:t>
      </w:r>
    </w:p>
  </w:comment>
  <w:comment w:id="753" w:author="Windows User" w:date="2015-10-30T08:56:00Z" w:initials="BS">
    <w:p w14:paraId="7CA0B9DB" w14:textId="77777777" w:rsidR="00BE6654" w:rsidRDefault="00BE6654" w:rsidP="00E35F1F">
      <w:pPr>
        <w:pStyle w:val="CommentText"/>
      </w:pPr>
      <w:r>
        <w:rPr>
          <w:rStyle w:val="CommentReference"/>
        </w:rPr>
        <w:annotationRef/>
      </w:r>
      <w:r>
        <w:t>The tree of immortality would flow better in English.</w:t>
      </w:r>
    </w:p>
  </w:comment>
  <w:comment w:id="754" w:author="Windows User" w:date="2015-10-30T08:56:00Z" w:initials="BS">
    <w:p w14:paraId="3D06FFDE" w14:textId="77777777" w:rsidR="00BE6654" w:rsidRDefault="00BE6654" w:rsidP="00E35F1F">
      <w:pPr>
        <w:pStyle w:val="CommentText"/>
      </w:pPr>
      <w:r>
        <w:rPr>
          <w:rStyle w:val="CommentReference"/>
        </w:rPr>
        <w:annotationRef/>
      </w:r>
      <w:r>
        <w:t>thoughts or senses?</w:t>
      </w:r>
    </w:p>
  </w:comment>
  <w:comment w:id="755" w:author="Windows User" w:date="2015-10-30T08:56:00Z" w:initials="BS">
    <w:p w14:paraId="5092C47C" w14:textId="77777777" w:rsidR="00BE6654" w:rsidRDefault="00BE6654" w:rsidP="00E35F1F">
      <w:pPr>
        <w:pStyle w:val="CommentText"/>
      </w:pPr>
      <w:r>
        <w:rPr>
          <w:rStyle w:val="CommentReference"/>
        </w:rPr>
        <w:annotationRef/>
      </w:r>
      <w:r>
        <w:t>lay? set? cast?</w:t>
      </w:r>
    </w:p>
  </w:comment>
  <w:comment w:id="756" w:author="Windows User" w:date="2015-10-30T08:56:00Z" w:initials="BS">
    <w:p w14:paraId="2988A4E9" w14:textId="77777777" w:rsidR="00BE6654" w:rsidRDefault="00BE6654" w:rsidP="00E35F1F">
      <w:pPr>
        <w:pStyle w:val="CommentText"/>
      </w:pPr>
      <w:r>
        <w:rPr>
          <w:rStyle w:val="CommentReference"/>
        </w:rPr>
        <w:annotationRef/>
      </w:r>
      <w:r>
        <w:t>more common word... does it capture meaning well enough?</w:t>
      </w:r>
    </w:p>
  </w:comment>
  <w:comment w:id="757" w:author="Windows User" w:date="2015-10-30T08:56:00Z" w:initials="BS">
    <w:p w14:paraId="7A2B4CA4" w14:textId="77777777" w:rsidR="00BE6654" w:rsidRDefault="00BE6654" w:rsidP="00E35F1F">
      <w:pPr>
        <w:pStyle w:val="CommentText"/>
      </w:pPr>
      <w:r>
        <w:rPr>
          <w:rStyle w:val="CommentReference"/>
        </w:rPr>
        <w:annotationRef/>
      </w:r>
      <w:r>
        <w:t>types?</w:t>
      </w:r>
    </w:p>
  </w:comment>
  <w:comment w:id="765" w:author="Windows User" w:date="2015-10-30T08:56:00Z" w:initials="BS">
    <w:p w14:paraId="6A283326" w14:textId="77777777" w:rsidR="00BE6654" w:rsidRDefault="00BE6654" w:rsidP="00E35F1F">
      <w:pPr>
        <w:pStyle w:val="CommentText"/>
      </w:pPr>
      <w:r>
        <w:rPr>
          <w:rStyle w:val="CommentReference"/>
        </w:rPr>
        <w:annotationRef/>
      </w:r>
      <w:r>
        <w:t>Coptic clearly says beginning... is there anything in it about authority as the other translations have?</w:t>
      </w:r>
    </w:p>
  </w:comment>
  <w:comment w:id="766" w:author="Windows User" w:date="2015-10-30T08:56:00Z" w:initials="BS">
    <w:p w14:paraId="233F3783" w14:textId="77777777" w:rsidR="00BE6654" w:rsidRDefault="00BE6654" w:rsidP="00E35F1F">
      <w:pPr>
        <w:pStyle w:val="CommentText"/>
      </w:pPr>
      <w:r>
        <w:rPr>
          <w:rStyle w:val="CommentReference"/>
        </w:rPr>
        <w:annotationRef/>
      </w:r>
      <w:r>
        <w:t>risen, or shone?</w:t>
      </w:r>
    </w:p>
  </w:comment>
  <w:comment w:id="773" w:author="Windows User" w:date="2015-10-30T08:56:00Z" w:initials="BS">
    <w:p w14:paraId="4B4155FC" w14:textId="77777777" w:rsidR="00BE6654" w:rsidRDefault="00BE6654" w:rsidP="00E35F1F">
      <w:pPr>
        <w:pStyle w:val="CommentText"/>
      </w:pPr>
      <w:r>
        <w:rPr>
          <w:rStyle w:val="CommentReference"/>
        </w:rPr>
        <w:annotationRef/>
      </w:r>
      <w:r>
        <w:t>cap?</w:t>
      </w:r>
    </w:p>
  </w:comment>
  <w:comment w:id="774" w:author="Windows User" w:date="2015-10-30T08:56:00Z" w:initials="BS">
    <w:p w14:paraId="248C83A2" w14:textId="77777777" w:rsidR="00BE6654" w:rsidRDefault="00BE6654" w:rsidP="00E35F1F">
      <w:pPr>
        <w:pStyle w:val="CommentText"/>
      </w:pPr>
      <w:r>
        <w:rPr>
          <w:rStyle w:val="CommentReference"/>
        </w:rPr>
        <w:annotationRef/>
      </w:r>
      <w:r>
        <w:t>save? redeem?</w:t>
      </w:r>
    </w:p>
  </w:comment>
  <w:comment w:id="778" w:author="Windows User" w:date="2015-11-02T09:17:00Z" w:initials="BS">
    <w:p w14:paraId="3DA2A496" w14:textId="77777777" w:rsidR="00BE6654" w:rsidRDefault="00BE6654" w:rsidP="00E35F1F">
      <w:pPr>
        <w:pStyle w:val="CommentText"/>
      </w:pPr>
      <w:r>
        <w:rPr>
          <w:rStyle w:val="CommentReference"/>
        </w:rPr>
        <w:annotationRef/>
      </w:r>
      <w:r>
        <w:t>need a policy on names formes. Greek or Hebrew? But Coptic doesn't even have Isaiah... Reordered from next vs... ok.</w:t>
      </w:r>
    </w:p>
  </w:comment>
  <w:comment w:id="779" w:author="Windows User" w:date="2015-10-30T08:56:00Z" w:initials="BS">
    <w:p w14:paraId="2390D3F4" w14:textId="77777777" w:rsidR="00BE6654" w:rsidRDefault="00BE6654" w:rsidP="00E35F1F">
      <w:pPr>
        <w:pStyle w:val="CommentText"/>
      </w:pPr>
      <w:r>
        <w:rPr>
          <w:rStyle w:val="CommentReference"/>
        </w:rPr>
        <w:annotationRef/>
      </w:r>
      <w:r>
        <w:t>or should " be down here</w:t>
      </w:r>
    </w:p>
  </w:comment>
  <w:comment w:id="783" w:author="Windows User" w:date="2015-10-30T08:56:00Z" w:initials="BS">
    <w:p w14:paraId="061FF9BB" w14:textId="77777777" w:rsidR="00BE6654" w:rsidRDefault="00BE6654" w:rsidP="00E35F1F">
      <w:pPr>
        <w:pStyle w:val="CommentText"/>
      </w:pPr>
      <w:r>
        <w:rPr>
          <w:rStyle w:val="CommentReference"/>
        </w:rPr>
        <w:annotationRef/>
      </w:r>
      <w:r>
        <w:t>was overcame or did overcome? very different...</w:t>
      </w:r>
    </w:p>
  </w:comment>
  <w:comment w:id="787" w:author="Windows User" w:date="2015-10-30T08:56:00Z" w:initials="BS">
    <w:p w14:paraId="13BC365B" w14:textId="77777777" w:rsidR="00BE6654" w:rsidRDefault="00BE6654" w:rsidP="00E35F1F">
      <w:pPr>
        <w:pStyle w:val="CommentText"/>
      </w:pPr>
      <w:r>
        <w:rPr>
          <w:rStyle w:val="CommentReference"/>
        </w:rPr>
        <w:annotationRef/>
      </w:r>
      <w:r>
        <w:t>awkward, but changing to a perfect man or man perfectly destroys meaning...</w:t>
      </w:r>
    </w:p>
  </w:comment>
  <w:comment w:id="788" w:author="Windows User" w:date="2015-10-30T08:56:00Z" w:initials="BS">
    <w:p w14:paraId="367DF61C" w14:textId="77777777" w:rsidR="00BE6654" w:rsidRDefault="00BE6654" w:rsidP="00E35F1F">
      <w:pPr>
        <w:pStyle w:val="CommentText"/>
      </w:pPr>
      <w:r>
        <w:rPr>
          <w:rStyle w:val="CommentReference"/>
        </w:rPr>
        <w:annotationRef/>
      </w:r>
      <w:r>
        <w:t>L.A. is quite different fo rthis vs...</w:t>
      </w:r>
    </w:p>
  </w:comment>
  <w:comment w:id="795" w:author="Windows User" w:date="2015-10-30T08:56:00Z" w:initials="BS">
    <w:p w14:paraId="19575ABA" w14:textId="77777777" w:rsidR="00BE6654" w:rsidRDefault="00BE6654" w:rsidP="00E35F1F">
      <w:pPr>
        <w:pStyle w:val="CommentText"/>
      </w:pPr>
      <w:r>
        <w:rPr>
          <w:rStyle w:val="CommentReference"/>
        </w:rPr>
        <w:annotationRef/>
      </w:r>
      <w:r>
        <w:t>and goodwill towards men, or towards men of goodwill?</w:t>
      </w:r>
    </w:p>
  </w:comment>
  <w:comment w:id="796" w:author="Windows User" w:date="2015-10-30T08:56:00Z" w:initials="BS">
    <w:p w14:paraId="47406125" w14:textId="77777777" w:rsidR="00BE6654" w:rsidRDefault="00BE6654" w:rsidP="00E35F1F">
      <w:pPr>
        <w:pStyle w:val="CommentText"/>
      </w:pPr>
      <w:r>
        <w:rPr>
          <w:rStyle w:val="CommentReference"/>
        </w:rPr>
        <w:annotationRef/>
      </w:r>
      <w:r>
        <w:t>dividing wall?</w:t>
      </w:r>
    </w:p>
  </w:comment>
  <w:comment w:id="800" w:author="Windows User" w:date="2015-10-30T08:56:00Z" w:initials="BS">
    <w:p w14:paraId="0BDB9E8A" w14:textId="77777777" w:rsidR="00BE6654" w:rsidRDefault="00BE6654" w:rsidP="00E35F1F">
      <w:pPr>
        <w:pStyle w:val="CommentText"/>
      </w:pPr>
      <w:r>
        <w:rPr>
          <w:rStyle w:val="CommentReference"/>
        </w:rPr>
        <w:annotationRef/>
      </w:r>
      <w:r>
        <w:t>what does han mean? can we say teh angels of light?</w:t>
      </w:r>
    </w:p>
  </w:comment>
  <w:comment w:id="801" w:author="Windows User" w:date="2015-10-30T08:56:00Z" w:initials="BS">
    <w:p w14:paraId="035DBC4C" w14:textId="77777777" w:rsidR="00BE6654" w:rsidRDefault="00BE6654" w:rsidP="00E35F1F">
      <w:pPr>
        <w:pStyle w:val="CommentText"/>
      </w:pPr>
      <w:r>
        <w:rPr>
          <w:rStyle w:val="CommentReference"/>
        </w:rPr>
        <w:annotationRef/>
      </w:r>
      <w:r>
        <w:t>sing hymns to be consistent with above?</w:t>
      </w:r>
    </w:p>
  </w:comment>
  <w:comment w:id="802" w:author="Windows User" w:date="2015-10-30T08:56:00Z" w:initials="BS">
    <w:p w14:paraId="3E0D70DF" w14:textId="77777777" w:rsidR="00BE6654" w:rsidRDefault="00BE6654" w:rsidP="00E35F1F">
      <w:pPr>
        <w:pStyle w:val="CommentText"/>
      </w:pPr>
      <w:r>
        <w:rPr>
          <w:rStyle w:val="CommentReference"/>
        </w:rPr>
        <w:annotationRef/>
      </w:r>
      <w:r>
        <w:t>should be arose to match parallel with next vs... but makes no sense in English. Arose within Mary or shone from Mary.</w:t>
      </w:r>
    </w:p>
  </w:comment>
  <w:comment w:id="803" w:author="Windows User" w:date="2015-10-30T08:56:00Z" w:initials="BS">
    <w:p w14:paraId="24AFFCDF" w14:textId="77777777" w:rsidR="00BE6654" w:rsidRDefault="00BE6654" w:rsidP="00E35F1F">
      <w:pPr>
        <w:pStyle w:val="CommentText"/>
      </w:pPr>
      <w:r>
        <w:rPr>
          <w:rStyle w:val="CommentReference"/>
        </w:rPr>
        <w:annotationRef/>
      </w:r>
      <w:r>
        <w:t>Is "je" enough justification to prepend 'saying'?</w:t>
      </w:r>
    </w:p>
  </w:comment>
  <w:comment w:id="804" w:author="Windows User" w:date="2015-10-30T08:56:00Z" w:initials="BS">
    <w:p w14:paraId="0E84B308" w14:textId="77777777" w:rsidR="00BE6654" w:rsidRDefault="00BE6654" w:rsidP="00E35F1F">
      <w:pPr>
        <w:pStyle w:val="CommentText"/>
      </w:pPr>
      <w:r>
        <w:rPr>
          <w:rStyle w:val="CommentReference"/>
        </w:rPr>
        <w:annotationRef/>
      </w:r>
      <w:r>
        <w:t>abouna's doxology of prime has 'that' here I think...</w:t>
      </w:r>
    </w:p>
  </w:comment>
  <w:comment w:id="805" w:author="Windows User" w:date="2015-10-30T08:56:00Z" w:initials="BS">
    <w:p w14:paraId="13D50058" w14:textId="77777777" w:rsidR="00BE6654" w:rsidRDefault="00BE6654" w:rsidP="00E35F1F">
      <w:pPr>
        <w:pStyle w:val="CommentText"/>
      </w:pPr>
      <w:r>
        <w:rPr>
          <w:rStyle w:val="CommentReference"/>
        </w:rPr>
        <w:annotationRef/>
      </w:r>
      <w:r>
        <w:t>or "sining"?</w:t>
      </w:r>
    </w:p>
  </w:comment>
  <w:comment w:id="810" w:author="Windows User" w:date="2015-10-30T08:56:00Z" w:initials="BS">
    <w:p w14:paraId="1CF8EF29" w14:textId="77777777" w:rsidR="00BE6654" w:rsidRDefault="00BE6654" w:rsidP="00E35F1F">
      <w:pPr>
        <w:pStyle w:val="CommentText"/>
      </w:pPr>
      <w:r>
        <w:rPr>
          <w:rStyle w:val="CommentReference"/>
        </w:rPr>
        <w:annotationRef/>
      </w:r>
      <w:r>
        <w:t>any sense of authority in coptic?</w:t>
      </w:r>
    </w:p>
  </w:comment>
  <w:comment w:id="811" w:author="Windows User" w:date="2015-11-02T12:45:00Z" w:initials="BS">
    <w:p w14:paraId="14FBB1F8" w14:textId="77777777" w:rsidR="00BE6654" w:rsidRDefault="00BE6654" w:rsidP="00E35F1F">
      <w:pPr>
        <w:pStyle w:val="CommentText"/>
      </w:pPr>
      <w:r>
        <w:rPr>
          <w:rStyle w:val="CommentReference"/>
        </w:rPr>
        <w:annotationRef/>
      </w:r>
      <w:r>
        <w:t>or saint mary? I prefer the holy... but we should be consistent one way or the other.</w:t>
      </w:r>
    </w:p>
  </w:comment>
  <w:comment w:id="812" w:author="Windows User" w:date="2015-10-30T08:56:00Z" w:initials="BS">
    <w:p w14:paraId="16E721CE" w14:textId="77777777" w:rsidR="00BE6654" w:rsidRDefault="00BE6654" w:rsidP="00E35F1F">
      <w:pPr>
        <w:pStyle w:val="CommentText"/>
      </w:pPr>
      <w:r>
        <w:rPr>
          <w:rStyle w:val="CommentReference"/>
        </w:rPr>
        <w:annotationRef/>
      </w:r>
      <w:r>
        <w:t>how to express abstract genus of woman or womanhood? race of women doesn't work in modern English, and gender of women doesn't capture it.</w:t>
      </w:r>
    </w:p>
  </w:comment>
  <w:comment w:id="822" w:author="Windows User" w:date="2015-10-30T08:56:00Z" w:initials="BS">
    <w:p w14:paraId="3C08A3D8" w14:textId="77777777" w:rsidR="00BE6654" w:rsidRDefault="00BE6654" w:rsidP="00E35F1F">
      <w:pPr>
        <w:pStyle w:val="CommentText"/>
      </w:pPr>
      <w:r>
        <w:rPr>
          <w:rStyle w:val="CommentReference"/>
        </w:rPr>
        <w:annotationRef/>
      </w:r>
      <w:r>
        <w:t>tense is flipping so much vs to vs. Any way to make more consistent?</w:t>
      </w:r>
    </w:p>
  </w:comment>
  <w:comment w:id="823" w:author="Windows User" w:date="2015-11-02T12:41:00Z" w:initials="BS">
    <w:p w14:paraId="32825E4D" w14:textId="77777777" w:rsidR="00BE6654" w:rsidRDefault="00BE6654" w:rsidP="00E35F1F">
      <w:pPr>
        <w:pStyle w:val="CommentText"/>
      </w:pPr>
      <w:r>
        <w:rPr>
          <w:rStyle w:val="CommentReference"/>
        </w:rPr>
        <w:annotationRef/>
      </w:r>
      <w:r>
        <w:t>cold frost? frosty cold? too many ands.</w:t>
      </w:r>
    </w:p>
  </w:comment>
  <w:comment w:id="824" w:author="Windows User" w:date="2015-10-30T08:56:00Z" w:initials="BS">
    <w:p w14:paraId="4E6878BA" w14:textId="77777777" w:rsidR="00BE6654" w:rsidRDefault="00BE6654" w:rsidP="00E35F1F">
      <w:pPr>
        <w:pStyle w:val="CommentText"/>
      </w:pPr>
      <w:r>
        <w:rPr>
          <w:rStyle w:val="CommentReference"/>
        </w:rPr>
        <w:annotationRef/>
      </w:r>
      <w:r>
        <w:t>In is probably more right... I probably shouldn't have changed that...</w:t>
      </w:r>
    </w:p>
  </w:comment>
  <w:comment w:id="839" w:author="Brett Slote" w:date="2015-10-30T08:56:00Z" w:initials="BS">
    <w:p w14:paraId="18EC5FB9" w14:textId="77777777" w:rsidR="00BE6654" w:rsidRDefault="00BE6654" w:rsidP="00E35F1F">
      <w:pPr>
        <w:pStyle w:val="CommentText"/>
      </w:pPr>
      <w:r>
        <w:rPr>
          <w:rStyle w:val="CommentReference"/>
        </w:rPr>
        <w:annotationRef/>
      </w:r>
      <w:r>
        <w:t>Received or bought?</w:t>
      </w:r>
    </w:p>
  </w:comment>
  <w:comment w:id="844" w:author="Brett Slote" w:date="2015-10-30T08:56:00Z" w:initials="BS">
    <w:p w14:paraId="705AFE6E" w14:textId="77777777" w:rsidR="00BE6654" w:rsidRDefault="00BE6654" w:rsidP="00E35F1F">
      <w:pPr>
        <w:pStyle w:val="CommentText"/>
      </w:pPr>
      <w:r>
        <w:rPr>
          <w:rStyle w:val="CommentReference"/>
        </w:rPr>
        <w:annotationRef/>
      </w:r>
      <w:r>
        <w:t>Again ‘a’ perfect man loses meaning, but as is sounds awkward.</w:t>
      </w:r>
    </w:p>
  </w:comment>
  <w:comment w:id="847" w:author="Brett Slote" w:date="2015-10-30T08:56:00Z" w:initials="BS">
    <w:p w14:paraId="6DDFB160" w14:textId="77777777" w:rsidR="00BE6654" w:rsidRDefault="00BE6654" w:rsidP="00E35F1F">
      <w:pPr>
        <w:pStyle w:val="CommentText"/>
      </w:pPr>
      <w:r>
        <w:rPr>
          <w:rStyle w:val="CommentReference"/>
        </w:rPr>
        <w:annotationRef/>
      </w:r>
      <w:r>
        <w:t>Uncircumscript?</w:t>
      </w:r>
    </w:p>
  </w:comment>
  <w:comment w:id="850" w:author="Brett Slote" w:date="2015-10-30T08:56:00Z" w:initials="BS">
    <w:p w14:paraId="39A4B3F9" w14:textId="77777777" w:rsidR="00BE6654" w:rsidRDefault="00BE6654" w:rsidP="00E35F1F">
      <w:pPr>
        <w:pStyle w:val="CommentText"/>
      </w:pPr>
      <w:r>
        <w:rPr>
          <w:rStyle w:val="CommentReference"/>
        </w:rPr>
        <w:annotationRef/>
      </w:r>
      <w:r>
        <w:t>Orthodox?</w:t>
      </w:r>
    </w:p>
  </w:comment>
  <w:comment w:id="851" w:author="Brett Slote" w:date="2015-10-30T08:56:00Z" w:initials="BS">
    <w:p w14:paraId="7E993A49" w14:textId="77777777" w:rsidR="00BE6654" w:rsidRDefault="00BE6654" w:rsidP="00E35F1F">
      <w:pPr>
        <w:pStyle w:val="CommentText"/>
      </w:pPr>
      <w:r>
        <w:rPr>
          <w:rStyle w:val="CommentReference"/>
        </w:rPr>
        <w:annotationRef/>
      </w:r>
      <w:r>
        <w:t>Faith?</w:t>
      </w:r>
    </w:p>
  </w:comment>
  <w:comment w:id="854" w:author="Brett Slote" w:date="2015-10-30T08:56:00Z" w:initials="BS">
    <w:p w14:paraId="575DF2C3" w14:textId="77777777" w:rsidR="00BE6654" w:rsidRDefault="00BE6654" w:rsidP="00E35F1F">
      <w:pPr>
        <w:pStyle w:val="CommentText"/>
      </w:pPr>
      <w:r>
        <w:rPr>
          <w:rStyle w:val="CommentReference"/>
        </w:rPr>
        <w:annotationRef/>
      </w:r>
      <w:r>
        <w:t>Need a consistent policy</w:t>
      </w:r>
    </w:p>
  </w:comment>
  <w:comment w:id="858" w:author="Brett Slote" w:date="2015-10-30T08:56:00Z" w:initials="BS">
    <w:p w14:paraId="4A370093" w14:textId="77777777" w:rsidR="00BE6654" w:rsidRDefault="00BE6654" w:rsidP="00E35F1F">
      <w:pPr>
        <w:pStyle w:val="CommentText"/>
      </w:pPr>
      <w:r>
        <w:rPr>
          <w:rStyle w:val="CommentReference"/>
        </w:rPr>
        <w:annotationRef/>
      </w:r>
      <w:r>
        <w:t>Ramez, He or Him?</w:t>
      </w:r>
    </w:p>
  </w:comment>
  <w:comment w:id="859" w:author="Brett Slote" w:date="2015-10-30T08:56:00Z" w:initials="BS">
    <w:p w14:paraId="3B1DEA29" w14:textId="77777777" w:rsidR="00BE6654" w:rsidRDefault="00BE6654" w:rsidP="00E35F1F">
      <w:pPr>
        <w:pStyle w:val="CommentText"/>
      </w:pPr>
      <w:r>
        <w:rPr>
          <w:rStyle w:val="CommentReference"/>
        </w:rPr>
        <w:annotationRef/>
      </w:r>
      <w:r>
        <w:t>On? By?</w:t>
      </w:r>
    </w:p>
  </w:comment>
  <w:comment w:id="860" w:author="Windows User" w:date="2015-11-21T13:15:00Z" w:initials="WU">
    <w:p w14:paraId="05ACE9CF" w14:textId="77777777" w:rsidR="00BE6654" w:rsidRDefault="00BE6654" w:rsidP="00E35F1F">
      <w:pPr>
        <w:pStyle w:val="CommentText"/>
      </w:pPr>
      <w:r>
        <w:rPr>
          <w:rStyle w:val="CommentReference"/>
        </w:rPr>
        <w:annotationRef/>
      </w:r>
      <w:r>
        <w:t>check</w:t>
      </w:r>
    </w:p>
  </w:comment>
  <w:comment w:id="866" w:author="Windows User" w:date="2015-10-30T08:56:00Z" w:initials="BS">
    <w:p w14:paraId="5592658B" w14:textId="77777777" w:rsidR="00BE6654" w:rsidRDefault="00BE6654" w:rsidP="00E35F1F">
      <w:pPr>
        <w:pStyle w:val="CommentText"/>
      </w:pPr>
      <w:r>
        <w:rPr>
          <w:rStyle w:val="CommentReference"/>
        </w:rPr>
        <w:annotationRef/>
      </w:r>
      <w:r>
        <w:t>Are the breaths referring to the inspiration of scripture, as the other translations have, or the breath of creation cf gn 1?</w:t>
      </w:r>
    </w:p>
  </w:comment>
  <w:comment w:id="867" w:author="Windows User" w:date="2015-10-30T08:56:00Z" w:initials="BS">
    <w:p w14:paraId="6C4E59F0" w14:textId="77777777" w:rsidR="00BE6654" w:rsidRDefault="00BE6654" w:rsidP="00E35F1F">
      <w:pPr>
        <w:pStyle w:val="CommentText"/>
      </w:pPr>
      <w:r>
        <w:rPr>
          <w:rStyle w:val="CommentReference"/>
        </w:rPr>
        <w:annotationRef/>
      </w:r>
      <w:r>
        <w:t>When we love the Name of our Lord Jesus Christ, the Name of Salvation...</w:t>
      </w:r>
    </w:p>
  </w:comment>
  <w:comment w:id="868" w:author="Windows User" w:date="2015-10-30T08:56:00Z" w:initials="BS">
    <w:p w14:paraId="14DD413A" w14:textId="77777777" w:rsidR="00BE6654" w:rsidRDefault="00BE6654" w:rsidP="00E35F1F">
      <w:pPr>
        <w:pStyle w:val="CommentText"/>
      </w:pPr>
      <w:r>
        <w:rPr>
          <w:rStyle w:val="CommentReference"/>
        </w:rPr>
        <w:annotationRef/>
      </w:r>
      <w:r>
        <w:t>adjective? severe?</w:t>
      </w:r>
    </w:p>
  </w:comment>
  <w:comment w:id="875" w:author="Windows User" w:date="2015-11-21T13:15:00Z" w:initials="WU">
    <w:p w14:paraId="071C1D6C" w14:textId="77777777" w:rsidR="00BE6654" w:rsidRDefault="00BE6654" w:rsidP="00E35F1F">
      <w:pPr>
        <w:pStyle w:val="CommentText"/>
      </w:pPr>
      <w:r>
        <w:rPr>
          <w:rStyle w:val="CommentReference"/>
        </w:rPr>
        <w:annotationRef/>
      </w:r>
      <w:r>
        <w:t>check</w:t>
      </w:r>
    </w:p>
  </w:comment>
  <w:comment w:id="877" w:author="Windows User" w:date="2015-10-30T08:56:00Z" w:initials="BS">
    <w:p w14:paraId="5CA1796C" w14:textId="77777777" w:rsidR="00BE6654" w:rsidRDefault="00BE6654" w:rsidP="00E35F1F">
      <w:pPr>
        <w:pStyle w:val="CommentText"/>
      </w:pPr>
      <w:r>
        <w:rPr>
          <w:rStyle w:val="CommentReference"/>
        </w:rPr>
        <w:annotationRef/>
      </w:r>
      <w:r>
        <w:t>too literal?</w:t>
      </w:r>
    </w:p>
  </w:comment>
  <w:comment w:id="880" w:author="Windows User" w:date="2015-10-30T08:56:00Z" w:initials="BS">
    <w:p w14:paraId="39BBFF20" w14:textId="77777777" w:rsidR="00BE6654" w:rsidRDefault="00BE6654" w:rsidP="00E35F1F">
      <w:pPr>
        <w:pStyle w:val="CommentText"/>
      </w:pPr>
      <w:r>
        <w:rPr>
          <w:rStyle w:val="CommentReference"/>
        </w:rPr>
        <w:annotationRef/>
      </w:r>
      <w:r>
        <w:t>awkward</w:t>
      </w:r>
    </w:p>
  </w:comment>
  <w:comment w:id="881" w:author="Windows User" w:date="2015-10-30T08:56:00Z" w:initials="BS">
    <w:p w14:paraId="7C372EC3" w14:textId="77777777" w:rsidR="00BE6654" w:rsidRDefault="00BE6654" w:rsidP="00E35F1F">
      <w:pPr>
        <w:pStyle w:val="CommentText"/>
      </w:pPr>
      <w:r>
        <w:rPr>
          <w:rStyle w:val="CommentReference"/>
        </w:rPr>
        <w:annotationRef/>
      </w:r>
      <w:r>
        <w:t>sits, less literal, but more clear?</w:t>
      </w:r>
    </w:p>
  </w:comment>
  <w:comment w:id="882" w:author="Windows User" w:date="2015-10-30T08:56:00Z" w:initials="BS">
    <w:p w14:paraId="6C09DB42" w14:textId="77777777" w:rsidR="00BE6654" w:rsidRDefault="00BE6654" w:rsidP="00E35F1F">
      <w:pPr>
        <w:pStyle w:val="CommentText"/>
      </w:pPr>
      <w:r>
        <w:rPr>
          <w:rStyle w:val="CommentReference"/>
        </w:rPr>
        <w:annotationRef/>
      </w:r>
      <w:r>
        <w:t>awkward</w:t>
      </w:r>
    </w:p>
  </w:comment>
  <w:comment w:id="884" w:author="Windows User" w:date="2015-10-30T08:56:00Z" w:initials="BS">
    <w:p w14:paraId="512D6CE2" w14:textId="77777777" w:rsidR="00BE6654" w:rsidRDefault="00BE6654" w:rsidP="00E35F1F">
      <w:pPr>
        <w:pStyle w:val="CommentText"/>
      </w:pPr>
      <w:r>
        <w:rPr>
          <w:rStyle w:val="CommentReference"/>
        </w:rPr>
        <w:annotationRef/>
      </w:r>
      <w:r>
        <w:t>terribly awkward</w:t>
      </w:r>
    </w:p>
  </w:comment>
  <w:comment w:id="885" w:author="Windows User" w:date="2015-11-21T13:16:00Z" w:initials="WU">
    <w:p w14:paraId="56B70852" w14:textId="77777777" w:rsidR="00BE6654" w:rsidRDefault="00BE6654" w:rsidP="00E35F1F">
      <w:pPr>
        <w:pStyle w:val="CommentText"/>
      </w:pPr>
      <w:r>
        <w:rPr>
          <w:rStyle w:val="CommentReference"/>
        </w:rPr>
        <w:annotationRef/>
      </w:r>
      <w:r>
        <w:t>check</w:t>
      </w:r>
    </w:p>
  </w:comment>
  <w:comment w:id="886" w:author="Windows User" w:date="2015-11-21T13:16:00Z" w:initials="WU">
    <w:p w14:paraId="46C7130C" w14:textId="77777777" w:rsidR="00BE6654" w:rsidRDefault="00BE6654" w:rsidP="00E35F1F">
      <w:pPr>
        <w:pStyle w:val="CommentText"/>
      </w:pPr>
      <w:r>
        <w:rPr>
          <w:rStyle w:val="CommentReference"/>
        </w:rPr>
        <w:annotationRef/>
      </w:r>
      <w:r>
        <w:t>check</w:t>
      </w:r>
    </w:p>
  </w:comment>
  <w:comment w:id="887" w:author="Windows User" w:date="2015-11-21T13:16:00Z" w:initials="WU">
    <w:p w14:paraId="5E32845B" w14:textId="77777777" w:rsidR="00BE6654" w:rsidRDefault="00BE6654" w:rsidP="00E35F1F">
      <w:pPr>
        <w:pStyle w:val="CommentText"/>
      </w:pPr>
      <w:r>
        <w:rPr>
          <w:rStyle w:val="CommentReference"/>
        </w:rPr>
        <w:annotationRef/>
      </w:r>
      <w:r>
        <w:t>check</w:t>
      </w:r>
    </w:p>
  </w:comment>
  <w:comment w:id="888" w:author="Windows User" w:date="2015-11-21T13:16:00Z" w:initials="WU">
    <w:p w14:paraId="530C7E75" w14:textId="77777777" w:rsidR="00BE6654" w:rsidRDefault="00BE6654" w:rsidP="00E35F1F">
      <w:pPr>
        <w:pStyle w:val="CommentText"/>
      </w:pPr>
      <w:r>
        <w:rPr>
          <w:rStyle w:val="CommentReference"/>
        </w:rPr>
        <w:annotationRef/>
      </w:r>
      <w:r>
        <w:t>check</w:t>
      </w:r>
    </w:p>
  </w:comment>
  <w:comment w:id="890" w:author="Windows User" w:date="2015-10-30T08:56:00Z" w:initials="BS">
    <w:p w14:paraId="215C41D2" w14:textId="77777777" w:rsidR="00BE6654" w:rsidRDefault="00BE6654" w:rsidP="00E35F1F">
      <w:pPr>
        <w:pStyle w:val="CommentText"/>
      </w:pPr>
      <w:r>
        <w:rPr>
          <w:rStyle w:val="CommentReference"/>
        </w:rPr>
        <w:annotationRef/>
      </w:r>
      <w:r>
        <w:t>sat?</w:t>
      </w:r>
    </w:p>
  </w:comment>
  <w:comment w:id="891" w:author="Windows User" w:date="2015-11-21T13:17:00Z" w:initials="WU">
    <w:p w14:paraId="6B55DDAB" w14:textId="77777777" w:rsidR="00BE6654" w:rsidRDefault="00BE6654" w:rsidP="00E35F1F">
      <w:pPr>
        <w:pStyle w:val="CommentText"/>
      </w:pPr>
      <w:r>
        <w:rPr>
          <w:rStyle w:val="CommentReference"/>
        </w:rPr>
        <w:annotationRef/>
      </w:r>
      <w:r>
        <w:t>check</w:t>
      </w:r>
    </w:p>
  </w:comment>
  <w:comment w:id="892" w:author="Windows User" w:date="2015-11-21T13:17:00Z" w:initials="WU">
    <w:p w14:paraId="5825D4CB" w14:textId="77777777" w:rsidR="00BE6654" w:rsidRDefault="00BE6654" w:rsidP="00E35F1F">
      <w:pPr>
        <w:pStyle w:val="CommentText"/>
      </w:pPr>
      <w:r>
        <w:rPr>
          <w:rStyle w:val="CommentReference"/>
        </w:rPr>
        <w:annotationRef/>
      </w:r>
      <w:r>
        <w:t>check</w:t>
      </w:r>
    </w:p>
  </w:comment>
  <w:comment w:id="895" w:author="Windows User" w:date="2015-10-30T08:56:00Z" w:initials="BS">
    <w:p w14:paraId="3E614A56" w14:textId="77777777" w:rsidR="00BE6654" w:rsidRDefault="00BE6654" w:rsidP="00E35F1F">
      <w:pPr>
        <w:pStyle w:val="CommentText"/>
      </w:pPr>
      <w:r>
        <w:rPr>
          <w:rStyle w:val="CommentReference"/>
        </w:rPr>
        <w:annotationRef/>
      </w:r>
      <w:r>
        <w:t>entered and come forth, or entered through it?</w:t>
      </w:r>
    </w:p>
  </w:comment>
  <w:comment w:id="896" w:author="Windows User" w:date="2015-10-30T08:56:00Z" w:initials="BS">
    <w:p w14:paraId="356D8FDF" w14:textId="77777777" w:rsidR="00BE6654" w:rsidRDefault="00BE6654" w:rsidP="00E35F1F">
      <w:pPr>
        <w:pStyle w:val="CommentText"/>
      </w:pPr>
      <w:r>
        <w:rPr>
          <w:rStyle w:val="CommentReference"/>
        </w:rPr>
        <w:annotationRef/>
      </w:r>
      <w:r>
        <w:t>appearing?</w:t>
      </w:r>
    </w:p>
  </w:comment>
  <w:comment w:id="897" w:author="Windows User" w:date="2015-10-30T08:56:00Z" w:initials="BS">
    <w:p w14:paraId="4735348E" w14:textId="77777777" w:rsidR="00BE6654" w:rsidRDefault="00BE6654" w:rsidP="00E35F1F">
      <w:pPr>
        <w:pStyle w:val="CommentText"/>
      </w:pPr>
      <w:r>
        <w:rPr>
          <w:rStyle w:val="CommentReference"/>
        </w:rPr>
        <w:annotationRef/>
      </w:r>
      <w:r>
        <w:t>He</w:t>
      </w:r>
    </w:p>
  </w:comment>
  <w:comment w:id="903" w:author="Windows User" w:date="2015-10-30T08:56:00Z" w:initials="BS">
    <w:p w14:paraId="5F2DFD8E" w14:textId="77777777" w:rsidR="00BE6654" w:rsidRDefault="00BE6654" w:rsidP="00E35F1F">
      <w:pPr>
        <w:pStyle w:val="CommentText"/>
      </w:pPr>
      <w:r>
        <w:rPr>
          <w:rStyle w:val="CommentReference"/>
        </w:rPr>
        <w:annotationRef/>
      </w:r>
      <w:r>
        <w:t>I feel like upon sounds better here and below</w:t>
      </w:r>
    </w:p>
  </w:comment>
  <w:comment w:id="904" w:author="Windows User" w:date="2015-10-30T08:56:00Z" w:initials="BS">
    <w:p w14:paraId="026525DA" w14:textId="77777777" w:rsidR="00BE6654" w:rsidRDefault="00BE6654" w:rsidP="00E35F1F">
      <w:pPr>
        <w:pStyle w:val="CommentText"/>
      </w:pPr>
      <w:r>
        <w:rPr>
          <w:rStyle w:val="CommentReference"/>
        </w:rPr>
        <w:annotationRef/>
      </w:r>
      <w:r>
        <w:t>For forty days</w:t>
      </w:r>
    </w:p>
  </w:comment>
  <w:comment w:id="905" w:author="Windows User" w:date="2015-10-30T08:56:00Z" w:initials="BS">
    <w:p w14:paraId="7D69D9EF" w14:textId="77777777" w:rsidR="00BE6654" w:rsidRDefault="00BE6654" w:rsidP="00E35F1F">
      <w:pPr>
        <w:pStyle w:val="CommentText"/>
      </w:pPr>
      <w:r>
        <w:rPr>
          <w:rStyle w:val="CommentReference"/>
        </w:rPr>
        <w:annotationRef/>
      </w:r>
      <w:r>
        <w:t>awkward. Crush under our feet or crush within us? Even if feet not literally there, needed to complete the implied thought in english.</w:t>
      </w:r>
    </w:p>
  </w:comment>
  <w:comment w:id="911" w:author="Windows User" w:date="2015-10-30T08:56:00Z" w:initials="BS">
    <w:p w14:paraId="60DA9970" w14:textId="77777777" w:rsidR="00BE6654" w:rsidRDefault="00BE6654" w:rsidP="00E35F1F">
      <w:pPr>
        <w:pStyle w:val="CommentText"/>
      </w:pPr>
      <w:r>
        <w:rPr>
          <w:rStyle w:val="CommentReference"/>
        </w:rPr>
        <w:annotationRef/>
      </w:r>
      <w:r>
        <w:t>a? I know virgin doesn't sound right. Nor virginal. But a virgin seems to cheapen the thought...</w:t>
      </w:r>
    </w:p>
  </w:comment>
  <w:comment w:id="913" w:author="Windows User" w:date="2015-10-30T08:56:00Z" w:initials="BS">
    <w:p w14:paraId="3D3D58F2" w14:textId="77777777" w:rsidR="00BE6654" w:rsidRDefault="00BE6654" w:rsidP="00E35F1F">
      <w:pPr>
        <w:pStyle w:val="CommentText"/>
      </w:pPr>
      <w:r>
        <w:rPr>
          <w:rStyle w:val="CommentReference"/>
        </w:rPr>
        <w:annotationRef/>
      </w:r>
      <w:r>
        <w:t>annulled has connotation from catholicism of never having been. I like abolished better. Sounds more poetic like too.</w:t>
      </w:r>
    </w:p>
  </w:comment>
  <w:comment w:id="916" w:author="Windows User" w:date="2015-10-30T08:56:00Z" w:initials="BS">
    <w:p w14:paraId="758A0E08" w14:textId="77777777" w:rsidR="00BE6654" w:rsidRDefault="00BE6654" w:rsidP="00E35F1F">
      <w:pPr>
        <w:pStyle w:val="CommentText"/>
      </w:pPr>
      <w:r>
        <w:rPr>
          <w:rStyle w:val="CommentReference"/>
        </w:rPr>
        <w:annotationRef/>
      </w:r>
      <w:r>
        <w:t>yes, it is a continuous thought. But this and next are complete sentences in themselves.</w:t>
      </w:r>
    </w:p>
  </w:comment>
  <w:comment w:id="917" w:author="Windows User" w:date="2015-10-30T08:56:00Z" w:initials="BS">
    <w:p w14:paraId="4C494C1B" w14:textId="77777777" w:rsidR="00BE6654" w:rsidRDefault="00BE6654" w:rsidP="00E35F1F">
      <w:pPr>
        <w:pStyle w:val="CommentText"/>
      </w:pPr>
      <w:r>
        <w:rPr>
          <w:rStyle w:val="CommentReference"/>
        </w:rPr>
        <w:annotationRef/>
      </w:r>
      <w:r>
        <w:t>revealed almost makes sense here... but not with the next line having "said"</w:t>
      </w:r>
    </w:p>
  </w:comment>
  <w:comment w:id="918" w:author="Windows User" w:date="2015-10-30T08:56:00Z" w:initials="BS">
    <w:p w14:paraId="32F983BF" w14:textId="77777777" w:rsidR="00BE6654" w:rsidRDefault="00BE6654" w:rsidP="00E35F1F">
      <w:pPr>
        <w:pStyle w:val="CommentText"/>
      </w:pPr>
      <w:r>
        <w:rPr>
          <w:rStyle w:val="CommentReference"/>
        </w:rPr>
        <w:annotationRef/>
      </w:r>
      <w:r>
        <w:t>repeat quotes or contiguious?</w:t>
      </w:r>
    </w:p>
  </w:comment>
  <w:comment w:id="919" w:author="Windows User" w:date="2015-10-30T08:56:00Z" w:initials="BS">
    <w:p w14:paraId="29400B5B" w14:textId="77777777" w:rsidR="00BE6654" w:rsidRDefault="00BE6654" w:rsidP="00E35F1F">
      <w:pPr>
        <w:pStyle w:val="CommentText"/>
      </w:pPr>
      <w:r>
        <w:rPr>
          <w:rStyle w:val="CommentReference"/>
        </w:rPr>
        <w:annotationRef/>
      </w:r>
      <w:r>
        <w:t>in strength?</w:t>
      </w:r>
    </w:p>
  </w:comment>
  <w:comment w:id="920" w:author="Windows User" w:date="2015-10-30T08:56:00Z" w:initials="BS">
    <w:p w14:paraId="19007B27" w14:textId="77777777" w:rsidR="00BE6654" w:rsidRDefault="00BE6654" w:rsidP="00E35F1F">
      <w:pPr>
        <w:pStyle w:val="CommentText"/>
      </w:pPr>
      <w:r>
        <w:rPr>
          <w:rStyle w:val="CommentReference"/>
        </w:rPr>
        <w:annotationRef/>
      </w:r>
      <w:r>
        <w:t>in the tune it just sounds more emphatic dropping the "both"</w:t>
      </w:r>
    </w:p>
  </w:comment>
  <w:comment w:id="922" w:author="Windows User" w:date="2015-10-30T08:56:00Z" w:initials="BS">
    <w:p w14:paraId="42813985" w14:textId="77777777" w:rsidR="00BE6654" w:rsidRDefault="00BE6654" w:rsidP="00E35F1F">
      <w:pPr>
        <w:pStyle w:val="CommentText"/>
      </w:pPr>
      <w:r>
        <w:rPr>
          <w:rStyle w:val="CommentReference"/>
        </w:rPr>
        <w:annotationRef/>
      </w:r>
      <w:r>
        <w:t>theotokos, not mav em ef Nooti</w:t>
      </w:r>
    </w:p>
  </w:comment>
  <w:comment w:id="923" w:author="Windows User" w:date="2015-10-30T08:56:00Z" w:initials="BS">
    <w:p w14:paraId="72887F8D" w14:textId="77777777" w:rsidR="00BE6654" w:rsidRDefault="00BE6654" w:rsidP="00E35F1F">
      <w:pPr>
        <w:pStyle w:val="CommentText"/>
      </w:pPr>
      <w:r>
        <w:rPr>
          <w:rStyle w:val="CommentReference"/>
        </w:rPr>
        <w:annotationRef/>
      </w:r>
      <w:r>
        <w:t>in?</w:t>
      </w:r>
    </w:p>
  </w:comment>
  <w:comment w:id="925" w:author="Windows User" w:date="2015-10-30T08:56:00Z" w:initials="BS">
    <w:p w14:paraId="79923510" w14:textId="77777777" w:rsidR="00BE6654" w:rsidRDefault="00BE6654" w:rsidP="00E35F1F">
      <w:pPr>
        <w:pStyle w:val="CommentText"/>
      </w:pPr>
      <w:r>
        <w:rPr>
          <w:rStyle w:val="CommentReference"/>
        </w:rPr>
        <w:annotationRef/>
      </w:r>
      <w:r>
        <w:t>it's literally "And" but that leaves too much grammatical ambiguity that tends towards nonsensical parsing.</w:t>
      </w:r>
    </w:p>
  </w:comment>
  <w:comment w:id="926" w:author="Windows User" w:date="2015-10-30T08:56:00Z" w:initials="BS">
    <w:p w14:paraId="790A95EE" w14:textId="77777777" w:rsidR="00BE6654" w:rsidRDefault="00BE6654" w:rsidP="00E35F1F">
      <w:pPr>
        <w:pStyle w:val="CommentText"/>
      </w:pPr>
      <w:r>
        <w:rPr>
          <w:rStyle w:val="CommentReference"/>
        </w:rPr>
        <w:annotationRef/>
      </w:r>
      <w:r>
        <w:t>tense?</w:t>
      </w:r>
    </w:p>
  </w:comment>
  <w:comment w:id="928" w:author="Windows User" w:date="2015-10-30T08:56:00Z" w:initials="BS">
    <w:p w14:paraId="2626B3B0" w14:textId="77777777" w:rsidR="00BE6654" w:rsidRDefault="00BE6654" w:rsidP="00E35F1F">
      <w:pPr>
        <w:pStyle w:val="CommentText"/>
      </w:pPr>
      <w:r>
        <w:rPr>
          <w:rStyle w:val="CommentReference"/>
        </w:rPr>
        <w:annotationRef/>
      </w:r>
      <w:r>
        <w:t>too far for a pronoun</w:t>
      </w:r>
    </w:p>
  </w:comment>
  <w:comment w:id="929" w:author="Windows User" w:date="2015-10-30T08:56:00Z" w:initials="BS">
    <w:p w14:paraId="35C833E4" w14:textId="77777777" w:rsidR="00BE6654" w:rsidRDefault="00BE6654" w:rsidP="00E35F1F">
      <w:pPr>
        <w:pStyle w:val="CommentText"/>
      </w:pPr>
      <w:r>
        <w:rPr>
          <w:rStyle w:val="CommentReference"/>
        </w:rPr>
        <w:annotationRef/>
      </w:r>
      <w:r>
        <w:t>deemed or made?</w:t>
      </w:r>
    </w:p>
  </w:comment>
  <w:comment w:id="931" w:author="Windows User" w:date="2015-10-30T08:56:00Z" w:initials="BS">
    <w:p w14:paraId="5C7B7A35" w14:textId="77777777" w:rsidR="00BE6654" w:rsidRDefault="00BE6654" w:rsidP="00E35F1F">
      <w:pPr>
        <w:pStyle w:val="CommentText"/>
      </w:pPr>
      <w:r>
        <w:rPr>
          <w:rStyle w:val="CommentReference"/>
        </w:rPr>
        <w:annotationRef/>
      </w:r>
      <w:r>
        <w:t>coptic is heavens of heavens, but we usually say heaven of heavens.</w:t>
      </w:r>
    </w:p>
  </w:comment>
  <w:comment w:id="933" w:author="Windows User" w:date="2015-10-30T08:56:00Z" w:initials="BS">
    <w:p w14:paraId="080C2EEE" w14:textId="77777777" w:rsidR="00BE6654" w:rsidRDefault="00BE6654" w:rsidP="00E35F1F">
      <w:pPr>
        <w:pStyle w:val="CommentText"/>
      </w:pPr>
      <w:r>
        <w:rPr>
          <w:rStyle w:val="CommentReference"/>
        </w:rPr>
        <w:annotationRef/>
      </w:r>
      <w:r>
        <w:t>rises or shines?</w:t>
      </w:r>
    </w:p>
  </w:comment>
  <w:comment w:id="936" w:author="Windows User" w:date="2015-10-30T08:56:00Z" w:initials="BS">
    <w:p w14:paraId="5671149C" w14:textId="77777777" w:rsidR="00BE6654" w:rsidRDefault="00BE6654" w:rsidP="00E35F1F">
      <w:pPr>
        <w:pStyle w:val="CommentText"/>
      </w:pPr>
      <w:r>
        <w:rPr>
          <w:rStyle w:val="CommentReference"/>
        </w:rPr>
        <w:annotationRef/>
      </w:r>
      <w:r>
        <w:t>destroyed or damaged?</w:t>
      </w:r>
    </w:p>
  </w:comment>
  <w:comment w:id="942" w:author="Windows User" w:date="2015-10-30T08:56:00Z" w:initials="BS">
    <w:p w14:paraId="4B308EB2" w14:textId="77777777" w:rsidR="00BE6654" w:rsidRDefault="00BE6654" w:rsidP="00E35F1F">
      <w:pPr>
        <w:pStyle w:val="CommentText"/>
      </w:pPr>
      <w:r>
        <w:rPr>
          <w:rStyle w:val="CommentReference"/>
        </w:rPr>
        <w:annotationRef/>
      </w:r>
      <w:r>
        <w:t>servant, or slave?</w:t>
      </w:r>
    </w:p>
  </w:comment>
  <w:comment w:id="943" w:author="Windows User" w:date="2015-10-30T08:56:00Z" w:initials="BS">
    <w:p w14:paraId="20DF1D54" w14:textId="77777777" w:rsidR="00BE6654" w:rsidRDefault="00BE6654" w:rsidP="00E35F1F">
      <w:pPr>
        <w:pStyle w:val="CommentText"/>
      </w:pPr>
      <w:r>
        <w:rPr>
          <w:rStyle w:val="CommentReference"/>
        </w:rPr>
        <w:annotationRef/>
      </w:r>
      <w:r>
        <w:t>Feels way too literal</w:t>
      </w:r>
    </w:p>
  </w:comment>
  <w:comment w:id="944" w:author="Windows User" w:date="2015-11-21T13:18:00Z" w:initials="WU">
    <w:p w14:paraId="2A74F11D" w14:textId="77777777" w:rsidR="00BE6654" w:rsidRDefault="00BE6654" w:rsidP="00E35F1F">
      <w:pPr>
        <w:pStyle w:val="CommentText"/>
      </w:pPr>
      <w:r>
        <w:rPr>
          <w:rStyle w:val="CommentReference"/>
        </w:rPr>
        <w:annotationRef/>
      </w:r>
      <w:r>
        <w:t>check</w:t>
      </w:r>
    </w:p>
  </w:comment>
  <w:comment w:id="950" w:author="Windows User" w:date="2015-10-30T08:56:00Z" w:initials="BS">
    <w:p w14:paraId="6352B7F4" w14:textId="77777777" w:rsidR="00BE6654" w:rsidRDefault="00BE6654"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52" w:author="Windows User" w:date="2015-10-30T08:56:00Z" w:initials="BS">
    <w:p w14:paraId="77680459" w14:textId="77777777" w:rsidR="00BE6654" w:rsidRDefault="00BE6654" w:rsidP="00E35F1F">
      <w:pPr>
        <w:pStyle w:val="CommentText"/>
      </w:pPr>
      <w:r>
        <w:rPr>
          <w:rStyle w:val="CommentReference"/>
        </w:rPr>
        <w:annotationRef/>
      </w:r>
      <w:r>
        <w:t>was incarnate or took flesh? Need a decision for this common phrase.</w:t>
      </w:r>
    </w:p>
  </w:comment>
  <w:comment w:id="954" w:author="Windows User" w:date="2015-10-30T08:56:00Z" w:initials="BS">
    <w:p w14:paraId="6C7BBC12" w14:textId="77777777" w:rsidR="00BE6654" w:rsidRDefault="00BE6654"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59" w:author="Windows User" w:date="2015-10-30T08:56:00Z" w:initials="BS">
    <w:p w14:paraId="61EAF48D" w14:textId="77777777" w:rsidR="00BE6654" w:rsidRDefault="00BE6654" w:rsidP="00E35F1F">
      <w:pPr>
        <w:pStyle w:val="CommentText"/>
      </w:pPr>
      <w:r>
        <w:rPr>
          <w:rStyle w:val="CommentReference"/>
        </w:rPr>
        <w:annotationRef/>
      </w:r>
      <w:r>
        <w:t>Altar/The place where the Sacrifice is offered, is clearly not right. But Temple? Or Holy of Holies?</w:t>
      </w:r>
    </w:p>
  </w:comment>
  <w:comment w:id="962" w:author="Windows User" w:date="2015-10-30T08:56:00Z" w:initials="BS">
    <w:p w14:paraId="0DB4A25D" w14:textId="77777777" w:rsidR="00BE6654" w:rsidRDefault="00BE6654" w:rsidP="00E35F1F">
      <w:pPr>
        <w:pStyle w:val="CommentText"/>
      </w:pPr>
      <w:r>
        <w:rPr>
          <w:rStyle w:val="CommentReference"/>
        </w:rPr>
        <w:annotationRef/>
      </w:r>
      <w:r>
        <w:t>I think infinite captures the meaning of uncircumscript in a more approachable way.</w:t>
      </w:r>
    </w:p>
  </w:comment>
  <w:comment w:id="963" w:author="Windows User" w:date="2015-10-30T08:56:00Z" w:initials="BS">
    <w:p w14:paraId="65C574CB" w14:textId="77777777" w:rsidR="00BE6654" w:rsidRDefault="00BE6654" w:rsidP="00E35F1F">
      <w:pPr>
        <w:pStyle w:val="CommentText"/>
      </w:pPr>
      <w:r>
        <w:rPr>
          <w:rStyle w:val="CommentReference"/>
        </w:rPr>
        <w:annotationRef/>
      </w:r>
      <w:r>
        <w:t>net or hook?</w:t>
      </w:r>
    </w:p>
  </w:comment>
  <w:comment w:id="964" w:author="Windows User" w:date="2015-10-30T08:56:00Z" w:initials="BS">
    <w:p w14:paraId="631E73A0" w14:textId="77777777" w:rsidR="00BE6654" w:rsidRDefault="00BE6654" w:rsidP="00E35F1F">
      <w:pPr>
        <w:pStyle w:val="CommentText"/>
      </w:pPr>
      <w:r>
        <w:rPr>
          <w:rStyle w:val="CommentReference"/>
        </w:rPr>
        <w:annotationRef/>
      </w:r>
      <w:r>
        <w:t>Instructing them in the worship?</w:t>
      </w:r>
    </w:p>
  </w:comment>
  <w:comment w:id="965" w:author="Windows User" w:date="2015-10-30T08:56:00Z" w:initials="BS">
    <w:p w14:paraId="22469FD6" w14:textId="77777777" w:rsidR="00BE6654" w:rsidRDefault="00BE6654" w:rsidP="00E35F1F">
      <w:pPr>
        <w:pStyle w:val="CommentText"/>
      </w:pPr>
      <w:r>
        <w:rPr>
          <w:rStyle w:val="CommentReference"/>
        </w:rPr>
        <w:annotationRef/>
      </w:r>
      <w:r>
        <w:t>what does this mean?</w:t>
      </w:r>
    </w:p>
  </w:comment>
  <w:comment w:id="966" w:author="Windows User" w:date="2015-10-30T08:56:00Z" w:initials="BS">
    <w:p w14:paraId="0A6E9F00" w14:textId="77777777" w:rsidR="00BE6654" w:rsidRDefault="00BE6654" w:rsidP="00E35F1F">
      <w:pPr>
        <w:pStyle w:val="CommentText"/>
      </w:pPr>
      <w:r>
        <w:rPr>
          <w:rStyle w:val="CommentReference"/>
        </w:rPr>
        <w:annotationRef/>
      </w:r>
      <w:r>
        <w:t>Path? Or Way? i.e. Christ?</w:t>
      </w:r>
    </w:p>
  </w:comment>
  <w:comment w:id="967" w:author="Windows User" w:date="2015-10-30T08:56:00Z" w:initials="BS">
    <w:p w14:paraId="50D676B3" w14:textId="77777777" w:rsidR="00BE6654" w:rsidRDefault="00BE6654" w:rsidP="00E35F1F">
      <w:pPr>
        <w:pStyle w:val="CommentText"/>
      </w:pPr>
      <w:r>
        <w:rPr>
          <w:rStyle w:val="CommentReference"/>
        </w:rPr>
        <w:annotationRef/>
      </w:r>
      <w:r>
        <w:t>forward to? Or towards?</w:t>
      </w:r>
    </w:p>
  </w:comment>
  <w:comment w:id="968" w:author="Windows User" w:date="2015-10-30T08:56:00Z" w:initials="BS">
    <w:p w14:paraId="4E94979B" w14:textId="77777777" w:rsidR="00BE6654" w:rsidRDefault="00BE6654" w:rsidP="00E35F1F">
      <w:pPr>
        <w:pStyle w:val="CommentText"/>
      </w:pPr>
      <w:r>
        <w:rPr>
          <w:rStyle w:val="CommentReference"/>
        </w:rPr>
        <w:annotationRef/>
      </w:r>
      <w:r>
        <w:t>gladness</w:t>
      </w:r>
    </w:p>
  </w:comment>
  <w:comment w:id="974" w:author="Windows User" w:date="2015-10-30T08:56:00Z" w:initials="BS">
    <w:p w14:paraId="3588E256" w14:textId="77777777" w:rsidR="00BE6654" w:rsidRDefault="00BE6654" w:rsidP="00E35F1F">
      <w:pPr>
        <w:pStyle w:val="CommentText"/>
      </w:pPr>
      <w:r>
        <w:rPr>
          <w:rStyle w:val="CommentReference"/>
        </w:rPr>
        <w:annotationRef/>
      </w:r>
      <w:r>
        <w:t>Inclined to switch to L.A. ordering, but probably better to be consistent with Black.</w:t>
      </w:r>
    </w:p>
  </w:comment>
  <w:comment w:id="975" w:author="Windows User" w:date="2015-10-30T08:56:00Z" w:initials="BS">
    <w:p w14:paraId="5F5FCC97" w14:textId="77777777" w:rsidR="00BE6654" w:rsidRDefault="00BE6654" w:rsidP="00E35F1F">
      <w:pPr>
        <w:pStyle w:val="CommentText"/>
      </w:pPr>
      <w:r>
        <w:rPr>
          <w:rStyle w:val="CommentReference"/>
        </w:rPr>
        <w:annotationRef/>
      </w:r>
      <w:r>
        <w:t>Everyday or a day?</w:t>
      </w:r>
    </w:p>
  </w:comment>
  <w:comment w:id="976" w:author="Windows User" w:date="2015-10-30T08:56:00Z" w:initials="BS">
    <w:p w14:paraId="7938A467" w14:textId="77777777" w:rsidR="00BE6654" w:rsidRDefault="00BE6654" w:rsidP="00E35F1F">
      <w:pPr>
        <w:pStyle w:val="CommentText"/>
      </w:pPr>
      <w:r>
        <w:rPr>
          <w:rStyle w:val="CommentReference"/>
        </w:rPr>
        <w:annotationRef/>
      </w:r>
      <w:r>
        <w:t>not delight. Maybe joy instead of esctasy?</w:t>
      </w:r>
    </w:p>
  </w:comment>
  <w:comment w:id="977" w:author="Windows User" w:date="2015-10-30T08:56:00Z" w:initials="BS">
    <w:p w14:paraId="0D0804AC" w14:textId="77777777" w:rsidR="00BE6654" w:rsidRDefault="00BE6654" w:rsidP="00E35F1F">
      <w:pPr>
        <w:pStyle w:val="CommentText"/>
      </w:pPr>
      <w:r>
        <w:rPr>
          <w:rStyle w:val="CommentReference"/>
        </w:rPr>
        <w:annotationRef/>
      </w:r>
      <w:r>
        <w:t>glory, splendor or beauty?</w:t>
      </w:r>
    </w:p>
  </w:comment>
  <w:comment w:id="978" w:author="Windows User" w:date="2015-10-30T08:56:00Z" w:initials="BS">
    <w:p w14:paraId="07A7FAB4" w14:textId="77777777" w:rsidR="00BE6654" w:rsidRDefault="00BE6654" w:rsidP="00E35F1F">
      <w:pPr>
        <w:pStyle w:val="CommentText"/>
      </w:pPr>
      <w:r>
        <w:rPr>
          <w:rStyle w:val="CommentReference"/>
        </w:rPr>
        <w:annotationRef/>
      </w:r>
      <w:r>
        <w:t>from or and?</w:t>
      </w:r>
    </w:p>
  </w:comment>
  <w:comment w:id="979" w:author="Windows User" w:date="2015-10-30T08:56:00Z" w:initials="BS">
    <w:p w14:paraId="5249720E" w14:textId="77777777" w:rsidR="00BE6654" w:rsidRDefault="00BE6654" w:rsidP="00E35F1F">
      <w:pPr>
        <w:pStyle w:val="CommentText"/>
      </w:pPr>
      <w:r>
        <w:rPr>
          <w:rStyle w:val="CommentReference"/>
        </w:rPr>
        <w:annotationRef/>
      </w:r>
      <w:r>
        <w:t>What prophet? Why did abouna redact this?</w:t>
      </w:r>
    </w:p>
  </w:comment>
  <w:comment w:id="980" w:author="Windows User" w:date="2015-10-30T08:56:00Z" w:initials="BS">
    <w:p w14:paraId="66A9526F" w14:textId="77777777" w:rsidR="00BE6654" w:rsidRDefault="00BE6654" w:rsidP="00E35F1F">
      <w:pPr>
        <w:pStyle w:val="CommentText"/>
      </w:pPr>
      <w:r>
        <w:rPr>
          <w:rStyle w:val="CommentReference"/>
        </w:rPr>
        <w:annotationRef/>
      </w:r>
      <w:r>
        <w:t>Doesn't this say you are beyond beginning, or something to that effect? Beyond the beginning from which even time arose?</w:t>
      </w:r>
    </w:p>
  </w:comment>
  <w:comment w:id="981" w:author="Windows User" w:date="2015-10-30T08:56:00Z" w:initials="BS">
    <w:p w14:paraId="08CC53E1" w14:textId="77777777" w:rsidR="00BE6654" w:rsidRDefault="00BE6654" w:rsidP="00E35F1F">
      <w:pPr>
        <w:pStyle w:val="CommentText"/>
      </w:pPr>
      <w:r>
        <w:rPr>
          <w:rStyle w:val="CommentReference"/>
        </w:rPr>
        <w:annotationRef/>
      </w:r>
      <w:r>
        <w:t>is this right?</w:t>
      </w:r>
    </w:p>
  </w:comment>
  <w:comment w:id="982" w:author="Windows User" w:date="2015-10-30T08:56:00Z" w:initials="BS">
    <w:p w14:paraId="21BA9344" w14:textId="77777777" w:rsidR="00BE6654" w:rsidRDefault="00BE6654" w:rsidP="00E35F1F">
      <w:pPr>
        <w:pStyle w:val="CommentText"/>
      </w:pPr>
      <w:r>
        <w:rPr>
          <w:rStyle w:val="CommentReference"/>
        </w:rPr>
        <w:annotationRef/>
      </w:r>
      <w:r>
        <w:t>isn't it of?</w:t>
      </w:r>
    </w:p>
  </w:comment>
  <w:comment w:id="983" w:author="Windows User" w:date="2015-10-30T08:56:00Z" w:initials="BS">
    <w:p w14:paraId="0DB057D8" w14:textId="77777777" w:rsidR="00BE6654" w:rsidRDefault="00BE6654" w:rsidP="00E35F1F">
      <w:pPr>
        <w:pStyle w:val="CommentText"/>
      </w:pPr>
      <w:r>
        <w:rPr>
          <w:rStyle w:val="CommentReference"/>
        </w:rPr>
        <w:annotationRef/>
      </w:r>
      <w:r>
        <w:t xml:space="preserve">isn't it </w:t>
      </w:r>
      <w:proofErr w:type="gramStart"/>
      <w:r>
        <w:t>blesses</w:t>
      </w:r>
      <w:proofErr w:type="gramEnd"/>
      <w:r>
        <w:t>?</w:t>
      </w:r>
    </w:p>
  </w:comment>
  <w:comment w:id="984" w:author="Windows User" w:date="2015-10-30T08:56:00Z" w:initials="BS">
    <w:p w14:paraId="4126BF87" w14:textId="77777777" w:rsidR="00BE6654" w:rsidRDefault="00BE6654" w:rsidP="00E35F1F">
      <w:pPr>
        <w:pStyle w:val="CommentText"/>
      </w:pPr>
      <w:r>
        <w:rPr>
          <w:rStyle w:val="CommentReference"/>
        </w:rPr>
        <w:annotationRef/>
      </w:r>
      <w:r>
        <w:t>blessing or blessing?</w:t>
      </w:r>
    </w:p>
  </w:comment>
  <w:comment w:id="985" w:author="Windows User" w:date="2015-10-30T08:56:00Z" w:initials="BS">
    <w:p w14:paraId="068E7184" w14:textId="77777777" w:rsidR="00BE6654" w:rsidRDefault="00BE6654" w:rsidP="00E35F1F">
      <w:pPr>
        <w:pStyle w:val="CommentText"/>
      </w:pPr>
      <w:r>
        <w:rPr>
          <w:rStyle w:val="CommentReference"/>
        </w:rPr>
        <w:annotationRef/>
      </w:r>
      <w:r>
        <w:t>the other translations seem not to like abouna's contractions...</w:t>
      </w:r>
    </w:p>
  </w:comment>
  <w:comment w:id="986" w:author="Windows User" w:date="2015-10-30T08:56:00Z" w:initials="BS">
    <w:p w14:paraId="21A595C5" w14:textId="77777777" w:rsidR="00BE6654" w:rsidRDefault="00BE6654" w:rsidP="00E35F1F">
      <w:pPr>
        <w:pStyle w:val="CommentText"/>
      </w:pPr>
      <w:r>
        <w:rPr>
          <w:rStyle w:val="CommentReference"/>
        </w:rPr>
        <w:annotationRef/>
      </w:r>
      <w:r>
        <w:t>perfect or true?</w:t>
      </w:r>
    </w:p>
  </w:comment>
  <w:comment w:id="989" w:author="Windows User" w:date="2015-11-21T13:21:00Z" w:initials="WU">
    <w:p w14:paraId="686F5E9C" w14:textId="77777777" w:rsidR="00BE6654" w:rsidRDefault="00BE6654" w:rsidP="00E35F1F">
      <w:pPr>
        <w:pStyle w:val="CommentText"/>
      </w:pPr>
      <w:r>
        <w:rPr>
          <w:rStyle w:val="CommentReference"/>
        </w:rPr>
        <w:annotationRef/>
      </w:r>
    </w:p>
  </w:comment>
  <w:comment w:id="994" w:author="Windows User" w:date="2015-10-30T08:56:00Z" w:initials="BS">
    <w:p w14:paraId="138D81C8" w14:textId="77777777" w:rsidR="00BE6654" w:rsidRDefault="00BE6654" w:rsidP="00E35F1F">
      <w:pPr>
        <w:pStyle w:val="CommentText"/>
      </w:pPr>
      <w:r>
        <w:rPr>
          <w:rStyle w:val="CommentReference"/>
        </w:rPr>
        <w:annotationRef/>
      </w:r>
      <w:r>
        <w:t>which word is right?</w:t>
      </w:r>
    </w:p>
  </w:comment>
  <w:comment w:id="995" w:author="Windows User" w:date="2015-10-30T08:56:00Z" w:initials="BS">
    <w:p w14:paraId="36B899D8" w14:textId="77777777" w:rsidR="00BE6654" w:rsidRDefault="00BE6654" w:rsidP="00E35F1F">
      <w:pPr>
        <w:pStyle w:val="CommentText"/>
      </w:pPr>
      <w:r>
        <w:rPr>
          <w:rStyle w:val="CommentReference"/>
        </w:rPr>
        <w:annotationRef/>
      </w:r>
      <w:r>
        <w:t>wise?</w:t>
      </w:r>
    </w:p>
  </w:comment>
  <w:comment w:id="997" w:author="Windows User" w:date="2015-10-30T08:56:00Z" w:initials="BS">
    <w:p w14:paraId="62F2B22F" w14:textId="77777777" w:rsidR="00BE6654" w:rsidRDefault="00BE6654" w:rsidP="00E35F1F">
      <w:pPr>
        <w:pStyle w:val="CommentText"/>
      </w:pPr>
      <w:r>
        <w:rPr>
          <w:rStyle w:val="CommentReference"/>
        </w:rPr>
        <w:annotationRef/>
      </w:r>
      <w:r>
        <w:t>bride, or bridal chamber?</w:t>
      </w:r>
    </w:p>
  </w:comment>
  <w:comment w:id="998" w:author="Windows User" w:date="2015-10-30T08:56:00Z" w:initials="BS">
    <w:p w14:paraId="13AA9031" w14:textId="77777777" w:rsidR="00BE6654" w:rsidRDefault="00BE6654" w:rsidP="00E35F1F">
      <w:pPr>
        <w:pStyle w:val="CommentText"/>
      </w:pPr>
      <w:r>
        <w:rPr>
          <w:rStyle w:val="CommentReference"/>
        </w:rPr>
        <w:annotationRef/>
      </w:r>
      <w:r>
        <w:t>truth, logos, or true logos?</w:t>
      </w:r>
    </w:p>
  </w:comment>
  <w:comment w:id="999" w:author="Windows User" w:date="2015-10-30T08:56:00Z" w:initials="BS">
    <w:p w14:paraId="116A567C" w14:textId="77777777" w:rsidR="00BE6654" w:rsidRDefault="00BE6654" w:rsidP="00E35F1F">
      <w:pPr>
        <w:pStyle w:val="CommentText"/>
      </w:pPr>
      <w:r>
        <w:rPr>
          <w:rStyle w:val="CommentReference"/>
        </w:rPr>
        <w:annotationRef/>
      </w:r>
      <w:r>
        <w:t>redeemed or saved?</w:t>
      </w:r>
    </w:p>
  </w:comment>
  <w:comment w:id="1001" w:author="Windows User" w:date="2015-10-30T08:56:00Z" w:initials="BS">
    <w:p w14:paraId="37848CBE" w14:textId="77777777" w:rsidR="00BE6654" w:rsidRDefault="00BE6654" w:rsidP="00E35F1F">
      <w:pPr>
        <w:pStyle w:val="CommentText"/>
      </w:pPr>
      <w:r>
        <w:rPr>
          <w:rStyle w:val="CommentReference"/>
        </w:rPr>
        <w:annotationRef/>
      </w:r>
      <w:r>
        <w:t>for us or unto us?</w:t>
      </w:r>
    </w:p>
  </w:comment>
  <w:comment w:id="1004" w:author="Windows User" w:date="2015-10-30T08:56:00Z" w:initials="BS">
    <w:p w14:paraId="7318299D" w14:textId="77777777" w:rsidR="00BE6654" w:rsidRDefault="00BE6654" w:rsidP="00E35F1F">
      <w:pPr>
        <w:pStyle w:val="CommentText"/>
      </w:pPr>
      <w:r>
        <w:rPr>
          <w:rStyle w:val="CommentReference"/>
        </w:rPr>
        <w:annotationRef/>
      </w:r>
      <w:r>
        <w:t>what does eshleelooi mean?</w:t>
      </w:r>
    </w:p>
  </w:comment>
  <w:comment w:id="1005" w:author="Windows User" w:date="2015-10-30T08:56:00Z" w:initials="BS">
    <w:p w14:paraId="01016F04" w14:textId="77777777" w:rsidR="00BE6654" w:rsidRDefault="00BE6654" w:rsidP="00E35F1F">
      <w:pPr>
        <w:pStyle w:val="CommentText"/>
      </w:pPr>
      <w:r>
        <w:rPr>
          <w:rStyle w:val="CommentReference"/>
        </w:rPr>
        <w:annotationRef/>
      </w:r>
      <w:r>
        <w:t>save or redeem?</w:t>
      </w:r>
    </w:p>
  </w:comment>
  <w:comment w:id="1007" w:author="Windows User" w:date="2015-10-30T08:56:00Z" w:initials="BS">
    <w:p w14:paraId="2F0C8D0C" w14:textId="77777777" w:rsidR="00BE6654" w:rsidRDefault="00BE6654" w:rsidP="00E35F1F">
      <w:pPr>
        <w:pStyle w:val="CommentText"/>
      </w:pPr>
      <w:r>
        <w:rPr>
          <w:rStyle w:val="CommentReference"/>
        </w:rPr>
        <w:annotationRef/>
      </w:r>
      <w:r>
        <w:t>paradoxically or miraculously?</w:t>
      </w:r>
    </w:p>
  </w:comment>
  <w:comment w:id="1008" w:author="Windows User" w:date="2015-10-30T08:56:00Z" w:initials="BS">
    <w:p w14:paraId="0F8BDFBA" w14:textId="77777777" w:rsidR="00BE6654" w:rsidRDefault="00BE6654" w:rsidP="00E35F1F">
      <w:pPr>
        <w:pStyle w:val="CommentText"/>
      </w:pPr>
      <w:r>
        <w:rPr>
          <w:rStyle w:val="CommentReference"/>
        </w:rPr>
        <w:annotationRef/>
      </w:r>
      <w:r>
        <w:t>I get that this is perfectly valid English without 'is'. But too hard to follow fast.</w:t>
      </w:r>
    </w:p>
  </w:comment>
  <w:comment w:id="1010" w:author="Windows User" w:date="2015-10-30T08:56:00Z" w:initials="BS">
    <w:p w14:paraId="0412A3CD" w14:textId="77777777" w:rsidR="00BE6654" w:rsidRDefault="00BE6654" w:rsidP="00E35F1F">
      <w:pPr>
        <w:pStyle w:val="CommentText"/>
      </w:pPr>
      <w:r>
        <w:rPr>
          <w:rStyle w:val="CommentReference"/>
        </w:rPr>
        <w:annotationRef/>
      </w:r>
      <w:r>
        <w:t>this seems to be parallel to gold on all sides rather than gold roundabout it.</w:t>
      </w:r>
    </w:p>
  </w:comment>
  <w:comment w:id="1011" w:author="Windows User" w:date="2015-10-30T08:56:00Z" w:initials="BS">
    <w:p w14:paraId="5A22944C" w14:textId="77777777" w:rsidR="00BE6654" w:rsidRDefault="00BE6654" w:rsidP="00E35F1F">
      <w:pPr>
        <w:pStyle w:val="CommentText"/>
      </w:pPr>
      <w:r>
        <w:rPr>
          <w:rStyle w:val="CommentReference"/>
        </w:rPr>
        <w:annotationRef/>
      </w:r>
      <w:r>
        <w:t>Saviour or redeemer?</w:t>
      </w:r>
    </w:p>
  </w:comment>
  <w:comment w:id="1013" w:author="Windows User" w:date="2015-10-30T08:56:00Z" w:initials="BS">
    <w:p w14:paraId="7BA01F3B" w14:textId="77777777" w:rsidR="00BE6654" w:rsidRDefault="00BE6654" w:rsidP="00E35F1F">
      <w:pPr>
        <w:pStyle w:val="CommentText"/>
      </w:pPr>
      <w:r>
        <w:rPr>
          <w:rStyle w:val="CommentReference"/>
        </w:rPr>
        <w:annotationRef/>
      </w:r>
      <w:r>
        <w:t>isn't this compassion? not nishti nai...</w:t>
      </w:r>
    </w:p>
  </w:comment>
  <w:comment w:id="1016" w:author="Windows User" w:date="2015-10-30T08:56:00Z" w:initials="BS">
    <w:p w14:paraId="48DB0714" w14:textId="77777777" w:rsidR="00BE6654" w:rsidRDefault="00BE6654"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17" w:author="Windows User" w:date="2015-10-30T08:56:00Z" w:initials="BS">
    <w:p w14:paraId="15AB72CB" w14:textId="77777777" w:rsidR="00BE6654" w:rsidRDefault="00BE6654" w:rsidP="00E35F1F">
      <w:pPr>
        <w:pStyle w:val="CommentText"/>
      </w:pPr>
      <w:r>
        <w:rPr>
          <w:rStyle w:val="CommentReference"/>
        </w:rPr>
        <w:annotationRef/>
      </w:r>
      <w:r>
        <w:t>should be lampstand, not candle stick, here and throughout.</w:t>
      </w:r>
    </w:p>
  </w:comment>
  <w:comment w:id="1018" w:author="Windows User" w:date="2015-10-30T08:56:00Z" w:initials="BS">
    <w:p w14:paraId="6D5F9821" w14:textId="77777777" w:rsidR="00BE6654" w:rsidRDefault="00BE6654" w:rsidP="00E35F1F">
      <w:pPr>
        <w:pStyle w:val="CommentText"/>
      </w:pPr>
      <w:r>
        <w:rPr>
          <w:rStyle w:val="CommentReference"/>
        </w:rPr>
        <w:annotationRef/>
      </w:r>
      <w:r>
        <w:t>Ok, not saluted... Greeted, or I would prefer hailed...</w:t>
      </w:r>
    </w:p>
  </w:comment>
  <w:comment w:id="1019" w:author="Windows User" w:date="2015-10-30T08:56:00Z" w:initials="BS">
    <w:p w14:paraId="075C27A6" w14:textId="77777777" w:rsidR="00BE6654" w:rsidRDefault="00BE6654" w:rsidP="00E35F1F">
      <w:pPr>
        <w:pStyle w:val="CommentText"/>
      </w:pPr>
      <w:r>
        <w:rPr>
          <w:rStyle w:val="CommentReference"/>
        </w:rPr>
        <w:annotationRef/>
      </w:r>
      <w:r>
        <w:t>The Father was overjoyed, in your conception????</w:t>
      </w:r>
    </w:p>
  </w:comment>
  <w:comment w:id="1020" w:author="Windows User" w:date="2015-10-30T08:56:00Z" w:initials="BS">
    <w:p w14:paraId="7569AFF1" w14:textId="77777777" w:rsidR="00BE6654" w:rsidRDefault="00BE6654" w:rsidP="00E35F1F">
      <w:pPr>
        <w:pStyle w:val="CommentText"/>
      </w:pPr>
      <w:r>
        <w:rPr>
          <w:rStyle w:val="CommentReference"/>
        </w:rPr>
        <w:annotationRef/>
      </w:r>
      <w:r>
        <w:t>appearing doesn't sound right for parousia... coming or advent?</w:t>
      </w:r>
    </w:p>
  </w:comment>
  <w:comment w:id="1021" w:author="Windows User" w:date="2015-11-21T13:22:00Z" w:initials="WU">
    <w:p w14:paraId="728FA9EF" w14:textId="77777777" w:rsidR="00BE6654" w:rsidRDefault="00BE6654" w:rsidP="00E35F1F">
      <w:pPr>
        <w:pStyle w:val="CommentText"/>
      </w:pPr>
      <w:r>
        <w:rPr>
          <w:rStyle w:val="CommentReference"/>
        </w:rPr>
        <w:annotationRef/>
      </w:r>
      <w:r w:rsidRPr="00582AD7">
        <w:t>(ⲡⲉⲥⲱⲙⲁ??)</w:t>
      </w:r>
    </w:p>
  </w:comment>
  <w:comment w:id="1022" w:author="Windows User" w:date="2015-10-30T08:56:00Z" w:initials="BS">
    <w:p w14:paraId="0C77198F" w14:textId="77777777" w:rsidR="00BE6654" w:rsidRDefault="00BE6654" w:rsidP="00E35F1F">
      <w:pPr>
        <w:pStyle w:val="CommentText"/>
      </w:pPr>
      <w:r>
        <w:rPr>
          <w:rStyle w:val="CommentReference"/>
        </w:rPr>
        <w:annotationRef/>
      </w:r>
      <w:r>
        <w:t>kinda funny in English to switch pronoun from Lord to Virgin in one scentence.</w:t>
      </w:r>
    </w:p>
  </w:comment>
  <w:comment w:id="1025" w:author="Windows User" w:date="2015-10-30T08:56:00Z" w:initials="BS">
    <w:p w14:paraId="501C2D6F" w14:textId="77777777" w:rsidR="00BE6654" w:rsidRDefault="00BE6654" w:rsidP="00E35F1F">
      <w:pPr>
        <w:pStyle w:val="CommentText"/>
      </w:pPr>
      <w:r>
        <w:rPr>
          <w:rStyle w:val="CommentReference"/>
        </w:rPr>
        <w:annotationRef/>
      </w:r>
      <w:r>
        <w:t>I really didn't like preached... Is this to literal though? Maybe L.A. is better.</w:t>
      </w:r>
    </w:p>
  </w:comment>
  <w:comment w:id="1026" w:author="Windows User" w:date="2015-10-30T08:56:00Z" w:initials="BS">
    <w:p w14:paraId="6407D4C9" w14:textId="77777777" w:rsidR="00BE6654" w:rsidRDefault="00BE6654" w:rsidP="00E35F1F">
      <w:pPr>
        <w:pStyle w:val="CommentText"/>
      </w:pPr>
      <w:r>
        <w:rPr>
          <w:rStyle w:val="CommentReference"/>
        </w:rPr>
        <w:annotationRef/>
      </w:r>
      <w:r>
        <w:t>these thereofs are so awkward... but I can't think of a better phrasing right now.</w:t>
      </w:r>
    </w:p>
  </w:comment>
  <w:comment w:id="1027" w:author="Windows User" w:date="2015-11-21T13:23:00Z" w:initials="WU">
    <w:p w14:paraId="1B7B1E94" w14:textId="77777777" w:rsidR="00BE6654" w:rsidRDefault="00BE6654" w:rsidP="00E35F1F">
      <w:pPr>
        <w:pStyle w:val="CommentText"/>
      </w:pPr>
      <w:r>
        <w:rPr>
          <w:rStyle w:val="CommentReference"/>
        </w:rPr>
        <w:annotationRef/>
      </w:r>
      <w:r>
        <w:t>review</w:t>
      </w:r>
    </w:p>
  </w:comment>
  <w:comment w:id="1034" w:author="Windows User" w:date="2015-10-30T08:56:00Z" w:initials="BS">
    <w:p w14:paraId="5D50DB65" w14:textId="77777777" w:rsidR="00BE6654" w:rsidRDefault="00BE6654" w:rsidP="00E35F1F">
      <w:pPr>
        <w:pStyle w:val="CommentText"/>
      </w:pPr>
      <w:r>
        <w:rPr>
          <w:rStyle w:val="CommentReference"/>
        </w:rPr>
        <w:annotationRef/>
      </w:r>
      <w:r>
        <w:t>this seems kind of loose... is it ok?</w:t>
      </w:r>
    </w:p>
  </w:comment>
  <w:comment w:id="1035" w:author="Windows User" w:date="2015-10-30T08:56:00Z" w:initials="BS">
    <w:p w14:paraId="01FDA469" w14:textId="77777777" w:rsidR="00BE6654" w:rsidRDefault="00BE6654" w:rsidP="00E35F1F">
      <w:pPr>
        <w:pStyle w:val="CommentText"/>
      </w:pPr>
      <w:r>
        <w:rPr>
          <w:rStyle w:val="CommentReference"/>
        </w:rPr>
        <w:annotationRef/>
      </w:r>
      <w:r>
        <w:t>works or deeds?</w:t>
      </w:r>
    </w:p>
  </w:comment>
  <w:comment w:id="1036" w:author="Windows User" w:date="2015-11-21T13:24:00Z" w:initials="WU">
    <w:p w14:paraId="7A990723" w14:textId="77777777" w:rsidR="00BE6654" w:rsidRDefault="00BE6654" w:rsidP="00E35F1F">
      <w:pPr>
        <w:pStyle w:val="CommentText"/>
      </w:pPr>
      <w:r>
        <w:rPr>
          <w:rStyle w:val="CommentReference"/>
        </w:rPr>
        <w:annotationRef/>
      </w:r>
      <w:r>
        <w:t>review</w:t>
      </w:r>
    </w:p>
  </w:comment>
  <w:comment w:id="1037" w:author="Windows User" w:date="2015-10-30T08:56:00Z" w:initials="BS">
    <w:p w14:paraId="5BB3D65B" w14:textId="77777777" w:rsidR="00BE6654" w:rsidRDefault="00BE6654" w:rsidP="00E35F1F">
      <w:pPr>
        <w:pStyle w:val="CommentText"/>
      </w:pPr>
      <w:r>
        <w:rPr>
          <w:rStyle w:val="CommentReference"/>
        </w:rPr>
        <w:annotationRef/>
      </w:r>
      <w:r>
        <w:t>does Coptic have 'high'?</w:t>
      </w:r>
    </w:p>
  </w:comment>
  <w:comment w:id="1038" w:author="Windows User" w:date="2015-11-21T13:24:00Z" w:initials="WU">
    <w:p w14:paraId="1D334F95" w14:textId="77777777" w:rsidR="00BE6654" w:rsidRDefault="00BE6654" w:rsidP="00E35F1F">
      <w:pPr>
        <w:pStyle w:val="CommentText"/>
      </w:pPr>
      <w:r>
        <w:rPr>
          <w:rStyle w:val="CommentReference"/>
        </w:rPr>
        <w:annotationRef/>
      </w:r>
      <w:r>
        <w:t>review, add variant</w:t>
      </w:r>
    </w:p>
  </w:comment>
  <w:comment w:id="1039" w:author="Windows User" w:date="2015-10-30T08:56:00Z" w:initials="BS">
    <w:p w14:paraId="5480B788" w14:textId="77777777" w:rsidR="00BE6654" w:rsidRDefault="00BE6654" w:rsidP="00E35F1F">
      <w:pPr>
        <w:pStyle w:val="CommentText"/>
      </w:pPr>
      <w:r>
        <w:rPr>
          <w:rStyle w:val="CommentReference"/>
        </w:rPr>
        <w:annotationRef/>
      </w:r>
      <w:r>
        <w:t>bless or praise? inconsistent rendering of esmo</w:t>
      </w:r>
    </w:p>
  </w:comment>
  <w:comment w:id="1044" w:author="Windows User" w:date="2015-10-30T08:56:00Z" w:initials="WU">
    <w:p w14:paraId="326EFA42" w14:textId="77777777" w:rsidR="00BE6654" w:rsidRDefault="00BE6654" w:rsidP="006869EE">
      <w:pPr>
        <w:pStyle w:val="CommentText"/>
      </w:pPr>
      <w:r>
        <w:rPr>
          <w:rStyle w:val="CommentReference"/>
        </w:rPr>
        <w:annotationRef/>
      </w:r>
      <w:r>
        <w:t>Add notes where to insert Doxology of Prime… And Vespers Prase?</w:t>
      </w:r>
    </w:p>
  </w:comment>
  <w:comment w:id="1048" w:author="Windows User" w:date="2015-10-30T08:56:00Z" w:initials="WU">
    <w:p w14:paraId="66837344" w14:textId="77777777" w:rsidR="00BE6654" w:rsidRDefault="00BE6654" w:rsidP="006869EE">
      <w:pPr>
        <w:pStyle w:val="CommentText"/>
      </w:pPr>
      <w:r>
        <w:rPr>
          <w:rStyle w:val="CommentReference"/>
        </w:rPr>
        <w:annotationRef/>
      </w:r>
      <w:r>
        <w:t>May He or that He may</w:t>
      </w:r>
    </w:p>
  </w:comment>
  <w:comment w:id="1050" w:author="Windows User" w:date="2015-10-30T08:56:00Z" w:initials="BS">
    <w:p w14:paraId="5BE9E7DF" w14:textId="77777777" w:rsidR="00BE6654" w:rsidRDefault="00BE6654" w:rsidP="006869EE">
      <w:pPr>
        <w:pStyle w:val="CommentText"/>
      </w:pPr>
      <w:r>
        <w:rPr>
          <w:rStyle w:val="CommentReference"/>
        </w:rPr>
        <w:annotationRef/>
      </w:r>
      <w:r>
        <w:t>protopresbyters?</w:t>
      </w:r>
    </w:p>
  </w:comment>
  <w:comment w:id="1051" w:author="Windows User" w:date="2015-10-30T08:56:00Z" w:initials="BS">
    <w:p w14:paraId="37712CA1" w14:textId="77777777" w:rsidR="00BE6654" w:rsidRDefault="00BE6654" w:rsidP="006869EE">
      <w:pPr>
        <w:pStyle w:val="CommentText"/>
      </w:pPr>
      <w:r>
        <w:rPr>
          <w:rStyle w:val="CommentReference"/>
        </w:rPr>
        <w:annotationRef/>
      </w:r>
      <w:r>
        <w:t>those who?</w:t>
      </w:r>
    </w:p>
  </w:comment>
  <w:comment w:id="1052" w:author="Windows User" w:date="2015-10-30T08:56:00Z" w:initials="BS">
    <w:p w14:paraId="0BC9F56F" w14:textId="77777777" w:rsidR="00BE6654" w:rsidRDefault="00BE6654" w:rsidP="006869EE">
      <w:pPr>
        <w:pStyle w:val="CommentText"/>
      </w:pPr>
      <w:r>
        <w:rPr>
          <w:rStyle w:val="CommentReference"/>
        </w:rPr>
        <w:annotationRef/>
      </w:r>
      <w:r>
        <w:t>Yourself?</w:t>
      </w:r>
    </w:p>
  </w:comment>
  <w:comment w:id="1056" w:author="Windows User" w:date="2015-11-27T20:09:00Z" w:initials="WU">
    <w:p w14:paraId="5DD947BD" w14:textId="77777777" w:rsidR="00BE6654" w:rsidRDefault="00BE6654" w:rsidP="006869EE">
      <w:pPr>
        <w:pStyle w:val="CommentText"/>
      </w:pPr>
      <w:r>
        <w:rPr>
          <w:rStyle w:val="CommentReference"/>
        </w:rPr>
        <w:annotationRef/>
      </w:r>
      <w:r>
        <w:t>Confess to the Lord or confess the Lord?</w:t>
      </w:r>
    </w:p>
  </w:comment>
  <w:comment w:id="1065" w:author="Windows User" w:date="2015-10-30T08:56:00Z" w:initials="WU">
    <w:p w14:paraId="73A20223" w14:textId="77777777" w:rsidR="00BE6654" w:rsidRDefault="00BE6654" w:rsidP="006869EE">
      <w:pPr>
        <w:pStyle w:val="CommentText"/>
      </w:pPr>
      <w:r>
        <w:rPr>
          <w:rStyle w:val="CommentReference"/>
        </w:rPr>
        <w:annotationRef/>
      </w:r>
      <w:r>
        <w:t>Funny just to have declared here with nothing else.</w:t>
      </w:r>
    </w:p>
  </w:comment>
  <w:comment w:id="1066" w:author="Windows User" w:date="2015-10-30T08:56:00Z" w:initials="WU">
    <w:p w14:paraId="2938E8CF" w14:textId="77777777" w:rsidR="00BE6654" w:rsidRDefault="00BE6654" w:rsidP="006869EE">
      <w:pPr>
        <w:pStyle w:val="CommentText"/>
      </w:pPr>
      <w:r>
        <w:rPr>
          <w:rStyle w:val="CommentReference"/>
        </w:rPr>
        <w:annotationRef/>
      </w:r>
      <w:r>
        <w:t>Good News or Glad Tidings?</w:t>
      </w:r>
    </w:p>
  </w:comment>
  <w:comment w:id="1067" w:author="Windows User" w:date="2015-10-30T08:56:00Z" w:initials="WU">
    <w:p w14:paraId="07481CDA" w14:textId="77777777" w:rsidR="00BE6654" w:rsidRDefault="00BE6654" w:rsidP="006869EE">
      <w:pPr>
        <w:pStyle w:val="CommentText"/>
      </w:pPr>
      <w:r>
        <w:rPr>
          <w:rStyle w:val="CommentReference"/>
        </w:rPr>
        <w:annotationRef/>
      </w:r>
      <w:r>
        <w:t>Which is it? Advocate or watch over us?</w:t>
      </w:r>
    </w:p>
  </w:comment>
  <w:comment w:id="1068" w:author="Windows User" w:date="2015-10-30T08:56:00Z" w:initials="WU">
    <w:p w14:paraId="74878DE4" w14:textId="77777777" w:rsidR="00BE6654" w:rsidRDefault="00BE6654" w:rsidP="006869EE">
      <w:pPr>
        <w:pStyle w:val="CommentText"/>
      </w:pPr>
      <w:r>
        <w:rPr>
          <w:rStyle w:val="CommentReference"/>
        </w:rPr>
        <w:annotationRef/>
      </w:r>
      <w:r>
        <w:t>Coptic doesn’t seem to have “Mary”</w:t>
      </w:r>
    </w:p>
  </w:comment>
  <w:comment w:id="1071" w:author="Windows User" w:date="2015-10-30T08:56:00Z" w:initials="WU">
    <w:p w14:paraId="0F5B5499" w14:textId="77777777" w:rsidR="00BE6654" w:rsidRDefault="00BE6654" w:rsidP="006869EE">
      <w:pPr>
        <w:pStyle w:val="CommentText"/>
      </w:pPr>
      <w:r>
        <w:rPr>
          <w:rStyle w:val="CommentReference"/>
        </w:rPr>
        <w:annotationRef/>
      </w:r>
      <w:r>
        <w:t>Add footnote of what this is</w:t>
      </w:r>
    </w:p>
  </w:comment>
  <w:comment w:id="1078" w:author="Windows User" w:date="2016-02-10T12:41:00Z" w:initials="WU">
    <w:p w14:paraId="67A8D0BB" w14:textId="77777777" w:rsidR="00BE6654" w:rsidRDefault="00BE6654" w:rsidP="00CA3D47">
      <w:pPr>
        <w:pStyle w:val="CommentText"/>
      </w:pPr>
      <w:r>
        <w:rPr>
          <w:rStyle w:val="CommentReference"/>
        </w:rPr>
        <w:annotationRef/>
      </w:r>
      <w:r>
        <w:t>May He or that He may</w:t>
      </w:r>
    </w:p>
  </w:comment>
  <w:comment w:id="1088" w:author="Windows User" w:date="2015-10-30T08:56:00Z" w:initials="WU">
    <w:p w14:paraId="6841EDAF" w14:textId="77777777" w:rsidR="00BE6654" w:rsidRDefault="00BE6654">
      <w:pPr>
        <w:pStyle w:val="CommentText"/>
      </w:pPr>
      <w:r>
        <w:rPr>
          <w:rStyle w:val="CommentReference"/>
        </w:rPr>
        <w:annotationRef/>
      </w:r>
      <w:r>
        <w:t>Isn’t this one more faithful?</w:t>
      </w:r>
    </w:p>
  </w:comment>
  <w:comment w:id="1089" w:author="Windows User" w:date="2015-10-30T08:56:00Z" w:initials="WU">
    <w:p w14:paraId="44483F5F" w14:textId="77777777" w:rsidR="00BE6654" w:rsidRDefault="00BE6654">
      <w:pPr>
        <w:pStyle w:val="CommentText"/>
      </w:pPr>
      <w:r>
        <w:rPr>
          <w:rStyle w:val="CommentReference"/>
        </w:rPr>
        <w:annotationRef/>
      </w:r>
      <w:r>
        <w:t>Which one(s) are/is right?</w:t>
      </w:r>
    </w:p>
  </w:comment>
  <w:comment w:id="1090" w:author="Windows User" w:date="2015-10-30T08:56:00Z" w:initials="WU">
    <w:p w14:paraId="22B3EF76" w14:textId="77777777" w:rsidR="00BE6654" w:rsidRDefault="00BE6654">
      <w:pPr>
        <w:pStyle w:val="CommentText"/>
      </w:pPr>
      <w:r>
        <w:rPr>
          <w:rStyle w:val="CommentReference"/>
        </w:rPr>
        <w:annotationRef/>
      </w:r>
      <w:r>
        <w:t>Coptic doesn’t seem to have “O Lord”</w:t>
      </w:r>
    </w:p>
  </w:comment>
  <w:comment w:id="1094" w:author="Windows User" w:date="2015-10-30T08:56:00Z" w:initials="WU">
    <w:p w14:paraId="6BF65470" w14:textId="77777777" w:rsidR="00BE6654" w:rsidRDefault="00BE6654">
      <w:pPr>
        <w:pStyle w:val="CommentText"/>
      </w:pPr>
      <w:r>
        <w:rPr>
          <w:rStyle w:val="CommentReference"/>
        </w:rPr>
        <w:annotationRef/>
      </w:r>
      <w:r>
        <w:t>Called or named?</w:t>
      </w:r>
    </w:p>
  </w:comment>
  <w:comment w:id="1095" w:author="Windows User" w:date="2015-10-30T08:56:00Z" w:initials="WU">
    <w:p w14:paraId="64122CF8" w14:textId="77777777" w:rsidR="00BE6654" w:rsidRDefault="00BE6654">
      <w:pPr>
        <w:pStyle w:val="CommentText"/>
      </w:pPr>
      <w:r>
        <w:rPr>
          <w:rStyle w:val="CommentReference"/>
        </w:rPr>
        <w:annotationRef/>
      </w:r>
      <w:r>
        <w:t>John loved the Lord, or the Lord loved John?</w:t>
      </w:r>
    </w:p>
  </w:comment>
  <w:comment w:id="1097" w:author="Windows User" w:date="2015-10-30T08:56:00Z" w:initials="WU">
    <w:p w14:paraId="28540FAB" w14:textId="77777777" w:rsidR="00BE6654" w:rsidRDefault="00BE6654">
      <w:pPr>
        <w:pStyle w:val="CommentText"/>
      </w:pPr>
      <w:r>
        <w:rPr>
          <w:rStyle w:val="CommentReference"/>
        </w:rPr>
        <w:annotationRef/>
      </w:r>
      <w:r>
        <w:t>Not the Lord?</w:t>
      </w:r>
    </w:p>
  </w:comment>
  <w:comment w:id="1098" w:author="Windows User" w:date="2015-10-30T08:56:00Z" w:initials="WU">
    <w:p w14:paraId="3BE9EA57" w14:textId="77777777" w:rsidR="00BE6654" w:rsidRDefault="00BE6654">
      <w:pPr>
        <w:pStyle w:val="CommentText"/>
      </w:pPr>
      <w:r>
        <w:rPr>
          <w:rStyle w:val="CommentReference"/>
        </w:rPr>
        <w:annotationRef/>
      </w:r>
      <w:r>
        <w:t>The rest missing?</w:t>
      </w:r>
    </w:p>
  </w:comment>
  <w:comment w:id="1099" w:author="Windows User" w:date="2015-10-30T08:56:00Z" w:initials="WU">
    <w:p w14:paraId="17CFCF91" w14:textId="77777777" w:rsidR="00BE6654" w:rsidRDefault="00BE6654">
      <w:pPr>
        <w:pStyle w:val="CommentText"/>
      </w:pPr>
      <w:r>
        <w:rPr>
          <w:rStyle w:val="CommentReference"/>
        </w:rPr>
        <w:annotationRef/>
      </w:r>
      <w:r>
        <w:t>Completely different…</w:t>
      </w:r>
    </w:p>
  </w:comment>
  <w:comment w:id="1100" w:author="Windows User" w:date="2015-10-30T08:56:00Z" w:initials="WU">
    <w:p w14:paraId="1A5ABDDA" w14:textId="77777777" w:rsidR="00BE6654" w:rsidRDefault="00BE6654">
      <w:pPr>
        <w:pStyle w:val="CommentText"/>
      </w:pPr>
      <w:r>
        <w:rPr>
          <w:rStyle w:val="CommentReference"/>
        </w:rPr>
        <w:annotationRef/>
      </w:r>
      <w:r>
        <w:t>Sound or voices?</w:t>
      </w:r>
    </w:p>
  </w:comment>
  <w:comment w:id="1102" w:author="Windows User" w:date="2015-10-30T08:56:00Z" w:initials="WU">
    <w:p w14:paraId="2632154F" w14:textId="77777777" w:rsidR="00BE6654" w:rsidRDefault="00BE6654">
      <w:pPr>
        <w:pStyle w:val="CommentText"/>
      </w:pPr>
      <w:r>
        <w:rPr>
          <w:rStyle w:val="CommentReference"/>
        </w:rPr>
        <w:annotationRef/>
      </w:r>
      <w:r>
        <w:t>AAP has divinely inspired.</w:t>
      </w:r>
    </w:p>
  </w:comment>
  <w:comment w:id="1104" w:author="Windows User" w:date="2015-10-30T08:56:00Z" w:initials="WU">
    <w:p w14:paraId="6A684B9E" w14:textId="77777777" w:rsidR="00BE6654" w:rsidRDefault="00BE6654">
      <w:pPr>
        <w:pStyle w:val="CommentText"/>
      </w:pPr>
      <w:r>
        <w:rPr>
          <w:rStyle w:val="CommentReference"/>
        </w:rPr>
        <w:annotationRef/>
      </w:r>
      <w:r>
        <w:t>This one needs looking at.</w:t>
      </w:r>
    </w:p>
  </w:comment>
  <w:comment w:id="1105" w:author="Windows User" w:date="2015-10-30T08:56:00Z" w:initials="WU">
    <w:p w14:paraId="3E29D706" w14:textId="77777777" w:rsidR="00BE6654" w:rsidRDefault="00BE6654">
      <w:pPr>
        <w:pStyle w:val="CommentText"/>
      </w:pPr>
      <w:r>
        <w:rPr>
          <w:rStyle w:val="CommentReference"/>
        </w:rPr>
        <w:annotationRef/>
      </w:r>
      <w:r>
        <w:t>Partners?</w:t>
      </w:r>
    </w:p>
  </w:comment>
  <w:comment w:id="1110" w:author="Windows User" w:date="2015-10-30T08:56:00Z" w:initials="WU">
    <w:p w14:paraId="662AC6DC" w14:textId="77777777" w:rsidR="00BE6654" w:rsidRDefault="00BE6654">
      <w:pPr>
        <w:pStyle w:val="CommentText"/>
      </w:pPr>
      <w:r>
        <w:rPr>
          <w:rStyle w:val="CommentReference"/>
        </w:rPr>
        <w:annotationRef/>
      </w:r>
      <w:r>
        <w:t>What land?</w:t>
      </w:r>
    </w:p>
  </w:comment>
  <w:comment w:id="1112" w:author="Windows User" w:date="2015-10-30T08:56:00Z" w:initials="WU">
    <w:p w14:paraId="121BE348" w14:textId="77777777" w:rsidR="00BE6654" w:rsidRDefault="00BE6654">
      <w:pPr>
        <w:pStyle w:val="CommentText"/>
      </w:pPr>
      <w:r>
        <w:rPr>
          <w:rStyle w:val="CommentReference"/>
        </w:rPr>
        <w:annotationRef/>
      </w:r>
      <w:r>
        <w:t>Or englighten?</w:t>
      </w:r>
    </w:p>
  </w:comment>
  <w:comment w:id="1126" w:author="Windows User" w:date="2015-10-30T08:56:00Z" w:initials="WU">
    <w:p w14:paraId="52EAF036" w14:textId="77777777" w:rsidR="00BE6654" w:rsidRDefault="00BE6654">
      <w:pPr>
        <w:pStyle w:val="CommentText"/>
      </w:pPr>
      <w:r>
        <w:rPr>
          <w:rStyle w:val="CommentReference"/>
        </w:rPr>
        <w:annotationRef/>
      </w:r>
      <w:r>
        <w:t>What should this verse be?</w:t>
      </w:r>
    </w:p>
  </w:comment>
  <w:comment w:id="1137" w:author="Windows User" w:date="2015-10-30T08:56:00Z" w:initials="BS">
    <w:p w14:paraId="1A0E2428" w14:textId="77777777" w:rsidR="00BE6654" w:rsidRDefault="00BE6654">
      <w:pPr>
        <w:pStyle w:val="CommentText"/>
      </w:pPr>
      <w:r>
        <w:rPr>
          <w:rStyle w:val="CommentReference"/>
        </w:rPr>
        <w:annotationRef/>
      </w:r>
      <w:r>
        <w:t>wiles or snares?</w:t>
      </w:r>
    </w:p>
  </w:comment>
  <w:comment w:id="1139" w:author="Windows User" w:date="2015-10-30T08:56:00Z" w:initials="BS">
    <w:p w14:paraId="2B8DD286" w14:textId="77777777" w:rsidR="00BE6654" w:rsidRDefault="00BE6654">
      <w:pPr>
        <w:pStyle w:val="CommentText"/>
      </w:pPr>
      <w:r>
        <w:rPr>
          <w:rStyle w:val="CommentReference"/>
        </w:rPr>
        <w:annotationRef/>
      </w:r>
      <w:r>
        <w:t xml:space="preserve">I typed this Coptic... so it will have </w:t>
      </w:r>
      <w:proofErr w:type="gramStart"/>
      <w:r>
        <w:t>typos..</w:t>
      </w:r>
      <w:proofErr w:type="gramEnd"/>
    </w:p>
  </w:comment>
  <w:comment w:id="1140" w:author="Windows User" w:date="2015-10-30T08:56:00Z" w:initials="WU">
    <w:p w14:paraId="7AD216CC" w14:textId="77777777" w:rsidR="00BE6654" w:rsidRDefault="00BE6654">
      <w:pPr>
        <w:pStyle w:val="CommentText"/>
      </w:pPr>
      <w:r>
        <w:rPr>
          <w:rStyle w:val="CommentReference"/>
        </w:rPr>
        <w:annotationRef/>
      </w:r>
      <w:r>
        <w:t>You reign? The dominion is yours? Yours is the dominion?</w:t>
      </w:r>
    </w:p>
  </w:comment>
  <w:comment w:id="1142" w:author="Windows User" w:date="2015-10-30T08:56:00Z" w:initials="BS">
    <w:p w14:paraId="68C1922F" w14:textId="77777777" w:rsidR="00BE6654" w:rsidRDefault="00BE6654">
      <w:pPr>
        <w:pStyle w:val="CommentText"/>
      </w:pPr>
      <w:r>
        <w:rPr>
          <w:rStyle w:val="CommentReference"/>
        </w:rPr>
        <w:annotationRef/>
      </w:r>
      <w:r>
        <w:t>omit 'be' in contemporary?</w:t>
      </w:r>
    </w:p>
  </w:comment>
  <w:comment w:id="1143" w:author="Windows User" w:date="2015-10-30T08:56:00Z" w:initials="BS">
    <w:p w14:paraId="6511FB80" w14:textId="77777777" w:rsidR="00BE6654" w:rsidRDefault="00BE6654">
      <w:pPr>
        <w:pStyle w:val="CommentText"/>
      </w:pPr>
      <w:r>
        <w:rPr>
          <w:rStyle w:val="CommentReference"/>
        </w:rPr>
        <w:annotationRef/>
      </w:r>
      <w:r>
        <w:t>Abouna Antony: I typed this Coptic from the black book. Jenkims were very unclear. Please proof for typos.</w:t>
      </w:r>
    </w:p>
  </w:comment>
  <w:comment w:id="1144" w:author="Windows User" w:date="2015-10-30T08:56:00Z" w:initials="BS">
    <w:p w14:paraId="7DEA42F3" w14:textId="77777777" w:rsidR="00BE6654" w:rsidRDefault="00BE6654">
      <w:pPr>
        <w:pStyle w:val="CommentText"/>
      </w:pPr>
      <w:r>
        <w:rPr>
          <w:rStyle w:val="CommentReference"/>
        </w:rPr>
        <w:annotationRef/>
      </w:r>
      <w:r>
        <w:t>"is" before "the King" would make this whole vs flow as a sentence...</w:t>
      </w:r>
    </w:p>
  </w:comment>
  <w:comment w:id="1145" w:author="Windows User" w:date="2015-10-30T08:56:00Z" w:initials="BS">
    <w:p w14:paraId="1F17623C" w14:textId="77777777" w:rsidR="00BE6654" w:rsidRDefault="00BE6654">
      <w:pPr>
        <w:pStyle w:val="CommentText"/>
      </w:pPr>
      <w:r>
        <w:rPr>
          <w:rStyle w:val="CommentReference"/>
        </w:rPr>
        <w:annotationRef/>
      </w:r>
      <w:r>
        <w:t>ask more modern than entreat... but not quite right?</w:t>
      </w:r>
    </w:p>
  </w:comment>
  <w:comment w:id="1164" w:author="Windows User" w:date="2015-10-30T08:56:00Z" w:initials="WU">
    <w:p w14:paraId="5F20584F" w14:textId="77777777" w:rsidR="00BE6654" w:rsidRDefault="00BE6654">
      <w:pPr>
        <w:pStyle w:val="CommentText"/>
      </w:pPr>
      <w:r>
        <w:rPr>
          <w:rStyle w:val="CommentReference"/>
        </w:rPr>
        <w:annotationRef/>
      </w:r>
      <w:r>
        <w:t>Needs work.</w:t>
      </w:r>
    </w:p>
  </w:comment>
  <w:comment w:id="1169" w:author="Windows User" w:date="2015-10-30T08:56:00Z" w:initials="WU">
    <w:p w14:paraId="76E8B799" w14:textId="77777777" w:rsidR="00BE6654" w:rsidRDefault="00BE6654">
      <w:pPr>
        <w:pStyle w:val="CommentText"/>
      </w:pPr>
      <w:r>
        <w:rPr>
          <w:rStyle w:val="CommentReference"/>
        </w:rPr>
        <w:annotationRef/>
      </w:r>
      <w:r>
        <w:t>Should this be tho-out 5? Or 25?</w:t>
      </w:r>
    </w:p>
  </w:comment>
  <w:comment w:id="1176" w:author="Windows User" w:date="2015-11-11T11:06:00Z" w:initials="WU">
    <w:p w14:paraId="58D84DCF" w14:textId="77777777" w:rsidR="00BE6654" w:rsidRDefault="00BE6654">
      <w:pPr>
        <w:pStyle w:val="CommentText"/>
      </w:pPr>
      <w:r>
        <w:rPr>
          <w:rStyle w:val="CommentReference"/>
        </w:rPr>
        <w:annotationRef/>
      </w:r>
      <w:r>
        <w:t>Should this be last age or something?</w:t>
      </w:r>
    </w:p>
  </w:comment>
  <w:comment w:id="1178" w:author="Windows User" w:date="2015-11-11T11:00:00Z" w:initials="WU">
    <w:p w14:paraId="7D2DE752" w14:textId="77777777" w:rsidR="00BE6654" w:rsidRDefault="00BE6654">
      <w:pPr>
        <w:pStyle w:val="CommentText"/>
      </w:pPr>
      <w:r>
        <w:rPr>
          <w:rStyle w:val="CommentReference"/>
        </w:rPr>
        <w:annotationRef/>
      </w:r>
      <w:r>
        <w:t>This needs reviewing!</w:t>
      </w:r>
    </w:p>
  </w:comment>
  <w:comment w:id="1179" w:author="Windows User" w:date="2015-11-11T11:00:00Z" w:initials="WU">
    <w:p w14:paraId="65102EEC" w14:textId="77777777" w:rsidR="00BE6654" w:rsidRDefault="00BE6654">
      <w:pPr>
        <w:pStyle w:val="CommentText"/>
      </w:pPr>
      <w:r>
        <w:rPr>
          <w:rStyle w:val="CommentReference"/>
        </w:rPr>
        <w:annotationRef/>
      </w:r>
      <w:r>
        <w:t xml:space="preserve">This is probably wrong. God on high? </w:t>
      </w:r>
    </w:p>
  </w:comment>
  <w:comment w:id="1184" w:author="Windows User" w:date="2015-10-30T08:56:00Z" w:initials="WU">
    <w:p w14:paraId="38E4F092" w14:textId="77777777" w:rsidR="00BE6654" w:rsidRDefault="00BE6654">
      <w:pPr>
        <w:pStyle w:val="CommentText"/>
      </w:pPr>
      <w:r>
        <w:rPr>
          <w:rStyle w:val="CommentReference"/>
        </w:rPr>
        <w:annotationRef/>
      </w:r>
      <w:r>
        <w:t>Confirmed?</w:t>
      </w:r>
    </w:p>
  </w:comment>
  <w:comment w:id="1195" w:author="Windows User" w:date="2015-10-30T08:56:00Z" w:initials="WU">
    <w:p w14:paraId="41EDECE7" w14:textId="77777777" w:rsidR="00BE6654" w:rsidRDefault="00BE6654">
      <w:pPr>
        <w:pStyle w:val="CommentText"/>
      </w:pPr>
      <w:r>
        <w:rPr>
          <w:rStyle w:val="CommentReference"/>
        </w:rPr>
        <w:annotationRef/>
      </w:r>
      <w:r>
        <w:t>Heroes, or athletes?</w:t>
      </w:r>
    </w:p>
  </w:comment>
  <w:comment w:id="1222" w:author="Windows User" w:date="2015-10-30T08:56:00Z" w:initials="WU">
    <w:p w14:paraId="5FA627EB" w14:textId="77777777" w:rsidR="00BE6654" w:rsidRDefault="00BE6654">
      <w:pPr>
        <w:pStyle w:val="CommentText"/>
      </w:pPr>
      <w:r>
        <w:rPr>
          <w:rStyle w:val="CommentReference"/>
        </w:rPr>
        <w:annotationRef/>
      </w:r>
      <w:r>
        <w:t>Beasts or creatures?</w:t>
      </w:r>
    </w:p>
  </w:comment>
  <w:comment w:id="1223" w:author="Windows User" w:date="2015-10-30T08:56:00Z" w:initials="WU">
    <w:p w14:paraId="04563F96" w14:textId="77777777" w:rsidR="00BE6654" w:rsidRDefault="00BE6654">
      <w:pPr>
        <w:pStyle w:val="CommentText"/>
      </w:pPr>
      <w:r>
        <w:rPr>
          <w:rStyle w:val="CommentReference"/>
        </w:rPr>
        <w:annotationRef/>
      </w:r>
      <w:r>
        <w:t>Incessant? Or unceasing?</w:t>
      </w:r>
    </w:p>
  </w:comment>
  <w:comment w:id="1224" w:author="Windows User" w:date="2015-10-30T08:56:00Z" w:initials="WU">
    <w:p w14:paraId="7BD20F77" w14:textId="77777777" w:rsidR="00BE6654" w:rsidRDefault="00BE6654">
      <w:pPr>
        <w:pStyle w:val="CommentText"/>
      </w:pPr>
      <w:r>
        <w:rPr>
          <w:rStyle w:val="CommentReference"/>
        </w:rPr>
        <w:annotationRef/>
      </w:r>
      <w:r>
        <w:t>Flames of fire or fervent as fire?</w:t>
      </w:r>
    </w:p>
  </w:comment>
  <w:comment w:id="1228" w:author="Windows User" w:date="2015-10-30T08:56:00Z" w:initials="WU">
    <w:p w14:paraId="44A84E5A" w14:textId="77777777" w:rsidR="00BE6654" w:rsidRDefault="00BE6654">
      <w:pPr>
        <w:pStyle w:val="CommentText"/>
      </w:pPr>
      <w:r>
        <w:rPr>
          <w:rStyle w:val="CommentReference"/>
        </w:rPr>
        <w:annotationRef/>
      </w:r>
      <w:r>
        <w:t>Serving the Lord, or serving before the Lord?</w:t>
      </w:r>
    </w:p>
  </w:comment>
  <w:comment w:id="1242" w:author="Windows User" w:date="2015-10-30T08:56:00Z" w:initials="WU">
    <w:p w14:paraId="07D2B1EF" w14:textId="77777777" w:rsidR="00BE6654" w:rsidRDefault="00BE6654">
      <w:pPr>
        <w:pStyle w:val="CommentText"/>
      </w:pPr>
      <w:r>
        <w:rPr>
          <w:rStyle w:val="CommentReference"/>
        </w:rPr>
        <w:annotationRef/>
      </w:r>
      <w:r>
        <w:t>Or voice of God?</w:t>
      </w:r>
    </w:p>
  </w:comment>
  <w:comment w:id="1243" w:author="Windows User" w:date="2015-10-30T08:56:00Z" w:initials="WU">
    <w:p w14:paraId="3900CC21" w14:textId="77777777" w:rsidR="00BE6654" w:rsidRDefault="00BE6654">
      <w:pPr>
        <w:pStyle w:val="CommentText"/>
      </w:pPr>
      <w:r>
        <w:rPr>
          <w:rStyle w:val="CommentReference"/>
        </w:rPr>
        <w:annotationRef/>
      </w:r>
      <w:r>
        <w:t>Received or accepted?</w:t>
      </w:r>
    </w:p>
  </w:comment>
  <w:comment w:id="1248" w:author="Windows User" w:date="2015-11-06T08:39:00Z" w:initials="WU">
    <w:p w14:paraId="6EA3F191" w14:textId="77777777" w:rsidR="00BE6654" w:rsidRDefault="00BE6654">
      <w:pPr>
        <w:pStyle w:val="CommentText"/>
      </w:pPr>
      <w:r>
        <w:rPr>
          <w:rStyle w:val="CommentReference"/>
        </w:rPr>
        <w:annotationRef/>
      </w:r>
      <w:r>
        <w:t>Is this the right St. Theodore?</w:t>
      </w:r>
    </w:p>
  </w:comment>
  <w:comment w:id="1253" w:author="Windows User" w:date="2015-10-30T08:56:00Z" w:initials="WU">
    <w:p w14:paraId="227730E1" w14:textId="77777777" w:rsidR="00BE6654" w:rsidRDefault="00BE6654">
      <w:pPr>
        <w:pStyle w:val="CommentText"/>
      </w:pPr>
      <w:r>
        <w:rPr>
          <w:rStyle w:val="CommentReference"/>
        </w:rPr>
        <w:annotationRef/>
      </w:r>
      <w:r>
        <w:t>Prabios or Arabius? Doctors and physicians or physicians and well learned?</w:t>
      </w:r>
    </w:p>
  </w:comment>
  <w:comment w:id="1254" w:author="Windows User" w:date="2015-10-30T08:56:00Z" w:initials="WU">
    <w:p w14:paraId="519ADC1D" w14:textId="77777777" w:rsidR="00BE6654" w:rsidRDefault="00BE6654">
      <w:pPr>
        <w:pStyle w:val="CommentText"/>
      </w:pPr>
      <w:r>
        <w:rPr>
          <w:rStyle w:val="CommentReference"/>
        </w:rPr>
        <w:annotationRef/>
      </w:r>
      <w:r>
        <w:t>Building them upon the Name?</w:t>
      </w:r>
    </w:p>
  </w:comment>
  <w:comment w:id="1264" w:author="Windows User" w:date="2015-10-30T08:56:00Z" w:initials="WU">
    <w:p w14:paraId="3CFB1D1A" w14:textId="77777777" w:rsidR="00BE6654" w:rsidRDefault="00BE6654">
      <w:pPr>
        <w:pStyle w:val="CommentText"/>
      </w:pPr>
      <w:r>
        <w:rPr>
          <w:rStyle w:val="CommentReference"/>
        </w:rPr>
        <w:annotationRef/>
      </w:r>
      <w:r>
        <w:t>Placed or established?</w:t>
      </w:r>
    </w:p>
  </w:comment>
  <w:comment w:id="1265" w:author="Windows User" w:date="2015-10-30T08:56:00Z" w:initials="WU">
    <w:p w14:paraId="08983CC0" w14:textId="77777777" w:rsidR="00BE6654" w:rsidRDefault="00BE6654">
      <w:pPr>
        <w:pStyle w:val="CommentText"/>
      </w:pPr>
      <w:r>
        <w:rPr>
          <w:rStyle w:val="CommentReference"/>
        </w:rPr>
        <w:annotationRef/>
      </w:r>
      <w:r>
        <w:t>Or refused?</w:t>
      </w:r>
    </w:p>
  </w:comment>
  <w:comment w:id="1271" w:author="Windows User" w:date="2015-10-30T08:56:00Z" w:initials="WU">
    <w:p w14:paraId="535F3E1B" w14:textId="77777777" w:rsidR="00BE6654" w:rsidRDefault="00BE6654">
      <w:pPr>
        <w:pStyle w:val="CommentText"/>
      </w:pPr>
      <w:r>
        <w:rPr>
          <w:rStyle w:val="CommentReference"/>
        </w:rPr>
        <w:annotationRef/>
      </w:r>
      <w:r>
        <w:t>Sprung forth? Came forth? Blossomed?</w:t>
      </w:r>
    </w:p>
  </w:comment>
  <w:comment w:id="1283" w:author="Windows User" w:date="2015-10-30T08:56:00Z" w:initials="BS">
    <w:p w14:paraId="07DE8008" w14:textId="77777777" w:rsidR="00BE6654" w:rsidRDefault="00BE6654">
      <w:pPr>
        <w:pStyle w:val="CommentText"/>
      </w:pPr>
      <w:r>
        <w:rPr>
          <w:rStyle w:val="CommentReference"/>
        </w:rPr>
        <w:annotationRef/>
      </w:r>
      <w:r>
        <w:t>what does this mean?</w:t>
      </w:r>
    </w:p>
  </w:comment>
  <w:comment w:id="1284" w:author="Windows User" w:date="2015-10-30T08:56:00Z" w:initials="BS">
    <w:p w14:paraId="7DE26DCC" w14:textId="77777777" w:rsidR="00BE6654" w:rsidRDefault="00BE6654">
      <w:pPr>
        <w:pStyle w:val="CommentText"/>
      </w:pPr>
      <w:r>
        <w:rPr>
          <w:rStyle w:val="CommentReference"/>
        </w:rPr>
        <w:annotationRef/>
      </w:r>
      <w:r>
        <w:t>announced or proclaimed?</w:t>
      </w:r>
    </w:p>
  </w:comment>
  <w:comment w:id="1288" w:author="Windows User" w:date="2015-10-30T08:56:00Z" w:initials="WU">
    <w:p w14:paraId="729B2278" w14:textId="77777777" w:rsidR="00BE6654" w:rsidRDefault="00BE6654">
      <w:pPr>
        <w:pStyle w:val="CommentText"/>
      </w:pPr>
      <w:r>
        <w:rPr>
          <w:rStyle w:val="CommentReference"/>
        </w:rPr>
        <w:annotationRef/>
      </w:r>
      <w:r>
        <w:t>?</w:t>
      </w:r>
    </w:p>
  </w:comment>
  <w:comment w:id="1289" w:author="Windows User" w:date="2015-10-30T08:56:00Z" w:initials="WU">
    <w:p w14:paraId="44863D12" w14:textId="77777777" w:rsidR="00BE6654" w:rsidRDefault="00BE6654">
      <w:pPr>
        <w:pStyle w:val="CommentText"/>
      </w:pPr>
      <w:r>
        <w:rPr>
          <w:rStyle w:val="CommentReference"/>
        </w:rPr>
        <w:annotationRef/>
      </w:r>
      <w:r>
        <w:t>Bride, no, not bridegroom?</w:t>
      </w:r>
    </w:p>
  </w:comment>
  <w:comment w:id="1292" w:author="Windows User" w:date="2015-10-30T08:56:00Z" w:initials="WU">
    <w:p w14:paraId="6CE1AF88" w14:textId="77777777" w:rsidR="00BE6654" w:rsidRDefault="00BE6654">
      <w:pPr>
        <w:pStyle w:val="CommentText"/>
      </w:pPr>
      <w:r>
        <w:rPr>
          <w:rStyle w:val="CommentReference"/>
        </w:rPr>
        <w:annotationRef/>
      </w:r>
      <w:r>
        <w:t>Return?</w:t>
      </w:r>
    </w:p>
  </w:comment>
  <w:comment w:id="1293" w:author="Windows User" w:date="2015-10-30T08:56:00Z" w:initials="WU">
    <w:p w14:paraId="2917E600" w14:textId="77777777" w:rsidR="00BE6654" w:rsidRDefault="00BE6654">
      <w:pPr>
        <w:pStyle w:val="CommentText"/>
      </w:pPr>
      <w:r>
        <w:rPr>
          <w:rStyle w:val="CommentReference"/>
        </w:rPr>
        <w:annotationRef/>
      </w:r>
      <w:r>
        <w:t>Establishment? Building up?</w:t>
      </w:r>
    </w:p>
  </w:comment>
  <w:comment w:id="1295" w:author="Windows User" w:date="2015-10-30T08:56:00Z" w:initials="WU">
    <w:p w14:paraId="14DF4F91" w14:textId="77777777" w:rsidR="00BE6654" w:rsidRDefault="00BE6654">
      <w:pPr>
        <w:pStyle w:val="CommentText"/>
      </w:pPr>
      <w:r>
        <w:rPr>
          <w:rStyle w:val="CommentReference"/>
        </w:rPr>
        <w:annotationRef/>
      </w:r>
      <w:r>
        <w:t>Heavenly evangelist? Good tidings? Glad tidings? Good news?</w:t>
      </w:r>
    </w:p>
  </w:comment>
  <w:comment w:id="1296" w:author="Windows User" w:date="2015-10-30T08:56:00Z" w:initials="WU">
    <w:p w14:paraId="55FC1EAE" w14:textId="77777777" w:rsidR="00BE6654" w:rsidRDefault="00BE6654">
      <w:pPr>
        <w:pStyle w:val="CommentText"/>
      </w:pPr>
      <w:r>
        <w:rPr>
          <w:rStyle w:val="CommentReference"/>
        </w:rPr>
        <w:annotationRef/>
      </w:r>
      <w:r>
        <w:t>I don’t see “the Lord is with you” in the Coptic</w:t>
      </w:r>
    </w:p>
    <w:p w14:paraId="4431CB1C" w14:textId="77777777" w:rsidR="00BE6654" w:rsidRDefault="00BE6654">
      <w:pPr>
        <w:pStyle w:val="CommentText"/>
      </w:pPr>
    </w:p>
  </w:comment>
  <w:comment w:id="1297" w:author="Windows User" w:date="2015-10-30T08:56:00Z" w:initials="WU">
    <w:p w14:paraId="4549B91A" w14:textId="77777777" w:rsidR="00BE6654" w:rsidRDefault="00BE6654">
      <w:pPr>
        <w:pStyle w:val="CommentText"/>
      </w:pPr>
      <w:r>
        <w:rPr>
          <w:rStyle w:val="CommentReference"/>
        </w:rPr>
        <w:annotationRef/>
      </w:r>
      <w:r>
        <w:t>Heavenly herald of Good News?</w:t>
      </w:r>
    </w:p>
    <w:p w14:paraId="384F02AC" w14:textId="77777777" w:rsidR="00BE6654" w:rsidRDefault="00BE6654">
      <w:pPr>
        <w:pStyle w:val="CommentText"/>
      </w:pPr>
    </w:p>
  </w:comment>
  <w:comment w:id="1304" w:author="Windows User" w:date="2015-10-30T08:56:00Z" w:initials="WU">
    <w:p w14:paraId="4A264D5C" w14:textId="77777777" w:rsidR="00BE6654" w:rsidRDefault="00BE6654">
      <w:pPr>
        <w:pStyle w:val="CommentText"/>
      </w:pPr>
      <w:r>
        <w:rPr>
          <w:rStyle w:val="CommentReference"/>
        </w:rPr>
        <w:annotationRef/>
      </w:r>
      <w:r>
        <w:t>I think we’re doing holy for ethowab, but saint for agios… open to discussion though.</w:t>
      </w:r>
    </w:p>
  </w:comment>
  <w:comment w:id="1335" w:author="Windows User" w:date="2015-10-30T08:56:00Z" w:initials="WU">
    <w:p w14:paraId="3A72AA33" w14:textId="77777777" w:rsidR="00BE6654" w:rsidRDefault="00BE6654">
      <w:pPr>
        <w:pStyle w:val="CommentText"/>
      </w:pPr>
      <w:r>
        <w:rPr>
          <w:rStyle w:val="CommentReference"/>
        </w:rPr>
        <w:annotationRef/>
      </w:r>
      <w:r>
        <w:t>Redeemed?</w:t>
      </w:r>
    </w:p>
  </w:comment>
  <w:comment w:id="1336" w:author="Windows User" w:date="2015-10-30T08:56:00Z" w:initials="WU">
    <w:p w14:paraId="5BF82FF5" w14:textId="77777777" w:rsidR="00BE6654" w:rsidRDefault="00BE6654">
      <w:pPr>
        <w:pStyle w:val="CommentText"/>
      </w:pPr>
      <w:r>
        <w:rPr>
          <w:rStyle w:val="CommentReference"/>
        </w:rPr>
        <w:annotationRef/>
      </w:r>
      <w:r>
        <w:t>For? So?</w:t>
      </w:r>
    </w:p>
  </w:comment>
  <w:comment w:id="1341" w:author="Windows User" w:date="2015-10-30T08:56:00Z" w:initials="WU">
    <w:p w14:paraId="5B54A424" w14:textId="77777777" w:rsidR="00BE6654" w:rsidRDefault="00BE6654">
      <w:pPr>
        <w:pStyle w:val="CommentText"/>
      </w:pPr>
      <w:r>
        <w:rPr>
          <w:rStyle w:val="CommentReference"/>
        </w:rPr>
        <w:annotationRef/>
      </w:r>
      <w:r>
        <w:t>Or did shine and did illuminate</w:t>
      </w:r>
    </w:p>
  </w:comment>
  <w:comment w:id="1342" w:author="Windows User" w:date="2015-10-30T08:56:00Z" w:initials="WU">
    <w:p w14:paraId="5929E69F" w14:textId="77777777" w:rsidR="00BE6654" w:rsidRDefault="00BE6654">
      <w:pPr>
        <w:pStyle w:val="CommentText"/>
      </w:pPr>
      <w:r>
        <w:rPr>
          <w:rStyle w:val="CommentReference"/>
        </w:rPr>
        <w:annotationRef/>
      </w:r>
      <w:r>
        <w:t>What should this verse be?</w:t>
      </w:r>
    </w:p>
  </w:comment>
  <w:comment w:id="1343" w:author="Windows User" w:date="2015-10-30T08:56:00Z" w:initials="WU">
    <w:p w14:paraId="37815108" w14:textId="77777777" w:rsidR="00BE6654" w:rsidRDefault="00BE6654">
      <w:pPr>
        <w:pStyle w:val="CommentText"/>
      </w:pPr>
      <w:r>
        <w:rPr>
          <w:rStyle w:val="CommentReference"/>
        </w:rPr>
        <w:annotationRef/>
      </w:r>
      <w:r>
        <w:t>Uhm… does this mean something else, because saying the seal of the door Ezekiel saw was raised seems really bad …</w:t>
      </w:r>
    </w:p>
  </w:comment>
  <w:comment w:id="1344" w:author="Windows User" w:date="2015-10-30T08:56:00Z" w:initials="WU">
    <w:p w14:paraId="770E6FA0" w14:textId="77777777" w:rsidR="00BE6654" w:rsidRDefault="00BE6654">
      <w:pPr>
        <w:pStyle w:val="CommentText"/>
      </w:pPr>
      <w:r>
        <w:rPr>
          <w:rStyle w:val="CommentReference"/>
        </w:rPr>
        <w:annotationRef/>
      </w:r>
      <w:r>
        <w:t>Who?</w:t>
      </w:r>
    </w:p>
  </w:comment>
  <w:comment w:id="1345" w:author="Windows User" w:date="2015-10-30T08:56:00Z" w:initials="WU">
    <w:p w14:paraId="7FDD5784" w14:textId="77777777" w:rsidR="00BE6654" w:rsidRDefault="00BE6654">
      <w:pPr>
        <w:pStyle w:val="CommentText"/>
      </w:pPr>
      <w:r>
        <w:rPr>
          <w:rStyle w:val="CommentReference"/>
        </w:rPr>
        <w:annotationRef/>
      </w:r>
      <w:r>
        <w:t>Different adjective</w:t>
      </w:r>
    </w:p>
  </w:comment>
  <w:comment w:id="1346" w:author="Windows User" w:date="2015-10-30T08:56:00Z" w:initials="WU">
    <w:p w14:paraId="69734FAC" w14:textId="77777777" w:rsidR="00BE6654" w:rsidRDefault="00BE6654">
      <w:pPr>
        <w:pStyle w:val="CommentText"/>
      </w:pPr>
      <w:r>
        <w:rPr>
          <w:rStyle w:val="CommentReference"/>
        </w:rPr>
        <w:annotationRef/>
      </w:r>
      <w:r>
        <w:t>Sickness?</w:t>
      </w:r>
    </w:p>
  </w:comment>
  <w:comment w:id="1349" w:author="Windows User" w:date="2015-10-30T08:56:00Z" w:initials="BS">
    <w:p w14:paraId="07C468E8" w14:textId="77777777" w:rsidR="00BE6654" w:rsidRDefault="00BE6654">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52" w:author="Windows User" w:date="2015-10-30T08:56:00Z" w:initials="WU">
    <w:p w14:paraId="14F94395" w14:textId="77777777" w:rsidR="00BE6654" w:rsidRDefault="00BE6654">
      <w:pPr>
        <w:pStyle w:val="CommentText"/>
      </w:pPr>
      <w:r>
        <w:rPr>
          <w:rStyle w:val="CommentReference"/>
        </w:rPr>
        <w:annotationRef/>
      </w:r>
      <w:r>
        <w:t>What?</w:t>
      </w:r>
    </w:p>
  </w:comment>
  <w:comment w:id="1361" w:author="Windows User" w:date="2015-10-30T08:56:00Z" w:initials="WU">
    <w:p w14:paraId="39A2608E" w14:textId="77777777" w:rsidR="00BE6654" w:rsidRDefault="00BE6654">
      <w:pPr>
        <w:pStyle w:val="CommentText"/>
      </w:pPr>
      <w:r>
        <w:rPr>
          <w:rStyle w:val="CommentReference"/>
        </w:rPr>
        <w:annotationRef/>
      </w:r>
    </w:p>
  </w:comment>
  <w:comment w:id="1372" w:author="Windows User" w:date="2015-10-30T08:56:00Z" w:initials="WU">
    <w:p w14:paraId="255EEE9F" w14:textId="77777777" w:rsidR="00BE6654" w:rsidRDefault="00BE6654">
      <w:pPr>
        <w:pStyle w:val="CommentText"/>
      </w:pPr>
      <w:r>
        <w:rPr>
          <w:rStyle w:val="CommentReference"/>
        </w:rPr>
        <w:annotationRef/>
      </w:r>
      <w:r>
        <w:t>Is abouna going by a different version of the Coptic?</w:t>
      </w:r>
    </w:p>
    <w:p w14:paraId="45F504BB" w14:textId="77777777" w:rsidR="00BE6654" w:rsidRDefault="00BE6654">
      <w:pPr>
        <w:pStyle w:val="CommentText"/>
      </w:pPr>
    </w:p>
  </w:comment>
  <w:comment w:id="1374" w:author="Windows User" w:date="2015-10-30T08:56:00Z" w:initials="WU">
    <w:p w14:paraId="63C351E6" w14:textId="77777777" w:rsidR="00BE6654" w:rsidRDefault="00BE6654">
      <w:pPr>
        <w:pStyle w:val="CommentText"/>
      </w:pPr>
      <w:r>
        <w:rPr>
          <w:rStyle w:val="CommentReference"/>
        </w:rPr>
        <w:annotationRef/>
      </w:r>
      <w:r>
        <w:t>Praise and victory doesn’t make sense.</w:t>
      </w:r>
    </w:p>
  </w:comment>
  <w:comment w:id="1376" w:author="Windows User" w:date="2015-10-30T08:56:00Z" w:initials="WU">
    <w:p w14:paraId="5729C7D5" w14:textId="77777777" w:rsidR="00BE6654" w:rsidRDefault="00BE6654">
      <w:pPr>
        <w:pStyle w:val="CommentText"/>
      </w:pPr>
      <w:r>
        <w:rPr>
          <w:rStyle w:val="CommentReference"/>
        </w:rPr>
        <w:annotationRef/>
      </w:r>
      <w:r>
        <w:t>Godhead?</w:t>
      </w:r>
    </w:p>
  </w:comment>
  <w:comment w:id="1385" w:author="Windows User" w:date="2015-10-30T08:56:00Z" w:initials="WU">
    <w:p w14:paraId="78E42A11" w14:textId="77777777" w:rsidR="00BE6654" w:rsidRDefault="00BE6654">
      <w:pPr>
        <w:pStyle w:val="CommentText"/>
      </w:pPr>
      <w:r>
        <w:rPr>
          <w:rStyle w:val="CommentReference"/>
        </w:rPr>
        <w:annotationRef/>
      </w:r>
      <w:r>
        <w:t>Establish?</w:t>
      </w:r>
    </w:p>
  </w:comment>
  <w:comment w:id="1386" w:author="Windows User" w:date="2015-10-30T08:56:00Z" w:initials="WU">
    <w:p w14:paraId="642EB965" w14:textId="77777777" w:rsidR="00BE6654" w:rsidRDefault="00BE6654">
      <w:pPr>
        <w:pStyle w:val="CommentText"/>
      </w:pPr>
      <w:r>
        <w:rPr>
          <w:rStyle w:val="CommentReference"/>
        </w:rPr>
        <w:annotationRef/>
      </w:r>
      <w:r>
        <w:t>Check another source… missing puncuation</w:t>
      </w:r>
    </w:p>
  </w:comment>
  <w:comment w:id="1387" w:author="Windows User" w:date="2015-10-30T08:56:00Z" w:initials="WU">
    <w:p w14:paraId="6F8B5532" w14:textId="77777777" w:rsidR="00BE6654" w:rsidRDefault="00BE6654">
      <w:pPr>
        <w:pStyle w:val="CommentText"/>
      </w:pPr>
      <w:r>
        <w:rPr>
          <w:rStyle w:val="CommentReference"/>
        </w:rPr>
        <w:annotationRef/>
      </w:r>
      <w:r>
        <w:t>Worked?</w:t>
      </w:r>
    </w:p>
  </w:comment>
  <w:comment w:id="1388" w:author="Windows User" w:date="2015-10-30T08:56:00Z" w:initials="WU">
    <w:p w14:paraId="4F504285" w14:textId="77777777" w:rsidR="00BE6654" w:rsidRDefault="00BE6654">
      <w:pPr>
        <w:pStyle w:val="CommentText"/>
      </w:pPr>
      <w:r>
        <w:rPr>
          <w:rStyle w:val="CommentReference"/>
        </w:rPr>
        <w:annotationRef/>
      </w:r>
      <w:r>
        <w:t>Thrice holy or Trisagion?</w:t>
      </w:r>
    </w:p>
  </w:comment>
  <w:comment w:id="1390" w:author="Windows User" w:date="2015-10-30T08:56:00Z" w:initials="WU">
    <w:p w14:paraId="5514BCC2" w14:textId="77777777" w:rsidR="00BE6654" w:rsidRPr="00936DE7" w:rsidRDefault="00BE665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91" w:author="Windows User" w:date="2015-10-30T08:56:00Z" w:initials="WU">
    <w:p w14:paraId="179A5384" w14:textId="77777777" w:rsidR="00BE6654" w:rsidRDefault="00BE6654">
      <w:pPr>
        <w:pStyle w:val="CommentText"/>
      </w:pPr>
      <w:r>
        <w:rPr>
          <w:rStyle w:val="CommentReference"/>
        </w:rPr>
        <w:annotationRef/>
      </w:r>
      <w:r>
        <w:t>Right translation?</w:t>
      </w:r>
    </w:p>
  </w:comment>
  <w:comment w:id="1393" w:author="Windows User" w:date="2015-10-30T08:56:00Z" w:initials="WU">
    <w:p w14:paraId="1682BE28" w14:textId="77777777" w:rsidR="00BE6654" w:rsidRDefault="00BE6654">
      <w:pPr>
        <w:pStyle w:val="CommentText"/>
      </w:pPr>
      <w:r>
        <w:rPr>
          <w:rStyle w:val="CommentReference"/>
        </w:rPr>
        <w:annotationRef/>
      </w:r>
      <w:r>
        <w:t>What does this mean?</w:t>
      </w:r>
    </w:p>
  </w:comment>
  <w:comment w:id="1394" w:author="Windows User" w:date="2015-10-30T08:56:00Z" w:initials="WU">
    <w:p w14:paraId="30C5B7C9" w14:textId="77777777" w:rsidR="00BE6654" w:rsidRDefault="00BE6654">
      <w:pPr>
        <w:pStyle w:val="CommentText"/>
      </w:pPr>
      <w:r>
        <w:rPr>
          <w:rStyle w:val="CommentReference"/>
        </w:rPr>
        <w:annotationRef/>
      </w:r>
      <w:r>
        <w:t>To the end?</w:t>
      </w:r>
    </w:p>
  </w:comment>
  <w:comment w:id="1399" w:author="Windows User" w:date="2015-10-30T08:56:00Z" w:initials="WU">
    <w:p w14:paraId="2C2856CA" w14:textId="77777777" w:rsidR="00BE6654" w:rsidRDefault="00BE6654">
      <w:pPr>
        <w:pStyle w:val="CommentText"/>
      </w:pPr>
      <w:r>
        <w:rPr>
          <w:rStyle w:val="CommentReference"/>
        </w:rPr>
        <w:annotationRef/>
      </w:r>
      <w:r>
        <w:t>Or freedom?</w:t>
      </w:r>
    </w:p>
  </w:comment>
  <w:comment w:id="1400" w:author="Windows User" w:date="2015-10-30T08:56:00Z" w:initials="WU">
    <w:p w14:paraId="229642C6" w14:textId="77777777" w:rsidR="00BE6654" w:rsidRDefault="00BE6654">
      <w:pPr>
        <w:pStyle w:val="CommentText"/>
      </w:pPr>
      <w:r>
        <w:rPr>
          <w:rStyle w:val="CommentReference"/>
        </w:rPr>
        <w:annotationRef/>
      </w:r>
      <w:r>
        <w:t>Or establish?</w:t>
      </w:r>
    </w:p>
  </w:comment>
  <w:comment w:id="1408" w:author="Windows User" w:date="2015-10-30T08:56:00Z" w:initials="WU">
    <w:p w14:paraId="798C7307" w14:textId="77777777" w:rsidR="00BE6654" w:rsidRDefault="00BE6654">
      <w:pPr>
        <w:pStyle w:val="CommentText"/>
      </w:pPr>
      <w:r>
        <w:rPr>
          <w:rStyle w:val="CommentReference"/>
        </w:rPr>
        <w:annotationRef/>
      </w:r>
      <w:r>
        <w:t>Is this the correct date?</w:t>
      </w:r>
    </w:p>
  </w:comment>
  <w:comment w:id="1500" w:author="Windows User" w:date="2015-10-30T08:56:00Z" w:initials="WU">
    <w:p w14:paraId="1C25D03A" w14:textId="77777777" w:rsidR="00BE6654" w:rsidRDefault="00BE6654">
      <w:pPr>
        <w:pStyle w:val="CommentText"/>
      </w:pPr>
      <w:r>
        <w:rPr>
          <w:rStyle w:val="CommentReference"/>
        </w:rPr>
        <w:annotationRef/>
      </w:r>
      <w:r>
        <w:t>Can this be reworded?</w:t>
      </w:r>
    </w:p>
  </w:comment>
  <w:comment w:id="1502" w:author="Windows User" w:date="2015-10-30T08:56:00Z" w:initials="WU">
    <w:p w14:paraId="71B1FE22" w14:textId="77777777" w:rsidR="00BE6654" w:rsidRDefault="00BE6654">
      <w:pPr>
        <w:pStyle w:val="CommentText"/>
      </w:pPr>
      <w:r>
        <w:rPr>
          <w:rStyle w:val="CommentReference"/>
        </w:rPr>
        <w:annotationRef/>
      </w:r>
      <w:r>
        <w:t>Check other books for alternate word here.</w:t>
      </w:r>
    </w:p>
  </w:comment>
  <w:comment w:id="1503" w:author="Windows User" w:date="2015-10-30T08:56:00Z" w:initials="WU">
    <w:p w14:paraId="546F5FFA" w14:textId="77777777" w:rsidR="00BE6654" w:rsidRDefault="00BE6654">
      <w:pPr>
        <w:pStyle w:val="CommentText"/>
      </w:pPr>
      <w:r>
        <w:rPr>
          <w:rStyle w:val="CommentReference"/>
        </w:rPr>
        <w:annotationRef/>
      </w:r>
      <w:r>
        <w:t>Nations or peoples?</w:t>
      </w:r>
    </w:p>
  </w:comment>
  <w:comment w:id="1504" w:author="Windows User" w:date="2015-10-30T08:56:00Z" w:initials="WU">
    <w:p w14:paraId="4FC1DCF3" w14:textId="77777777" w:rsidR="00BE6654" w:rsidRDefault="00BE6654">
      <w:pPr>
        <w:pStyle w:val="CommentText"/>
      </w:pPr>
      <w:r>
        <w:rPr>
          <w:rStyle w:val="CommentReference"/>
        </w:rPr>
        <w:annotationRef/>
      </w:r>
      <w:r>
        <w:t>Burned or consumed?</w:t>
      </w:r>
    </w:p>
  </w:comment>
  <w:comment w:id="1505" w:author="Windows User" w:date="2015-10-30T08:56:00Z" w:initials="WU">
    <w:p w14:paraId="5B463C07" w14:textId="77777777" w:rsidR="00BE6654" w:rsidRDefault="00BE6654">
      <w:pPr>
        <w:pStyle w:val="CommentText"/>
      </w:pPr>
      <w:r>
        <w:rPr>
          <w:rStyle w:val="CommentReference"/>
        </w:rPr>
        <w:annotationRef/>
      </w:r>
      <w:r>
        <w:t>?</w:t>
      </w:r>
    </w:p>
  </w:comment>
  <w:comment w:id="1506" w:author="Windows User" w:date="2015-10-30T08:56:00Z" w:initials="WU">
    <w:p w14:paraId="3079CC02" w14:textId="77777777" w:rsidR="00BE6654" w:rsidRPr="0098028B" w:rsidRDefault="00BE665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7" w:author="Windows User" w:date="2015-10-30T08:56:00Z" w:initials="WU">
    <w:p w14:paraId="4B943F0B" w14:textId="77777777" w:rsidR="00BE6654" w:rsidRDefault="00BE6654">
      <w:pPr>
        <w:pStyle w:val="CommentText"/>
      </w:pPr>
      <w:r>
        <w:rPr>
          <w:rStyle w:val="CommentReference"/>
        </w:rPr>
        <w:annotationRef/>
      </w:r>
      <w:r>
        <w:t>Synaxarium has St. James dying twice… likely one of them should be St. John!</w:t>
      </w:r>
    </w:p>
  </w:comment>
  <w:comment w:id="1550" w:author="Windows User" w:date="2015-10-30T08:56:00Z" w:initials="WU">
    <w:p w14:paraId="11436C6E" w14:textId="77777777" w:rsidR="00BE6654" w:rsidRDefault="00BE6654">
      <w:pPr>
        <w:pStyle w:val="CommentText"/>
      </w:pPr>
      <w:r>
        <w:rPr>
          <w:rStyle w:val="CommentReference"/>
        </w:rPr>
        <w:annotationRef/>
      </w:r>
      <w:r>
        <w:t>Ramez says print synacarium may have him in july</w:t>
      </w:r>
    </w:p>
  </w:comment>
  <w:comment w:id="1561" w:author="Windows User" w:date="2015-10-30T08:56:00Z" w:initials="WU">
    <w:p w14:paraId="62A36CDC" w14:textId="77777777" w:rsidR="00BE6654" w:rsidRDefault="00BE6654">
      <w:pPr>
        <w:pStyle w:val="CommentText"/>
      </w:pPr>
      <w:r>
        <w:rPr>
          <w:rStyle w:val="CommentReference"/>
        </w:rPr>
        <w:annotationRef/>
      </w:r>
      <w:r>
        <w:t>Approached? What does this vs mean?</w:t>
      </w:r>
    </w:p>
  </w:comment>
  <w:comment w:id="1562" w:author="Windows User" w:date="2015-10-30T08:56:00Z" w:initials="WU">
    <w:p w14:paraId="329416E7" w14:textId="77777777" w:rsidR="00BE6654" w:rsidRPr="00035775" w:rsidRDefault="00BE665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8" w:author="Windows User" w:date="2015-10-30T08:56:00Z" w:initials="WU">
    <w:p w14:paraId="763F73BB" w14:textId="77777777" w:rsidR="00BE6654" w:rsidRDefault="00BE6654">
      <w:pPr>
        <w:pStyle w:val="CommentText"/>
      </w:pPr>
      <w:r>
        <w:rPr>
          <w:rStyle w:val="CommentReference"/>
        </w:rPr>
        <w:annotationRef/>
      </w:r>
      <w:r>
        <w:t>Thoughts?</w:t>
      </w:r>
    </w:p>
  </w:comment>
  <w:comment w:id="1589" w:author="Windows User" w:date="2015-10-30T08:56:00Z" w:initials="WU">
    <w:p w14:paraId="7B47C8A3" w14:textId="77777777" w:rsidR="00BE6654" w:rsidRDefault="00BE6654">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24" w:author="Windows User" w:date="2015-10-30T08:56:00Z" w:initials="WU">
    <w:p w14:paraId="0BE9113A" w14:textId="77777777" w:rsidR="00BE6654" w:rsidRDefault="00BE6654">
      <w:pPr>
        <w:pStyle w:val="CommentText"/>
      </w:pPr>
      <w:r>
        <w:rPr>
          <w:rStyle w:val="CommentReference"/>
        </w:rPr>
        <w:annotationRef/>
      </w:r>
      <w:r>
        <w:t>Completely different.</w:t>
      </w:r>
    </w:p>
  </w:comment>
  <w:comment w:id="1625" w:author="Windows User" w:date="2015-10-30T08:56:00Z" w:initials="WU">
    <w:p w14:paraId="074682DD" w14:textId="77777777" w:rsidR="00BE6654" w:rsidRDefault="00BE6654">
      <w:pPr>
        <w:pStyle w:val="CommentText"/>
      </w:pPr>
      <w:r>
        <w:rPr>
          <w:rStyle w:val="CommentReference"/>
        </w:rPr>
        <w:annotationRef/>
      </w:r>
      <w:r>
        <w:t>With or in?</w:t>
      </w:r>
    </w:p>
  </w:comment>
  <w:comment w:id="1626" w:author="Windows User" w:date="2015-10-30T08:56:00Z" w:initials="WU">
    <w:p w14:paraId="371712E1" w14:textId="77777777" w:rsidR="00BE6654" w:rsidRDefault="00BE6654">
      <w:pPr>
        <w:pStyle w:val="CommentText"/>
      </w:pPr>
      <w:r>
        <w:rPr>
          <w:rStyle w:val="CommentReference"/>
        </w:rPr>
        <w:annotationRef/>
      </w:r>
    </w:p>
  </w:comment>
  <w:comment w:id="1627" w:author="Windows User" w:date="2015-10-30T08:56:00Z" w:initials="WU">
    <w:p w14:paraId="0B3C1D3B" w14:textId="77777777" w:rsidR="00BE6654" w:rsidRDefault="00BE6654">
      <w:pPr>
        <w:pStyle w:val="CommentText"/>
      </w:pPr>
      <w:r>
        <w:rPr>
          <w:rStyle w:val="CommentReference"/>
        </w:rPr>
        <w:annotationRef/>
      </w:r>
      <w:r>
        <w:t>Sound or voice?</w:t>
      </w:r>
    </w:p>
  </w:comment>
  <w:comment w:id="1629" w:author="Windows User" w:date="2015-10-30T08:56:00Z" w:initials="WU">
    <w:p w14:paraId="1C3A0B98" w14:textId="77777777" w:rsidR="00BE6654" w:rsidRDefault="00BE6654">
      <w:pPr>
        <w:pStyle w:val="CommentText"/>
      </w:pPr>
      <w:r>
        <w:rPr>
          <w:rStyle w:val="CommentReference"/>
        </w:rPr>
        <w:annotationRef/>
      </w:r>
      <w:r>
        <w:t>Open to suggetions.</w:t>
      </w:r>
    </w:p>
  </w:comment>
  <w:comment w:id="1630" w:author="Windows User" w:date="2015-10-30T08:56:00Z" w:initials="WU">
    <w:p w14:paraId="79DB91AB" w14:textId="77777777" w:rsidR="00BE6654" w:rsidRDefault="00BE6654">
      <w:pPr>
        <w:pStyle w:val="CommentText"/>
      </w:pPr>
      <w:r>
        <w:rPr>
          <w:rStyle w:val="CommentReference"/>
        </w:rPr>
        <w:annotationRef/>
      </w:r>
      <w:r>
        <w:t>Before?</w:t>
      </w:r>
    </w:p>
  </w:comment>
  <w:comment w:id="1631" w:author="Windows User" w:date="2015-10-30T08:56:00Z" w:initials="WU">
    <w:p w14:paraId="777049F3" w14:textId="77777777" w:rsidR="00BE6654" w:rsidRDefault="00BE6654">
      <w:pPr>
        <w:pStyle w:val="CommentText"/>
      </w:pPr>
      <w:r>
        <w:rPr>
          <w:rStyle w:val="CommentReference"/>
        </w:rPr>
        <w:annotationRef/>
      </w:r>
      <w:r>
        <w:t>Nations?</w:t>
      </w:r>
    </w:p>
  </w:comment>
  <w:comment w:id="1632" w:author="Windows User" w:date="2015-10-30T08:56:00Z" w:initials="WU">
    <w:p w14:paraId="29D1E0CC" w14:textId="77777777" w:rsidR="00BE6654" w:rsidRDefault="00BE6654">
      <w:pPr>
        <w:pStyle w:val="CommentText"/>
      </w:pPr>
      <w:r>
        <w:rPr>
          <w:rStyle w:val="CommentReference"/>
        </w:rPr>
        <w:annotationRef/>
      </w:r>
      <w:r>
        <w:t>?</w:t>
      </w:r>
    </w:p>
  </w:comment>
  <w:comment w:id="1673" w:author="Windows User" w:date="2015-10-30T08:56:00Z" w:initials="WU">
    <w:p w14:paraId="73A9ACC7" w14:textId="77777777" w:rsidR="00BE6654" w:rsidRDefault="00BE6654">
      <w:pPr>
        <w:pStyle w:val="CommentText"/>
      </w:pPr>
      <w:r>
        <w:rPr>
          <w:rStyle w:val="CommentReference"/>
        </w:rPr>
        <w:annotationRef/>
      </w:r>
      <w:r>
        <w:t>?</w:t>
      </w:r>
    </w:p>
  </w:comment>
  <w:comment w:id="1680" w:author="Windows User" w:date="2015-10-30T08:56:00Z" w:initials="WU">
    <w:p w14:paraId="4F5630C0" w14:textId="77777777" w:rsidR="00BE6654" w:rsidRDefault="00BE6654">
      <w:pPr>
        <w:pStyle w:val="CommentText"/>
      </w:pPr>
      <w:r>
        <w:rPr>
          <w:rStyle w:val="CommentReference"/>
        </w:rPr>
        <w:annotationRef/>
      </w:r>
      <w:r>
        <w:t>Abba Noub, abanoub, Apa Noub, Apnoub?</w:t>
      </w:r>
    </w:p>
  </w:comment>
  <w:comment w:id="1681" w:author="Windows User" w:date="2015-10-30T08:56:00Z" w:initials="WU">
    <w:p w14:paraId="3899034D" w14:textId="77777777" w:rsidR="00BE6654" w:rsidRDefault="00BE6654">
      <w:pPr>
        <w:pStyle w:val="CommentText"/>
      </w:pPr>
      <w:r>
        <w:rPr>
          <w:rStyle w:val="CommentReference"/>
        </w:rPr>
        <w:annotationRef/>
      </w:r>
      <w:r>
        <w:t>Upright, or orthodox?</w:t>
      </w:r>
    </w:p>
  </w:comment>
  <w:comment w:id="1690" w:author="Windows User" w:date="2015-10-30T08:56:00Z" w:initials="WU">
    <w:p w14:paraId="61207ABC" w14:textId="77777777" w:rsidR="00BE6654" w:rsidRDefault="00BE6654">
      <w:pPr>
        <w:pStyle w:val="CommentText"/>
      </w:pPr>
      <w:r>
        <w:rPr>
          <w:rStyle w:val="CommentReference"/>
        </w:rPr>
        <w:annotationRef/>
      </w:r>
      <w:r>
        <w:t>Are we going with ti agia = saint and ti ethowab = the holy?</w:t>
      </w:r>
    </w:p>
  </w:comment>
  <w:comment w:id="1712" w:author="Windows User" w:date="2015-11-18T20:43:00Z" w:initials="WU">
    <w:p w14:paraId="08613E46" w14:textId="00F90E8C" w:rsidR="00BE6654" w:rsidRDefault="00BE6654">
      <w:pPr>
        <w:pStyle w:val="CommentText"/>
      </w:pPr>
      <w:r>
        <w:rPr>
          <w:rStyle w:val="CommentReference"/>
        </w:rPr>
        <w:annotationRef/>
      </w:r>
      <w:r>
        <w:t>Is this for Adam days? Or just Sundays?</w:t>
      </w:r>
    </w:p>
  </w:comment>
  <w:comment w:id="1713" w:author="Windows User" w:date="2015-11-18T20:38:00Z" w:initials="WU">
    <w:p w14:paraId="43F9C3B7" w14:textId="77777777" w:rsidR="00BE6654" w:rsidRDefault="00BE6654">
      <w:pPr>
        <w:pStyle w:val="CommentText"/>
      </w:pPr>
      <w:r>
        <w:rPr>
          <w:rStyle w:val="CommentReference"/>
        </w:rPr>
        <w:annotationRef/>
      </w:r>
      <w:r>
        <w:t>What does this mean? I feel like we put something else somewhere else</w:t>
      </w:r>
    </w:p>
  </w:comment>
  <w:comment w:id="1715" w:author="Windows User" w:date="2015-11-19T22:12:00Z" w:initials="WU">
    <w:p w14:paraId="79F037D4" w14:textId="77777777" w:rsidR="00BE6654" w:rsidRDefault="00BE6654">
      <w:pPr>
        <w:pStyle w:val="CommentText"/>
      </w:pPr>
      <w:r>
        <w:rPr>
          <w:rStyle w:val="CommentReference"/>
        </w:rPr>
        <w:annotationRef/>
      </w:r>
      <w:r>
        <w:t>Theotokos forever, or ever-Theotokos?</w:t>
      </w:r>
    </w:p>
  </w:comment>
  <w:comment w:id="1716" w:author="Windows User" w:date="2015-11-19T22:12:00Z" w:initials="WU">
    <w:p w14:paraId="7E2C6DDB" w14:textId="77777777" w:rsidR="00BE6654" w:rsidRDefault="00BE6654">
      <w:pPr>
        <w:pStyle w:val="CommentText"/>
      </w:pPr>
      <w:r>
        <w:rPr>
          <w:rStyle w:val="CommentReference"/>
        </w:rPr>
        <w:annotationRef/>
      </w:r>
      <w:r>
        <w:t>What does this mean?</w:t>
      </w:r>
    </w:p>
  </w:comment>
  <w:comment w:id="1717" w:author="Windows User" w:date="2015-11-19T22:12:00Z" w:initials="WU">
    <w:p w14:paraId="71146019" w14:textId="77777777" w:rsidR="00BE6654" w:rsidRDefault="00BE6654">
      <w:pPr>
        <w:pStyle w:val="CommentText"/>
      </w:pPr>
      <w:r>
        <w:rPr>
          <w:rStyle w:val="CommentReference"/>
        </w:rPr>
        <w:annotationRef/>
      </w:r>
      <w:r>
        <w:t>What does this mean?</w:t>
      </w:r>
    </w:p>
  </w:comment>
  <w:comment w:id="1718" w:author="Windows User" w:date="2015-11-19T22:12:00Z" w:initials="WU">
    <w:p w14:paraId="24E4F57A" w14:textId="77777777" w:rsidR="00BE6654" w:rsidRDefault="00BE6654">
      <w:pPr>
        <w:pStyle w:val="CommentText"/>
      </w:pPr>
      <w:r>
        <w:rPr>
          <w:rStyle w:val="CommentReference"/>
        </w:rPr>
        <w:annotationRef/>
      </w:r>
      <w:r>
        <w:t>Praying or interceding?</w:t>
      </w:r>
    </w:p>
  </w:comment>
  <w:comment w:id="1736" w:author="Windows User" w:date="2015-10-30T08:56:00Z" w:initials="WU">
    <w:p w14:paraId="36116F5D" w14:textId="77777777" w:rsidR="00BE6654" w:rsidRPr="00F905FE" w:rsidRDefault="00BE665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37" w:author="Windows User" w:date="2015-10-30T08:56:00Z" w:initials="WU">
    <w:p w14:paraId="55EA204B" w14:textId="77777777" w:rsidR="00BE6654" w:rsidRDefault="00BE6654">
      <w:pPr>
        <w:pStyle w:val="CommentText"/>
      </w:pPr>
      <w:r>
        <w:rPr>
          <w:rStyle w:val="CommentReference"/>
        </w:rPr>
        <w:annotationRef/>
      </w:r>
      <w:r>
        <w:t>Typo?</w:t>
      </w:r>
    </w:p>
  </w:comment>
  <w:comment w:id="1758" w:author="Windows User" w:date="2015-10-30T08:56:00Z" w:initials="WU">
    <w:p w14:paraId="11E5D177" w14:textId="77777777" w:rsidR="00BE6654" w:rsidRPr="00DD5DBC" w:rsidRDefault="00BE665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60" w:author="Windows User" w:date="2015-10-30T08:56:00Z" w:initials="WU">
    <w:p w14:paraId="38A16B24" w14:textId="77777777" w:rsidR="00BE6654" w:rsidRDefault="00BE6654">
      <w:pPr>
        <w:pStyle w:val="CommentText"/>
      </w:pPr>
      <w:r>
        <w:rPr>
          <w:rStyle w:val="CommentReference"/>
        </w:rPr>
        <w:annotationRef/>
      </w:r>
      <w:r>
        <w:t>What does the Coptic say?</w:t>
      </w:r>
    </w:p>
  </w:comment>
  <w:comment w:id="1761" w:author="Windows User" w:date="2015-10-30T08:56:00Z" w:initials="WU">
    <w:p w14:paraId="239824AA" w14:textId="77777777" w:rsidR="00BE6654" w:rsidRDefault="00BE6654">
      <w:pPr>
        <w:pStyle w:val="CommentText"/>
      </w:pPr>
      <w:r>
        <w:rPr>
          <w:rStyle w:val="CommentReference"/>
        </w:rPr>
        <w:annotationRef/>
      </w:r>
      <w:r>
        <w:t>What is being quoted? 2Cor 5?</w:t>
      </w:r>
    </w:p>
  </w:comment>
  <w:comment w:id="1764" w:author="Windows User" w:date="2015-10-30T08:56:00Z" w:initials="WU">
    <w:p w14:paraId="1EC34668" w14:textId="77777777" w:rsidR="00BE6654" w:rsidRDefault="00BE6654">
      <w:pPr>
        <w:pStyle w:val="CommentText"/>
      </w:pPr>
      <w:r>
        <w:rPr>
          <w:rStyle w:val="CommentReference"/>
        </w:rPr>
        <w:annotationRef/>
      </w:r>
      <w:r>
        <w:t>This is clearly a late composition, bastardizing other hymns. “our father in heaven, the sinless one, with your good father…” right.</w:t>
      </w:r>
    </w:p>
  </w:comment>
  <w:comment w:id="1765" w:author="Windows User" w:date="2015-10-30T08:56:00Z" w:initials="WU">
    <w:p w14:paraId="4470C38C" w14:textId="77777777" w:rsidR="00BE6654" w:rsidRDefault="00BE6654">
      <w:pPr>
        <w:pStyle w:val="CommentText"/>
      </w:pPr>
      <w:r>
        <w:rPr>
          <w:rStyle w:val="CommentReference"/>
        </w:rPr>
        <w:annotationRef/>
      </w:r>
      <w:r>
        <w:t>Coptic is different from previous verse. What should English be?</w:t>
      </w:r>
    </w:p>
  </w:comment>
  <w:comment w:id="1766" w:author="Windows User" w:date="2015-10-30T08:56:00Z" w:initials="WU">
    <w:p w14:paraId="350A9B71" w14:textId="77777777" w:rsidR="00BE6654" w:rsidRDefault="00BE6654">
      <w:pPr>
        <w:pStyle w:val="CommentText"/>
      </w:pPr>
      <w:r>
        <w:rPr>
          <w:rStyle w:val="CommentReference"/>
        </w:rPr>
        <w:annotationRef/>
      </w:r>
      <w:r>
        <w:t>Or athletes? Or athletic martyrs?</w:t>
      </w:r>
    </w:p>
  </w:comment>
  <w:comment w:id="1767" w:author="Windows User" w:date="2015-10-30T08:56:00Z" w:initials="WU">
    <w:p w14:paraId="72F9FFC3" w14:textId="77777777" w:rsidR="00BE6654" w:rsidRDefault="00BE6654">
      <w:pPr>
        <w:pStyle w:val="CommentText"/>
      </w:pPr>
      <w:r>
        <w:rPr>
          <w:rStyle w:val="CommentReference"/>
        </w:rPr>
        <w:annotationRef/>
      </w:r>
      <w:r>
        <w:t>Or of the martyrs?</w:t>
      </w:r>
    </w:p>
  </w:comment>
  <w:comment w:id="1768" w:author="Windows User" w:date="2015-10-30T08:56:00Z" w:initials="WU">
    <w:p w14:paraId="7BD5C124" w14:textId="77777777" w:rsidR="00BE6654" w:rsidRDefault="00BE6654">
      <w:pPr>
        <w:pStyle w:val="CommentText"/>
      </w:pPr>
      <w:r>
        <w:rPr>
          <w:rStyle w:val="CommentReference"/>
        </w:rPr>
        <w:annotationRef/>
      </w:r>
      <w:r>
        <w:t>Carries or lifts?</w:t>
      </w:r>
    </w:p>
  </w:comment>
  <w:comment w:id="1769" w:author="Windows User" w:date="2015-10-30T08:56:00Z" w:initials="WU">
    <w:p w14:paraId="525F7218" w14:textId="77777777" w:rsidR="00BE6654" w:rsidRDefault="00BE6654">
      <w:pPr>
        <w:pStyle w:val="CommentText"/>
      </w:pPr>
      <w:r>
        <w:rPr>
          <w:rStyle w:val="CommentReference"/>
        </w:rPr>
        <w:annotationRef/>
      </w:r>
      <w:r>
        <w:t>Churches?</w:t>
      </w:r>
    </w:p>
    <w:p w14:paraId="32A8F1D7" w14:textId="77777777" w:rsidR="00BE6654" w:rsidRDefault="00BE6654">
      <w:pPr>
        <w:pStyle w:val="CommentText"/>
      </w:pPr>
    </w:p>
  </w:comment>
  <w:comment w:id="1770" w:author="Windows User" w:date="2015-10-30T08:56:00Z" w:initials="WU">
    <w:p w14:paraId="165286E5" w14:textId="77777777" w:rsidR="00BE6654" w:rsidRDefault="00BE6654">
      <w:pPr>
        <w:pStyle w:val="CommentText"/>
      </w:pPr>
      <w:r>
        <w:rPr>
          <w:rStyle w:val="CommentReference"/>
        </w:rPr>
        <w:annotationRef/>
      </w:r>
      <w:r>
        <w:t>End?</w:t>
      </w:r>
    </w:p>
  </w:comment>
  <w:comment w:id="1779" w:author="Windows User" w:date="2015-10-30T08:56:00Z" w:initials="WU">
    <w:p w14:paraId="770DC519" w14:textId="77777777" w:rsidR="00BE6654" w:rsidRDefault="00BE6654">
      <w:pPr>
        <w:pStyle w:val="CommentText"/>
      </w:pPr>
      <w:r>
        <w:rPr>
          <w:rStyle w:val="CommentReference"/>
        </w:rPr>
        <w:annotationRef/>
      </w:r>
      <w:r>
        <w:t>Or full stop. You are worthy of the glory,</w:t>
      </w:r>
    </w:p>
  </w:comment>
  <w:comment w:id="1785" w:author="Windows User" w:date="2015-10-30T08:56:00Z" w:initials="WU">
    <w:p w14:paraId="664F3BFA" w14:textId="77777777" w:rsidR="00BE6654" w:rsidRDefault="00BE6654">
      <w:pPr>
        <w:pStyle w:val="CommentText"/>
      </w:pPr>
      <w:r>
        <w:rPr>
          <w:rStyle w:val="CommentReference"/>
        </w:rPr>
        <w:annotationRef/>
      </w:r>
      <w:r>
        <w:t>?</w:t>
      </w:r>
    </w:p>
  </w:comment>
  <w:comment w:id="1788" w:author="Windows User" w:date="2015-10-30T08:56:00Z" w:initials="WU">
    <w:p w14:paraId="08BCD53E" w14:textId="77777777" w:rsidR="00BE6654" w:rsidRDefault="00BE6654">
      <w:pPr>
        <w:pStyle w:val="CommentText"/>
      </w:pPr>
      <w:r>
        <w:rPr>
          <w:rStyle w:val="CommentReference"/>
        </w:rPr>
        <w:annotationRef/>
      </w:r>
      <w:r>
        <w:t>Is? Or will be? Exalted, or highly exalted?</w:t>
      </w:r>
    </w:p>
  </w:comment>
  <w:comment w:id="1790" w:author="Windows User" w:date="2015-10-30T08:56:00Z" w:initials="WU">
    <w:p w14:paraId="4F4D62D2" w14:textId="77777777" w:rsidR="00BE6654" w:rsidRDefault="00BE6654">
      <w:pPr>
        <w:pStyle w:val="CommentText"/>
      </w:pPr>
      <w:r>
        <w:rPr>
          <w:rStyle w:val="CommentReference"/>
        </w:rPr>
        <w:annotationRef/>
      </w:r>
      <w:r>
        <w:t>Bring or offer</w:t>
      </w:r>
    </w:p>
  </w:comment>
  <w:comment w:id="1791" w:author="Windows User" w:date="2015-10-30T08:56:00Z" w:initials="WU">
    <w:p w14:paraId="66D4EE13" w14:textId="77777777" w:rsidR="00BE6654" w:rsidRDefault="00BE6654">
      <w:pPr>
        <w:pStyle w:val="CommentText"/>
      </w:pPr>
      <w:r>
        <w:rPr>
          <w:rStyle w:val="CommentReference"/>
        </w:rPr>
        <w:annotationRef/>
      </w:r>
      <w:r>
        <w:t>Spelling?</w:t>
      </w:r>
    </w:p>
  </w:comment>
  <w:comment w:id="1797" w:author="Windows User" w:date="2015-11-17T22:12:00Z" w:initials="WU">
    <w:p w14:paraId="412F0631" w14:textId="77777777" w:rsidR="00BE6654" w:rsidRDefault="00BE6654">
      <w:pPr>
        <w:pStyle w:val="CommentText"/>
      </w:pPr>
      <w:r>
        <w:rPr>
          <w:rStyle w:val="CommentReference"/>
        </w:rPr>
        <w:annotationRef/>
      </w:r>
      <w:r>
        <w:t>Literally trampled, right? Or crushed?</w:t>
      </w:r>
    </w:p>
  </w:comment>
  <w:comment w:id="1798" w:author="Windows User" w:date="2015-11-17T22:12:00Z" w:initials="WU">
    <w:p w14:paraId="135DCC31" w14:textId="77777777" w:rsidR="00BE6654" w:rsidRDefault="00BE6654">
      <w:pPr>
        <w:pStyle w:val="CommentText"/>
      </w:pPr>
      <w:r>
        <w:rPr>
          <w:rStyle w:val="CommentReference"/>
        </w:rPr>
        <w:annotationRef/>
      </w:r>
      <w:r>
        <w:t>Authority? Might? Reign?</w:t>
      </w:r>
    </w:p>
  </w:comment>
  <w:comment w:id="1801" w:author="Windows User" w:date="2015-10-30T08:56:00Z" w:initials="WU">
    <w:p w14:paraId="11BE3C4D" w14:textId="77777777" w:rsidR="00BE6654" w:rsidRDefault="00BE6654">
      <w:pPr>
        <w:pStyle w:val="CommentText"/>
      </w:pPr>
      <w:r>
        <w:rPr>
          <w:rStyle w:val="CommentReference"/>
        </w:rPr>
        <w:annotationRef/>
      </w:r>
      <w:r>
        <w:t>Name or Holy Name?</w:t>
      </w:r>
    </w:p>
  </w:comment>
  <w:comment w:id="1811" w:author="Windows User" w:date="2015-10-30T08:56:00Z" w:initials="WU">
    <w:p w14:paraId="4A1C10F1" w14:textId="77777777" w:rsidR="00BE6654" w:rsidRDefault="00BE6654">
      <w:pPr>
        <w:pStyle w:val="CommentText"/>
      </w:pPr>
      <w:r>
        <w:rPr>
          <w:rStyle w:val="CommentReference"/>
        </w:rPr>
        <w:annotationRef/>
      </w:r>
      <w:r>
        <w:t>Christ or Jesus Christ?</w:t>
      </w:r>
    </w:p>
  </w:comment>
  <w:comment w:id="1817" w:author="Windows User" w:date="2015-10-30T08:56:00Z" w:initials="WU">
    <w:p w14:paraId="31C2C585" w14:textId="77777777" w:rsidR="00BE6654" w:rsidRDefault="00BE6654">
      <w:pPr>
        <w:pStyle w:val="CommentText"/>
      </w:pPr>
      <w:r>
        <w:rPr>
          <w:rStyle w:val="CommentReference"/>
        </w:rPr>
        <w:annotationRef/>
      </w:r>
      <w:r>
        <w:t>Name or Holy Name?</w:t>
      </w:r>
    </w:p>
  </w:comment>
  <w:comment w:id="1818" w:author="Windows User" w:date="2015-10-30T08:56:00Z" w:initials="WU">
    <w:p w14:paraId="18203C3C" w14:textId="77777777" w:rsidR="00BE6654" w:rsidRDefault="00BE6654">
      <w:pPr>
        <w:pStyle w:val="CommentText"/>
      </w:pPr>
      <w:r>
        <w:rPr>
          <w:rStyle w:val="CommentReference"/>
        </w:rPr>
        <w:annotationRef/>
      </w:r>
      <w:r>
        <w:t>To Him? Or by His might/power?</w:t>
      </w:r>
    </w:p>
  </w:comment>
  <w:comment w:id="1819" w:author="Windows User" w:date="2015-10-30T08:56:00Z" w:initials="WU">
    <w:p w14:paraId="27B39720" w14:textId="77777777" w:rsidR="00BE6654" w:rsidRDefault="00BE6654">
      <w:pPr>
        <w:pStyle w:val="CommentText"/>
      </w:pPr>
      <w:r>
        <w:rPr>
          <w:rStyle w:val="CommentReference"/>
        </w:rPr>
        <w:annotationRef/>
      </w:r>
      <w:r>
        <w:t>Might, or may?</w:t>
      </w:r>
    </w:p>
  </w:comment>
  <w:comment w:id="1820" w:author="Windows User" w:date="2015-10-30T08:56:00Z" w:initials="WU">
    <w:p w14:paraId="2FB96B7C" w14:textId="77777777" w:rsidR="00BE6654" w:rsidRDefault="00BE6654" w:rsidP="00F77A5B">
      <w:pPr>
        <w:pStyle w:val="CommentText"/>
      </w:pPr>
      <w:r>
        <w:rPr>
          <w:rStyle w:val="CommentReference"/>
        </w:rPr>
        <w:annotationRef/>
      </w:r>
      <w:r>
        <w:t>Christ or Jesus Christ?</w:t>
      </w:r>
    </w:p>
  </w:comment>
  <w:comment w:id="1823" w:author="Windows User" w:date="2015-10-30T08:56:00Z" w:initials="WU">
    <w:p w14:paraId="775D4B1C" w14:textId="77777777" w:rsidR="00BE6654" w:rsidRDefault="00BE6654">
      <w:pPr>
        <w:pStyle w:val="CommentText"/>
      </w:pPr>
      <w:r>
        <w:rPr>
          <w:rStyle w:val="CommentReference"/>
        </w:rPr>
        <w:annotationRef/>
      </w:r>
      <w:r>
        <w:t>Miracles?</w:t>
      </w:r>
    </w:p>
  </w:comment>
  <w:comment w:id="1829" w:author="Windows User" w:date="2015-10-30T08:56:00Z" w:initials="WU">
    <w:p w14:paraId="511773EC" w14:textId="77777777" w:rsidR="00BE6654" w:rsidRDefault="00BE6654">
      <w:pPr>
        <w:pStyle w:val="CommentText"/>
      </w:pPr>
      <w:r>
        <w:rPr>
          <w:rStyle w:val="CommentReference"/>
        </w:rPr>
        <w:annotationRef/>
      </w:r>
      <w:r>
        <w:t>Name or Holy Name?</w:t>
      </w:r>
    </w:p>
  </w:comment>
  <w:comment w:id="1830" w:author="Windows User" w:date="2015-10-30T08:56:00Z" w:initials="WU">
    <w:p w14:paraId="0BC6FD3A" w14:textId="77777777" w:rsidR="00BE6654" w:rsidRDefault="00BE6654">
      <w:pPr>
        <w:pStyle w:val="CommentText"/>
      </w:pPr>
      <w:r>
        <w:rPr>
          <w:rStyle w:val="CommentReference"/>
        </w:rPr>
        <w:annotationRef/>
      </w:r>
      <w:r>
        <w:t>To Him? Or by His might/power?</w:t>
      </w:r>
    </w:p>
  </w:comment>
  <w:comment w:id="1831" w:author="Windows User" w:date="2015-10-30T08:56:00Z" w:initials="WU">
    <w:p w14:paraId="6BED6166" w14:textId="77777777" w:rsidR="00BE6654" w:rsidRDefault="00BE6654">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36BD2A" w14:textId="77777777" w:rsidR="00926472" w:rsidRDefault="00926472" w:rsidP="006D61CA">
      <w:pPr>
        <w:spacing w:after="0" w:line="240" w:lineRule="auto"/>
      </w:pPr>
      <w:r>
        <w:separator/>
      </w:r>
    </w:p>
  </w:endnote>
  <w:endnote w:type="continuationSeparator" w:id="0">
    <w:p w14:paraId="1B454CF7" w14:textId="77777777" w:rsidR="00926472" w:rsidRDefault="00926472"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33B0F35D" w:rsidR="00BE6654" w:rsidRPr="004D6538" w:rsidRDefault="00BE6654"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0A4FB2">
      <w:rPr>
        <w:noProof/>
        <w:lang w:val="en-US"/>
      </w:rPr>
      <w:t>20</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BE6654" w:rsidRPr="009654EE" w:rsidRDefault="00BE6654"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0B649EBE" w:rsidR="00BE6654" w:rsidRPr="009654EE" w:rsidRDefault="00BE6654"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0A4FB2">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399AA481" w:rsidR="00BE6654" w:rsidRPr="006D61CA" w:rsidRDefault="00BE6654"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0A4FB2">
      <w:rPr>
        <w:noProof/>
        <w:lang w:val="en-US"/>
      </w:rPr>
      <w:t>21</w:t>
    </w:r>
    <w:r w:rsidRPr="006D61CA">
      <w:rPr>
        <w:lang w:val="en-US"/>
      </w:rPr>
      <w:fldChar w:fldCharType="end"/>
    </w:r>
  </w:p>
  <w:p w14:paraId="1546C8BA" w14:textId="77777777" w:rsidR="00BE6654" w:rsidRDefault="00BE6654"/>
  <w:p w14:paraId="578F45FC" w14:textId="77777777" w:rsidR="00BE6654" w:rsidRDefault="00BE6654"/>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3670C5C0" w:rsidR="00BE6654" w:rsidRPr="006D61CA" w:rsidRDefault="00BE6654"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0A4FB2">
      <w:rPr>
        <w:noProof/>
        <w:lang w:val="en-US"/>
      </w:rPr>
      <w:t>441</w:t>
    </w:r>
    <w:r w:rsidRPr="006D61CA">
      <w:rPr>
        <w:lang w:val="en-US"/>
      </w:rPr>
      <w:fldChar w:fldCharType="end"/>
    </w:r>
  </w:p>
  <w:p w14:paraId="6E3E0469" w14:textId="77777777" w:rsidR="00BE6654" w:rsidRDefault="00BE6654"/>
  <w:p w14:paraId="5C3C24E2" w14:textId="77777777" w:rsidR="00BE6654" w:rsidRDefault="00BE6654"/>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466166FE" w:rsidR="00BE6654" w:rsidRPr="004D6538" w:rsidRDefault="00BE6654"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0A4FB2">
      <w:rPr>
        <w:noProof/>
        <w:lang w:val="en-US"/>
      </w:rPr>
      <w:t>552</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F1C703" w14:textId="77777777" w:rsidR="00926472" w:rsidRDefault="00926472" w:rsidP="006D61CA">
      <w:pPr>
        <w:spacing w:after="0" w:line="240" w:lineRule="auto"/>
      </w:pPr>
      <w:r>
        <w:separator/>
      </w:r>
    </w:p>
  </w:footnote>
  <w:footnote w:type="continuationSeparator" w:id="0">
    <w:p w14:paraId="04B71B04" w14:textId="77777777" w:rsidR="00926472" w:rsidRDefault="00926472" w:rsidP="006D61CA">
      <w:pPr>
        <w:spacing w:after="0" w:line="240" w:lineRule="auto"/>
      </w:pPr>
      <w:r>
        <w:continuationSeparator/>
      </w:r>
    </w:p>
  </w:footnote>
  <w:footnote w:id="1">
    <w:p w14:paraId="525741D5" w14:textId="22489CEA" w:rsidR="00BE6654" w:rsidRDefault="00BE6654" w:rsidP="00F94412">
      <w:pPr>
        <w:pStyle w:val="footnote"/>
      </w:pPr>
      <w:r>
        <w:rPr>
          <w:rStyle w:val="FootnoteReference"/>
        </w:rPr>
        <w:footnoteRef/>
      </w:r>
      <w:r>
        <w:t xml:space="preserve"> [JS] or “assemblies”</w:t>
      </w:r>
    </w:p>
  </w:footnote>
  <w:footnote w:id="2">
    <w:p w14:paraId="5E4DFE5E" w14:textId="69B73039" w:rsidR="00BE6654" w:rsidRPr="00926B87" w:rsidRDefault="00BE6654"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 xml:space="preserve">Burmester, O.H.E. “The Horologion of the Egyptian </w:t>
      </w:r>
      <w:proofErr w:type="gramStart"/>
      <w:r w:rsidRPr="00926B87">
        <w:rPr>
          <w:rFonts w:eastAsia="Times New Roman" w:cs="Times New Roman"/>
          <w:sz w:val="18"/>
          <w:lang w:val="en-US"/>
        </w:rPr>
        <w:t>Church :</w:t>
      </w:r>
      <w:proofErr w:type="gramEnd"/>
      <w:r w:rsidRPr="00926B87">
        <w:rPr>
          <w:rFonts w:eastAsia="Times New Roman" w:cs="Times New Roman"/>
          <w:sz w:val="18"/>
          <w:lang w:val="en-US"/>
        </w:rPr>
        <w:t xml:space="preserve"> Coptic and Arabic text from a mediaeval manuscript”. Edizioni del Centro Francescano di Studi Orientali Cristiani. Cairo: 1973</w:t>
      </w:r>
    </w:p>
    <w:p w14:paraId="0E848071" w14:textId="1A64254E" w:rsidR="00BE6654" w:rsidRDefault="00BE6654" w:rsidP="00031314">
      <w:pPr>
        <w:pStyle w:val="footnote"/>
      </w:pPr>
    </w:p>
  </w:footnote>
  <w:footnote w:id="3">
    <w:p w14:paraId="5EDE2D3A" w14:textId="77777777" w:rsidR="00BE6654" w:rsidRDefault="00BE6654"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14:paraId="0C79E5F0" w14:textId="77777777" w:rsidR="00BE6654" w:rsidRDefault="00BE6654" w:rsidP="00323889">
      <w:pPr>
        <w:pStyle w:val="footnote"/>
      </w:pPr>
      <w:r>
        <w:rPr>
          <w:rStyle w:val="FootnoteReference"/>
        </w:rPr>
        <w:footnoteRef/>
      </w:r>
      <w:r>
        <w:t xml:space="preserve"> Or “The Lord’s Annointed”</w:t>
      </w:r>
    </w:p>
  </w:footnote>
  <w:footnote w:id="5">
    <w:p w14:paraId="31BBF667" w14:textId="77777777" w:rsidR="00BE6654" w:rsidRPr="00926B87" w:rsidRDefault="00BE6654"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p w14:paraId="3B76CFD3" w14:textId="73AC3D63" w:rsidR="00BE6654" w:rsidRDefault="00BE6654" w:rsidP="00441BAC">
      <w:pPr>
        <w:pStyle w:val="footnote"/>
      </w:pPr>
    </w:p>
  </w:footnote>
  <w:footnote w:id="6">
    <w:p w14:paraId="580FAEDD" w14:textId="77777777" w:rsidR="00BE6654" w:rsidRDefault="00BE6654" w:rsidP="00130E47">
      <w:pPr>
        <w:pStyle w:val="footnote"/>
      </w:pPr>
      <w:r>
        <w:rPr>
          <w:rStyle w:val="FootnoteReference"/>
        </w:rPr>
        <w:footnoteRef/>
      </w:r>
      <w:r>
        <w:t xml:space="preserve"> Or “The Lord’s Annointed”</w:t>
      </w:r>
    </w:p>
  </w:footnote>
  <w:footnote w:id="7">
    <w:p w14:paraId="74D64774" w14:textId="4A8F239B" w:rsidR="00BE6654" w:rsidRDefault="00BE6654"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8">
    <w:p w14:paraId="6CB42CA0" w14:textId="488CBE5E" w:rsidR="00BE6654" w:rsidRDefault="00BE6654"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9">
    <w:p w14:paraId="5720D5E2" w14:textId="77777777" w:rsidR="00BE6654" w:rsidRDefault="00BE6654"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0">
    <w:p w14:paraId="21BA1E56" w14:textId="77777777" w:rsidR="00BE6654" w:rsidRDefault="00BE6654" w:rsidP="00485E0C">
      <w:pPr>
        <w:pStyle w:val="footnote"/>
      </w:pPr>
      <w:r>
        <w:rPr>
          <w:rStyle w:val="FootnoteReference"/>
          <w:rFonts w:cs="@MingLiU"/>
          <w:szCs w:val="18"/>
        </w:rPr>
        <w:footnoteRef/>
      </w:r>
      <w:r w:rsidRPr="003C6041">
        <w:t>Literally, unbroken fence</w:t>
      </w:r>
    </w:p>
  </w:footnote>
  <w:footnote w:id="11">
    <w:p w14:paraId="7C2A9DE8" w14:textId="15E62972" w:rsidR="00BE6654" w:rsidRDefault="00BE6654"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2">
    <w:p w14:paraId="09F8D73A" w14:textId="16300F8E" w:rsidR="00BE6654" w:rsidRDefault="00BE6654"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3">
    <w:p w14:paraId="2A658EFC" w14:textId="19BD2A62" w:rsidR="00BE6654" w:rsidRDefault="00BE6654"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4">
    <w:p w14:paraId="152B14E5" w14:textId="77777777" w:rsidR="00BE6654" w:rsidRDefault="00BE6654"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5">
    <w:p w14:paraId="30CD4346" w14:textId="77777777" w:rsidR="00BE6654" w:rsidRDefault="00BE6654" w:rsidP="006800D4">
      <w:pPr>
        <w:pStyle w:val="footnote"/>
      </w:pPr>
      <w:r>
        <w:rPr>
          <w:rStyle w:val="FootnoteReference"/>
        </w:rPr>
        <w:footnoteRef/>
      </w:r>
      <w:r>
        <w:t xml:space="preserve"> Or ‘Unique’</w:t>
      </w:r>
    </w:p>
  </w:footnote>
  <w:footnote w:id="16">
    <w:p w14:paraId="4D9AA31B" w14:textId="77777777" w:rsidR="00BE6654" w:rsidRDefault="00BE6654" w:rsidP="006800D4">
      <w:pPr>
        <w:pStyle w:val="footnote"/>
      </w:pPr>
      <w:r>
        <w:rPr>
          <w:rStyle w:val="FootnoteReference"/>
        </w:rPr>
        <w:footnoteRef/>
      </w:r>
      <w:r>
        <w:t xml:space="preserve"> The alternative, shorter Gospel reading is suppressed in current practice</w:t>
      </w:r>
    </w:p>
  </w:footnote>
  <w:footnote w:id="17">
    <w:p w14:paraId="40701202" w14:textId="3A9866C8" w:rsidR="00BE6654" w:rsidRDefault="00BE6654"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8">
    <w:p w14:paraId="55E6A2D2" w14:textId="54BBD7DD" w:rsidR="00BE6654" w:rsidRDefault="00BE6654"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19">
    <w:p w14:paraId="70D46626" w14:textId="108AFFBE" w:rsidR="00BE6654" w:rsidRDefault="00BE6654"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0">
    <w:p w14:paraId="266FB058" w14:textId="7088DF92" w:rsidR="00BE6654" w:rsidRDefault="00BE6654"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1">
    <w:p w14:paraId="52EF2EE1" w14:textId="5A872874" w:rsidR="00BE6654" w:rsidRDefault="00BE6654"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w:t>
      </w:r>
      <w:proofErr w:type="gramStart"/>
      <w:r>
        <w:t>incorruptible</w:t>
      </w:r>
      <w:proofErr w:type="gramEnd"/>
      <w:r>
        <w:t xml:space="preserve"> Person, O Good One.” The Byzantine rite has “we venerate Your immaculate icon, O Good one,” and is also prayed at the 6</w:t>
      </w:r>
      <w:r w:rsidRPr="0039433D">
        <w:rPr>
          <w:vertAlign w:val="superscript"/>
        </w:rPr>
        <w:t>th</w:t>
      </w:r>
      <w:r>
        <w:t xml:space="preserve"> hour, but only during Lent.</w:t>
      </w:r>
    </w:p>
  </w:footnote>
  <w:footnote w:id="22">
    <w:p w14:paraId="25CCDCBD" w14:textId="698D5AF2" w:rsidR="00BE6654" w:rsidRDefault="00BE6654"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3">
    <w:p w14:paraId="3F3CFE0D" w14:textId="2B4C27CA" w:rsidR="00BE6654" w:rsidRDefault="00BE6654"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4">
    <w:p w14:paraId="21EB05D3" w14:textId="3E0DE2CA" w:rsidR="00BE6654" w:rsidRPr="004A3E27" w:rsidRDefault="00BE6654"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5">
    <w:p w14:paraId="504B45F8" w14:textId="77777777" w:rsidR="00BE6654" w:rsidRPr="004A3E27" w:rsidRDefault="00BE6654" w:rsidP="00A91B17">
      <w:pPr>
        <w:pStyle w:val="footnote"/>
      </w:pPr>
      <w:r w:rsidRPr="004A3E27">
        <w:rPr>
          <w:rStyle w:val="FootnoteReference"/>
        </w:rPr>
        <w:footnoteRef/>
      </w:r>
      <w:r w:rsidRPr="004A3E27">
        <w:t xml:space="preserve"> ‘An allusion to our Lord’s persecutors mentioned in Acts 4:26’ (St. Augustine).</w:t>
      </w:r>
    </w:p>
  </w:footnote>
  <w:footnote w:id="26">
    <w:p w14:paraId="72C81E85" w14:textId="34D1DBFF" w:rsidR="00BE6654" w:rsidRPr="004A3E27" w:rsidRDefault="00BE6654"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7">
    <w:p w14:paraId="0247D5F2" w14:textId="77777777" w:rsidR="00BE6654" w:rsidRPr="004A3E27" w:rsidRDefault="00BE6654"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14:paraId="18E761AF" w14:textId="77777777" w:rsidR="00BE6654" w:rsidRPr="004A3E27" w:rsidRDefault="00BE6654"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14:paraId="5A601DD3" w14:textId="77777777" w:rsidR="00BE6654" w:rsidRPr="004A3E27" w:rsidRDefault="00BE6654"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14:paraId="007228D7" w14:textId="77777777" w:rsidR="00BE6654" w:rsidRPr="004A3E27" w:rsidRDefault="00BE6654" w:rsidP="00C06875">
      <w:pPr>
        <w:pStyle w:val="footnote"/>
      </w:pPr>
      <w:r w:rsidRPr="004A3E27">
        <w:rPr>
          <w:rStyle w:val="FootnoteReference"/>
        </w:rPr>
        <w:footnoteRef/>
      </w:r>
      <w:r w:rsidRPr="004A3E27">
        <w:t xml:space="preserve"> Pause a moment and give that a little thought.</w:t>
      </w:r>
    </w:p>
  </w:footnote>
  <w:footnote w:id="31">
    <w:p w14:paraId="2B340A5C" w14:textId="4488FF0C" w:rsidR="00BE6654" w:rsidRDefault="00BE6654" w:rsidP="00AC01E8">
      <w:pPr>
        <w:pStyle w:val="footnote"/>
      </w:pPr>
      <w:r>
        <w:rPr>
          <w:rStyle w:val="FootnoteReference"/>
        </w:rPr>
        <w:footnoteRef/>
      </w:r>
      <w:r>
        <w:t xml:space="preserve"> [JS] or “enlarged me”</w:t>
      </w:r>
    </w:p>
  </w:footnote>
  <w:footnote w:id="32">
    <w:p w14:paraId="369566FF" w14:textId="769E6598" w:rsidR="00BE6654" w:rsidRPr="004A3E27" w:rsidRDefault="00BE6654"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3">
    <w:p w14:paraId="1C9D0288" w14:textId="77777777" w:rsidR="00BE6654" w:rsidRPr="004A3E27" w:rsidRDefault="00BE6654"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4">
    <w:p w14:paraId="4E76DBB2" w14:textId="77777777" w:rsidR="00BE6654" w:rsidRPr="004A3E27" w:rsidRDefault="00BE6654"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5">
    <w:p w14:paraId="40D70FA9" w14:textId="77777777" w:rsidR="00BE6654" w:rsidRPr="004A3E27" w:rsidRDefault="00BE6654"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6">
    <w:p w14:paraId="6A551E57" w14:textId="51EAA316" w:rsidR="00BE6654" w:rsidRDefault="00BE6654" w:rsidP="00AC01E8">
      <w:pPr>
        <w:pStyle w:val="footnote"/>
      </w:pPr>
      <w:r>
        <w:rPr>
          <w:rStyle w:val="FootnoteReference"/>
        </w:rPr>
        <w:footnoteRef/>
      </w:r>
      <w:r>
        <w:t xml:space="preserve"> [JS] literally, “face”</w:t>
      </w:r>
    </w:p>
  </w:footnote>
  <w:footnote w:id="37">
    <w:p w14:paraId="158091A0" w14:textId="77777777" w:rsidR="00BE6654" w:rsidRPr="004A3E27" w:rsidRDefault="00BE6654" w:rsidP="00C06875">
      <w:pPr>
        <w:pStyle w:val="footnote"/>
      </w:pPr>
      <w:r w:rsidRPr="004A3E27">
        <w:rPr>
          <w:rStyle w:val="FootnoteReference"/>
        </w:rPr>
        <w:footnoteRef/>
      </w:r>
      <w:r w:rsidRPr="004A3E27">
        <w:t xml:space="preserve"> Or: I rest in peace and fall asleep at once.</w:t>
      </w:r>
    </w:p>
  </w:footnote>
  <w:footnote w:id="38">
    <w:p w14:paraId="005F68B1" w14:textId="1D86BB98" w:rsidR="00BE6654" w:rsidRPr="004A3E27" w:rsidRDefault="00BE6654"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9">
    <w:p w14:paraId="7607908E" w14:textId="06A72B5C" w:rsidR="00BE6654" w:rsidRDefault="00BE6654" w:rsidP="00FE33CB">
      <w:pPr>
        <w:pStyle w:val="footnote"/>
      </w:pPr>
      <w:r>
        <w:rPr>
          <w:rStyle w:val="FootnoteReference"/>
        </w:rPr>
        <w:footnoteRef/>
      </w:r>
      <w:r>
        <w:t xml:space="preserve"> [JS] or “and You will see me.”</w:t>
      </w:r>
    </w:p>
  </w:footnote>
  <w:footnote w:id="40">
    <w:p w14:paraId="2738F1D2" w14:textId="121829F4" w:rsidR="00BE6654" w:rsidRDefault="00BE6654" w:rsidP="00DC2AAA">
      <w:pPr>
        <w:pStyle w:val="footnote"/>
      </w:pPr>
      <w:r>
        <w:rPr>
          <w:rStyle w:val="FootnoteReference"/>
        </w:rPr>
        <w:footnoteRef/>
      </w:r>
      <w:r>
        <w:t xml:space="preserve"> [JS] or lawlessness</w:t>
      </w:r>
    </w:p>
  </w:footnote>
  <w:footnote w:id="41">
    <w:p w14:paraId="0C722E17" w14:textId="0C245CCD" w:rsidR="00BE6654" w:rsidRDefault="00BE6654" w:rsidP="00423962">
      <w:pPr>
        <w:pStyle w:val="footnote"/>
      </w:pPr>
      <w:r>
        <w:rPr>
          <w:rStyle w:val="FootnoteReference"/>
        </w:rPr>
        <w:footnoteRef/>
      </w:r>
      <w:r>
        <w:t xml:space="preserve"> [JS] “do obeisance”, “worship”, referring to the physical act</w:t>
      </w:r>
    </w:p>
  </w:footnote>
  <w:footnote w:id="42">
    <w:p w14:paraId="673FFF4D" w14:textId="4AC67C07" w:rsidR="00BE6654" w:rsidRPr="004A3E27" w:rsidRDefault="00BE6654"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3">
    <w:p w14:paraId="071C992F" w14:textId="3411D0F6" w:rsidR="00BE6654" w:rsidRDefault="00BE6654"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4">
    <w:p w14:paraId="1D32253D" w14:textId="125A513D" w:rsidR="00BE6654" w:rsidRPr="004A3E27" w:rsidRDefault="00BE6654" w:rsidP="00C06875">
      <w:pPr>
        <w:pStyle w:val="footnote"/>
      </w:pPr>
      <w:r w:rsidRPr="004A3E27">
        <w:rPr>
          <w:rStyle w:val="FootnoteReference"/>
        </w:rPr>
        <w:footnoteRef/>
      </w:r>
      <w:r w:rsidRPr="004A3E27">
        <w:t xml:space="preserve"> </w:t>
      </w:r>
      <w:r>
        <w:t>cf</w:t>
      </w:r>
      <w:r w:rsidRPr="004A3E27">
        <w:t>. Psalm 37:2; Jeremiah 10:24.</w:t>
      </w:r>
    </w:p>
  </w:footnote>
  <w:footnote w:id="45">
    <w:p w14:paraId="27CB451E" w14:textId="0CFB2FE9" w:rsidR="00BE6654" w:rsidRPr="004A3E27" w:rsidRDefault="00BE6654"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6">
    <w:p w14:paraId="191F4176" w14:textId="002666CD" w:rsidR="00BE6654" w:rsidRDefault="00BE6654" w:rsidP="00530F84">
      <w:pPr>
        <w:pStyle w:val="footnote"/>
      </w:pPr>
      <w:r>
        <w:rPr>
          <w:rStyle w:val="FootnoteReference"/>
        </w:rPr>
        <w:footnoteRef/>
      </w:r>
      <w:r>
        <w:t xml:space="preserve"> [JS] or “give thanks”. The word conveys “thankfully confess with praise”</w:t>
      </w:r>
    </w:p>
  </w:footnote>
  <w:footnote w:id="47">
    <w:p w14:paraId="3C274CF7" w14:textId="753C99BC" w:rsidR="00BE6654" w:rsidRPr="004A3E27" w:rsidRDefault="00BE6654"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8">
    <w:p w14:paraId="426DCAC0" w14:textId="3C0A3857" w:rsidR="00BE6654" w:rsidRDefault="00BE6654" w:rsidP="00530F84">
      <w:pPr>
        <w:pStyle w:val="footnote"/>
      </w:pPr>
      <w:r>
        <w:rPr>
          <w:rStyle w:val="FootnoteReference"/>
        </w:rPr>
        <w:footnoteRef/>
      </w:r>
      <w:r>
        <w:t xml:space="preserve"> [JS] Fr. Lazarus and Brenton interpolate “my enemy”</w:t>
      </w:r>
    </w:p>
  </w:footnote>
  <w:footnote w:id="49">
    <w:p w14:paraId="4AC07AFE" w14:textId="206B4893" w:rsidR="00BE6654" w:rsidRPr="004A3E27" w:rsidRDefault="00BE6654" w:rsidP="00C06875">
      <w:pPr>
        <w:pStyle w:val="footnote"/>
      </w:pPr>
      <w:r w:rsidRPr="004A3E27">
        <w:rPr>
          <w:rStyle w:val="FootnoteReference"/>
        </w:rPr>
        <w:footnoteRef/>
      </w:r>
      <w:r w:rsidRPr="004A3E27">
        <w:t xml:space="preserve"> </w:t>
      </w:r>
      <w:r>
        <w:t>cf</w:t>
      </w:r>
      <w:r w:rsidRPr="004A3E27">
        <w:t>. 1 Pet. 5:8.</w:t>
      </w:r>
    </w:p>
  </w:footnote>
  <w:footnote w:id="50">
    <w:p w14:paraId="553B4541" w14:textId="77777777" w:rsidR="00BE6654" w:rsidRPr="004A3E27" w:rsidRDefault="00BE6654" w:rsidP="00C06875">
      <w:pPr>
        <w:pStyle w:val="footnote"/>
      </w:pPr>
      <w:r w:rsidRPr="004A3E27">
        <w:rPr>
          <w:rStyle w:val="FootnoteReference"/>
        </w:rPr>
        <w:footnoteRef/>
      </w:r>
      <w:r w:rsidRPr="004A3E27">
        <w:t xml:space="preserve"> Empties fall (Ephes. 5:18).</w:t>
      </w:r>
    </w:p>
  </w:footnote>
  <w:footnote w:id="51">
    <w:p w14:paraId="5DDCA66E" w14:textId="77777777" w:rsidR="00BE6654" w:rsidRPr="004A3E27" w:rsidRDefault="00BE6654"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2">
    <w:p w14:paraId="3FBE71C1" w14:textId="749D259D" w:rsidR="00BE6654" w:rsidRDefault="00BE6654" w:rsidP="00741EF6">
      <w:pPr>
        <w:pStyle w:val="footnote"/>
      </w:pPr>
      <w:r>
        <w:rPr>
          <w:rStyle w:val="FootnoteReference"/>
        </w:rPr>
        <w:footnoteRef/>
      </w:r>
      <w:r>
        <w:t xml:space="preserve"> [JS] or “give thanks to”, or “thankfully confess the Lord with Praise”</w:t>
      </w:r>
    </w:p>
  </w:footnote>
  <w:footnote w:id="53">
    <w:p w14:paraId="74E99F4D" w14:textId="77777777" w:rsidR="00BE6654" w:rsidRPr="004A3E27" w:rsidRDefault="00BE6654"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4">
    <w:p w14:paraId="419148E7" w14:textId="77777777" w:rsidR="00BE6654" w:rsidRPr="004A3E27" w:rsidRDefault="00BE6654" w:rsidP="00C06875">
      <w:pPr>
        <w:pStyle w:val="footnote"/>
      </w:pPr>
      <w:r w:rsidRPr="004A3E27">
        <w:rPr>
          <w:rStyle w:val="FootnoteReference"/>
        </w:rPr>
        <w:footnoteRef/>
      </w:r>
      <w:r w:rsidRPr="004A3E27">
        <w:t xml:space="preserve"> Mt. 21:16.</w:t>
      </w:r>
    </w:p>
  </w:footnote>
  <w:footnote w:id="55">
    <w:p w14:paraId="263154A0" w14:textId="77777777" w:rsidR="00BE6654" w:rsidRPr="004A3E27" w:rsidRDefault="00BE6654"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6">
    <w:p w14:paraId="7ECF8A2D" w14:textId="77777777" w:rsidR="00BE6654" w:rsidRPr="004A3E27" w:rsidRDefault="00BE6654" w:rsidP="00C06875">
      <w:pPr>
        <w:pStyle w:val="footnote"/>
      </w:pPr>
      <w:r w:rsidRPr="004A3E27">
        <w:rPr>
          <w:rStyle w:val="FootnoteReference"/>
        </w:rPr>
        <w:footnoteRef/>
      </w:r>
      <w:r w:rsidRPr="004A3E27">
        <w:t xml:space="preserve"> Heb. 2:6-8. The Sovereignty of the Son of Man (Messiah).</w:t>
      </w:r>
    </w:p>
  </w:footnote>
  <w:footnote w:id="57">
    <w:p w14:paraId="04C11CE1" w14:textId="67416AE0" w:rsidR="00BE6654" w:rsidRDefault="00BE6654" w:rsidP="00741EF6">
      <w:pPr>
        <w:pStyle w:val="footnote"/>
      </w:pPr>
      <w:r>
        <w:rPr>
          <w:rStyle w:val="FootnoteReference"/>
        </w:rPr>
        <w:footnoteRef/>
      </w:r>
      <w:r>
        <w:t xml:space="preserve"> [JS] or “thank”, “I will thankfully confess You with praise”</w:t>
      </w:r>
    </w:p>
  </w:footnote>
  <w:footnote w:id="58">
    <w:p w14:paraId="4A64FA1B" w14:textId="245FE10B" w:rsidR="00BE6654" w:rsidRDefault="00BE6654" w:rsidP="005C7C41">
      <w:pPr>
        <w:pStyle w:val="footnote"/>
      </w:pPr>
      <w:r>
        <w:rPr>
          <w:rStyle w:val="FootnoteReference"/>
        </w:rPr>
        <w:footnoteRef/>
      </w:r>
      <w:r>
        <w:t xml:space="preserve"> [JS] Or, “I will confess You with thanksgiving”</w:t>
      </w:r>
    </w:p>
  </w:footnote>
  <w:footnote w:id="59">
    <w:p w14:paraId="70996BAC" w14:textId="67EDD120" w:rsidR="00BE6654" w:rsidRDefault="00BE6654" w:rsidP="00741EF6">
      <w:pPr>
        <w:pStyle w:val="footnote"/>
      </w:pPr>
      <w:r>
        <w:rPr>
          <w:rStyle w:val="FootnoteReference"/>
        </w:rPr>
        <w:footnoteRef/>
      </w:r>
      <w:r>
        <w:t xml:space="preserve"> [JS] literally, “from before Your face”</w:t>
      </w:r>
    </w:p>
  </w:footnote>
  <w:footnote w:id="60">
    <w:p w14:paraId="1EEFD7A1" w14:textId="55BF803F" w:rsidR="00BE6654" w:rsidRPr="004A3E27" w:rsidRDefault="00BE6654"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1">
    <w:p w14:paraId="722FF076" w14:textId="77777777" w:rsidR="00BE6654" w:rsidRPr="004A3E27" w:rsidRDefault="00BE6654"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2">
    <w:p w14:paraId="3428C8D1" w14:textId="77777777" w:rsidR="00BE6654" w:rsidRPr="004A3E27" w:rsidRDefault="00BE6654"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3">
    <w:p w14:paraId="1BACCDC6" w14:textId="77777777" w:rsidR="00BE6654" w:rsidRPr="004A3E27" w:rsidRDefault="00BE6654"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4">
    <w:p w14:paraId="35D4643B" w14:textId="1AD327CF" w:rsidR="00BE6654" w:rsidRDefault="00BE6654" w:rsidP="00AF711D">
      <w:pPr>
        <w:pStyle w:val="footnote"/>
      </w:pPr>
      <w:r>
        <w:rPr>
          <w:rStyle w:val="FootnoteReference"/>
        </w:rPr>
        <w:footnoteRef/>
      </w:r>
      <w:r>
        <w:t xml:space="preserve"> [JS] literally, “arm”</w:t>
      </w:r>
    </w:p>
  </w:footnote>
  <w:footnote w:id="65">
    <w:p w14:paraId="4F5EE238" w14:textId="67FB8443" w:rsidR="00BE6654" w:rsidRPr="004A3E27" w:rsidRDefault="00BE6654" w:rsidP="00BD5BBE">
      <w:pPr>
        <w:pStyle w:val="footnote"/>
      </w:pPr>
      <w:r w:rsidRPr="004A3E27">
        <w:rPr>
          <w:rStyle w:val="FootnoteReference"/>
        </w:rPr>
        <w:footnoteRef/>
      </w:r>
      <w:r w:rsidRPr="004A3E27">
        <w:t xml:space="preserve"> </w:t>
      </w:r>
      <w:r>
        <w:t>cf</w:t>
      </w:r>
      <w:r w:rsidRPr="004A3E27">
        <w:t>. 2 Cor. 6:16; 1 Cor. 6:19.</w:t>
      </w:r>
    </w:p>
  </w:footnote>
  <w:footnote w:id="66">
    <w:p w14:paraId="06196E84" w14:textId="09CA15AE" w:rsidR="00BE6654" w:rsidRPr="004A3E27" w:rsidRDefault="00BE6654" w:rsidP="00BD5BBE">
      <w:pPr>
        <w:pStyle w:val="footnote"/>
      </w:pPr>
      <w:r w:rsidRPr="004A3E27">
        <w:rPr>
          <w:rStyle w:val="FootnoteReference"/>
        </w:rPr>
        <w:footnoteRef/>
      </w:r>
      <w:r w:rsidRPr="004A3E27">
        <w:t xml:space="preserve"> </w:t>
      </w:r>
      <w:r>
        <w:t>cf</w:t>
      </w:r>
      <w:r w:rsidRPr="004A3E27">
        <w:t>. Mt. 10:19, 20; Luke 21:12-19.</w:t>
      </w:r>
    </w:p>
  </w:footnote>
  <w:footnote w:id="67">
    <w:p w14:paraId="18B16E36" w14:textId="67403665" w:rsidR="00BE6654" w:rsidRPr="004A3E27" w:rsidRDefault="00BE6654"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8">
    <w:p w14:paraId="11679EA7" w14:textId="7150F53F" w:rsidR="00BE6654" w:rsidRDefault="00BE6654"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D7546C6" w14:textId="173E810C" w:rsidR="00BE6654" w:rsidRDefault="00BE6654" w:rsidP="003F1DDB">
      <w:pPr>
        <w:pStyle w:val="footnote"/>
      </w:pPr>
      <w:r>
        <w:rPr>
          <w:rStyle w:val="FootnoteReference"/>
        </w:rPr>
        <w:footnoteRef/>
      </w:r>
      <w:r>
        <w:t xml:space="preserve"> [JS] from Fr. Athanasius</w:t>
      </w:r>
    </w:p>
  </w:footnote>
  <w:footnote w:id="70">
    <w:p w14:paraId="69DDC031" w14:textId="072B35A0" w:rsidR="00BE6654" w:rsidRPr="004A3E27" w:rsidRDefault="00BE6654"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1">
    <w:p w14:paraId="7B2308F0" w14:textId="163ED086" w:rsidR="00BE6654" w:rsidRPr="004A3E27" w:rsidRDefault="00BE6654"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2">
    <w:p w14:paraId="0A1AEA09" w14:textId="719947E0" w:rsidR="00BE6654" w:rsidRPr="004A3E27" w:rsidRDefault="00BE6654"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3">
    <w:p w14:paraId="4590FEB6" w14:textId="77777777" w:rsidR="00BE6654" w:rsidRPr="004A3E27" w:rsidRDefault="00BE6654"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BE6654" w:rsidRPr="004A3E27" w:rsidRDefault="00BE6654"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05261702" w:rsidR="00BE6654" w:rsidRPr="004A3E27" w:rsidRDefault="00BE6654" w:rsidP="007C28F0">
      <w:pPr>
        <w:pStyle w:val="footnote"/>
      </w:pPr>
      <w:r w:rsidRPr="004A3E27">
        <w:rPr>
          <w:rStyle w:val="FootnoteReference"/>
        </w:rPr>
        <w:footnoteRef/>
      </w:r>
      <w:r w:rsidRPr="004A3E27">
        <w:t xml:space="preserve"> </w:t>
      </w:r>
      <w:r>
        <w:t>cf</w:t>
      </w:r>
      <w:r w:rsidRPr="004A3E27">
        <w:t>. 2 Tim. 2:3, 12.</w:t>
      </w:r>
    </w:p>
  </w:footnote>
  <w:footnote w:id="76">
    <w:p w14:paraId="5F29B1F0" w14:textId="77777777" w:rsidR="00BE6654" w:rsidRPr="004A3E27" w:rsidRDefault="00BE6654"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BE6654" w:rsidRPr="004A3E27" w:rsidRDefault="00BE6654"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BE6654" w:rsidRPr="004A3E27" w:rsidRDefault="00BE6654"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1D6BB5F1" w14:textId="7BEDD296" w:rsidR="00BE6654" w:rsidRDefault="00BE6654" w:rsidP="00D47452">
      <w:pPr>
        <w:pStyle w:val="footnote"/>
      </w:pPr>
      <w:r>
        <w:rPr>
          <w:rStyle w:val="FootnoteReference"/>
        </w:rPr>
        <w:footnoteRef/>
      </w:r>
      <w:r>
        <w:t xml:space="preserve"> [JS] or “foundation”</w:t>
      </w:r>
    </w:p>
  </w:footnote>
  <w:footnote w:id="80">
    <w:p w14:paraId="3C5663F2" w14:textId="2A9D9C12" w:rsidR="00BE6654" w:rsidRDefault="00BE6654" w:rsidP="00D47452">
      <w:pPr>
        <w:pStyle w:val="footnote"/>
      </w:pPr>
      <w:r>
        <w:rPr>
          <w:rStyle w:val="FootnoteReference"/>
        </w:rPr>
        <w:footnoteRef/>
      </w:r>
      <w:r>
        <w:t xml:space="preserve"> [JS] Fr. Lazarus has “my saviour”. I.e. the power of my salvation, or the One with power to save me.</w:t>
      </w:r>
    </w:p>
  </w:footnote>
  <w:footnote w:id="81">
    <w:p w14:paraId="4CDB07D8" w14:textId="14188044" w:rsidR="00BE6654" w:rsidRPr="004A3E27" w:rsidRDefault="00BE6654" w:rsidP="00BD5BBE">
      <w:pPr>
        <w:pStyle w:val="footnote"/>
      </w:pPr>
      <w:r w:rsidRPr="004A3E27">
        <w:rPr>
          <w:rStyle w:val="FootnoteReference"/>
        </w:rPr>
        <w:footnoteRef/>
      </w:r>
      <w:r w:rsidRPr="004A3E27">
        <w:t xml:space="preserve"> </w:t>
      </w:r>
      <w:r>
        <w:t>Cf</w:t>
      </w:r>
      <w:r w:rsidRPr="004A3E27">
        <w:t>. Acts 2:24.</w:t>
      </w:r>
    </w:p>
  </w:footnote>
  <w:footnote w:id="82">
    <w:p w14:paraId="09C8C689" w14:textId="5B1E38B7" w:rsidR="00BE6654" w:rsidRPr="004A3E27" w:rsidRDefault="00BE6654" w:rsidP="00BD5BBE">
      <w:pPr>
        <w:pStyle w:val="footnote"/>
      </w:pPr>
      <w:r w:rsidRPr="004A3E27">
        <w:rPr>
          <w:rStyle w:val="FootnoteReference"/>
        </w:rPr>
        <w:footnoteRef/>
      </w:r>
      <w:r w:rsidRPr="004A3E27">
        <w:t xml:space="preserve"> </w:t>
      </w:r>
      <w:r>
        <w:t>cf</w:t>
      </w:r>
      <w:r w:rsidRPr="004A3E27">
        <w:t>. Exodus 9:23.</w:t>
      </w:r>
    </w:p>
  </w:footnote>
  <w:footnote w:id="83">
    <w:p w14:paraId="1AF95C05" w14:textId="4DAED5F3" w:rsidR="00BE6654" w:rsidRDefault="00BE6654" w:rsidP="00D47452">
      <w:pPr>
        <w:pStyle w:val="footnote"/>
      </w:pPr>
      <w:r>
        <w:rPr>
          <w:rStyle w:val="FootnoteReference"/>
        </w:rPr>
        <w:footnoteRef/>
      </w:r>
      <w:r>
        <w:t xml:space="preserve"> [JS] literally, “then the sptrings of water were seen/appeared”</w:t>
      </w:r>
    </w:p>
  </w:footnote>
  <w:footnote w:id="84">
    <w:p w14:paraId="767519CF" w14:textId="3A0C4171" w:rsidR="00BE6654" w:rsidRPr="004A3E27" w:rsidRDefault="00BE6654"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5">
    <w:p w14:paraId="056C0234" w14:textId="77777777" w:rsidR="00BE6654" w:rsidRPr="004A3E27" w:rsidRDefault="00BE6654" w:rsidP="00BD5BBE">
      <w:pPr>
        <w:pStyle w:val="footnote"/>
      </w:pPr>
      <w:r w:rsidRPr="004A3E27">
        <w:rPr>
          <w:rStyle w:val="FootnoteReference"/>
        </w:rPr>
        <w:footnoteRef/>
      </w:r>
      <w:r w:rsidRPr="004A3E27">
        <w:t xml:space="preserve"> Twist and wrestle (Gen. 32: 4). And he will untwist the twister and the twisted (144:15).</w:t>
      </w:r>
    </w:p>
  </w:footnote>
  <w:footnote w:id="86">
    <w:p w14:paraId="1B9D3CDD" w14:textId="1592BE4E" w:rsidR="00BE6654" w:rsidRPr="004A3E27" w:rsidRDefault="00BE6654" w:rsidP="00BD5BBE">
      <w:pPr>
        <w:pStyle w:val="footnote"/>
      </w:pPr>
      <w:r w:rsidRPr="004A3E27">
        <w:rPr>
          <w:rStyle w:val="FootnoteReference"/>
        </w:rPr>
        <w:footnoteRef/>
      </w:r>
      <w:r w:rsidRPr="004A3E27">
        <w:t xml:space="preserve"> </w:t>
      </w:r>
      <w:r>
        <w:t>cf</w:t>
      </w:r>
      <w:r w:rsidRPr="004A3E27">
        <w:t>. Rev. 21:23.</w:t>
      </w:r>
    </w:p>
  </w:footnote>
  <w:footnote w:id="87">
    <w:p w14:paraId="7A34B80F" w14:textId="77777777" w:rsidR="00BE6654" w:rsidRPr="004A3E27" w:rsidRDefault="00BE6654"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8">
    <w:p w14:paraId="5386061E" w14:textId="77777777" w:rsidR="00BE6654" w:rsidRPr="004A3E27" w:rsidRDefault="00BE6654"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9">
    <w:p w14:paraId="7F859200" w14:textId="0E8BB508" w:rsidR="00BE6654" w:rsidRDefault="00BE6654" w:rsidP="006303CE">
      <w:pPr>
        <w:pStyle w:val="footnote"/>
      </w:pPr>
      <w:r>
        <w:rPr>
          <w:rStyle w:val="FootnoteReference"/>
        </w:rPr>
        <w:footnoteRef/>
      </w:r>
      <w:r>
        <w:t xml:space="preserve"> [JS] or “give thanks to You”, or “thankfully confess You with praise”</w:t>
      </w:r>
    </w:p>
  </w:footnote>
  <w:footnote w:id="90">
    <w:p w14:paraId="57A591AD" w14:textId="5B4F539E" w:rsidR="00BE6654" w:rsidRPr="004A3E27" w:rsidRDefault="00BE6654"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1">
    <w:p w14:paraId="05D27F74" w14:textId="77777777" w:rsidR="00BE6654" w:rsidRPr="004A3E27" w:rsidRDefault="00BE6654"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2">
    <w:p w14:paraId="07D44CE8" w14:textId="682DE898" w:rsidR="00BE6654" w:rsidRDefault="00BE6654" w:rsidP="00D019CA">
      <w:pPr>
        <w:pStyle w:val="footnote"/>
      </w:pPr>
      <w:r>
        <w:rPr>
          <w:rStyle w:val="FootnoteReference"/>
        </w:rPr>
        <w:footnoteRef/>
      </w:r>
      <w:r>
        <w:t xml:space="preserve"> [JS] lit. day to day</w:t>
      </w:r>
    </w:p>
  </w:footnote>
  <w:footnote w:id="93">
    <w:p w14:paraId="4D739E0B" w14:textId="0FB443F5" w:rsidR="00BE6654" w:rsidRDefault="00BE6654" w:rsidP="00D019CA">
      <w:pPr>
        <w:pStyle w:val="footnote"/>
      </w:pPr>
      <w:r>
        <w:rPr>
          <w:rStyle w:val="FootnoteReference"/>
        </w:rPr>
        <w:footnoteRef/>
      </w:r>
      <w:r>
        <w:t xml:space="preserve"> [JS] Fr. Lazarus has “and no sound of them is heard.” And then prepends “yet” to the next vs.</w:t>
      </w:r>
    </w:p>
  </w:footnote>
  <w:footnote w:id="94">
    <w:p w14:paraId="7770444D" w14:textId="77777777" w:rsidR="00BE6654" w:rsidRPr="004A3E27" w:rsidRDefault="00BE6654" w:rsidP="00BD5BBE">
      <w:pPr>
        <w:pStyle w:val="footnote"/>
      </w:pPr>
      <w:r w:rsidRPr="004A3E27">
        <w:rPr>
          <w:rStyle w:val="FootnoteReference"/>
        </w:rPr>
        <w:footnoteRef/>
      </w:r>
      <w:r w:rsidRPr="004A3E27">
        <w:t xml:space="preserve"> Rom. 10:18.</w:t>
      </w:r>
    </w:p>
  </w:footnote>
  <w:footnote w:id="95">
    <w:p w14:paraId="774F183E" w14:textId="35452E5D" w:rsidR="00BE6654" w:rsidRDefault="00BE6654" w:rsidP="005E2409">
      <w:pPr>
        <w:pStyle w:val="footnote"/>
      </w:pPr>
      <w:r>
        <w:rPr>
          <w:rStyle w:val="FootnoteReference"/>
        </w:rPr>
        <w:footnoteRef/>
      </w:r>
      <w:r>
        <w:t xml:space="preserve"> [JS] Fr. Lazarus has “sanctuary”</w:t>
      </w:r>
    </w:p>
  </w:footnote>
  <w:footnote w:id="96">
    <w:p w14:paraId="28F942E6" w14:textId="353F357B" w:rsidR="00BE6654" w:rsidRPr="004A3E27" w:rsidRDefault="00BE6654" w:rsidP="00BD5BBE">
      <w:pPr>
        <w:pStyle w:val="footnote"/>
      </w:pPr>
      <w:r w:rsidRPr="004A3E27">
        <w:rPr>
          <w:rStyle w:val="FootnoteReference"/>
        </w:rPr>
        <w:footnoteRef/>
      </w:r>
      <w:r w:rsidRPr="004A3E27">
        <w:t xml:space="preserve"> </w:t>
      </w:r>
      <w:r>
        <w:t>cf</w:t>
      </w:r>
      <w:r w:rsidRPr="004A3E27">
        <w:t>. Ps. 88:38.</w:t>
      </w:r>
    </w:p>
  </w:footnote>
  <w:footnote w:id="97">
    <w:p w14:paraId="2DBF8356" w14:textId="76DCF8DE" w:rsidR="00BE6654" w:rsidRDefault="00BE6654" w:rsidP="005E2409">
      <w:pPr>
        <w:pStyle w:val="footnote"/>
      </w:pPr>
      <w:r>
        <w:rPr>
          <w:rStyle w:val="FootnoteReference"/>
        </w:rPr>
        <w:footnoteRef/>
      </w:r>
      <w:r>
        <w:t xml:space="preserve"> [JS] literally “giant”</w:t>
      </w:r>
    </w:p>
  </w:footnote>
  <w:footnote w:id="98">
    <w:p w14:paraId="4D5F61F1" w14:textId="397EFA8A" w:rsidR="00BE6654" w:rsidRDefault="00BE6654" w:rsidP="005E2409">
      <w:pPr>
        <w:pStyle w:val="footnote"/>
      </w:pPr>
      <w:r>
        <w:rPr>
          <w:rStyle w:val="FootnoteReference"/>
        </w:rPr>
        <w:footnoteRef/>
      </w:r>
      <w:r>
        <w:t xml:space="preserve"> [JS] or “it”</w:t>
      </w:r>
    </w:p>
  </w:footnote>
  <w:footnote w:id="99">
    <w:p w14:paraId="7D882E05" w14:textId="2F32DF97" w:rsidR="00BE6654" w:rsidRPr="004A3E27" w:rsidRDefault="00BE6654" w:rsidP="00BD5BBE">
      <w:pPr>
        <w:pStyle w:val="footnote"/>
      </w:pPr>
      <w:r w:rsidRPr="004A3E27">
        <w:rPr>
          <w:rStyle w:val="FootnoteReference"/>
        </w:rPr>
        <w:footnoteRef/>
      </w:r>
      <w:r w:rsidRPr="004A3E27">
        <w:t xml:space="preserve"> </w:t>
      </w:r>
      <w:r>
        <w:t>cf</w:t>
      </w:r>
      <w:r w:rsidRPr="004A3E27">
        <w:t>. Ps. 118:72.</w:t>
      </w:r>
    </w:p>
  </w:footnote>
  <w:footnote w:id="100">
    <w:p w14:paraId="6C5A660E" w14:textId="77777777" w:rsidR="00BE6654" w:rsidRPr="004A3E27" w:rsidRDefault="00BE6654"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1">
    <w:p w14:paraId="630A2B2F" w14:textId="0471B728" w:rsidR="00BE6654" w:rsidRPr="004A3E27" w:rsidRDefault="00BE6654"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2">
    <w:p w14:paraId="5268EBEE" w14:textId="2E7234AE" w:rsidR="00BE6654" w:rsidRDefault="00BE6654" w:rsidP="00223CB5">
      <w:pPr>
        <w:pStyle w:val="footnote"/>
      </w:pPr>
      <w:r>
        <w:rPr>
          <w:rStyle w:val="FootnoteReference"/>
        </w:rPr>
        <w:footnoteRef/>
      </w:r>
      <w:r>
        <w:t xml:space="preserve"> [JS] literally “holy place”.</w:t>
      </w:r>
    </w:p>
  </w:footnote>
  <w:footnote w:id="103">
    <w:p w14:paraId="383B4369" w14:textId="77D437E1" w:rsidR="00BE6654" w:rsidRDefault="00BE6654" w:rsidP="005A7201">
      <w:pPr>
        <w:pStyle w:val="footnote"/>
      </w:pPr>
      <w:r>
        <w:rPr>
          <w:rStyle w:val="FootnoteReference"/>
        </w:rPr>
        <w:footnoteRef/>
      </w:r>
      <w:r>
        <w:t xml:space="preserve"> Fr. Athanasius has “We will confess to You, O Lord in Thy salvation, and in the Name of our God we shall grow: </w:t>
      </w:r>
      <w:proofErr w:type="gramStart"/>
      <w:r>
        <w:t>the</w:t>
      </w:r>
      <w:proofErr w:type="gramEnd"/>
      <w:r>
        <w:t xml:space="preserve"> Lord will fulfil all your petitions.</w:t>
      </w:r>
    </w:p>
  </w:footnote>
  <w:footnote w:id="104">
    <w:p w14:paraId="18278CE8" w14:textId="798A67A6" w:rsidR="00BE6654" w:rsidRPr="004A3E27" w:rsidRDefault="00BE6654"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5">
    <w:p w14:paraId="1559CF30" w14:textId="345B8878" w:rsidR="00BE6654" w:rsidRDefault="00BE6654" w:rsidP="00A10A86">
      <w:pPr>
        <w:pStyle w:val="footnote"/>
      </w:pPr>
      <w:r>
        <w:rPr>
          <w:rStyle w:val="FootnoteReference"/>
        </w:rPr>
        <w:footnoteRef/>
      </w:r>
      <w:r>
        <w:t xml:space="preserve"> [JS] or “his glory is great by your salvation/deliverance”</w:t>
      </w:r>
    </w:p>
  </w:footnote>
  <w:footnote w:id="106">
    <w:p w14:paraId="40556A29" w14:textId="77777777" w:rsidR="00BE6654" w:rsidRPr="004A3E27" w:rsidRDefault="00BE6654"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7">
    <w:p w14:paraId="27D6847B" w14:textId="77777777" w:rsidR="00BE6654" w:rsidRPr="004A3E27" w:rsidRDefault="00BE6654" w:rsidP="00BD5BBE">
      <w:pPr>
        <w:pStyle w:val="footnote"/>
      </w:pPr>
      <w:r w:rsidRPr="004A3E27">
        <w:rPr>
          <w:rStyle w:val="FootnoteReference"/>
        </w:rPr>
        <w:footnoteRef/>
      </w:r>
      <w:r w:rsidRPr="004A3E27">
        <w:t xml:space="preserve"> ‘Christ died that we might live’ (1 Thess. 5:10; 1 Pet. 2:24).</w:t>
      </w:r>
    </w:p>
  </w:footnote>
  <w:footnote w:id="108">
    <w:p w14:paraId="6BA53780" w14:textId="3A4D561C" w:rsidR="00BE6654" w:rsidRPr="004A3E27" w:rsidRDefault="00BE6654"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9">
    <w:p w14:paraId="3C4F1B04" w14:textId="0B824CBF" w:rsidR="00BE6654" w:rsidRPr="004A3E27" w:rsidRDefault="00BE6654"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0">
    <w:p w14:paraId="49AF07F8" w14:textId="1ADD3608" w:rsidR="00BE6654" w:rsidRDefault="00BE6654" w:rsidP="00614947">
      <w:pPr>
        <w:pStyle w:val="footnote"/>
      </w:pPr>
      <w:r>
        <w:rPr>
          <w:rStyle w:val="FootnoteReference"/>
        </w:rPr>
        <w:footnoteRef/>
      </w:r>
      <w:r>
        <w:t xml:space="preserve"> [JS] Fr. Lazarus has “dwell in the holy place”.</w:t>
      </w:r>
    </w:p>
  </w:footnote>
  <w:footnote w:id="111">
    <w:p w14:paraId="41CC497C" w14:textId="77777777" w:rsidR="00BE6654" w:rsidRPr="004A3E27" w:rsidRDefault="00BE6654" w:rsidP="00BD5BBE">
      <w:pPr>
        <w:pStyle w:val="footnote"/>
      </w:pPr>
      <w:r w:rsidRPr="004A3E27">
        <w:rPr>
          <w:rStyle w:val="FootnoteReference"/>
        </w:rPr>
        <w:footnoteRef/>
      </w:r>
      <w:r w:rsidRPr="004A3E27">
        <w:t xml:space="preserve"> Mt. 27:39,43; Wis. 2:12-20.</w:t>
      </w:r>
    </w:p>
  </w:footnote>
  <w:footnote w:id="112">
    <w:p w14:paraId="552BFC80" w14:textId="77777777" w:rsidR="00BE6654" w:rsidRPr="004A3E27" w:rsidRDefault="00BE6654" w:rsidP="00BD5BBE">
      <w:pPr>
        <w:pStyle w:val="footnote"/>
      </w:pPr>
      <w:r w:rsidRPr="004A3E27">
        <w:rPr>
          <w:rStyle w:val="FootnoteReference"/>
        </w:rPr>
        <w:footnoteRef/>
      </w:r>
      <w:r w:rsidRPr="004A3E27">
        <w:t xml:space="preserve"> Lam. 2:16; 3:46.</w:t>
      </w:r>
    </w:p>
  </w:footnote>
  <w:footnote w:id="113">
    <w:p w14:paraId="1382AE44" w14:textId="77777777" w:rsidR="00BE6654" w:rsidRPr="004A3E27" w:rsidRDefault="00BE6654" w:rsidP="00BD5BBE">
      <w:pPr>
        <w:pStyle w:val="footnote"/>
      </w:pPr>
      <w:r w:rsidRPr="004A3E27">
        <w:rPr>
          <w:rStyle w:val="FootnoteReference"/>
        </w:rPr>
        <w:footnoteRef/>
      </w:r>
      <w:r w:rsidRPr="004A3E27">
        <w:t xml:space="preserve"> Jn. 19:37.</w:t>
      </w:r>
    </w:p>
  </w:footnote>
  <w:footnote w:id="114">
    <w:p w14:paraId="17643289" w14:textId="77777777" w:rsidR="00BE6654" w:rsidRPr="004A3E27" w:rsidRDefault="00BE6654" w:rsidP="00BD5BBE">
      <w:pPr>
        <w:pStyle w:val="footnote"/>
      </w:pPr>
      <w:r w:rsidRPr="004A3E27">
        <w:rPr>
          <w:rStyle w:val="FootnoteReference"/>
        </w:rPr>
        <w:footnoteRef/>
      </w:r>
      <w:r w:rsidRPr="004A3E27">
        <w:t xml:space="preserve"> Jn. 19:24.</w:t>
      </w:r>
    </w:p>
  </w:footnote>
  <w:footnote w:id="115">
    <w:p w14:paraId="79F35E59" w14:textId="3AF86606" w:rsidR="00BE6654" w:rsidRPr="004A3E27" w:rsidRDefault="00BE6654"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6">
    <w:p w14:paraId="17B5651D" w14:textId="24ADEBC4" w:rsidR="00BE6654" w:rsidRDefault="00BE6654" w:rsidP="00ED0D70">
      <w:pPr>
        <w:pStyle w:val="footnote"/>
      </w:pPr>
      <w:r>
        <w:rPr>
          <w:rStyle w:val="FootnoteReference"/>
        </w:rPr>
        <w:footnoteRef/>
      </w:r>
      <w:r>
        <w:t xml:space="preserve"> [JS]Others have “and my only-begotten from the hand of the dog.”</w:t>
      </w:r>
    </w:p>
  </w:footnote>
  <w:footnote w:id="117">
    <w:p w14:paraId="18C385E9" w14:textId="2415B4A3" w:rsidR="00BE6654" w:rsidRDefault="00BE6654" w:rsidP="00ED0D70">
      <w:pPr>
        <w:pStyle w:val="footnote"/>
      </w:pPr>
      <w:r>
        <w:rPr>
          <w:rStyle w:val="FootnoteReference"/>
        </w:rPr>
        <w:footnoteRef/>
      </w:r>
      <w:r>
        <w:t xml:space="preserve"> [JS] Fr. Lazarus has “the rhinoceros.”</w:t>
      </w:r>
    </w:p>
  </w:footnote>
  <w:footnote w:id="118">
    <w:p w14:paraId="08777F76" w14:textId="77777777" w:rsidR="00BE6654" w:rsidRPr="004A3E27" w:rsidRDefault="00BE6654" w:rsidP="00BD5BBE">
      <w:pPr>
        <w:pStyle w:val="footnote"/>
      </w:pPr>
      <w:r w:rsidRPr="004A3E27">
        <w:rPr>
          <w:rStyle w:val="FootnoteReference"/>
        </w:rPr>
        <w:footnoteRef/>
      </w:r>
      <w:r w:rsidRPr="004A3E27">
        <w:t xml:space="preserve"> Hebrews 2:12.</w:t>
      </w:r>
    </w:p>
  </w:footnote>
  <w:footnote w:id="119">
    <w:p w14:paraId="1C395EA2" w14:textId="6F37561F" w:rsidR="00BE6654" w:rsidRDefault="00BE6654" w:rsidP="000651AA">
      <w:pPr>
        <w:pStyle w:val="footnote"/>
      </w:pPr>
      <w:r>
        <w:rPr>
          <w:rStyle w:val="FootnoteReference"/>
        </w:rPr>
        <w:footnoteRef/>
      </w:r>
      <w:r>
        <w:t xml:space="preserve"> [JS] literally “all you seed of Jacob”</w:t>
      </w:r>
    </w:p>
  </w:footnote>
  <w:footnote w:id="120">
    <w:p w14:paraId="077193E5" w14:textId="6727B2C9" w:rsidR="00BE6654" w:rsidRDefault="00BE6654" w:rsidP="007A2D16">
      <w:pPr>
        <w:pStyle w:val="footnote"/>
      </w:pPr>
      <w:r>
        <w:rPr>
          <w:rStyle w:val="FootnoteReference"/>
        </w:rPr>
        <w:footnoteRef/>
      </w:r>
      <w:r>
        <w:t xml:space="preserve"> [JS] Congregation or assembly, not building.</w:t>
      </w:r>
    </w:p>
  </w:footnote>
  <w:footnote w:id="121">
    <w:p w14:paraId="332BD906" w14:textId="38FB3FF8" w:rsidR="00BE6654" w:rsidRDefault="00BE6654" w:rsidP="007A2D16">
      <w:pPr>
        <w:pStyle w:val="footnote"/>
      </w:pPr>
      <w:r>
        <w:rPr>
          <w:rStyle w:val="FootnoteReference"/>
        </w:rPr>
        <w:footnoteRef/>
      </w:r>
      <w:r>
        <w:t xml:space="preserve"> [JS] or “give thanks to”</w:t>
      </w:r>
    </w:p>
  </w:footnote>
  <w:footnote w:id="122">
    <w:p w14:paraId="5B6174F4" w14:textId="35F5BA44" w:rsidR="00BE6654" w:rsidRDefault="00BE6654" w:rsidP="000651AA">
      <w:pPr>
        <w:pStyle w:val="footnote"/>
      </w:pPr>
      <w:r>
        <w:rPr>
          <w:rStyle w:val="FootnoteReference"/>
        </w:rPr>
        <w:footnoteRef/>
      </w:r>
      <w:r>
        <w:t xml:space="preserve"> [JS] did obeisance, i.e. the physical act of bowing down.</w:t>
      </w:r>
    </w:p>
  </w:footnote>
  <w:footnote w:id="123">
    <w:p w14:paraId="6B61808C" w14:textId="77777777" w:rsidR="00BE6654" w:rsidRPr="004A3E27" w:rsidRDefault="00BE6654"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4">
    <w:p w14:paraId="168D5AEC" w14:textId="77777777" w:rsidR="00BE6654" w:rsidRPr="004A3E27" w:rsidRDefault="00BE6654" w:rsidP="00BD5BBE">
      <w:pPr>
        <w:pStyle w:val="footnote"/>
      </w:pPr>
      <w:r w:rsidRPr="004A3E27">
        <w:rPr>
          <w:rStyle w:val="FootnoteReference"/>
        </w:rPr>
        <w:footnoteRef/>
      </w:r>
      <w:r w:rsidRPr="004A3E27">
        <w:t xml:space="preserve"> Romans 3:24-26; John 17:4; 19:30.</w:t>
      </w:r>
    </w:p>
  </w:footnote>
  <w:footnote w:id="125">
    <w:p w14:paraId="47E5BE1D" w14:textId="6D6B1127" w:rsidR="00BE6654" w:rsidRPr="004A3E27" w:rsidRDefault="00BE6654"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6">
    <w:p w14:paraId="53BB4915" w14:textId="013E80AC" w:rsidR="00BE6654" w:rsidRPr="004A3E27" w:rsidRDefault="00BE6654"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7">
    <w:p w14:paraId="52EF8FB5" w14:textId="7D5C89FB" w:rsidR="00BE6654" w:rsidRPr="004A3E27" w:rsidRDefault="00BE6654" w:rsidP="00BD5BBE">
      <w:pPr>
        <w:pStyle w:val="footnote"/>
      </w:pPr>
      <w:r w:rsidRPr="004A3E27">
        <w:rPr>
          <w:rStyle w:val="FootnoteReference"/>
        </w:rPr>
        <w:footnoteRef/>
      </w:r>
      <w:r w:rsidRPr="004A3E27">
        <w:t xml:space="preserve"> </w:t>
      </w:r>
      <w:r>
        <w:t>cf</w:t>
      </w:r>
      <w:r w:rsidRPr="004A3E27">
        <w:t>. Ps. 26:4.</w:t>
      </w:r>
    </w:p>
  </w:footnote>
  <w:footnote w:id="128">
    <w:p w14:paraId="4B68EDDE" w14:textId="12EE5F02" w:rsidR="00BE6654" w:rsidRPr="004A3E27" w:rsidRDefault="00BE6654" w:rsidP="00BD5BBE">
      <w:pPr>
        <w:pStyle w:val="footnote"/>
      </w:pPr>
      <w:r w:rsidRPr="004A3E27">
        <w:rPr>
          <w:rStyle w:val="FootnoteReference"/>
        </w:rPr>
        <w:footnoteRef/>
      </w:r>
      <w:r w:rsidRPr="004A3E27">
        <w:t xml:space="preserve"> 1 Cor. 10:26-28; </w:t>
      </w:r>
      <w:r>
        <w:t>cf</w:t>
      </w:r>
      <w:r w:rsidRPr="004A3E27">
        <w:t>. Psalm 49:12.</w:t>
      </w:r>
    </w:p>
  </w:footnote>
  <w:footnote w:id="129">
    <w:p w14:paraId="137A32B2" w14:textId="77777777" w:rsidR="00BE6654" w:rsidRPr="004A3E27" w:rsidRDefault="00BE6654" w:rsidP="00BD5BBE">
      <w:pPr>
        <w:pStyle w:val="footnote"/>
      </w:pPr>
      <w:r w:rsidRPr="004A3E27">
        <w:rPr>
          <w:rStyle w:val="FootnoteReference"/>
        </w:rPr>
        <w:footnoteRef/>
      </w:r>
      <w:r w:rsidRPr="004A3E27">
        <w:t xml:space="preserve"> Is. 2:2; Dan. 2:35; 1 Cor. 10:4.</w:t>
      </w:r>
    </w:p>
  </w:footnote>
  <w:footnote w:id="130">
    <w:p w14:paraId="51F7905C" w14:textId="09ECCFBD" w:rsidR="00BE6654" w:rsidRPr="004A3E27" w:rsidRDefault="00BE6654"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1">
    <w:p w14:paraId="7B989AF7" w14:textId="411DE777" w:rsidR="00BE6654" w:rsidRDefault="00BE6654" w:rsidP="005A5E13">
      <w:pPr>
        <w:pStyle w:val="footnote"/>
      </w:pPr>
      <w:r>
        <w:rPr>
          <w:rStyle w:val="FootnoteReference"/>
        </w:rPr>
        <w:footnoteRef/>
      </w:r>
      <w:r>
        <w:t xml:space="preserve"> [JS] literally: “because they are from of old”.</w:t>
      </w:r>
    </w:p>
  </w:footnote>
  <w:footnote w:id="132">
    <w:p w14:paraId="78816607" w14:textId="60AD0FEA" w:rsidR="00BE6654" w:rsidRDefault="00BE6654" w:rsidP="00055722">
      <w:pPr>
        <w:pStyle w:val="footnote"/>
      </w:pPr>
      <w:r>
        <w:rPr>
          <w:rStyle w:val="FootnoteReference"/>
        </w:rPr>
        <w:footnoteRef/>
      </w:r>
      <w:r>
        <w:t xml:space="preserve"> [JS] literally, “so He sets a law for those who sin in the way.”</w:t>
      </w:r>
    </w:p>
  </w:footnote>
  <w:footnote w:id="133">
    <w:p w14:paraId="2169EE05" w14:textId="77777777" w:rsidR="00BE6654" w:rsidRPr="004A3E27" w:rsidRDefault="00BE6654" w:rsidP="00BD5BBE">
      <w:pPr>
        <w:pStyle w:val="footnote"/>
      </w:pPr>
      <w:r w:rsidRPr="004A3E27">
        <w:rPr>
          <w:rStyle w:val="FootnoteReference"/>
        </w:rPr>
        <w:footnoteRef/>
      </w:r>
      <w:r w:rsidRPr="004A3E27">
        <w:t xml:space="preserve"> seek: </w:t>
      </w:r>
      <w:r w:rsidRPr="004A3E27">
        <w:rPr>
          <w:i/>
        </w:rPr>
        <w:t>Heb</w:t>
      </w:r>
      <w:r w:rsidRPr="004A3E27">
        <w:t>. keep</w:t>
      </w:r>
    </w:p>
  </w:footnote>
  <w:footnote w:id="134">
    <w:p w14:paraId="77DCEC10" w14:textId="465E547A" w:rsidR="00BE6654" w:rsidRPr="004A3E27" w:rsidRDefault="00BE6654"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5">
    <w:p w14:paraId="10589304" w14:textId="75C5928C" w:rsidR="00BE6654" w:rsidRDefault="00BE6654" w:rsidP="00055722">
      <w:pPr>
        <w:pStyle w:val="footnote"/>
      </w:pPr>
      <w:r>
        <w:rPr>
          <w:rStyle w:val="FootnoteReference"/>
        </w:rPr>
        <w:footnoteRef/>
      </w:r>
      <w:r>
        <w:t xml:space="preserve"> [JS] NETS and Fr. Athanasius have “You will”</w:t>
      </w:r>
    </w:p>
  </w:footnote>
  <w:footnote w:id="136">
    <w:p w14:paraId="71590F21" w14:textId="77777777" w:rsidR="00BE6654" w:rsidRPr="004A3E27" w:rsidRDefault="00BE6654"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7">
    <w:p w14:paraId="42C6F902" w14:textId="27671EF5" w:rsidR="00BE6654" w:rsidRDefault="00BE6654" w:rsidP="003B7D97">
      <w:pPr>
        <w:pStyle w:val="footnote"/>
      </w:pPr>
      <w:r>
        <w:rPr>
          <w:rStyle w:val="FootnoteReference"/>
        </w:rPr>
        <w:footnoteRef/>
      </w:r>
      <w:r>
        <w:t xml:space="preserve"> Present in Fr. Athanasius and OSB.</w:t>
      </w:r>
    </w:p>
  </w:footnote>
  <w:footnote w:id="138">
    <w:p w14:paraId="00A665CB" w14:textId="42EDEB47" w:rsidR="00BE6654" w:rsidRPr="004A3E27" w:rsidRDefault="00BE6654"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9">
    <w:p w14:paraId="3EE7CB91" w14:textId="1CBB3112" w:rsidR="00BE6654" w:rsidRDefault="00BE6654" w:rsidP="003B7D97">
      <w:pPr>
        <w:pStyle w:val="footnote"/>
      </w:pPr>
      <w:r>
        <w:rPr>
          <w:rStyle w:val="FootnoteReference"/>
        </w:rPr>
        <w:footnoteRef/>
      </w:r>
      <w:r>
        <w:t xml:space="preserve"> Fr. Lazarus has “lonely and poor”. Fr. Athanasius has “an only son”. Others have “only-begotten and poor”</w:t>
      </w:r>
    </w:p>
  </w:footnote>
  <w:footnote w:id="140">
    <w:p w14:paraId="0A9BD984" w14:textId="77777777" w:rsidR="00BE6654" w:rsidRPr="004A3E27" w:rsidRDefault="00BE6654"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1">
    <w:p w14:paraId="17F45C59" w14:textId="65DF2916" w:rsidR="00BE6654" w:rsidRPr="004A3E27" w:rsidRDefault="00BE6654"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2">
    <w:p w14:paraId="14877493" w14:textId="77777777" w:rsidR="00BE6654" w:rsidRPr="004A3E27" w:rsidRDefault="00BE6654"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3">
    <w:p w14:paraId="489B5950" w14:textId="37592C41" w:rsidR="00BE6654" w:rsidRDefault="00BE6654" w:rsidP="00550F3A">
      <w:pPr>
        <w:pStyle w:val="footnote"/>
      </w:pPr>
      <w:r>
        <w:rPr>
          <w:rStyle w:val="FootnoteReference"/>
        </w:rPr>
        <w:footnoteRef/>
      </w:r>
      <w:r>
        <w:t xml:space="preserve"> [JS] literally, “place”</w:t>
      </w:r>
    </w:p>
  </w:footnote>
  <w:footnote w:id="144">
    <w:p w14:paraId="2B8FEA02" w14:textId="77777777" w:rsidR="00BE6654" w:rsidRPr="004A3E27" w:rsidRDefault="00BE6654" w:rsidP="00BD5BBE">
      <w:pPr>
        <w:pStyle w:val="footnote"/>
      </w:pPr>
      <w:r w:rsidRPr="004A3E27">
        <w:rPr>
          <w:rStyle w:val="FootnoteReference"/>
        </w:rPr>
        <w:footnoteRef/>
      </w:r>
      <w:r w:rsidRPr="004A3E27">
        <w:t xml:space="preserve"> churches: assemblies, gatherings, congregations (not buildings).</w:t>
      </w:r>
    </w:p>
  </w:footnote>
  <w:footnote w:id="145">
    <w:p w14:paraId="4B110C34" w14:textId="6E0E41E0" w:rsidR="00BE6654" w:rsidRPr="004A3E27" w:rsidRDefault="00BE6654"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6">
    <w:p w14:paraId="680E154C" w14:textId="77777777" w:rsidR="00BE6654" w:rsidRPr="004A3E27" w:rsidRDefault="00BE6654"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BE6654" w:rsidRPr="004A3E27" w:rsidRDefault="00BE6654" w:rsidP="00BD5BBE">
      <w:pPr>
        <w:pStyle w:val="footnote"/>
      </w:pPr>
      <w:r w:rsidRPr="004A3E27">
        <w:tab/>
        <w:t>‘No sweeter fragrance than to follow Christ,</w:t>
      </w:r>
    </w:p>
    <w:p w14:paraId="506149C0" w14:textId="77777777" w:rsidR="00BE6654" w:rsidRPr="004A3E27" w:rsidRDefault="00BE6654" w:rsidP="00BD5BBE">
      <w:pPr>
        <w:pStyle w:val="footnote"/>
      </w:pPr>
      <w:r w:rsidRPr="004A3E27">
        <w:tab/>
        <w:t>when man makes offerings of a holy life,</w:t>
      </w:r>
    </w:p>
    <w:p w14:paraId="3F57220B" w14:textId="77777777" w:rsidR="00BE6654" w:rsidRPr="004A3E27" w:rsidRDefault="00BE6654" w:rsidP="00BD5BBE">
      <w:pPr>
        <w:pStyle w:val="footnote"/>
      </w:pPr>
      <w:r w:rsidRPr="004A3E27">
        <w:tab/>
        <w:t>and offers golden deeds in sacrifice’ (St. Prosper).</w:t>
      </w:r>
    </w:p>
  </w:footnote>
  <w:footnote w:id="147">
    <w:p w14:paraId="0CC1CAEE" w14:textId="1E5BC75B" w:rsidR="00BE6654" w:rsidRPr="004A3E27" w:rsidRDefault="00BE6654" w:rsidP="00BD5BBE">
      <w:pPr>
        <w:pStyle w:val="footnote"/>
      </w:pPr>
      <w:r w:rsidRPr="004A3E27">
        <w:rPr>
          <w:rStyle w:val="FootnoteReference"/>
        </w:rPr>
        <w:footnoteRef/>
      </w:r>
      <w:r w:rsidRPr="004A3E27">
        <w:t xml:space="preserve"> </w:t>
      </w:r>
      <w:r>
        <w:t>cf</w:t>
      </w:r>
      <w:r w:rsidRPr="004A3E27">
        <w:t>. Psalm 21:11.</w:t>
      </w:r>
    </w:p>
  </w:footnote>
  <w:footnote w:id="148">
    <w:p w14:paraId="0192B227" w14:textId="50425B88" w:rsidR="00BE6654" w:rsidRPr="004A3E27" w:rsidRDefault="00BE6654" w:rsidP="00BD5BBE">
      <w:pPr>
        <w:pStyle w:val="footnote"/>
      </w:pPr>
      <w:r w:rsidRPr="004A3E27">
        <w:rPr>
          <w:rStyle w:val="FootnoteReference"/>
        </w:rPr>
        <w:footnoteRef/>
      </w:r>
      <w:r w:rsidRPr="004A3E27">
        <w:t xml:space="preserve"> </w:t>
      </w:r>
      <w:r>
        <w:t>cf</w:t>
      </w:r>
      <w:r w:rsidRPr="004A3E27">
        <w:t>. Isaiah 5:12.</w:t>
      </w:r>
    </w:p>
  </w:footnote>
  <w:footnote w:id="149">
    <w:p w14:paraId="20F0DD6B" w14:textId="4B10F54B" w:rsidR="00BE6654" w:rsidRDefault="00BE6654" w:rsidP="005922FD">
      <w:pPr>
        <w:pStyle w:val="footnote"/>
      </w:pPr>
      <w:r>
        <w:rPr>
          <w:rStyle w:val="FootnoteReference"/>
        </w:rPr>
        <w:footnoteRef/>
      </w:r>
      <w:r>
        <w:t xml:space="preserve"> [JS] confess: or “give thanks to”, or “thankfully confess”</w:t>
      </w:r>
    </w:p>
  </w:footnote>
  <w:footnote w:id="150">
    <w:p w14:paraId="73C943A7" w14:textId="0F5D3F1A" w:rsidR="00BE6654" w:rsidRPr="004A3E27" w:rsidRDefault="00BE6654" w:rsidP="00BD5BBE">
      <w:pPr>
        <w:pStyle w:val="footnote"/>
      </w:pPr>
      <w:r w:rsidRPr="004A3E27">
        <w:rPr>
          <w:rStyle w:val="FootnoteReference"/>
        </w:rPr>
        <w:footnoteRef/>
      </w:r>
      <w:r w:rsidRPr="004A3E27">
        <w:t xml:space="preserve"> </w:t>
      </w:r>
      <w:r>
        <w:t>Cf</w:t>
      </w:r>
      <w:r w:rsidRPr="004A3E27">
        <w:t>. Isaiah 40:11; John 10:11.</w:t>
      </w:r>
    </w:p>
  </w:footnote>
  <w:footnote w:id="151">
    <w:p w14:paraId="73195CDE" w14:textId="44A40FB8" w:rsidR="00BE6654" w:rsidRDefault="00BE6654" w:rsidP="008A40DF">
      <w:pPr>
        <w:pStyle w:val="footnote"/>
      </w:pPr>
      <w:r>
        <w:rPr>
          <w:rStyle w:val="FootnoteReference"/>
        </w:rPr>
        <w:footnoteRef/>
      </w:r>
      <w:r>
        <w:t xml:space="preserve"> [JS] “do obeisance”, i.e. a physical act.</w:t>
      </w:r>
    </w:p>
  </w:footnote>
  <w:footnote w:id="152">
    <w:p w14:paraId="0B35546F" w14:textId="519CF713" w:rsidR="00BE6654" w:rsidRPr="004A3E27" w:rsidRDefault="00BE6654"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3">
    <w:p w14:paraId="17F4E198" w14:textId="77777777" w:rsidR="00BE6654" w:rsidRPr="004A3E27" w:rsidRDefault="00BE6654"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4">
    <w:p w14:paraId="287F51B2" w14:textId="77777777" w:rsidR="00BE6654" w:rsidRPr="004A3E27" w:rsidRDefault="00BE6654"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5">
    <w:p w14:paraId="376DEC76" w14:textId="77777777" w:rsidR="00BE6654" w:rsidRPr="004A3E27" w:rsidRDefault="00BE6654"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6">
    <w:p w14:paraId="0F1539B2" w14:textId="75077CCC" w:rsidR="00BE6654" w:rsidRPr="004A3E27" w:rsidRDefault="00BE6654" w:rsidP="00BD5BBE">
      <w:pPr>
        <w:pStyle w:val="footnote"/>
      </w:pPr>
      <w:r w:rsidRPr="004A3E27">
        <w:rPr>
          <w:rStyle w:val="FootnoteReference"/>
        </w:rPr>
        <w:footnoteRef/>
      </w:r>
      <w:r w:rsidRPr="004A3E27">
        <w:t xml:space="preserve"> Blood signifies death (</w:t>
      </w:r>
      <w:r>
        <w:t>cf</w:t>
      </w:r>
      <w:r w:rsidRPr="004A3E27">
        <w:t>. Lev. 17:14).</w:t>
      </w:r>
    </w:p>
  </w:footnote>
  <w:footnote w:id="157">
    <w:p w14:paraId="3C531870" w14:textId="77777777" w:rsidR="00BE6654" w:rsidRPr="004A3E27" w:rsidRDefault="00BE6654"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8">
    <w:p w14:paraId="14F5D59E" w14:textId="2CBEB04C" w:rsidR="00BE6654" w:rsidRDefault="00BE6654" w:rsidP="00643BB8">
      <w:pPr>
        <w:pStyle w:val="footnote"/>
      </w:pPr>
      <w:r>
        <w:rPr>
          <w:rStyle w:val="FootnoteReference"/>
        </w:rPr>
        <w:footnoteRef/>
      </w:r>
      <w:r>
        <w:t xml:space="preserve"> [JS] or “give thanks to You”, or “thankfully confess You with praise”</w:t>
      </w:r>
    </w:p>
  </w:footnote>
  <w:footnote w:id="159">
    <w:p w14:paraId="5ADD520F" w14:textId="77777777" w:rsidR="00BE6654" w:rsidRPr="004A3E27" w:rsidRDefault="00BE6654"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0">
    <w:p w14:paraId="77A1ED53" w14:textId="77777777" w:rsidR="00BE6654" w:rsidRPr="004A3E27" w:rsidRDefault="00BE6654" w:rsidP="00BD5BBE">
      <w:pPr>
        <w:pStyle w:val="footnote"/>
      </w:pPr>
      <w:r w:rsidRPr="004A3E27">
        <w:rPr>
          <w:rStyle w:val="FootnoteReference"/>
        </w:rPr>
        <w:footnoteRef/>
      </w:r>
      <w:r w:rsidRPr="004A3E27">
        <w:t xml:space="preserve"> Luke 23:46.</w:t>
      </w:r>
    </w:p>
  </w:footnote>
  <w:footnote w:id="161">
    <w:p w14:paraId="1A1A8E3A" w14:textId="6D5B65DB" w:rsidR="00BE6654" w:rsidRPr="004A3E27" w:rsidRDefault="00BE6654"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2">
    <w:p w14:paraId="07CF1154" w14:textId="0A7B732E" w:rsidR="00BE6654" w:rsidRPr="004A3E27" w:rsidRDefault="00BE6654"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3">
    <w:p w14:paraId="5BAFF231" w14:textId="34FCFC7D" w:rsidR="00BE6654" w:rsidRDefault="00BE6654" w:rsidP="00110257">
      <w:pPr>
        <w:pStyle w:val="footnote"/>
      </w:pPr>
      <w:r>
        <w:rPr>
          <w:rStyle w:val="FootnoteReference"/>
        </w:rPr>
        <w:footnoteRef/>
      </w:r>
      <w:r>
        <w:t xml:space="preserve"> [JS] Fr. Lazarus has “madness”. NETS has “alarm”. OSB and </w:t>
      </w:r>
      <w:proofErr w:type="gramStart"/>
      <w:r>
        <w:t>Psalter  According</w:t>
      </w:r>
      <w:proofErr w:type="gramEnd"/>
      <w:r>
        <w:t xml:space="preserve"> to the Seventy have “ecstasy”. Psalter for prayer has “confusion”.</w:t>
      </w:r>
    </w:p>
  </w:footnote>
  <w:footnote w:id="164">
    <w:p w14:paraId="2DD87738" w14:textId="77777777" w:rsidR="00BE6654" w:rsidRPr="004A3E27" w:rsidRDefault="00BE6654" w:rsidP="00BD5BBE">
      <w:pPr>
        <w:pStyle w:val="footnote"/>
      </w:pPr>
      <w:r w:rsidRPr="004A3E27">
        <w:rPr>
          <w:rStyle w:val="FootnoteReference"/>
        </w:rPr>
        <w:footnoteRef/>
      </w:r>
      <w:r w:rsidRPr="004A3E27">
        <w:t xml:space="preserve"> The sense of separation from God is the great illusion and madness.</w:t>
      </w:r>
    </w:p>
  </w:footnote>
  <w:footnote w:id="165">
    <w:p w14:paraId="585E1DF2" w14:textId="7DBE80A8" w:rsidR="00BE6654" w:rsidRDefault="00BE6654" w:rsidP="00E87C17">
      <w:pPr>
        <w:pStyle w:val="footnote"/>
      </w:pPr>
      <w:r>
        <w:rPr>
          <w:rStyle w:val="FootnoteReference"/>
        </w:rPr>
        <w:footnoteRef/>
      </w:r>
      <w:r>
        <w:t xml:space="preserve"> [JS] or “seeks out”</w:t>
      </w:r>
    </w:p>
  </w:footnote>
  <w:footnote w:id="166">
    <w:p w14:paraId="64625F8E" w14:textId="77777777" w:rsidR="00BE6654" w:rsidRPr="004A3E27" w:rsidRDefault="00BE6654"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7">
    <w:p w14:paraId="2CF8BDFA" w14:textId="519D5556" w:rsidR="00BE6654" w:rsidRPr="004A3E27" w:rsidRDefault="00BE6654"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8">
    <w:p w14:paraId="5D9CEF2B" w14:textId="77777777" w:rsidR="00BE6654" w:rsidRPr="004A3E27" w:rsidRDefault="00BE6654"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9">
    <w:p w14:paraId="6173F75B" w14:textId="6720A6F1" w:rsidR="00BE6654" w:rsidRDefault="00BE6654" w:rsidP="00E87C17">
      <w:pPr>
        <w:pStyle w:val="footnote"/>
      </w:pPr>
      <w:r>
        <w:rPr>
          <w:rStyle w:val="FootnoteReference"/>
        </w:rPr>
        <w:footnoteRef/>
      </w:r>
      <w:r>
        <w:t xml:space="preserve"> [JS] or, “boast”</w:t>
      </w:r>
    </w:p>
  </w:footnote>
  <w:footnote w:id="170">
    <w:p w14:paraId="68902C2B" w14:textId="77777777" w:rsidR="00BE6654" w:rsidRPr="004A3E27" w:rsidRDefault="00BE6654" w:rsidP="00BD5BBE">
      <w:pPr>
        <w:pStyle w:val="footnote"/>
      </w:pPr>
      <w:r w:rsidRPr="004A3E27">
        <w:rPr>
          <w:rStyle w:val="FootnoteReference"/>
        </w:rPr>
        <w:footnoteRef/>
      </w:r>
      <w:r w:rsidRPr="004A3E27">
        <w:t xml:space="preserve"> Man is made for happiness, fruit of grace, forgiveness, right relations, holiness.</w:t>
      </w:r>
    </w:p>
  </w:footnote>
  <w:footnote w:id="171">
    <w:p w14:paraId="556A07DE" w14:textId="42C5306E" w:rsidR="00BE6654" w:rsidRDefault="00BE6654" w:rsidP="00E87C17">
      <w:pPr>
        <w:pStyle w:val="footnote"/>
      </w:pPr>
      <w:r>
        <w:rPr>
          <w:rStyle w:val="FootnoteReference"/>
        </w:rPr>
        <w:footnoteRef/>
      </w:r>
      <w:r>
        <w:t xml:space="preserve"> [JS] or “give thanks to”, or “thankfully confess the Lord with praise with the lyre”</w:t>
      </w:r>
    </w:p>
  </w:footnote>
  <w:footnote w:id="172">
    <w:p w14:paraId="2DE8E71A" w14:textId="43288821" w:rsidR="00BE6654" w:rsidRDefault="00BE6654" w:rsidP="00643986">
      <w:pPr>
        <w:pStyle w:val="footnote"/>
      </w:pPr>
      <w:r>
        <w:rPr>
          <w:rStyle w:val="FootnoteReference"/>
        </w:rPr>
        <w:footnoteRef/>
      </w:r>
      <w:r>
        <w:t xml:space="preserve"> [JS] or “Confess the Lord with the harp.</w:t>
      </w:r>
    </w:p>
  </w:footnote>
  <w:footnote w:id="173">
    <w:p w14:paraId="7DFB6EDE" w14:textId="2BE29A55" w:rsidR="00BE6654" w:rsidRPr="004A3E27" w:rsidRDefault="00BE6654"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4">
    <w:p w14:paraId="31D94784" w14:textId="1209EEE8" w:rsidR="00BE6654" w:rsidRPr="004A3E27" w:rsidRDefault="00BE6654"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5">
    <w:p w14:paraId="77995902" w14:textId="77777777" w:rsidR="00BE6654" w:rsidRPr="004A3E27" w:rsidRDefault="00BE6654" w:rsidP="00BD5BBE">
      <w:pPr>
        <w:pStyle w:val="footnote"/>
      </w:pPr>
      <w:r w:rsidRPr="004A3E27">
        <w:rPr>
          <w:rStyle w:val="FootnoteReference"/>
        </w:rPr>
        <w:footnoteRef/>
      </w:r>
      <w:r w:rsidRPr="004A3E27">
        <w:t xml:space="preserve"> Naturally and spiritually (Jn. 3:3-6).</w:t>
      </w:r>
    </w:p>
  </w:footnote>
  <w:footnote w:id="176">
    <w:p w14:paraId="21961A60" w14:textId="0C801544" w:rsidR="00BE6654" w:rsidRDefault="00BE6654" w:rsidP="002C27B3">
      <w:pPr>
        <w:pStyle w:val="footnote"/>
      </w:pPr>
      <w:r>
        <w:rPr>
          <w:rStyle w:val="FootnoteReference"/>
        </w:rPr>
        <w:footnoteRef/>
      </w:r>
      <w:r>
        <w:t xml:space="preserve"> [JS] Fr. Lazarus has “plans”</w:t>
      </w:r>
    </w:p>
  </w:footnote>
  <w:footnote w:id="177">
    <w:p w14:paraId="13FB143C" w14:textId="0A8A9BB8" w:rsidR="00BE6654" w:rsidRDefault="00BE6654" w:rsidP="00831460">
      <w:pPr>
        <w:pStyle w:val="footnote"/>
      </w:pPr>
      <w:r>
        <w:rPr>
          <w:rStyle w:val="FootnoteReference"/>
        </w:rPr>
        <w:footnoteRef/>
      </w:r>
      <w:r>
        <w:t xml:space="preserve"> [JS] or “fashioned”</w:t>
      </w:r>
    </w:p>
  </w:footnote>
  <w:footnote w:id="178">
    <w:p w14:paraId="1CA3C8B8" w14:textId="7384D6BF" w:rsidR="00BE6654" w:rsidRDefault="00BE6654" w:rsidP="00366380">
      <w:pPr>
        <w:pStyle w:val="footnote"/>
      </w:pPr>
      <w:r>
        <w:rPr>
          <w:rStyle w:val="FootnoteReference"/>
        </w:rPr>
        <w:footnoteRef/>
      </w:r>
      <w:r>
        <w:t xml:space="preserve"> Fr. Athanasius has “My soul shall make her boast in the Lord”</w:t>
      </w:r>
    </w:p>
  </w:footnote>
  <w:footnote w:id="179">
    <w:p w14:paraId="50F89B8F" w14:textId="77777777" w:rsidR="00BE6654" w:rsidRPr="004A3E27" w:rsidRDefault="00BE6654"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0">
    <w:p w14:paraId="6C74A446" w14:textId="6A369907" w:rsidR="00BE6654" w:rsidRPr="004A3E27" w:rsidRDefault="00BE6654" w:rsidP="00BD5BBE">
      <w:pPr>
        <w:pStyle w:val="footnote"/>
      </w:pPr>
      <w:r w:rsidRPr="004A3E27">
        <w:rPr>
          <w:rStyle w:val="FootnoteReference"/>
        </w:rPr>
        <w:footnoteRef/>
      </w:r>
      <w:r w:rsidRPr="004A3E27">
        <w:t xml:space="preserve"> ‘The land of the living.’</w:t>
      </w:r>
      <w:r>
        <w:t xml:space="preserve"> [JS] Others have “earth”</w:t>
      </w:r>
    </w:p>
  </w:footnote>
  <w:footnote w:id="181">
    <w:p w14:paraId="2D88893B" w14:textId="5E64FA88" w:rsidR="00BE6654" w:rsidRDefault="00BE6654" w:rsidP="00E42174">
      <w:pPr>
        <w:pStyle w:val="footnote"/>
      </w:pPr>
      <w:r>
        <w:rPr>
          <w:rStyle w:val="FootnoteReference"/>
        </w:rPr>
        <w:footnoteRef/>
      </w:r>
      <w:r>
        <w:t xml:space="preserve"> [JS] or “contrite in heart”</w:t>
      </w:r>
    </w:p>
  </w:footnote>
  <w:footnote w:id="182">
    <w:p w14:paraId="7E58A13C" w14:textId="1AC06A85" w:rsidR="00BE6654" w:rsidRDefault="00BE6654" w:rsidP="00F803AB">
      <w:pPr>
        <w:pStyle w:val="footnote"/>
      </w:pPr>
      <w:r>
        <w:rPr>
          <w:rStyle w:val="FootnoteReference"/>
        </w:rPr>
        <w:footnoteRef/>
      </w:r>
      <w:r>
        <w:t xml:space="preserve"> [JS] Coptic has “eat their hearts”, which Fr. Athanasius renders, “regret”</w:t>
      </w:r>
    </w:p>
  </w:footnote>
  <w:footnote w:id="183">
    <w:p w14:paraId="54D93979" w14:textId="34E7EB30" w:rsidR="00BE6654" w:rsidRDefault="00BE6654" w:rsidP="00F803AB">
      <w:pPr>
        <w:pStyle w:val="footnote"/>
      </w:pPr>
      <w:r>
        <w:rPr>
          <w:rStyle w:val="FootnoteReference"/>
        </w:rPr>
        <w:footnoteRef/>
      </w:r>
      <w:r>
        <w:t xml:space="preserve"> [JS] or regret.</w:t>
      </w:r>
    </w:p>
  </w:footnote>
  <w:footnote w:id="184">
    <w:p w14:paraId="51CEFDC6" w14:textId="77777777" w:rsidR="00BE6654" w:rsidRPr="004A3E27" w:rsidRDefault="00BE6654"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5">
    <w:p w14:paraId="703EC24D" w14:textId="0A8D7841" w:rsidR="00BE6654" w:rsidRDefault="00BE6654" w:rsidP="00442FE7">
      <w:pPr>
        <w:pStyle w:val="footnote"/>
      </w:pPr>
      <w:r>
        <w:rPr>
          <w:rStyle w:val="FootnoteReference"/>
        </w:rPr>
        <w:footnoteRef/>
      </w:r>
      <w:r>
        <w:t xml:space="preserve"> [JS] literally “and my soul with barrenness/childlessness.”</w:t>
      </w:r>
    </w:p>
  </w:footnote>
  <w:footnote w:id="186">
    <w:p w14:paraId="0CEA87F3" w14:textId="77777777" w:rsidR="00BE6654" w:rsidRPr="004A3E27" w:rsidRDefault="00BE6654" w:rsidP="00BD5BBE">
      <w:pPr>
        <w:pStyle w:val="footnote"/>
      </w:pPr>
      <w:r w:rsidRPr="004A3E27">
        <w:rPr>
          <w:rStyle w:val="FootnoteReference"/>
        </w:rPr>
        <w:footnoteRef/>
      </w:r>
      <w:r w:rsidRPr="004A3E27">
        <w:t xml:space="preserve"> John 19:1; Mt. 27:26.</w:t>
      </w:r>
    </w:p>
  </w:footnote>
  <w:footnote w:id="187">
    <w:p w14:paraId="1C6E21CA" w14:textId="4A1BFD04" w:rsidR="00BE6654" w:rsidRPr="004A3E27" w:rsidRDefault="00BE6654" w:rsidP="00BD5BBE">
      <w:pPr>
        <w:pStyle w:val="footnote"/>
      </w:pPr>
      <w:r w:rsidRPr="004A3E27">
        <w:rPr>
          <w:rStyle w:val="FootnoteReference"/>
        </w:rPr>
        <w:footnoteRef/>
      </w:r>
      <w:r w:rsidRPr="004A3E27">
        <w:t xml:space="preserve"> </w:t>
      </w:r>
      <w:r>
        <w:t>cf</w:t>
      </w:r>
      <w:r w:rsidRPr="004A3E27">
        <w:t>. Psalm 21:21.</w:t>
      </w:r>
    </w:p>
  </w:footnote>
  <w:footnote w:id="188">
    <w:p w14:paraId="7BC55212" w14:textId="5213FE4B" w:rsidR="00BE6654" w:rsidRDefault="00BE6654" w:rsidP="004E0429">
      <w:pPr>
        <w:pStyle w:val="footnote"/>
      </w:pPr>
      <w:r>
        <w:rPr>
          <w:rStyle w:val="FootnoteReference"/>
        </w:rPr>
        <w:footnoteRef/>
      </w:r>
      <w:r>
        <w:t xml:space="preserve"> [JS] or “give thanks to You,” or “thankfully confess You with praise in the great Church”</w:t>
      </w:r>
    </w:p>
  </w:footnote>
  <w:footnote w:id="189">
    <w:p w14:paraId="4812F1D0" w14:textId="6C4603E2" w:rsidR="00BE6654" w:rsidRPr="004A3E27" w:rsidRDefault="00BE6654" w:rsidP="00BD5BBE">
      <w:pPr>
        <w:pStyle w:val="footnote"/>
      </w:pPr>
      <w:r w:rsidRPr="004A3E27">
        <w:rPr>
          <w:rStyle w:val="FootnoteReference"/>
        </w:rPr>
        <w:footnoteRef/>
      </w:r>
      <w:r w:rsidRPr="004A3E27">
        <w:t xml:space="preserve"> </w:t>
      </w:r>
      <w:r>
        <w:t>cf</w:t>
      </w:r>
      <w:r w:rsidRPr="004A3E27">
        <w:t>. John 15:25.</w:t>
      </w:r>
    </w:p>
  </w:footnote>
  <w:footnote w:id="190">
    <w:p w14:paraId="2072EB12" w14:textId="0F03BC61" w:rsidR="00BE6654" w:rsidRDefault="00BE6654" w:rsidP="004E0429">
      <w:pPr>
        <w:pStyle w:val="footnote"/>
      </w:pPr>
      <w:r>
        <w:rPr>
          <w:rStyle w:val="FootnoteReference"/>
        </w:rPr>
        <w:footnoteRef/>
      </w:r>
      <w:r>
        <w:t xml:space="preserve"> [JS] or “Aha! Aha!” Or “Well done! Well done!”</w:t>
      </w:r>
    </w:p>
  </w:footnote>
  <w:footnote w:id="191">
    <w:p w14:paraId="55852630" w14:textId="7161891F" w:rsidR="00BE6654" w:rsidRDefault="00BE6654" w:rsidP="004D4897">
      <w:pPr>
        <w:pStyle w:val="footnote"/>
      </w:pPr>
      <w:r>
        <w:rPr>
          <w:rStyle w:val="FootnoteReference"/>
        </w:rPr>
        <w:footnoteRef/>
      </w:r>
      <w:r>
        <w:t xml:space="preserve"> [JS] others have “righteousness”. NETS has “vindication”.</w:t>
      </w:r>
    </w:p>
  </w:footnote>
  <w:footnote w:id="192">
    <w:p w14:paraId="5AE758E3" w14:textId="591B2CD9" w:rsidR="00BE6654" w:rsidRDefault="00BE6654" w:rsidP="004E0429">
      <w:pPr>
        <w:pStyle w:val="footnote"/>
      </w:pPr>
      <w:r>
        <w:rPr>
          <w:rStyle w:val="FootnoteReference"/>
        </w:rPr>
        <w:footnoteRef/>
      </w:r>
      <w:r>
        <w:t xml:space="preserve"> [JS] Fr. Lazarus has, “towering mountains”</w:t>
      </w:r>
    </w:p>
  </w:footnote>
  <w:footnote w:id="193">
    <w:p w14:paraId="6484AC83" w14:textId="6D53CC8C" w:rsidR="00BE6654" w:rsidRPr="004A3E27" w:rsidRDefault="00BE6654" w:rsidP="00BD5BBE">
      <w:pPr>
        <w:pStyle w:val="footnote"/>
      </w:pPr>
      <w:r w:rsidRPr="004A3E27">
        <w:rPr>
          <w:rStyle w:val="FootnoteReference"/>
        </w:rPr>
        <w:footnoteRef/>
      </w:r>
      <w:r w:rsidRPr="004A3E27">
        <w:t xml:space="preserve"> </w:t>
      </w:r>
      <w:r>
        <w:t>cf</w:t>
      </w:r>
      <w:r w:rsidRPr="004A3E27">
        <w:t>. Psalm 109:7.</w:t>
      </w:r>
    </w:p>
  </w:footnote>
  <w:footnote w:id="194">
    <w:p w14:paraId="4449FD0E" w14:textId="7B6566B0" w:rsidR="00BE6654" w:rsidRDefault="00BE6654" w:rsidP="00090695">
      <w:pPr>
        <w:pStyle w:val="footnote"/>
      </w:pPr>
      <w:r>
        <w:rPr>
          <w:rStyle w:val="FootnoteReference"/>
        </w:rPr>
        <w:footnoteRef/>
      </w:r>
      <w:r>
        <w:t xml:space="preserve"> [JS] OSB has “many waters”</w:t>
      </w:r>
    </w:p>
  </w:footnote>
  <w:footnote w:id="195">
    <w:p w14:paraId="50DAFDF2" w14:textId="77777777" w:rsidR="00BE6654" w:rsidRPr="004A3E27" w:rsidRDefault="00BE6654"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6">
    <w:p w14:paraId="7C4D1D61" w14:textId="77777777" w:rsidR="00BE6654" w:rsidRPr="004A3E27" w:rsidRDefault="00BE6654" w:rsidP="00BD5BBE">
      <w:pPr>
        <w:pStyle w:val="footnote"/>
      </w:pPr>
      <w:r w:rsidRPr="004A3E27">
        <w:rPr>
          <w:rStyle w:val="FootnoteReference"/>
        </w:rPr>
        <w:footnoteRef/>
      </w:r>
      <w:r w:rsidRPr="004A3E27">
        <w:t xml:space="preserve"> ‘The Prophet asks to be free from passion’ (St. Athanasius).</w:t>
      </w:r>
    </w:p>
  </w:footnote>
  <w:footnote w:id="197">
    <w:p w14:paraId="356D04BB" w14:textId="77777777" w:rsidR="00BE6654" w:rsidRPr="004A3E27" w:rsidRDefault="00BE6654" w:rsidP="00BD5BBE">
      <w:pPr>
        <w:pStyle w:val="footnote"/>
      </w:pPr>
      <w:r w:rsidRPr="004A3E27">
        <w:rPr>
          <w:rStyle w:val="FootnoteReference"/>
        </w:rPr>
        <w:footnoteRef/>
      </w:r>
      <w:r w:rsidRPr="004A3E27">
        <w:t xml:space="preserve"> Prov. 24:19.</w:t>
      </w:r>
    </w:p>
  </w:footnote>
  <w:footnote w:id="198">
    <w:p w14:paraId="325B4264" w14:textId="77777777" w:rsidR="00BE6654" w:rsidRPr="004A3E27" w:rsidRDefault="00BE6654"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99">
    <w:p w14:paraId="720EC29A" w14:textId="0B7E8B17" w:rsidR="00BE6654" w:rsidRPr="004A3E27" w:rsidRDefault="00BE6654"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0">
    <w:p w14:paraId="3B4C8AB4" w14:textId="77777777" w:rsidR="00BE6654" w:rsidRPr="004A3E27" w:rsidRDefault="00BE6654"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1">
    <w:p w14:paraId="6BB4D62E" w14:textId="6D468D83" w:rsidR="00BE6654" w:rsidRDefault="00BE6654" w:rsidP="00402CB0">
      <w:pPr>
        <w:pStyle w:val="footnote"/>
      </w:pPr>
      <w:r>
        <w:rPr>
          <w:rStyle w:val="FootnoteReference"/>
        </w:rPr>
        <w:footnoteRef/>
      </w:r>
      <w:r>
        <w:t xml:space="preserve"> [JS] or “judgment”</w:t>
      </w:r>
    </w:p>
  </w:footnote>
  <w:footnote w:id="202">
    <w:p w14:paraId="0271DF81" w14:textId="5DFB25DB" w:rsidR="00BE6654" w:rsidRPr="004A3E27" w:rsidRDefault="00BE6654"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3">
    <w:p w14:paraId="20ECCFFC" w14:textId="001E9B2E" w:rsidR="00BE6654" w:rsidRDefault="00BE6654" w:rsidP="00402CB0">
      <w:pPr>
        <w:pStyle w:val="footnote"/>
      </w:pPr>
      <w:r>
        <w:rPr>
          <w:rStyle w:val="FootnoteReference"/>
        </w:rPr>
        <w:footnoteRef/>
      </w:r>
      <w:r>
        <w:t xml:space="preserve"> [JS] or “fret”</w:t>
      </w:r>
    </w:p>
  </w:footnote>
  <w:footnote w:id="204">
    <w:p w14:paraId="0F35B29D" w14:textId="57DF774F" w:rsidR="00BE6654" w:rsidRDefault="00BE6654" w:rsidP="00414006">
      <w:pPr>
        <w:pStyle w:val="footnote"/>
      </w:pPr>
      <w:r>
        <w:rPr>
          <w:rStyle w:val="FootnoteReference"/>
        </w:rPr>
        <w:footnoteRef/>
      </w:r>
      <w:r>
        <w:t xml:space="preserve"> [JS] or “land”</w:t>
      </w:r>
    </w:p>
  </w:footnote>
  <w:footnote w:id="205">
    <w:p w14:paraId="65980F9C" w14:textId="79143A5A" w:rsidR="00BE6654" w:rsidRPr="004A3E27" w:rsidRDefault="00BE6654"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6">
    <w:p w14:paraId="159BB2E9" w14:textId="77777777" w:rsidR="00BE6654" w:rsidRPr="004A3E27" w:rsidRDefault="00BE6654"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7">
    <w:p w14:paraId="031AB7AD" w14:textId="155ED80A" w:rsidR="00BE6654" w:rsidRDefault="00BE6654" w:rsidP="00090695">
      <w:pPr>
        <w:pStyle w:val="footnote"/>
      </w:pPr>
      <w:r>
        <w:rPr>
          <w:rStyle w:val="FootnoteReference"/>
        </w:rPr>
        <w:footnoteRef/>
      </w:r>
      <w:r>
        <w:t xml:space="preserve"> [JS] literally, “seed”, here and throughout</w:t>
      </w:r>
    </w:p>
  </w:footnote>
  <w:footnote w:id="208">
    <w:p w14:paraId="112B59F5" w14:textId="77777777" w:rsidR="00BE6654" w:rsidRPr="004A3E27" w:rsidRDefault="00BE6654" w:rsidP="00BD5BBE">
      <w:pPr>
        <w:pStyle w:val="footnote"/>
      </w:pPr>
      <w:r w:rsidRPr="004A3E27">
        <w:rPr>
          <w:rStyle w:val="FootnoteReference"/>
        </w:rPr>
        <w:footnoteRef/>
      </w:r>
      <w:r w:rsidRPr="004A3E27">
        <w:t xml:space="preserve"> ‘Remove sin, and then whatever you see in man is of God’ (St. Augustine)</w:t>
      </w:r>
    </w:p>
  </w:footnote>
  <w:footnote w:id="209">
    <w:p w14:paraId="4726C027" w14:textId="77777777" w:rsidR="00BE6654" w:rsidRPr="004A3E27" w:rsidRDefault="00BE6654" w:rsidP="00BD5BBE">
      <w:pPr>
        <w:pStyle w:val="footnote"/>
      </w:pPr>
      <w:r w:rsidRPr="004A3E27">
        <w:rPr>
          <w:rStyle w:val="FootnoteReference"/>
        </w:rPr>
        <w:footnoteRef/>
      </w:r>
      <w:r w:rsidRPr="004A3E27">
        <w:t xml:space="preserve"> Compare Ps. 36:1, 37 with Proverbs 24: 19-20 (RSV) and Mt. 5:5-9.</w:t>
      </w:r>
    </w:p>
  </w:footnote>
  <w:footnote w:id="210">
    <w:p w14:paraId="34A68231" w14:textId="7DBC6A92" w:rsidR="00BE6654" w:rsidRPr="004A3E27" w:rsidRDefault="00BE6654" w:rsidP="00BD5BBE">
      <w:pPr>
        <w:pStyle w:val="footnote"/>
      </w:pPr>
      <w:r w:rsidRPr="004A3E27">
        <w:rPr>
          <w:rStyle w:val="FootnoteReference"/>
        </w:rPr>
        <w:footnoteRef/>
      </w:r>
      <w:r w:rsidRPr="004A3E27">
        <w:t xml:space="preserve"> </w:t>
      </w:r>
      <w:r>
        <w:t>cf</w:t>
      </w:r>
      <w:r w:rsidRPr="004A3E27">
        <w:t>. Heb. 12:5-13. Psalm 6:2 is identical with 37:2.</w:t>
      </w:r>
    </w:p>
  </w:footnote>
  <w:footnote w:id="211">
    <w:p w14:paraId="247EFE9B" w14:textId="072BF8DF" w:rsidR="00BE6654" w:rsidRDefault="00BE6654" w:rsidP="003F50A7">
      <w:pPr>
        <w:pStyle w:val="footnote"/>
      </w:pPr>
      <w:r>
        <w:rPr>
          <w:rStyle w:val="FootnoteReference"/>
        </w:rPr>
        <w:footnoteRef/>
      </w:r>
      <w:r>
        <w:t xml:space="preserve"> [JS] literally “with a sad face”</w:t>
      </w:r>
    </w:p>
  </w:footnote>
  <w:footnote w:id="212">
    <w:p w14:paraId="18445857" w14:textId="0B799012" w:rsidR="00BE6654" w:rsidRDefault="00BE6654" w:rsidP="003F50A7">
      <w:pPr>
        <w:pStyle w:val="footnote"/>
      </w:pPr>
      <w:r>
        <w:rPr>
          <w:rStyle w:val="FootnoteReference"/>
        </w:rPr>
        <w:footnoteRef/>
      </w:r>
      <w:r>
        <w:t xml:space="preserve"> [JS] literally “loins”</w:t>
      </w:r>
    </w:p>
  </w:footnote>
  <w:footnote w:id="213">
    <w:p w14:paraId="72DD6C76" w14:textId="7D200E30" w:rsidR="00BE6654" w:rsidRPr="004A3E27" w:rsidRDefault="00BE6654" w:rsidP="00BD5BBE">
      <w:pPr>
        <w:pStyle w:val="footnote"/>
      </w:pPr>
      <w:r w:rsidRPr="004A3E27">
        <w:rPr>
          <w:rStyle w:val="FootnoteReference"/>
        </w:rPr>
        <w:footnoteRef/>
      </w:r>
      <w:r w:rsidRPr="004A3E27">
        <w:t xml:space="preserve"> </w:t>
      </w:r>
      <w:r>
        <w:t>cf</w:t>
      </w:r>
      <w:r w:rsidRPr="004A3E27">
        <w:t>. Mt. 19:20. ‘One thing you lack’ (Mk. 10:21).</w:t>
      </w:r>
    </w:p>
  </w:footnote>
  <w:footnote w:id="214">
    <w:p w14:paraId="78445EFB" w14:textId="5C9ECAC5" w:rsidR="00BE6654" w:rsidRDefault="00BE6654" w:rsidP="002538F7">
      <w:pPr>
        <w:pStyle w:val="footnote"/>
      </w:pPr>
      <w:r>
        <w:rPr>
          <w:rStyle w:val="FootnoteReference"/>
        </w:rPr>
        <w:footnoteRef/>
      </w:r>
      <w:r>
        <w:t xml:space="preserve"> [JS] or “walks about like a phantom”</w:t>
      </w:r>
    </w:p>
  </w:footnote>
  <w:footnote w:id="215">
    <w:p w14:paraId="3396E2D4" w14:textId="4AC28F88" w:rsidR="00BE6654" w:rsidRPr="004A3E27" w:rsidRDefault="00BE6654"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6">
    <w:p w14:paraId="3E88B183" w14:textId="77777777" w:rsidR="00BE6654" w:rsidRPr="004A3E27" w:rsidRDefault="00BE6654"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7">
    <w:p w14:paraId="1D0EC7E8" w14:textId="072DDC66" w:rsidR="00BE6654" w:rsidRPr="004A3E27" w:rsidRDefault="00BE6654"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8">
    <w:p w14:paraId="5B17D689" w14:textId="77777777" w:rsidR="00BE6654" w:rsidRPr="004A3E27" w:rsidRDefault="00BE6654"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9">
    <w:p w14:paraId="3C8E3C02" w14:textId="38940012" w:rsidR="00BE6654" w:rsidRPr="004A3E27" w:rsidRDefault="00BE6654" w:rsidP="00BD5BBE">
      <w:pPr>
        <w:pStyle w:val="footnote"/>
      </w:pPr>
      <w:r w:rsidRPr="004A3E27">
        <w:rPr>
          <w:rStyle w:val="FootnoteReference"/>
        </w:rPr>
        <w:footnoteRef/>
      </w:r>
      <w:r w:rsidRPr="004A3E27">
        <w:t xml:space="preserve"> The great universal Church (</w:t>
      </w:r>
      <w:r>
        <w:t>cf</w:t>
      </w:r>
      <w:r w:rsidRPr="004A3E27">
        <w:t>. St. Athanasius).</w:t>
      </w:r>
    </w:p>
  </w:footnote>
  <w:footnote w:id="220">
    <w:p w14:paraId="215A183B" w14:textId="1FC8DE97" w:rsidR="00BE6654" w:rsidRDefault="00BE6654" w:rsidP="005B3452">
      <w:pPr>
        <w:pStyle w:val="footnote"/>
      </w:pPr>
      <w:r>
        <w:rPr>
          <w:rStyle w:val="FootnoteReference"/>
        </w:rPr>
        <w:footnoteRef/>
      </w:r>
      <w:r>
        <w:t xml:space="preserve"> [JS] or “Aha! Aha!” or “Well done! Well done!”</w:t>
      </w:r>
    </w:p>
  </w:footnote>
  <w:footnote w:id="221">
    <w:p w14:paraId="37A0E454" w14:textId="77777777" w:rsidR="00BE6654" w:rsidRPr="004A3E27" w:rsidRDefault="00BE6654" w:rsidP="00BD5BBE">
      <w:pPr>
        <w:pStyle w:val="footnote"/>
      </w:pPr>
      <w:r w:rsidRPr="004A3E27">
        <w:rPr>
          <w:rStyle w:val="FootnoteReference"/>
        </w:rPr>
        <w:footnoteRef/>
      </w:r>
      <w:r w:rsidRPr="004A3E27">
        <w:t xml:space="preserve"> John 13:30.</w:t>
      </w:r>
    </w:p>
  </w:footnote>
  <w:footnote w:id="222">
    <w:p w14:paraId="32644EEC" w14:textId="77777777" w:rsidR="00BE6654" w:rsidRPr="004A3E27" w:rsidRDefault="00BE6654"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3">
    <w:p w14:paraId="4D34767F" w14:textId="77777777" w:rsidR="00BE6654" w:rsidRPr="004A3E27" w:rsidRDefault="00BE6654"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4">
    <w:p w14:paraId="70B2B9E7" w14:textId="77777777" w:rsidR="00BE6654" w:rsidRPr="004A3E27" w:rsidRDefault="00BE6654" w:rsidP="00BD5BBE">
      <w:pPr>
        <w:pStyle w:val="footnote"/>
      </w:pPr>
      <w:r w:rsidRPr="004A3E27">
        <w:rPr>
          <w:rStyle w:val="FootnoteReference"/>
        </w:rPr>
        <w:footnoteRef/>
      </w:r>
      <w:r w:rsidRPr="004A3E27">
        <w:t xml:space="preserve"> With the Gospel of forgiveness (1 Sam. 24:17-20; Lk. 23:34).</w:t>
      </w:r>
    </w:p>
  </w:footnote>
  <w:footnote w:id="225">
    <w:p w14:paraId="276D5CC0" w14:textId="69BE5264" w:rsidR="00BE6654" w:rsidRDefault="00BE6654" w:rsidP="008612F3">
      <w:pPr>
        <w:pStyle w:val="footnote"/>
      </w:pPr>
      <w:r>
        <w:rPr>
          <w:rStyle w:val="FootnoteReference"/>
        </w:rPr>
        <w:footnoteRef/>
      </w:r>
      <w:r>
        <w:t xml:space="preserve"> [JS] or “from age to age. So be it! So be it!”</w:t>
      </w:r>
    </w:p>
  </w:footnote>
  <w:footnote w:id="226">
    <w:p w14:paraId="2B9F5A56" w14:textId="77777777" w:rsidR="00BE6654" w:rsidRPr="004A3E27" w:rsidRDefault="00BE6654"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7">
    <w:p w14:paraId="7C55B28F" w14:textId="7EC58CB5" w:rsidR="00BE6654" w:rsidRDefault="00BE6654" w:rsidP="005B3452">
      <w:pPr>
        <w:pStyle w:val="footnote"/>
      </w:pPr>
      <w:r>
        <w:rPr>
          <w:rStyle w:val="FootnoteReference"/>
        </w:rPr>
        <w:footnoteRef/>
      </w:r>
      <w:r>
        <w:t xml:space="preserve"> [JS] or “thanksgiving”, or “thankful confession with praise”</w:t>
      </w:r>
    </w:p>
  </w:footnote>
  <w:footnote w:id="228">
    <w:p w14:paraId="53A5AE10" w14:textId="0D816E3A" w:rsidR="00BE6654" w:rsidRDefault="00BE6654"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9">
    <w:p w14:paraId="3BCC68DE" w14:textId="1191DE34" w:rsidR="00BE6654" w:rsidRDefault="00BE6654" w:rsidP="00AD1AC9">
      <w:pPr>
        <w:pStyle w:val="footnote"/>
      </w:pPr>
      <w:r>
        <w:rPr>
          <w:rStyle w:val="FootnoteReference"/>
        </w:rPr>
        <w:footnoteRef/>
      </w:r>
      <w:r>
        <w:t xml:space="preserve"> [JS] Fr. Lazarus has “dwelling”</w:t>
      </w:r>
    </w:p>
  </w:footnote>
  <w:footnote w:id="230">
    <w:p w14:paraId="03275919" w14:textId="77777777" w:rsidR="00BE6654" w:rsidRPr="004A3E27" w:rsidRDefault="00BE6654"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1">
    <w:p w14:paraId="6E7F4F1E" w14:textId="416FA7A8" w:rsidR="00BE6654" w:rsidRDefault="00BE6654" w:rsidP="005B3452">
      <w:pPr>
        <w:pStyle w:val="footnote"/>
      </w:pPr>
      <w:r>
        <w:rPr>
          <w:rStyle w:val="FootnoteReference"/>
        </w:rPr>
        <w:footnoteRef/>
      </w:r>
      <w:r>
        <w:t xml:space="preserve"> [JS] “I will give thanks to You on the lyre”, or “I will thankfully confess You with praise with the lyre”</w:t>
      </w:r>
    </w:p>
  </w:footnote>
  <w:footnote w:id="232">
    <w:p w14:paraId="0FDCCB36" w14:textId="0CCB7207" w:rsidR="00BE6654" w:rsidRDefault="00BE6654" w:rsidP="006C1793">
      <w:pPr>
        <w:pStyle w:val="footnote"/>
      </w:pPr>
      <w:r>
        <w:rPr>
          <w:rStyle w:val="FootnoteReference"/>
        </w:rPr>
        <w:footnoteRef/>
      </w:r>
      <w:r>
        <w:t xml:space="preserve"> [JS] or “I will give thanks to Him,” or “I will thankfully confess Him with praies”</w:t>
      </w:r>
    </w:p>
  </w:footnote>
  <w:footnote w:id="233">
    <w:p w14:paraId="1791CAEF" w14:textId="44F0ADBF" w:rsidR="00BE6654" w:rsidRPr="004A3E27" w:rsidRDefault="00BE6654"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4">
    <w:p w14:paraId="75A6D655" w14:textId="0B7DAC2D" w:rsidR="00BE6654" w:rsidRDefault="00BE6654" w:rsidP="006C1793">
      <w:pPr>
        <w:pStyle w:val="footnote"/>
      </w:pPr>
      <w:r>
        <w:rPr>
          <w:rStyle w:val="FootnoteReference"/>
        </w:rPr>
        <w:footnoteRef/>
      </w:r>
      <w:r>
        <w:t xml:space="preserve"> [JS] or “presence”</w:t>
      </w:r>
    </w:p>
  </w:footnote>
  <w:footnote w:id="235">
    <w:p w14:paraId="14C8DE9A" w14:textId="1AF2328A" w:rsidR="00BE6654" w:rsidRDefault="00BE6654" w:rsidP="006C1793">
      <w:pPr>
        <w:pStyle w:val="footnote"/>
      </w:pPr>
      <w:r>
        <w:rPr>
          <w:rStyle w:val="FootnoteReference"/>
        </w:rPr>
        <w:footnoteRef/>
      </w:r>
      <w:r>
        <w:t xml:space="preserve"> [JS] or “boast in” or “praise”</w:t>
      </w:r>
    </w:p>
  </w:footnote>
  <w:footnote w:id="236">
    <w:p w14:paraId="66A26B87" w14:textId="54FC310A" w:rsidR="00BE6654" w:rsidRDefault="00BE6654" w:rsidP="006C1793">
      <w:pPr>
        <w:pStyle w:val="footnote"/>
      </w:pPr>
      <w:r>
        <w:rPr>
          <w:rStyle w:val="FootnoteReference"/>
        </w:rPr>
        <w:footnoteRef/>
      </w:r>
      <w:r>
        <w:t xml:space="preserve"> [JS] or “give thanks to”, or “thankfully confess Your Name with praise”</w:t>
      </w:r>
    </w:p>
  </w:footnote>
  <w:footnote w:id="237">
    <w:p w14:paraId="4F22E4CE" w14:textId="77777777" w:rsidR="00BE6654" w:rsidRPr="004A3E27" w:rsidRDefault="00BE6654"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8">
    <w:p w14:paraId="08B0833D" w14:textId="77777777" w:rsidR="00BE6654" w:rsidRPr="004A3E27" w:rsidRDefault="00BE6654"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9">
    <w:p w14:paraId="76A76AD0" w14:textId="77777777" w:rsidR="00BE6654" w:rsidRPr="004A3E27" w:rsidRDefault="00BE6654"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0">
    <w:p w14:paraId="0FB99B7C" w14:textId="516B1CB2" w:rsidR="00BE6654" w:rsidRPr="004A3E27" w:rsidRDefault="00BE6654" w:rsidP="00BD5BBE">
      <w:pPr>
        <w:pStyle w:val="footnote"/>
      </w:pPr>
      <w:r w:rsidRPr="004A3E27">
        <w:rPr>
          <w:rStyle w:val="FootnoteReference"/>
        </w:rPr>
        <w:footnoteRef/>
      </w:r>
      <w:r w:rsidRPr="004A3E27">
        <w:t xml:space="preserve"> </w:t>
      </w:r>
      <w:r>
        <w:t>cf</w:t>
      </w:r>
      <w:r w:rsidRPr="004A3E27">
        <w:t>. Rev. 19:11-16.</w:t>
      </w:r>
    </w:p>
  </w:footnote>
  <w:footnote w:id="241">
    <w:p w14:paraId="5E8EA981" w14:textId="77777777" w:rsidR="00BE6654" w:rsidRPr="004A3E27" w:rsidRDefault="00BE6654"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42">
    <w:p w14:paraId="2209A251" w14:textId="77777777" w:rsidR="00BE6654" w:rsidRPr="004A3E27" w:rsidRDefault="00BE6654"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43">
    <w:p w14:paraId="1503C91E" w14:textId="77777777" w:rsidR="00BE6654" w:rsidRDefault="00BE6654" w:rsidP="005E56A9">
      <w:pPr>
        <w:pStyle w:val="footnote"/>
      </w:pPr>
      <w:r>
        <w:rPr>
          <w:rStyle w:val="FootnoteReference"/>
        </w:rPr>
        <w:footnoteRef/>
      </w:r>
      <w:r>
        <w:t xml:space="preserve"> [JS] myrrh: resin for incense; stacte: a component of the Temple incense; cassia: cinnamon.</w:t>
      </w:r>
    </w:p>
  </w:footnote>
  <w:footnote w:id="244">
    <w:p w14:paraId="5BF4F4E3" w14:textId="0D86ACD7" w:rsidR="00BE6654" w:rsidRDefault="00BE6654" w:rsidP="00E10FAF">
      <w:pPr>
        <w:pStyle w:val="footnote"/>
      </w:pPr>
      <w:r>
        <w:rPr>
          <w:rStyle w:val="FootnoteReference"/>
        </w:rPr>
        <w:footnoteRef/>
      </w:r>
      <w:r>
        <w:t xml:space="preserve"> [JS] literally “do obeisance”, i.e. “bow down to”</w:t>
      </w:r>
    </w:p>
  </w:footnote>
  <w:footnote w:id="245">
    <w:p w14:paraId="66A4B8D8" w14:textId="2A1C62C8" w:rsidR="00BE6654" w:rsidRPr="004A3E27" w:rsidRDefault="00BE6654"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6">
    <w:p w14:paraId="3B2B6F3D" w14:textId="77777777" w:rsidR="00BE6654" w:rsidRPr="004A3E27" w:rsidRDefault="00BE6654" w:rsidP="00714A98">
      <w:pPr>
        <w:pStyle w:val="footnote"/>
      </w:pPr>
      <w:r w:rsidRPr="004A3E27">
        <w:rPr>
          <w:rStyle w:val="FootnoteReference"/>
        </w:rPr>
        <w:footnoteRef/>
      </w:r>
      <w:r w:rsidRPr="004A3E27">
        <w:t xml:space="preserve"> Rev. 22:1.</w:t>
      </w:r>
    </w:p>
  </w:footnote>
  <w:footnote w:id="247">
    <w:p w14:paraId="0C57446A" w14:textId="77777777" w:rsidR="00BE6654" w:rsidRDefault="00BE6654" w:rsidP="00714A98">
      <w:pPr>
        <w:pStyle w:val="footnote"/>
      </w:pPr>
      <w:r>
        <w:rPr>
          <w:rStyle w:val="FootnoteReference"/>
        </w:rPr>
        <w:footnoteRef/>
      </w:r>
      <w:r>
        <w:t xml:space="preserve"> Fr. Lazarus has “dwelling-place”</w:t>
      </w:r>
    </w:p>
  </w:footnote>
  <w:footnote w:id="248">
    <w:p w14:paraId="77903F63" w14:textId="77777777" w:rsidR="00BE6654" w:rsidRDefault="00BE6654" w:rsidP="00714A98">
      <w:pPr>
        <w:pStyle w:val="footnote"/>
      </w:pPr>
      <w:r>
        <w:rPr>
          <w:rStyle w:val="FootnoteReference"/>
        </w:rPr>
        <w:footnoteRef/>
      </w:r>
      <w:r>
        <w:t xml:space="preserve"> [JS] the city’s</w:t>
      </w:r>
    </w:p>
  </w:footnote>
  <w:footnote w:id="249">
    <w:p w14:paraId="73DCC24E" w14:textId="7E226D89" w:rsidR="00BE6654" w:rsidRPr="004A3E27" w:rsidRDefault="00BE6654"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0">
    <w:p w14:paraId="0D6388ED" w14:textId="683F8CF0" w:rsidR="00BE6654" w:rsidRPr="004A3E27" w:rsidRDefault="00BE6654" w:rsidP="00714A98">
      <w:pPr>
        <w:pStyle w:val="footnote"/>
      </w:pPr>
      <w:r w:rsidRPr="004A3E27">
        <w:rPr>
          <w:rStyle w:val="FootnoteReference"/>
        </w:rPr>
        <w:footnoteRef/>
      </w:r>
      <w:r w:rsidRPr="004A3E27">
        <w:t xml:space="preserve"> </w:t>
      </w:r>
      <w:r>
        <w:t>cf</w:t>
      </w:r>
      <w:r w:rsidRPr="004A3E27">
        <w:t>. 75:4; Is. 2:4; 11:9; 65:25; Hos. 2:18; Zac. 9:10.</w:t>
      </w:r>
    </w:p>
  </w:footnote>
  <w:footnote w:id="251">
    <w:p w14:paraId="739DF71C" w14:textId="7B9E3A9D" w:rsidR="00BE6654" w:rsidRPr="004A3E27" w:rsidRDefault="00BE6654"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2">
    <w:p w14:paraId="341712F2" w14:textId="77777777" w:rsidR="00BE6654" w:rsidRPr="004A3E27" w:rsidRDefault="00BE6654" w:rsidP="00BD5BBE">
      <w:pPr>
        <w:pStyle w:val="footnote"/>
      </w:pPr>
      <w:r w:rsidRPr="004A3E27">
        <w:rPr>
          <w:rStyle w:val="FootnoteReference"/>
        </w:rPr>
        <w:footnoteRef/>
      </w:r>
      <w:r w:rsidRPr="004A3E27">
        <w:t xml:space="preserve"> ‘The calling of the Gentiles is to be understood, as in 71:9’ (St. Athanasius).</w:t>
      </w:r>
    </w:p>
  </w:footnote>
  <w:footnote w:id="253">
    <w:p w14:paraId="743E9AAD" w14:textId="55C8741B" w:rsidR="00BE6654" w:rsidRPr="004A3E27" w:rsidRDefault="00BE6654"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54">
    <w:p w14:paraId="20C0CF5B" w14:textId="605C1673" w:rsidR="00BE6654" w:rsidRPr="004A3E27" w:rsidRDefault="00BE6654" w:rsidP="00BD5BBE">
      <w:pPr>
        <w:pStyle w:val="footnote"/>
      </w:pPr>
      <w:r w:rsidRPr="004A3E27">
        <w:rPr>
          <w:rStyle w:val="FootnoteReference"/>
        </w:rPr>
        <w:footnoteRef/>
      </w:r>
      <w:r w:rsidRPr="004A3E27">
        <w:t xml:space="preserve"> </w:t>
      </w:r>
      <w:r>
        <w:t>Cf</w:t>
      </w:r>
      <w:r w:rsidRPr="004A3E27">
        <w:t>. Ex. 15:17; Is. 58:14: I Pet. 1:4.</w:t>
      </w:r>
    </w:p>
  </w:footnote>
  <w:footnote w:id="255">
    <w:p w14:paraId="1FDF9287" w14:textId="77777777" w:rsidR="00BE6654" w:rsidRPr="004A3E27" w:rsidRDefault="00BE6654"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6">
    <w:p w14:paraId="3490B998" w14:textId="1EB3F17C" w:rsidR="00BE6654" w:rsidRDefault="00BE6654" w:rsidP="008C19B4">
      <w:pPr>
        <w:pStyle w:val="footnote"/>
      </w:pPr>
      <w:r>
        <w:rPr>
          <w:rStyle w:val="FootnoteReference"/>
        </w:rPr>
        <w:footnoteRef/>
      </w:r>
      <w:r>
        <w:t xml:space="preserve"> [JS] or “beautifully situated”</w:t>
      </w:r>
    </w:p>
  </w:footnote>
  <w:footnote w:id="257">
    <w:p w14:paraId="5F050EEC" w14:textId="7F9EDEA1" w:rsidR="00BE6654" w:rsidRPr="004A3E27" w:rsidRDefault="00BE6654"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8">
    <w:p w14:paraId="51B5ACBD" w14:textId="77777777" w:rsidR="00BE6654" w:rsidRPr="004A3E27" w:rsidRDefault="00BE6654"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9">
    <w:p w14:paraId="6CAE8B9B" w14:textId="5A8E6334" w:rsidR="00BE6654" w:rsidRPr="004A3E27" w:rsidRDefault="00BE6654"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0">
    <w:p w14:paraId="1586EC07" w14:textId="381B84AF" w:rsidR="00BE6654" w:rsidRDefault="00BE6654" w:rsidP="00183599">
      <w:pPr>
        <w:pStyle w:val="footnote"/>
      </w:pPr>
      <w:r>
        <w:rPr>
          <w:rStyle w:val="FootnoteReference"/>
        </w:rPr>
        <w:footnoteRef/>
      </w:r>
      <w:r>
        <w:t xml:space="preserve"> [JS] Fr. Lazarus adds “justice and right judgment” to “righteousness”</w:t>
      </w:r>
    </w:p>
  </w:footnote>
  <w:footnote w:id="261">
    <w:p w14:paraId="7F2EAAD2" w14:textId="77777777" w:rsidR="00BE6654" w:rsidRPr="004A3E27" w:rsidRDefault="00BE6654"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2">
    <w:p w14:paraId="3C5C41AF" w14:textId="77777777" w:rsidR="00BE6654" w:rsidRPr="004A3E27" w:rsidRDefault="00BE6654"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3">
    <w:p w14:paraId="55E3C647" w14:textId="417C46F1" w:rsidR="00BE6654" w:rsidRDefault="00BE6654" w:rsidP="00183599">
      <w:pPr>
        <w:pStyle w:val="footnote"/>
      </w:pPr>
      <w:r>
        <w:rPr>
          <w:rStyle w:val="FootnoteReference"/>
        </w:rPr>
        <w:footnoteRef/>
      </w:r>
      <w:r>
        <w:t xml:space="preserve"> [JS] or “eternally”</w:t>
      </w:r>
    </w:p>
  </w:footnote>
  <w:footnote w:id="264">
    <w:p w14:paraId="398A65D2" w14:textId="3A913DFE" w:rsidR="00BE6654" w:rsidRDefault="00BE6654"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5">
    <w:p w14:paraId="2DAC0755" w14:textId="21183A3B" w:rsidR="00BE6654" w:rsidRDefault="00BE6654" w:rsidP="00183599">
      <w:pPr>
        <w:pStyle w:val="footnote"/>
      </w:pPr>
      <w:r>
        <w:rPr>
          <w:rStyle w:val="FootnoteReference"/>
        </w:rPr>
        <w:footnoteRef/>
      </w:r>
      <w:r>
        <w:t xml:space="preserve"> [JS] or “workers of iniquity”</w:t>
      </w:r>
    </w:p>
  </w:footnote>
  <w:footnote w:id="266">
    <w:p w14:paraId="3A50B91B" w14:textId="77777777" w:rsidR="00BE6654" w:rsidRPr="004A3E27" w:rsidRDefault="00BE6654"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7">
    <w:p w14:paraId="4E4A30D1" w14:textId="62ED497C" w:rsidR="00BE6654" w:rsidRDefault="00BE6654" w:rsidP="00183599">
      <w:pPr>
        <w:pStyle w:val="footnote"/>
      </w:pPr>
      <w:r>
        <w:rPr>
          <w:rStyle w:val="FootnoteReference"/>
        </w:rPr>
        <w:footnoteRef/>
      </w:r>
      <w:r>
        <w:t xml:space="preserve"> [JS] or “ransom”</w:t>
      </w:r>
    </w:p>
  </w:footnote>
  <w:footnote w:id="268">
    <w:p w14:paraId="058ED3C9" w14:textId="6776EDA1" w:rsidR="00BE6654" w:rsidRDefault="00BE6654" w:rsidP="001B710E">
      <w:pPr>
        <w:pStyle w:val="footnote"/>
      </w:pPr>
      <w:r>
        <w:rPr>
          <w:rStyle w:val="FootnoteReference"/>
        </w:rPr>
        <w:footnoteRef/>
      </w:r>
      <w:r>
        <w:t xml:space="preserve"> [JS] or tabernacles.</w:t>
      </w:r>
    </w:p>
  </w:footnote>
  <w:footnote w:id="269">
    <w:p w14:paraId="329608F2" w14:textId="7CC39845" w:rsidR="00BE6654" w:rsidRDefault="00BE6654" w:rsidP="00183599">
      <w:pPr>
        <w:pStyle w:val="footnote"/>
      </w:pPr>
      <w:r>
        <w:rPr>
          <w:rStyle w:val="FootnoteReference"/>
        </w:rPr>
        <w:footnoteRef/>
      </w:r>
      <w:r>
        <w:t xml:space="preserve"> [JS] or “acknowledge,” or “thank,” or “thankfully confess You with praise when…”</w:t>
      </w:r>
    </w:p>
  </w:footnote>
  <w:footnote w:id="270">
    <w:p w14:paraId="25D034C3" w14:textId="2662C64E" w:rsidR="00BE6654" w:rsidRDefault="00BE6654" w:rsidP="005E4259">
      <w:pPr>
        <w:pStyle w:val="footnote"/>
      </w:pPr>
      <w:r>
        <w:rPr>
          <w:rStyle w:val="FootnoteReference"/>
        </w:rPr>
        <w:footnoteRef/>
      </w:r>
      <w:r>
        <w:t xml:space="preserve"> [JS] or “I will not find fault with your sacrifices”</w:t>
      </w:r>
    </w:p>
  </w:footnote>
  <w:footnote w:id="271">
    <w:p w14:paraId="45DA152E" w14:textId="77777777" w:rsidR="00BE6654" w:rsidRPr="004A3E27" w:rsidRDefault="00BE6654"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2">
    <w:p w14:paraId="43CC2ABF" w14:textId="536DD164" w:rsidR="00BE6654" w:rsidRDefault="00BE6654" w:rsidP="007E0330">
      <w:pPr>
        <w:pStyle w:val="footnote"/>
      </w:pPr>
      <w:r>
        <w:rPr>
          <w:rStyle w:val="FootnoteReference"/>
        </w:rPr>
        <w:footnoteRef/>
      </w:r>
      <w:r>
        <w:t xml:space="preserve"> [JS] [] found in Coptic</w:t>
      </w:r>
    </w:p>
  </w:footnote>
  <w:footnote w:id="273">
    <w:p w14:paraId="5A6B4D6B" w14:textId="65293C06" w:rsidR="00BE6654" w:rsidRPr="004A3E27" w:rsidRDefault="00BE6654"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4">
    <w:p w14:paraId="7D7FC96A" w14:textId="1FA8AB7E" w:rsidR="00BE6654" w:rsidRDefault="00BE6654" w:rsidP="007E0330">
      <w:pPr>
        <w:pStyle w:val="footnote"/>
      </w:pPr>
      <w:r>
        <w:rPr>
          <w:rStyle w:val="FootnoteReference"/>
        </w:rPr>
        <w:footnoteRef/>
      </w:r>
      <w:r>
        <w:t xml:space="preserve"> [JS] “showed me” or “made known to me”</w:t>
      </w:r>
    </w:p>
  </w:footnote>
  <w:footnote w:id="275">
    <w:p w14:paraId="6185D531" w14:textId="77777777" w:rsidR="00BE6654" w:rsidRPr="004A3E27" w:rsidRDefault="00BE6654" w:rsidP="00BD5BBE">
      <w:pPr>
        <w:pStyle w:val="footnote"/>
      </w:pPr>
      <w:r w:rsidRPr="004A3E27">
        <w:rPr>
          <w:rStyle w:val="FootnoteReference"/>
        </w:rPr>
        <w:footnoteRef/>
      </w:r>
      <w:r w:rsidRPr="004A3E27">
        <w:t xml:space="preserve"> Exodus 12:22; John 19:29; Hebrews 9:19.</w:t>
      </w:r>
    </w:p>
  </w:footnote>
  <w:footnote w:id="276">
    <w:p w14:paraId="3533F1BB" w14:textId="71B96EA6" w:rsidR="00BE6654" w:rsidRDefault="00BE6654" w:rsidP="007E0330">
      <w:pPr>
        <w:pStyle w:val="footnote"/>
      </w:pPr>
      <w:r>
        <w:rPr>
          <w:rStyle w:val="FootnoteReference"/>
        </w:rPr>
        <w:footnoteRef/>
      </w:r>
      <w:r>
        <w:t xml:space="preserve"> [JS] literally “face”.</w:t>
      </w:r>
    </w:p>
  </w:footnote>
  <w:footnote w:id="277">
    <w:p w14:paraId="1F9FC60F" w14:textId="3E919970" w:rsidR="00BE6654" w:rsidRDefault="00BE6654" w:rsidP="005E4259">
      <w:pPr>
        <w:pStyle w:val="footnote"/>
      </w:pPr>
      <w:r>
        <w:rPr>
          <w:rStyle w:val="FootnoteReference"/>
        </w:rPr>
        <w:footnoteRef/>
      </w:r>
      <w:r>
        <w:t xml:space="preserve"> [JS] or “blood-guiltiness”</w:t>
      </w:r>
    </w:p>
  </w:footnote>
  <w:footnote w:id="278">
    <w:p w14:paraId="202128F8" w14:textId="4DFF74D6" w:rsidR="00BE6654" w:rsidRDefault="00BE6654" w:rsidP="00284568">
      <w:pPr>
        <w:pStyle w:val="footnote"/>
      </w:pPr>
      <w:r>
        <w:rPr>
          <w:rStyle w:val="FootnoteReference"/>
        </w:rPr>
        <w:footnoteRef/>
      </w:r>
      <w:r>
        <w:t xml:space="preserve"> [JS] or “gives thanks to,” or “thankfully confess You with praise”</w:t>
      </w:r>
    </w:p>
  </w:footnote>
  <w:footnote w:id="279">
    <w:p w14:paraId="6650920A" w14:textId="4D441CB0" w:rsidR="00BE6654" w:rsidRPr="004A3E27" w:rsidRDefault="00BE6654"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w:t>
      </w:r>
      <w:r>
        <w:t>Cf</w:t>
      </w:r>
      <w:r w:rsidRPr="004A3E27">
        <w:t>. Rom. 1:2-4.</w:t>
      </w:r>
    </w:p>
  </w:footnote>
  <w:footnote w:id="280">
    <w:p w14:paraId="3BFF7049" w14:textId="77777777" w:rsidR="00BE6654" w:rsidRPr="004A3E27" w:rsidRDefault="00BE6654"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1">
    <w:p w14:paraId="45B1AA56" w14:textId="765C7C37" w:rsidR="00BE6654" w:rsidRDefault="00BE6654" w:rsidP="00284568">
      <w:pPr>
        <w:pStyle w:val="footnote"/>
      </w:pPr>
      <w:r>
        <w:rPr>
          <w:rStyle w:val="FootnoteReference"/>
        </w:rPr>
        <w:footnoteRef/>
      </w:r>
      <w:r>
        <w:t xml:space="preserve"> [JS] or “give thanks to You,” or “thankfully confess You with praise”</w:t>
      </w:r>
    </w:p>
  </w:footnote>
  <w:footnote w:id="282">
    <w:p w14:paraId="51837483" w14:textId="77777777" w:rsidR="00BE6654" w:rsidRPr="004A3E27" w:rsidRDefault="00BE6654"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3">
    <w:p w14:paraId="3B19B72F" w14:textId="77777777" w:rsidR="00BE6654" w:rsidRPr="004A3E27" w:rsidRDefault="00BE6654" w:rsidP="00BD5BBE">
      <w:pPr>
        <w:pStyle w:val="footnote"/>
      </w:pPr>
      <w:r w:rsidRPr="004A3E27">
        <w:rPr>
          <w:rStyle w:val="FootnoteReference"/>
        </w:rPr>
        <w:footnoteRef/>
      </w:r>
      <w:r w:rsidRPr="004A3E27">
        <w:t xml:space="preserve"> Lk. 10:18; 2 Thess. 1:6.</w:t>
      </w:r>
    </w:p>
  </w:footnote>
  <w:footnote w:id="284">
    <w:p w14:paraId="649547A2" w14:textId="77777777" w:rsidR="00BE6654" w:rsidRPr="004A3E27" w:rsidRDefault="00BE6654"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5">
    <w:p w14:paraId="4184D201" w14:textId="3A3901AE" w:rsidR="00BE6654" w:rsidRDefault="00BE6654" w:rsidP="00125EB7">
      <w:pPr>
        <w:pStyle w:val="footnote"/>
      </w:pPr>
      <w:r>
        <w:rPr>
          <w:rStyle w:val="FootnoteReference"/>
        </w:rPr>
        <w:footnoteRef/>
      </w:r>
      <w:r>
        <w:t xml:space="preserve"> [JS] “it” refers to the iniquity and strife.</w:t>
      </w:r>
    </w:p>
  </w:footnote>
  <w:footnote w:id="286">
    <w:p w14:paraId="4DEA0F95" w14:textId="27D8C248" w:rsidR="00BE6654" w:rsidRPr="004A3E27" w:rsidRDefault="00BE6654" w:rsidP="00BD5BBE">
      <w:pPr>
        <w:pStyle w:val="footnote"/>
      </w:pPr>
      <w:r w:rsidRPr="004A3E27">
        <w:rPr>
          <w:rStyle w:val="FootnoteReference"/>
        </w:rPr>
        <w:footnoteRef/>
      </w:r>
      <w:r w:rsidRPr="004A3E27">
        <w:t xml:space="preserve"> </w:t>
      </w:r>
      <w:r>
        <w:t>cf</w:t>
      </w:r>
      <w:r w:rsidRPr="004A3E27">
        <w:t>. 1 Peter 5:7.</w:t>
      </w:r>
    </w:p>
  </w:footnote>
  <w:footnote w:id="287">
    <w:p w14:paraId="27649907" w14:textId="3BE538AE" w:rsidR="00BE6654" w:rsidRPr="004A3E27" w:rsidRDefault="00BE6654" w:rsidP="00BD5BBE">
      <w:pPr>
        <w:pStyle w:val="footnote"/>
      </w:pPr>
      <w:r w:rsidRPr="004A3E27">
        <w:rPr>
          <w:rStyle w:val="FootnoteReference"/>
        </w:rPr>
        <w:footnoteRef/>
      </w:r>
      <w:r w:rsidRPr="004A3E27">
        <w:t xml:space="preserve"> </w:t>
      </w:r>
      <w:r>
        <w:t>cf</w:t>
      </w:r>
      <w:r w:rsidRPr="004A3E27">
        <w:t>. Ephes 6:12; 1 Tim 4:1; Rev. 16:14.</w:t>
      </w:r>
    </w:p>
  </w:footnote>
  <w:footnote w:id="288">
    <w:p w14:paraId="2999B88D" w14:textId="4A88AAD6" w:rsidR="00BE6654" w:rsidRDefault="00BE6654" w:rsidP="00A8553A">
      <w:pPr>
        <w:pStyle w:val="footnote"/>
      </w:pPr>
      <w:r>
        <w:rPr>
          <w:rStyle w:val="FootnoteReference"/>
        </w:rPr>
        <w:footnoteRef/>
      </w:r>
      <w:r>
        <w:t xml:space="preserve"> [JS] NETS omits “not”</w:t>
      </w:r>
    </w:p>
  </w:footnote>
  <w:footnote w:id="289">
    <w:p w14:paraId="594F6979" w14:textId="77777777" w:rsidR="00BE6654" w:rsidRPr="004A3E27" w:rsidRDefault="00BE6654"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0">
    <w:p w14:paraId="568E2F2E" w14:textId="77777777" w:rsidR="00BE6654" w:rsidRPr="004A3E27" w:rsidRDefault="00BE6654"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1">
    <w:p w14:paraId="6DBE026F" w14:textId="65E17A50" w:rsidR="00BE6654" w:rsidRDefault="00BE6654" w:rsidP="003E4AFE">
      <w:pPr>
        <w:pStyle w:val="footnote"/>
      </w:pPr>
      <w:r>
        <w:rPr>
          <w:rStyle w:val="FootnoteReference"/>
        </w:rPr>
        <w:footnoteRef/>
      </w:r>
      <w:r>
        <w:t xml:space="preserve"> [JS] or “I will sing and praise,” or “I will sing and make music”</w:t>
      </w:r>
    </w:p>
  </w:footnote>
  <w:footnote w:id="292">
    <w:p w14:paraId="5EA08A63" w14:textId="7ED730C0" w:rsidR="00BE6654" w:rsidRDefault="00BE6654" w:rsidP="003E4AFE">
      <w:pPr>
        <w:pStyle w:val="footnote"/>
      </w:pPr>
      <w:r>
        <w:rPr>
          <w:rStyle w:val="FootnoteReference"/>
        </w:rPr>
        <w:footnoteRef/>
      </w:r>
      <w:r>
        <w:t xml:space="preserve"> [JS] or “I will give thanks to You,” or “I will thankfully confess You with praise”</w:t>
      </w:r>
    </w:p>
  </w:footnote>
  <w:footnote w:id="293">
    <w:p w14:paraId="62A6540D" w14:textId="77777777" w:rsidR="00BE6654" w:rsidRPr="004A3E27" w:rsidRDefault="00BE6654" w:rsidP="00BD5BBE">
      <w:pPr>
        <w:pStyle w:val="footnote"/>
      </w:pPr>
      <w:r w:rsidRPr="004A3E27">
        <w:rPr>
          <w:rStyle w:val="FootnoteReference"/>
        </w:rPr>
        <w:footnoteRef/>
      </w:r>
      <w:r w:rsidRPr="004A3E27">
        <w:t xml:space="preserve"> Verses 8-12 are repeated almost verbatim in Ps. 107:2-6.</w:t>
      </w:r>
    </w:p>
  </w:footnote>
  <w:footnote w:id="294">
    <w:p w14:paraId="3A60B5BF" w14:textId="4103FFA5" w:rsidR="00BE6654" w:rsidRDefault="00BE6654" w:rsidP="0080248C">
      <w:pPr>
        <w:pStyle w:val="footnote"/>
      </w:pPr>
      <w:r>
        <w:rPr>
          <w:rStyle w:val="FootnoteReference"/>
        </w:rPr>
        <w:footnoteRef/>
      </w:r>
      <w:r>
        <w:t xml:space="preserve"> [JS] or “the lawless,” or “those that do wickedness”</w:t>
      </w:r>
    </w:p>
  </w:footnote>
  <w:footnote w:id="295">
    <w:p w14:paraId="21F36685" w14:textId="77777777" w:rsidR="00BE6654" w:rsidRPr="004A3E27" w:rsidRDefault="00BE6654" w:rsidP="00BD5BBE">
      <w:pPr>
        <w:pStyle w:val="footnote"/>
      </w:pPr>
      <w:r w:rsidRPr="004A3E27">
        <w:rPr>
          <w:rStyle w:val="FootnoteReference"/>
        </w:rPr>
        <w:footnoteRef/>
      </w:r>
      <w:r w:rsidRPr="004A3E27">
        <w:t xml:space="preserve"> Mercy: love (Luke 10:37).</w:t>
      </w:r>
    </w:p>
  </w:footnote>
  <w:footnote w:id="296">
    <w:p w14:paraId="6EFF888C" w14:textId="1261A193" w:rsidR="00BE6654" w:rsidRPr="004A3E27" w:rsidRDefault="00BE6654"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7">
    <w:p w14:paraId="42604FE7" w14:textId="77777777" w:rsidR="00BE6654" w:rsidRPr="004A3E27" w:rsidRDefault="00BE6654" w:rsidP="00BD5BBE">
      <w:pPr>
        <w:pStyle w:val="footnote"/>
      </w:pPr>
      <w:r w:rsidRPr="004A3E27">
        <w:rPr>
          <w:rStyle w:val="FootnoteReference"/>
        </w:rPr>
        <w:footnoteRef/>
      </w:r>
      <w:r w:rsidRPr="004A3E27">
        <w:t xml:space="preserve"> Washbowl: i.e. reduced to the most menial servitude.</w:t>
      </w:r>
    </w:p>
  </w:footnote>
  <w:footnote w:id="298">
    <w:p w14:paraId="03E619D4" w14:textId="1339E3A3" w:rsidR="00BE6654" w:rsidRPr="004A3E27" w:rsidRDefault="00BE6654"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9">
    <w:p w14:paraId="2D798361" w14:textId="77777777" w:rsidR="00BE6654" w:rsidRPr="004A3E27" w:rsidRDefault="00BE6654"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0">
    <w:p w14:paraId="29B1DDE8" w14:textId="45FA342F" w:rsidR="00BE6654" w:rsidRPr="004A3E27" w:rsidRDefault="00BE6654"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01">
    <w:p w14:paraId="279AD391" w14:textId="274C1C9A" w:rsidR="00BE6654" w:rsidRPr="004A3E27" w:rsidRDefault="00BE6654"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02">
    <w:p w14:paraId="7753865A" w14:textId="3B559F98" w:rsidR="00BE6654" w:rsidRDefault="00BE6654" w:rsidP="009C1AC4">
      <w:pPr>
        <w:pStyle w:val="footnote"/>
      </w:pPr>
      <w:r>
        <w:rPr>
          <w:rStyle w:val="FootnoteReference"/>
        </w:rPr>
        <w:footnoteRef/>
      </w:r>
      <w:r>
        <w:t xml:space="preserve"> [JS] OSB has, “they are altogether useless.” NETS has “they together derive from vanity.</w:t>
      </w:r>
    </w:p>
  </w:footnote>
  <w:footnote w:id="303">
    <w:p w14:paraId="20ED6838" w14:textId="77777777" w:rsidR="00BE6654" w:rsidRPr="004A3E27" w:rsidRDefault="00BE6654" w:rsidP="009C1AC4">
      <w:pPr>
        <w:pStyle w:val="footnote"/>
      </w:pPr>
      <w:r w:rsidRPr="004A3E27">
        <w:rPr>
          <w:rStyle w:val="FootnoteReference"/>
        </w:rPr>
        <w:footnoteRef/>
      </w:r>
      <w:r w:rsidRPr="004A3E27">
        <w:t xml:space="preserve"> Job. 33:14.</w:t>
      </w:r>
    </w:p>
  </w:footnote>
  <w:footnote w:id="304">
    <w:p w14:paraId="3F4DF601" w14:textId="362CF8F1" w:rsidR="00BE6654" w:rsidRDefault="00BE6654" w:rsidP="004F49CE">
      <w:pPr>
        <w:pStyle w:val="footnote"/>
      </w:pPr>
      <w:r>
        <w:rPr>
          <w:rStyle w:val="FootnoteReference"/>
        </w:rPr>
        <w:footnoteRef/>
      </w:r>
      <w:r>
        <w:t xml:space="preserve"> [JS] literally, “holy place”</w:t>
      </w:r>
    </w:p>
  </w:footnote>
  <w:footnote w:id="305">
    <w:p w14:paraId="686CF1C0" w14:textId="1BBF228C" w:rsidR="00BE6654" w:rsidRPr="004A3E27" w:rsidRDefault="00BE6654"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6">
    <w:p w14:paraId="36833249" w14:textId="34120CF1" w:rsidR="00BE6654" w:rsidRPr="004A3E27" w:rsidRDefault="00BE6654"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07">
    <w:p w14:paraId="622CE4B2" w14:textId="77777777" w:rsidR="00BE6654" w:rsidRPr="004A3E27" w:rsidRDefault="00BE6654" w:rsidP="00BD5BBE">
      <w:pPr>
        <w:pStyle w:val="footnote"/>
      </w:pPr>
      <w:r w:rsidRPr="004A3E27">
        <w:rPr>
          <w:rStyle w:val="FootnoteReference"/>
        </w:rPr>
        <w:footnoteRef/>
      </w:r>
      <w:r w:rsidRPr="004A3E27">
        <w:t xml:space="preserve"> So the Slavonic (Greek often omits ‘stillest’).</w:t>
      </w:r>
    </w:p>
  </w:footnote>
  <w:footnote w:id="308">
    <w:p w14:paraId="0BA13A66" w14:textId="54830EC5" w:rsidR="00BE6654" w:rsidRDefault="00BE6654" w:rsidP="005438BF">
      <w:pPr>
        <w:pStyle w:val="footnote"/>
      </w:pPr>
      <w:r>
        <w:rPr>
          <w:rStyle w:val="FootnoteReference"/>
        </w:rPr>
        <w:footnoteRef/>
      </w:r>
      <w:r>
        <w:t xml:space="preserve"> [JS] lit, “filled with fatness.”</w:t>
      </w:r>
    </w:p>
  </w:footnote>
  <w:footnote w:id="309">
    <w:p w14:paraId="6F4E7A1F" w14:textId="704DC134" w:rsidR="00BE6654" w:rsidRPr="004A3E27" w:rsidRDefault="00BE6654"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10">
    <w:p w14:paraId="30AFE1F6" w14:textId="77777777" w:rsidR="00BE6654" w:rsidRPr="004A3E27" w:rsidRDefault="00BE6654"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11">
    <w:p w14:paraId="667C6704" w14:textId="77777777" w:rsidR="00BE6654" w:rsidRPr="004A3E27" w:rsidRDefault="00BE6654"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12">
    <w:p w14:paraId="4D88FDB0" w14:textId="77777777" w:rsidR="00BE6654" w:rsidRPr="004A3E27" w:rsidRDefault="00BE6654" w:rsidP="00BD5BBE">
      <w:pPr>
        <w:pStyle w:val="footnote"/>
      </w:pPr>
      <w:r w:rsidRPr="004A3E27">
        <w:rPr>
          <w:rStyle w:val="FootnoteReference"/>
        </w:rPr>
        <w:footnoteRef/>
      </w:r>
      <w:r w:rsidRPr="004A3E27">
        <w:t xml:space="preserve"> See footnote 62. &lt;2 previously&gt;</w:t>
      </w:r>
    </w:p>
  </w:footnote>
  <w:footnote w:id="313">
    <w:p w14:paraId="520E1D4D" w14:textId="70DD6036" w:rsidR="00BE6654" w:rsidRDefault="00BE6654" w:rsidP="000E01D1">
      <w:pPr>
        <w:pStyle w:val="footnote"/>
      </w:pPr>
      <w:r>
        <w:rPr>
          <w:rStyle w:val="FootnoteReference"/>
        </w:rPr>
        <w:footnoteRef/>
      </w:r>
      <w:r>
        <w:t xml:space="preserve"> [JS], “do obeisance”, i.e. prostrate, not just an attitude, but an act</w:t>
      </w:r>
    </w:p>
  </w:footnote>
  <w:footnote w:id="314">
    <w:p w14:paraId="1B791EBC" w14:textId="77777777" w:rsidR="00BE6654" w:rsidRPr="004A3E27" w:rsidRDefault="00BE6654"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5">
    <w:p w14:paraId="109CC4F4" w14:textId="77777777" w:rsidR="00BE6654" w:rsidRPr="004A3E27" w:rsidRDefault="00BE6654" w:rsidP="00BD5BBE">
      <w:pPr>
        <w:pStyle w:val="footnote"/>
      </w:pPr>
      <w:r w:rsidRPr="004A3E27">
        <w:rPr>
          <w:rStyle w:val="FootnoteReference"/>
        </w:rPr>
        <w:footnoteRef/>
      </w:r>
      <w:r w:rsidRPr="004A3E27">
        <w:t xml:space="preserve"> ‘What God has planned for His lovers’ (1 Cor. 2:9).</w:t>
      </w:r>
    </w:p>
  </w:footnote>
  <w:footnote w:id="316">
    <w:p w14:paraId="096C8EE6" w14:textId="40879E1D" w:rsidR="00BE6654" w:rsidRDefault="00BE6654" w:rsidP="000E01D1">
      <w:pPr>
        <w:pStyle w:val="footnote"/>
      </w:pPr>
      <w:r>
        <w:rPr>
          <w:rStyle w:val="FootnoteReference"/>
        </w:rPr>
        <w:footnoteRef/>
      </w:r>
      <w:r>
        <w:t xml:space="preserve"> [JS] Fr. Lazarus has, “for”</w:t>
      </w:r>
    </w:p>
  </w:footnote>
  <w:footnote w:id="317">
    <w:p w14:paraId="693C7006" w14:textId="4BAA4AB8" w:rsidR="00BE6654" w:rsidRPr="004A3E27" w:rsidRDefault="00BE6654"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18">
    <w:p w14:paraId="4EA27689" w14:textId="41C52921" w:rsidR="00BE6654" w:rsidRPr="004A3E27" w:rsidRDefault="00BE6654"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19">
    <w:p w14:paraId="49AA563D" w14:textId="77777777" w:rsidR="00BE6654" w:rsidRPr="004A3E27" w:rsidRDefault="00BE6654"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20">
    <w:p w14:paraId="26BB2E4A" w14:textId="256060DE" w:rsidR="00BE6654" w:rsidRPr="004A3E27" w:rsidRDefault="00BE6654"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21">
    <w:p w14:paraId="7DEE92CE" w14:textId="409EAD51" w:rsidR="00BE6654" w:rsidRDefault="00BE6654" w:rsidP="00F81502">
      <w:pPr>
        <w:pStyle w:val="footnote"/>
      </w:pPr>
      <w:r>
        <w:rPr>
          <w:rStyle w:val="FootnoteReference"/>
        </w:rPr>
        <w:footnoteRef/>
      </w:r>
      <w:r>
        <w:t xml:space="preserve"> [JS] or “give thanks to You” or “thankfully confess You with praise”</w:t>
      </w:r>
    </w:p>
  </w:footnote>
  <w:footnote w:id="322">
    <w:p w14:paraId="29F3A7DD" w14:textId="66A81F41" w:rsidR="00BE6654" w:rsidRDefault="00BE6654" w:rsidP="00F81502">
      <w:pPr>
        <w:pStyle w:val="footnote"/>
      </w:pPr>
      <w:r>
        <w:rPr>
          <w:rStyle w:val="FootnoteReference"/>
        </w:rPr>
        <w:footnoteRef/>
      </w:r>
      <w:r>
        <w:t xml:space="preserve"> [JS] or “praise You” or “give thanks to You” or “thankfully confess You with praise”</w:t>
      </w:r>
    </w:p>
  </w:footnote>
  <w:footnote w:id="323">
    <w:p w14:paraId="75EB9556" w14:textId="77777777" w:rsidR="00BE6654" w:rsidRPr="004A3E27" w:rsidRDefault="00BE6654"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24">
    <w:p w14:paraId="69CCF6E1" w14:textId="734C2AF2" w:rsidR="00BE6654" w:rsidRPr="004A3E27" w:rsidRDefault="00BE6654" w:rsidP="00BD5BBE">
      <w:pPr>
        <w:pStyle w:val="footnote"/>
      </w:pPr>
      <w:r w:rsidRPr="004A3E27">
        <w:rPr>
          <w:rStyle w:val="FootnoteReference"/>
        </w:rPr>
        <w:footnoteRef/>
      </w:r>
      <w:r w:rsidRPr="004A3E27">
        <w:t xml:space="preserve"> Numbers 10:35. </w:t>
      </w:r>
      <w:r>
        <w:t>Cf</w:t>
      </w:r>
      <w:r w:rsidRPr="004A3E27">
        <w:t>. Exodus 14.</w:t>
      </w:r>
    </w:p>
  </w:footnote>
  <w:footnote w:id="325">
    <w:p w14:paraId="772812A4" w14:textId="77777777" w:rsidR="00BE6654" w:rsidRPr="004A3E27" w:rsidRDefault="00BE6654"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26">
    <w:p w14:paraId="648336FE" w14:textId="679542B0" w:rsidR="00BE6654" w:rsidRDefault="00BE6654" w:rsidP="00A66BCD">
      <w:pPr>
        <w:pStyle w:val="footnote"/>
      </w:pPr>
      <w:r>
        <w:rPr>
          <w:rStyle w:val="FootnoteReference"/>
        </w:rPr>
        <w:footnoteRef/>
      </w:r>
      <w:r>
        <w:t xml:space="preserve"> [JS] literally, “before the face of”</w:t>
      </w:r>
    </w:p>
  </w:footnote>
  <w:footnote w:id="327">
    <w:p w14:paraId="576015E9" w14:textId="77777777" w:rsidR="00BE6654" w:rsidRPr="004A3E27" w:rsidRDefault="00BE6654" w:rsidP="00BD5BBE">
      <w:pPr>
        <w:pStyle w:val="footnote"/>
      </w:pPr>
      <w:r w:rsidRPr="004A3E27">
        <w:rPr>
          <w:rStyle w:val="FootnoteReference"/>
        </w:rPr>
        <w:footnoteRef/>
      </w:r>
      <w:r w:rsidRPr="004A3E27">
        <w:t xml:space="preserve"> Luke 4:32.</w:t>
      </w:r>
    </w:p>
  </w:footnote>
  <w:footnote w:id="328">
    <w:p w14:paraId="528CA841" w14:textId="6B333BD0" w:rsidR="00BE6654" w:rsidRDefault="00BE6654" w:rsidP="003863C1">
      <w:pPr>
        <w:pStyle w:val="footnote"/>
      </w:pPr>
      <w:r>
        <w:rPr>
          <w:rStyle w:val="FootnoteReference"/>
        </w:rPr>
        <w:footnoteRef/>
      </w:r>
      <w:r>
        <w:t xml:space="preserve"> [JS] literally “hosts”</w:t>
      </w:r>
    </w:p>
  </w:footnote>
  <w:footnote w:id="329">
    <w:p w14:paraId="1C35810F" w14:textId="7EDB3A13" w:rsidR="00BE6654" w:rsidRPr="004A3E27" w:rsidRDefault="00BE6654"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30">
    <w:p w14:paraId="182BF5C1" w14:textId="77B0A7B7" w:rsidR="00BE6654" w:rsidRDefault="00BE6654" w:rsidP="0080282E">
      <w:pPr>
        <w:pStyle w:val="footnote"/>
      </w:pPr>
      <w:r>
        <w:rPr>
          <w:rStyle w:val="FootnoteReference"/>
        </w:rPr>
        <w:footnoteRef/>
      </w:r>
      <w:r>
        <w:t xml:space="preserve"> [JS] literally, “ten-thousand fold”</w:t>
      </w:r>
    </w:p>
  </w:footnote>
  <w:footnote w:id="331">
    <w:p w14:paraId="4BA4E820" w14:textId="74DEA970" w:rsidR="00BE6654" w:rsidRPr="004A3E27" w:rsidRDefault="00BE6654" w:rsidP="00BD5BBE">
      <w:pPr>
        <w:pStyle w:val="footnote"/>
      </w:pPr>
      <w:r w:rsidRPr="004A3E27">
        <w:rPr>
          <w:rStyle w:val="FootnoteReference"/>
        </w:rPr>
        <w:footnoteRef/>
      </w:r>
      <w:r w:rsidRPr="004A3E27">
        <w:t xml:space="preserve"> </w:t>
      </w:r>
      <w:r>
        <w:t>Cf</w:t>
      </w:r>
      <w:r w:rsidRPr="004A3E27">
        <w:t>. Ephes. 4:8.</w:t>
      </w:r>
    </w:p>
  </w:footnote>
  <w:footnote w:id="332">
    <w:p w14:paraId="6F7FE73D" w14:textId="3ED6EBEB" w:rsidR="00BE6654" w:rsidRDefault="00BE6654" w:rsidP="00AC3180">
      <w:pPr>
        <w:pStyle w:val="footnote"/>
      </w:pPr>
      <w:r>
        <w:rPr>
          <w:rStyle w:val="FootnoteReference"/>
        </w:rPr>
        <w:footnoteRef/>
      </w:r>
      <w:r>
        <w:t xml:space="preserve"> [JS] “assemblies” or “congregations”</w:t>
      </w:r>
    </w:p>
  </w:footnote>
  <w:footnote w:id="333">
    <w:p w14:paraId="1069FF00" w14:textId="77777777" w:rsidR="00BE6654" w:rsidRPr="004A3E27" w:rsidRDefault="00BE6654"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34">
    <w:p w14:paraId="4D6861A4" w14:textId="77777777" w:rsidR="00BE6654" w:rsidRPr="004A3E27" w:rsidRDefault="00BE6654"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5">
    <w:p w14:paraId="3876A4B9" w14:textId="77777777" w:rsidR="00BE6654" w:rsidRPr="004A3E27" w:rsidRDefault="00BE6654"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36">
    <w:p w14:paraId="3A9A265F" w14:textId="622FDAFA" w:rsidR="00BE6654" w:rsidRPr="004A3E27" w:rsidRDefault="00BE6654"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37">
    <w:p w14:paraId="46BEEA32" w14:textId="77777777" w:rsidR="00BE6654" w:rsidRPr="004A3E27" w:rsidRDefault="00BE6654" w:rsidP="00BD5BBE">
      <w:pPr>
        <w:pStyle w:val="footnote"/>
      </w:pPr>
      <w:r w:rsidRPr="004A3E27">
        <w:rPr>
          <w:rStyle w:val="FootnoteReference"/>
        </w:rPr>
        <w:footnoteRef/>
      </w:r>
      <w:r w:rsidRPr="004A3E27">
        <w:t xml:space="preserve"> Mk. 15:29; Jn. 2:17; Rom. 15:3.</w:t>
      </w:r>
    </w:p>
  </w:footnote>
  <w:footnote w:id="338">
    <w:p w14:paraId="252B5848" w14:textId="77777777" w:rsidR="00BE6654" w:rsidRPr="004A3E27" w:rsidRDefault="00BE6654" w:rsidP="00BD5BBE">
      <w:pPr>
        <w:pStyle w:val="footnote"/>
      </w:pPr>
      <w:r w:rsidRPr="004A3E27">
        <w:rPr>
          <w:rStyle w:val="FootnoteReference"/>
        </w:rPr>
        <w:footnoteRef/>
      </w:r>
      <w:r w:rsidRPr="004A3E27">
        <w:t xml:space="preserve"> The elders and chief priests.</w:t>
      </w:r>
    </w:p>
  </w:footnote>
  <w:footnote w:id="339">
    <w:p w14:paraId="0AE68D03" w14:textId="77777777" w:rsidR="00BE6654" w:rsidRPr="004A3E27" w:rsidRDefault="00BE6654"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40">
    <w:p w14:paraId="49BC712C" w14:textId="77777777" w:rsidR="00BE6654" w:rsidRPr="004A3E27" w:rsidRDefault="00BE6654" w:rsidP="00BD5BBE">
      <w:pPr>
        <w:pStyle w:val="footnote"/>
      </w:pPr>
      <w:r w:rsidRPr="004A3E27">
        <w:rPr>
          <w:rStyle w:val="FootnoteReference"/>
        </w:rPr>
        <w:footnoteRef/>
      </w:r>
      <w:r w:rsidRPr="004A3E27">
        <w:t xml:space="preserve"> Mt. 16:21; Mk. 8:31.</w:t>
      </w:r>
    </w:p>
  </w:footnote>
  <w:footnote w:id="341">
    <w:p w14:paraId="5D4E90F4" w14:textId="77777777" w:rsidR="00BE6654" w:rsidRPr="004A3E27" w:rsidRDefault="00BE6654" w:rsidP="00BD5BBE">
      <w:pPr>
        <w:pStyle w:val="footnote"/>
      </w:pPr>
      <w:r w:rsidRPr="004A3E27">
        <w:rPr>
          <w:rStyle w:val="FootnoteReference"/>
        </w:rPr>
        <w:footnoteRef/>
      </w:r>
      <w:r w:rsidRPr="004A3E27">
        <w:t xml:space="preserve"> Mt. 27:34.</w:t>
      </w:r>
    </w:p>
  </w:footnote>
  <w:footnote w:id="342">
    <w:p w14:paraId="2A1BD707" w14:textId="2E0A380E" w:rsidR="00BE6654" w:rsidRPr="004A3E27" w:rsidRDefault="00BE6654" w:rsidP="00BD5BBE">
      <w:pPr>
        <w:pStyle w:val="footnote"/>
      </w:pPr>
      <w:r w:rsidRPr="004A3E27">
        <w:rPr>
          <w:rStyle w:val="FootnoteReference"/>
        </w:rPr>
        <w:footnoteRef/>
      </w:r>
      <w:r w:rsidRPr="004A3E27">
        <w:t xml:space="preserve"> </w:t>
      </w:r>
      <w:r>
        <w:t>Cf</w:t>
      </w:r>
      <w:r w:rsidRPr="004A3E27">
        <w:t>. Rom. 11:9,10.</w:t>
      </w:r>
    </w:p>
  </w:footnote>
  <w:footnote w:id="343">
    <w:p w14:paraId="09150116" w14:textId="70A37D6F" w:rsidR="00BE6654" w:rsidRPr="004A3E27" w:rsidRDefault="00BE6654"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44">
    <w:p w14:paraId="05D75ECB" w14:textId="77777777" w:rsidR="00BE6654" w:rsidRPr="004A3E27" w:rsidRDefault="00BE6654" w:rsidP="00BD5BBE">
      <w:pPr>
        <w:pStyle w:val="footnote"/>
      </w:pPr>
      <w:r w:rsidRPr="004A3E27">
        <w:rPr>
          <w:rStyle w:val="FootnoteReference"/>
        </w:rPr>
        <w:footnoteRef/>
      </w:r>
      <w:r w:rsidRPr="004A3E27">
        <w:t xml:space="preserve"> Ps. 69:3-7 differs only slightly from Ps. 39:15-18.</w:t>
      </w:r>
    </w:p>
  </w:footnote>
  <w:footnote w:id="345">
    <w:p w14:paraId="3C5E1D6F" w14:textId="58735F32" w:rsidR="00BE6654" w:rsidRDefault="00BE6654" w:rsidP="004F3DCD">
      <w:pPr>
        <w:pStyle w:val="footnote"/>
      </w:pPr>
      <w:r>
        <w:rPr>
          <w:rStyle w:val="FootnoteReference"/>
        </w:rPr>
        <w:footnoteRef/>
      </w:r>
      <w:r>
        <w:t xml:space="preserve"> [JS] “Good! Good!”, or “Aha! Aha!”, or “Well done! Well done!” what one says when they think they have beaten their opponent.</w:t>
      </w:r>
    </w:p>
  </w:footnote>
  <w:footnote w:id="346">
    <w:p w14:paraId="325C5542" w14:textId="77777777" w:rsidR="00BE6654" w:rsidRPr="004A3E27" w:rsidRDefault="00BE6654" w:rsidP="00BD5BBE">
      <w:pPr>
        <w:pStyle w:val="footnote"/>
      </w:pPr>
      <w:r w:rsidRPr="004A3E27">
        <w:rPr>
          <w:rStyle w:val="FootnoteReference"/>
        </w:rPr>
        <w:footnoteRef/>
      </w:r>
      <w:r w:rsidRPr="004A3E27">
        <w:t xml:space="preserve"> The first three lines of Psalms 70 and 30 are identical. See footnote there.</w:t>
      </w:r>
    </w:p>
  </w:footnote>
  <w:footnote w:id="347">
    <w:p w14:paraId="1B3F91B5" w14:textId="58F71B16" w:rsidR="00BE6654" w:rsidRPr="004A3E27" w:rsidRDefault="00BE6654"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48">
    <w:p w14:paraId="1479583A" w14:textId="0156B220" w:rsidR="00BE6654" w:rsidRDefault="00BE6654" w:rsidP="00C614C7">
      <w:pPr>
        <w:pStyle w:val="footnote"/>
      </w:pPr>
      <w:r>
        <w:rPr>
          <w:rStyle w:val="FootnoteReference"/>
        </w:rPr>
        <w:footnoteRef/>
      </w:r>
      <w:r>
        <w:t xml:space="preserve"> [JS] literally, “arm”.</w:t>
      </w:r>
    </w:p>
  </w:footnote>
  <w:footnote w:id="349">
    <w:p w14:paraId="523E76EA" w14:textId="77777777" w:rsidR="00BE6654" w:rsidRPr="004A3E27" w:rsidRDefault="00BE6654" w:rsidP="00C614C7">
      <w:pPr>
        <w:pStyle w:val="footnote"/>
      </w:pPr>
      <w:r w:rsidRPr="004A3E27">
        <w:rPr>
          <w:rStyle w:val="FootnoteReference"/>
        </w:rPr>
        <w:footnoteRef/>
      </w:r>
      <w:r w:rsidRPr="004A3E27">
        <w:t xml:space="preserve"> Ephes. 3:10; 4:8.</w:t>
      </w:r>
    </w:p>
  </w:footnote>
  <w:footnote w:id="350">
    <w:p w14:paraId="65732174" w14:textId="7AFAEA7C" w:rsidR="00BE6654" w:rsidRDefault="00BE6654" w:rsidP="00E269C1">
      <w:pPr>
        <w:pStyle w:val="footnote"/>
      </w:pPr>
      <w:r>
        <w:rPr>
          <w:rStyle w:val="FootnoteReference"/>
        </w:rPr>
        <w:footnoteRef/>
      </w:r>
      <w:r>
        <w:t xml:space="preserve"> [JS] or “praise Your” or “acknowledge You”, or “thankfully confess with praise [for Your]”</w:t>
      </w:r>
    </w:p>
  </w:footnote>
  <w:footnote w:id="351">
    <w:p w14:paraId="63D5291B" w14:textId="120CBC18" w:rsidR="00BE6654" w:rsidRPr="004A3E27" w:rsidRDefault="00BE6654"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52">
    <w:p w14:paraId="0396CA5A" w14:textId="2DEA52B7" w:rsidR="00BE6654" w:rsidRPr="004A3E27" w:rsidRDefault="00BE6654"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53">
    <w:p w14:paraId="145DE01A" w14:textId="6D6C89A5" w:rsidR="00BE6654" w:rsidRDefault="00BE6654" w:rsidP="00733705">
      <w:pPr>
        <w:pStyle w:val="footnote"/>
      </w:pPr>
      <w:r>
        <w:rPr>
          <w:rStyle w:val="FootnoteReference"/>
        </w:rPr>
        <w:footnoteRef/>
      </w:r>
      <w:r>
        <w:t xml:space="preserve"> [JS] literally “He will judge the poor of the people.”</w:t>
      </w:r>
    </w:p>
  </w:footnote>
  <w:footnote w:id="354">
    <w:p w14:paraId="4ADD947E" w14:textId="3381547D" w:rsidR="00BE6654" w:rsidRPr="004A3E27" w:rsidRDefault="00BE6654"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55">
    <w:p w14:paraId="31968FA6" w14:textId="77777777" w:rsidR="00BE6654" w:rsidRPr="004A3E27" w:rsidRDefault="00BE6654" w:rsidP="00BD5BBE">
      <w:pPr>
        <w:pStyle w:val="footnote"/>
      </w:pPr>
      <w:r w:rsidRPr="004A3E27">
        <w:rPr>
          <w:rStyle w:val="FootnoteReference"/>
        </w:rPr>
        <w:footnoteRef/>
      </w:r>
      <w:r w:rsidRPr="004A3E27">
        <w:t xml:space="preserve"> Rivers: Tigris and Euphrates.</w:t>
      </w:r>
    </w:p>
  </w:footnote>
  <w:footnote w:id="356">
    <w:p w14:paraId="7811A007" w14:textId="64EFDFFD" w:rsidR="00BE6654" w:rsidRPr="004A3E27" w:rsidRDefault="00BE6654" w:rsidP="00BD5BBE">
      <w:pPr>
        <w:pStyle w:val="footnote"/>
      </w:pPr>
      <w:r w:rsidRPr="004A3E27">
        <w:rPr>
          <w:rStyle w:val="FootnoteReference"/>
        </w:rPr>
        <w:footnoteRef/>
      </w:r>
      <w:r w:rsidRPr="004A3E27">
        <w:t xml:space="preserve"> </w:t>
      </w:r>
      <w:r>
        <w:t>Cf</w:t>
      </w:r>
      <w:r w:rsidRPr="004A3E27">
        <w:t>. Ps. 47:8.</w:t>
      </w:r>
    </w:p>
  </w:footnote>
  <w:footnote w:id="357">
    <w:p w14:paraId="34781B0F" w14:textId="1A0B612C" w:rsidR="00BE6654" w:rsidRDefault="00BE6654" w:rsidP="00E269C1">
      <w:pPr>
        <w:pStyle w:val="footnote"/>
      </w:pPr>
      <w:r>
        <w:rPr>
          <w:rStyle w:val="FootnoteReference"/>
        </w:rPr>
        <w:footnoteRef/>
      </w:r>
      <w:r>
        <w:t xml:space="preserve"> [JS] literally “do obeisance to”, i.e. the physical act of prostrating or bowing down.</w:t>
      </w:r>
    </w:p>
  </w:footnote>
  <w:footnote w:id="358">
    <w:p w14:paraId="57352CBF" w14:textId="0D12012F" w:rsidR="00BE6654" w:rsidRPr="004A3E27" w:rsidRDefault="00BE6654" w:rsidP="00BD5BBE">
      <w:pPr>
        <w:pStyle w:val="footnote"/>
      </w:pPr>
      <w:r w:rsidRPr="004A3E27">
        <w:rPr>
          <w:rStyle w:val="FootnoteReference"/>
        </w:rPr>
        <w:footnoteRef/>
      </w:r>
      <w:r w:rsidRPr="004A3E27">
        <w:t xml:space="preserve"> </w:t>
      </w:r>
      <w:r>
        <w:t>Cf</w:t>
      </w:r>
      <w:r w:rsidRPr="004A3E27">
        <w:t>. Rev. 1:18; Heb. 7:25; Num. 14:28.</w:t>
      </w:r>
    </w:p>
  </w:footnote>
  <w:footnote w:id="359">
    <w:p w14:paraId="2E026D23" w14:textId="77777777" w:rsidR="00BE6654" w:rsidRPr="004A3E27" w:rsidRDefault="00BE6654"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60">
    <w:p w14:paraId="550199CE" w14:textId="322C0FE5" w:rsidR="00BE6654" w:rsidRDefault="00BE6654" w:rsidP="005B5466">
      <w:pPr>
        <w:pStyle w:val="footnote"/>
      </w:pPr>
      <w:r>
        <w:rPr>
          <w:rStyle w:val="FootnoteReference"/>
        </w:rPr>
        <w:footnoteRef/>
      </w:r>
      <w:r>
        <w:t xml:space="preserve"> [JS] or, “So be it! So be it!”</w:t>
      </w:r>
    </w:p>
  </w:footnote>
  <w:footnote w:id="361">
    <w:p w14:paraId="2E2191B6" w14:textId="77777777" w:rsidR="00BE6654" w:rsidRPr="004A3E27" w:rsidRDefault="00BE6654"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62">
    <w:p w14:paraId="58DFBD38" w14:textId="77777777" w:rsidR="00BE6654" w:rsidRPr="004A3E27" w:rsidRDefault="00BE6654"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BE6654" w:rsidRPr="004A3E27" w:rsidRDefault="00BE6654" w:rsidP="00BD5BBE">
      <w:pPr>
        <w:pStyle w:val="footnote"/>
      </w:pPr>
      <w:r w:rsidRPr="004A3E27">
        <w:tab/>
        <w:t>For them there are no pains;</w:t>
      </w:r>
    </w:p>
    <w:p w14:paraId="15E57D33" w14:textId="77777777" w:rsidR="00BE6654" w:rsidRPr="004A3E27" w:rsidRDefault="00BE6654" w:rsidP="00BD5BBE">
      <w:pPr>
        <w:pStyle w:val="footnote"/>
      </w:pPr>
      <w:r w:rsidRPr="004A3E27">
        <w:tab/>
        <w:t>fit and strong are their bodies.</w:t>
      </w:r>
    </w:p>
  </w:footnote>
  <w:footnote w:id="363">
    <w:p w14:paraId="2000D9CE" w14:textId="77777777" w:rsidR="00BE6654" w:rsidRPr="004A3E27" w:rsidRDefault="00BE6654" w:rsidP="00BD5BBE">
      <w:pPr>
        <w:pStyle w:val="footnote"/>
      </w:pPr>
      <w:r w:rsidRPr="004A3E27">
        <w:rPr>
          <w:rStyle w:val="FootnoteReference"/>
        </w:rPr>
        <w:footnoteRef/>
      </w:r>
      <w:r w:rsidRPr="004A3E27">
        <w:t xml:space="preserve"> The apparent success and prosperity of the godless is transitory and short-lived.</w:t>
      </w:r>
    </w:p>
  </w:footnote>
  <w:footnote w:id="364">
    <w:p w14:paraId="5BB08A3A" w14:textId="77777777" w:rsidR="00BE6654" w:rsidRPr="004A3E27" w:rsidRDefault="00BE6654"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65">
    <w:p w14:paraId="1EB3BD79" w14:textId="77777777" w:rsidR="00BE6654" w:rsidRPr="004A3E27" w:rsidRDefault="00BE6654"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66">
    <w:p w14:paraId="70787BBC" w14:textId="7DA1EC54" w:rsidR="00BE6654" w:rsidRPr="004A3E27" w:rsidRDefault="00BE6654"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67">
    <w:p w14:paraId="592FBEA7" w14:textId="77777777" w:rsidR="00BE6654" w:rsidRPr="004A3E27" w:rsidRDefault="00BE6654"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68">
    <w:p w14:paraId="17B1E11D" w14:textId="77777777" w:rsidR="00BE6654" w:rsidRPr="004A3E27" w:rsidRDefault="00BE6654"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69">
    <w:p w14:paraId="1E15E436" w14:textId="77777777" w:rsidR="00BE6654" w:rsidRPr="004A3E27" w:rsidRDefault="00BE6654"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70">
    <w:p w14:paraId="52B2065B" w14:textId="28E7781C" w:rsidR="00BE6654" w:rsidRDefault="00BE6654" w:rsidP="004B0577">
      <w:pPr>
        <w:pStyle w:val="footnote"/>
      </w:pPr>
      <w:r>
        <w:rPr>
          <w:rStyle w:val="FootnoteReference"/>
        </w:rPr>
        <w:footnoteRef/>
      </w:r>
      <w:r>
        <w:t xml:space="preserve"> [JS] holy places, could refer to a place, or people, i.e. “among Your saints”.</w:t>
      </w:r>
    </w:p>
  </w:footnote>
  <w:footnote w:id="371">
    <w:p w14:paraId="3D3DC9BD" w14:textId="4BA8FE39" w:rsidR="00BE6654" w:rsidRDefault="00BE6654" w:rsidP="004B0577">
      <w:pPr>
        <w:pStyle w:val="footnote"/>
      </w:pPr>
      <w:r>
        <w:rPr>
          <w:rStyle w:val="FootnoteReference"/>
        </w:rPr>
        <w:footnoteRef/>
      </w:r>
      <w:r>
        <w:t xml:space="preserve"> [JS] or emblems.</w:t>
      </w:r>
    </w:p>
  </w:footnote>
  <w:footnote w:id="372">
    <w:p w14:paraId="48E0BAD1" w14:textId="77777777" w:rsidR="00BE6654" w:rsidRPr="004A3E27" w:rsidRDefault="00BE6654" w:rsidP="00BD5BBE">
      <w:pPr>
        <w:pStyle w:val="footnote"/>
      </w:pPr>
      <w:r w:rsidRPr="004A3E27">
        <w:rPr>
          <w:rStyle w:val="FootnoteReference"/>
        </w:rPr>
        <w:footnoteRef/>
      </w:r>
      <w:r w:rsidRPr="004A3E27">
        <w:t xml:space="preserve"> Signs and miracles of God’s presence, protection and deliverance.</w:t>
      </w:r>
    </w:p>
  </w:footnote>
  <w:footnote w:id="373">
    <w:p w14:paraId="706BBD8A" w14:textId="77777777" w:rsidR="00BE6654" w:rsidRPr="004A3E27" w:rsidRDefault="00BE6654"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74">
    <w:p w14:paraId="70533A43" w14:textId="77777777" w:rsidR="00BE6654" w:rsidRPr="004A3E27" w:rsidRDefault="00BE6654"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75">
    <w:p w14:paraId="2451EBE5" w14:textId="284A8300" w:rsidR="00BE6654" w:rsidRDefault="00BE6654" w:rsidP="00E269C1">
      <w:pPr>
        <w:pStyle w:val="footnote"/>
      </w:pPr>
      <w:r>
        <w:rPr>
          <w:rStyle w:val="FootnoteReference"/>
        </w:rPr>
        <w:footnoteRef/>
      </w:r>
      <w:r>
        <w:t xml:space="preserve"> [JS] or “give thanks to You” or “thankfully confess you with praise”</w:t>
      </w:r>
    </w:p>
  </w:footnote>
  <w:footnote w:id="376">
    <w:p w14:paraId="13B7F9F8" w14:textId="32B2D2FD" w:rsidR="00BE6654" w:rsidRDefault="00BE6654" w:rsidP="00220BA1">
      <w:pPr>
        <w:pStyle w:val="footnote"/>
      </w:pPr>
      <w:r>
        <w:rPr>
          <w:rStyle w:val="FootnoteReference"/>
        </w:rPr>
        <w:footnoteRef/>
      </w:r>
      <w:r>
        <w:t xml:space="preserve"> [JS] literally “from egress nor from setting” (NETS). OSB has “from the sunrise nor the sunset.”</w:t>
      </w:r>
    </w:p>
  </w:footnote>
  <w:footnote w:id="377">
    <w:p w14:paraId="5A7D4EBB" w14:textId="6C2E1ACC" w:rsidR="00BE6654" w:rsidRDefault="00BE6654" w:rsidP="00220BA1">
      <w:pPr>
        <w:pStyle w:val="footnote"/>
      </w:pPr>
      <w:r>
        <w:rPr>
          <w:rStyle w:val="FootnoteReference"/>
        </w:rPr>
        <w:footnoteRef/>
      </w:r>
      <w:r>
        <w:t xml:space="preserve"> [JS] literally “horn”, here and below.</w:t>
      </w:r>
    </w:p>
  </w:footnote>
  <w:footnote w:id="378">
    <w:p w14:paraId="43EF022B" w14:textId="270DF778" w:rsidR="00BE6654" w:rsidRPr="004A3E27" w:rsidRDefault="00BE6654"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79">
    <w:p w14:paraId="4332FFC4" w14:textId="6C5875B6" w:rsidR="00BE6654" w:rsidRPr="004A3E27" w:rsidRDefault="00BE6654" w:rsidP="00BD5BBE">
      <w:pPr>
        <w:pStyle w:val="footnote"/>
      </w:pPr>
      <w:r w:rsidRPr="004A3E27">
        <w:rPr>
          <w:rStyle w:val="FootnoteReference"/>
        </w:rPr>
        <w:footnoteRef/>
      </w:r>
      <w:r w:rsidRPr="004A3E27">
        <w:t xml:space="preserve"> </w:t>
      </w:r>
      <w:r>
        <w:t>Cf</w:t>
      </w:r>
      <w:r w:rsidRPr="004A3E27">
        <w:t>. Ps. 45:10; Is. 2:4; 11:9; 65:25; Hos. 2:18; Zac. 9:10.</w:t>
      </w:r>
    </w:p>
  </w:footnote>
  <w:footnote w:id="380">
    <w:p w14:paraId="168ADB5F" w14:textId="77777777" w:rsidR="00BE6654" w:rsidRPr="004A3E27" w:rsidRDefault="00BE6654" w:rsidP="00BD5BBE">
      <w:pPr>
        <w:pStyle w:val="footnote"/>
      </w:pPr>
      <w:r w:rsidRPr="004A3E27">
        <w:rPr>
          <w:rStyle w:val="FootnoteReference"/>
        </w:rPr>
        <w:footnoteRef/>
      </w:r>
      <w:r w:rsidRPr="004A3E27">
        <w:t xml:space="preserve"> Sinai and Zion, Moses and Christ, the Law and the Gospel enlighten the earth.</w:t>
      </w:r>
    </w:p>
  </w:footnote>
  <w:footnote w:id="381">
    <w:p w14:paraId="680E84D4" w14:textId="51AC975C" w:rsidR="00BE6654" w:rsidRPr="004A3E27" w:rsidRDefault="00BE6654"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82">
    <w:p w14:paraId="100AB77F" w14:textId="77777777" w:rsidR="00BE6654" w:rsidRPr="004A3E27" w:rsidRDefault="00BE6654"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83">
    <w:p w14:paraId="19D36410" w14:textId="52AB6CF1" w:rsidR="00BE6654" w:rsidRDefault="00BE6654"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84">
    <w:p w14:paraId="2AEE0DC8" w14:textId="2C9926C9" w:rsidR="00BE6654" w:rsidRDefault="00BE6654" w:rsidP="0077116C">
      <w:pPr>
        <w:pStyle w:val="footnote"/>
      </w:pPr>
      <w:r>
        <w:rPr>
          <w:rStyle w:val="FootnoteReference"/>
        </w:rPr>
        <w:footnoteRef/>
      </w:r>
      <w:r>
        <w:t xml:space="preserve"> [JS] literally, “their voice”</w:t>
      </w:r>
    </w:p>
  </w:footnote>
  <w:footnote w:id="385">
    <w:p w14:paraId="691BE305" w14:textId="638D6FB9" w:rsidR="00BE6654" w:rsidRDefault="00BE6654" w:rsidP="0077116C">
      <w:pPr>
        <w:pStyle w:val="footnote"/>
      </w:pPr>
      <w:r>
        <w:rPr>
          <w:rStyle w:val="FootnoteReference"/>
        </w:rPr>
        <w:footnoteRef/>
      </w:r>
      <w:r>
        <w:t xml:space="preserve"> [JS] literally, “arrows”</w:t>
      </w:r>
    </w:p>
  </w:footnote>
  <w:footnote w:id="386">
    <w:p w14:paraId="02B0A65D" w14:textId="5AC6E269" w:rsidR="00BE6654" w:rsidRDefault="00BE6654" w:rsidP="0077116C">
      <w:pPr>
        <w:pStyle w:val="footnote"/>
      </w:pPr>
      <w:r>
        <w:rPr>
          <w:rStyle w:val="FootnoteReference"/>
        </w:rPr>
        <w:footnoteRef/>
      </w:r>
      <w:r>
        <w:t xml:space="preserve"> [JS] literally, “voice”</w:t>
      </w:r>
    </w:p>
  </w:footnote>
  <w:footnote w:id="387">
    <w:p w14:paraId="062E4DFE" w14:textId="77777777" w:rsidR="00BE6654" w:rsidRDefault="00BE6654"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BE6654" w:rsidRDefault="00BE6654" w:rsidP="00BD5BBE">
      <w:pPr>
        <w:pStyle w:val="footnote"/>
      </w:pPr>
      <w:r>
        <w:tab/>
        <w:t>‘I will speak My mind in parables,</w:t>
      </w:r>
    </w:p>
    <w:p w14:paraId="04636509" w14:textId="5081AB06" w:rsidR="00BE6654" w:rsidRDefault="00BE6654" w:rsidP="00BD5BBE">
      <w:pPr>
        <w:pStyle w:val="footnote"/>
      </w:pPr>
      <w:r>
        <w:tab/>
        <w:t>divulge secrets hidden since creation’ (cf. Rev. 3:14).</w:t>
      </w:r>
    </w:p>
  </w:footnote>
  <w:footnote w:id="388">
    <w:p w14:paraId="7427B3ED" w14:textId="77777777" w:rsidR="00BE6654" w:rsidRDefault="00BE6654"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89">
    <w:p w14:paraId="322E8B00" w14:textId="45C17DD9" w:rsidR="00BE6654" w:rsidRDefault="00BE6654" w:rsidP="00BD5BBE">
      <w:pPr>
        <w:pStyle w:val="footnote"/>
      </w:pPr>
      <w:r>
        <w:rPr>
          <w:rStyle w:val="FootnoteReference"/>
        </w:rPr>
        <w:footnoteRef/>
      </w:r>
      <w:r>
        <w:t xml:space="preserve"> Ephraim = Israel (cf. Hos. 7; Num. 14; 1 Sam. 4).</w:t>
      </w:r>
    </w:p>
  </w:footnote>
  <w:footnote w:id="390">
    <w:p w14:paraId="0E4A044E" w14:textId="4F6EBBCE" w:rsidR="00BE6654" w:rsidRDefault="00BE6654" w:rsidP="008A536F">
      <w:pPr>
        <w:pStyle w:val="footnote"/>
      </w:pPr>
      <w:r>
        <w:rPr>
          <w:rStyle w:val="FootnoteReference"/>
        </w:rPr>
        <w:footnoteRef/>
      </w:r>
      <w:r>
        <w:t xml:space="preserve"> [JS] literally, “a waterless land”</w:t>
      </w:r>
    </w:p>
  </w:footnote>
  <w:footnote w:id="391">
    <w:p w14:paraId="3E975B3D" w14:textId="77777777" w:rsidR="00BE6654" w:rsidRDefault="00BE6654" w:rsidP="00BD5BBE">
      <w:pPr>
        <w:pStyle w:val="footnote"/>
      </w:pPr>
      <w:r>
        <w:rPr>
          <w:rStyle w:val="FootnoteReference"/>
        </w:rPr>
        <w:footnoteRef/>
      </w:r>
      <w:r>
        <w:t xml:space="preserve"> He deferred giving them the promised food and the Promised Land.</w:t>
      </w:r>
    </w:p>
  </w:footnote>
  <w:footnote w:id="392">
    <w:p w14:paraId="0FFCC018" w14:textId="5FB43138" w:rsidR="00BE6654" w:rsidRDefault="00BE6654"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93">
    <w:p w14:paraId="7932D42F" w14:textId="0C4D29DA" w:rsidR="00BE6654" w:rsidRDefault="00BE6654" w:rsidP="00287CDE">
      <w:pPr>
        <w:pStyle w:val="footnote"/>
      </w:pPr>
      <w:r>
        <w:rPr>
          <w:rStyle w:val="FootnoteReference"/>
        </w:rPr>
        <w:footnoteRef/>
      </w:r>
      <w:r>
        <w:t xml:space="preserve"> [JS] Fr. Lazarus has “recovered from wine”</w:t>
      </w:r>
    </w:p>
  </w:footnote>
  <w:footnote w:id="394">
    <w:p w14:paraId="4F93FDA3" w14:textId="3D07B295" w:rsidR="00BE6654" w:rsidRDefault="00BE6654"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95">
    <w:p w14:paraId="7B76452E" w14:textId="635C6B00" w:rsidR="00BE6654" w:rsidRDefault="00BE6654" w:rsidP="00BD5BBE">
      <w:pPr>
        <w:pStyle w:val="footnote"/>
      </w:pPr>
      <w:r>
        <w:rPr>
          <w:rStyle w:val="FootnoteReference"/>
        </w:rPr>
        <w:footnoteRef/>
      </w:r>
      <w:r>
        <w:t xml:space="preserve"> sanctuary: </w:t>
      </w:r>
      <w:r w:rsidRPr="00636EF6">
        <w:rPr>
          <w:i/>
        </w:rPr>
        <w:t>lit</w:t>
      </w:r>
      <w:r>
        <w:t>. place. Cf. Psalm 131:5 and footnote there.</w:t>
      </w:r>
    </w:p>
  </w:footnote>
  <w:footnote w:id="396">
    <w:p w14:paraId="0348F64B" w14:textId="77777777" w:rsidR="00BE6654" w:rsidRDefault="00BE6654" w:rsidP="00BD5BBE">
      <w:pPr>
        <w:pStyle w:val="footnote"/>
      </w:pPr>
      <w:r>
        <w:rPr>
          <w:rStyle w:val="FootnoteReference"/>
        </w:rPr>
        <w:footnoteRef/>
      </w:r>
      <w:r>
        <w:t xml:space="preserve"> John 15.</w:t>
      </w:r>
    </w:p>
  </w:footnote>
  <w:footnote w:id="397">
    <w:p w14:paraId="211D4309" w14:textId="77777777" w:rsidR="00BE6654" w:rsidRDefault="00BE6654" w:rsidP="00BD5BBE">
      <w:pPr>
        <w:pStyle w:val="footnote"/>
      </w:pPr>
      <w:r>
        <w:rPr>
          <w:rStyle w:val="FootnoteReference"/>
        </w:rPr>
        <w:footnoteRef/>
      </w:r>
      <w:r>
        <w:t xml:space="preserve"> Joseph = Israel (Gen. 40:23; 48:15; Amos 6:6).</w:t>
      </w:r>
    </w:p>
  </w:footnote>
  <w:footnote w:id="398">
    <w:p w14:paraId="7AA1750E" w14:textId="77777777" w:rsidR="00BE6654" w:rsidRDefault="00BE6654" w:rsidP="00BD5BBE">
      <w:pPr>
        <w:pStyle w:val="footnote"/>
      </w:pPr>
      <w:r>
        <w:rPr>
          <w:rStyle w:val="FootnoteReference"/>
        </w:rPr>
        <w:footnoteRef/>
      </w:r>
      <w:r>
        <w:t xml:space="preserve"> 2 Sam. 6:2 (LXX).</w:t>
      </w:r>
    </w:p>
  </w:footnote>
  <w:footnote w:id="399">
    <w:p w14:paraId="4A2B3530" w14:textId="5B5CF4B9" w:rsidR="00BE6654" w:rsidRDefault="00BE6654" w:rsidP="006B0A9B">
      <w:pPr>
        <w:pStyle w:val="footnote"/>
      </w:pPr>
      <w:r>
        <w:rPr>
          <w:rStyle w:val="FootnoteReference"/>
        </w:rPr>
        <w:footnoteRef/>
      </w:r>
      <w:r>
        <w:t xml:space="preserve"> [JS] or “appear” or “reveal Yourself”</w:t>
      </w:r>
    </w:p>
  </w:footnote>
  <w:footnote w:id="400">
    <w:p w14:paraId="502F316B" w14:textId="0CF056C9" w:rsidR="00BE6654" w:rsidRDefault="00BE6654" w:rsidP="00542B9B">
      <w:pPr>
        <w:pStyle w:val="footnote"/>
      </w:pPr>
      <w:r>
        <w:rPr>
          <w:rStyle w:val="FootnoteReference"/>
        </w:rPr>
        <w:footnoteRef/>
      </w:r>
      <w:r>
        <w:t xml:space="preserve"> [JS] or “reveal Your face”.</w:t>
      </w:r>
    </w:p>
  </w:footnote>
  <w:footnote w:id="401">
    <w:p w14:paraId="1F148131" w14:textId="7C16470D" w:rsidR="00BE6654" w:rsidRDefault="00BE6654"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(cf. Ezra 5:2). See Ps. 126 and footnote there.</w:t>
      </w:r>
    </w:p>
  </w:footnote>
  <w:footnote w:id="402">
    <w:p w14:paraId="70ACE5E0" w14:textId="77777777" w:rsidR="00BE6654" w:rsidRDefault="00BE6654" w:rsidP="00BD5BBE">
      <w:pPr>
        <w:pStyle w:val="footnote"/>
      </w:pPr>
      <w:r>
        <w:rPr>
          <w:rStyle w:val="FootnoteReference"/>
        </w:rPr>
        <w:footnoteRef/>
      </w:r>
      <w:r>
        <w:t xml:space="preserve"> ‘What tongue? The voice of God’ (St Athanasius).</w:t>
      </w:r>
    </w:p>
  </w:footnote>
  <w:footnote w:id="403">
    <w:p w14:paraId="33FBC19B" w14:textId="77777777" w:rsidR="00BE6654" w:rsidRDefault="00BE6654" w:rsidP="00BD5BBE">
      <w:pPr>
        <w:pStyle w:val="footnote"/>
      </w:pPr>
      <w:r>
        <w:rPr>
          <w:rStyle w:val="FootnoteReference"/>
        </w:rPr>
        <w:footnoteRef/>
      </w:r>
      <w:r>
        <w:t xml:space="preserve"> Exodus 9:23; 19:16.</w:t>
      </w:r>
    </w:p>
  </w:footnote>
  <w:footnote w:id="404">
    <w:p w14:paraId="5C3F1B44" w14:textId="608ECC60" w:rsidR="00BE6654" w:rsidRDefault="00BE6654" w:rsidP="00BD5BBE">
      <w:pPr>
        <w:pStyle w:val="footnote"/>
      </w:pPr>
      <w:r>
        <w:rPr>
          <w:rStyle w:val="FootnoteReference"/>
        </w:rPr>
        <w:footnoteRef/>
      </w:r>
      <w:r>
        <w:t xml:space="preserve"> ‘You have always been deaf to His voice, blind to the vision of Him’ (Jn. 5:37; cf. Deut. 18:16; Isaiah 48:18).</w:t>
      </w:r>
    </w:p>
  </w:footnote>
  <w:footnote w:id="405">
    <w:p w14:paraId="7C05F63D" w14:textId="2961204D" w:rsidR="00BE6654" w:rsidRDefault="00BE6654"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06">
    <w:p w14:paraId="0BC469A4" w14:textId="77777777" w:rsidR="00BE6654" w:rsidRDefault="00BE6654" w:rsidP="00BD5BBE">
      <w:pPr>
        <w:pStyle w:val="footnote"/>
      </w:pPr>
      <w:r>
        <w:rPr>
          <w:rStyle w:val="FootnoteReference"/>
        </w:rPr>
        <w:footnoteRef/>
      </w:r>
      <w:r>
        <w:t xml:space="preserve"> </w:t>
      </w:r>
      <w:r>
        <w:rPr>
          <w:i/>
        </w:rPr>
        <w:t>See the previous footnote</w:t>
      </w:r>
      <w:r>
        <w:t>.</w:t>
      </w:r>
    </w:p>
  </w:footnote>
  <w:footnote w:id="407">
    <w:p w14:paraId="09156637" w14:textId="44D0701B" w:rsidR="00BE6654" w:rsidRDefault="00BE6654" w:rsidP="00BD5BBE">
      <w:pPr>
        <w:pStyle w:val="footnote"/>
      </w:pPr>
      <w:r>
        <w:rPr>
          <w:rStyle w:val="FootnoteReference"/>
        </w:rPr>
        <w:footnoteRef/>
      </w:r>
      <w:r>
        <w:t xml:space="preserve"> Cf. Isaiah 36:6; 2 Chron. 32:8; 1 Tim. 6:17; Ps. 74:4; Gal. 2:9; 1 Sam. 2:8.</w:t>
      </w:r>
    </w:p>
  </w:footnote>
  <w:footnote w:id="408">
    <w:p w14:paraId="14FEF0D9" w14:textId="77777777" w:rsidR="00BE6654" w:rsidRDefault="00BE6654" w:rsidP="00BD5BBE">
      <w:pPr>
        <w:pStyle w:val="footnote"/>
      </w:pPr>
      <w:r>
        <w:rPr>
          <w:rStyle w:val="FootnoteReference"/>
        </w:rPr>
        <w:footnoteRef/>
      </w:r>
      <w:r>
        <w:t xml:space="preserve"> John 10:34-36.</w:t>
      </w:r>
    </w:p>
  </w:footnote>
  <w:footnote w:id="409">
    <w:p w14:paraId="136A7666" w14:textId="77777777" w:rsidR="00BE6654" w:rsidRDefault="00BE6654" w:rsidP="00BD5BBE">
      <w:pPr>
        <w:pStyle w:val="footnote"/>
      </w:pPr>
      <w:r>
        <w:rPr>
          <w:rStyle w:val="FootnoteReference"/>
        </w:rPr>
        <w:footnoteRef/>
      </w:r>
      <w:r>
        <w:t xml:space="preserve"> This prayer is already answered (John 3:18; 9:39; 12:31; Acts 17:31).</w:t>
      </w:r>
    </w:p>
  </w:footnote>
  <w:footnote w:id="410">
    <w:p w14:paraId="764CD80E" w14:textId="77777777" w:rsidR="00BE6654" w:rsidRDefault="00BE6654" w:rsidP="00BD5BBE">
      <w:pPr>
        <w:pStyle w:val="footnote"/>
      </w:pPr>
      <w:r>
        <w:rPr>
          <w:rStyle w:val="FootnoteReference"/>
        </w:rPr>
        <w:footnoteRef/>
      </w:r>
      <w:r>
        <w:t xml:space="preserve"> </w:t>
      </w:r>
      <w:r w:rsidRPr="003111C9">
        <w:rPr>
          <w:i/>
        </w:rPr>
        <w:t>Lit</w:t>
      </w:r>
      <w:r>
        <w:t>. ‘How beloved are Your dwellings.’</w:t>
      </w:r>
    </w:p>
  </w:footnote>
  <w:footnote w:id="411">
    <w:p w14:paraId="7D098958" w14:textId="77777777" w:rsidR="00BE6654" w:rsidRDefault="00BE6654" w:rsidP="00BD5BBE">
      <w:pPr>
        <w:pStyle w:val="footnote"/>
      </w:pPr>
      <w:r>
        <w:rPr>
          <w:rStyle w:val="FootnoteReference"/>
        </w:rPr>
        <w:footnoteRef/>
      </w:r>
      <w:r>
        <w:t xml:space="preserve"> Man has made a mess of the earth (Gen. 3; Isaiah 24:4-6 etc.)</w:t>
      </w:r>
    </w:p>
  </w:footnote>
  <w:footnote w:id="412">
    <w:p w14:paraId="65885EA4" w14:textId="7CFB9AA8" w:rsidR="00BE6654" w:rsidRDefault="00BE6654" w:rsidP="00C7094F">
      <w:pPr>
        <w:pStyle w:val="footnote"/>
      </w:pPr>
      <w:r>
        <w:rPr>
          <w:rStyle w:val="FootnoteReference"/>
        </w:rPr>
        <w:footnoteRef/>
      </w:r>
      <w:r>
        <w:t xml:space="preserve"> [JS] or “anointed”</w:t>
      </w:r>
    </w:p>
  </w:footnote>
  <w:footnote w:id="413">
    <w:p w14:paraId="71E6E356" w14:textId="3B6C4C62" w:rsidR="00BE6654" w:rsidRDefault="00BE6654" w:rsidP="00BD5BBE">
      <w:pPr>
        <w:pStyle w:val="footnote"/>
      </w:pPr>
      <w:r>
        <w:rPr>
          <w:rStyle w:val="FootnoteReference"/>
        </w:rPr>
        <w:footnoteRef/>
      </w:r>
      <w:r>
        <w:t xml:space="preserve"> Cf. Lk. 13:25; Mk. 4:11; Col. 4:5; Rev. 22:15.</w:t>
      </w:r>
    </w:p>
  </w:footnote>
  <w:footnote w:id="414">
    <w:p w14:paraId="39C94F4B" w14:textId="0B87A78E" w:rsidR="00BE6654" w:rsidRDefault="00BE6654" w:rsidP="006B0A9B">
      <w:pPr>
        <w:pStyle w:val="footnote"/>
      </w:pPr>
      <w:r>
        <w:rPr>
          <w:rStyle w:val="FootnoteReference"/>
        </w:rPr>
        <w:footnoteRef/>
      </w:r>
      <w:r>
        <w:t xml:space="preserve"> [JS] or “transgressions”</w:t>
      </w:r>
    </w:p>
  </w:footnote>
  <w:footnote w:id="415">
    <w:p w14:paraId="41AC4983" w14:textId="77777777" w:rsidR="00BE6654" w:rsidRDefault="00BE6654" w:rsidP="00BD5BBE">
      <w:pPr>
        <w:pStyle w:val="footnote"/>
      </w:pPr>
      <w:r>
        <w:rPr>
          <w:rStyle w:val="FootnoteReference"/>
        </w:rPr>
        <w:footnoteRef/>
      </w:r>
      <w:r>
        <w:t xml:space="preserve"> God is love. Love covers all sins (see 1 Jn. 4:16; 1 Pet. 4:8; Prov. 10:12; Jas. 5:20; Lk. 7:47).</w:t>
      </w:r>
    </w:p>
  </w:footnote>
  <w:footnote w:id="416">
    <w:p w14:paraId="3B0173D6" w14:textId="15DA3620" w:rsidR="00BE6654" w:rsidRDefault="00BE6654" w:rsidP="009745F6">
      <w:pPr>
        <w:pStyle w:val="footnote"/>
      </w:pPr>
      <w:r>
        <w:rPr>
          <w:rStyle w:val="FootnoteReference"/>
        </w:rPr>
        <w:footnoteRef/>
      </w:r>
      <w:r>
        <w:t xml:space="preserve"> [JS] Fr. Lazarus has, “convert us”</w:t>
      </w:r>
    </w:p>
  </w:footnote>
  <w:footnote w:id="417">
    <w:p w14:paraId="5359A239" w14:textId="2D06041F" w:rsidR="00BE6654" w:rsidRDefault="00BE6654" w:rsidP="009745F6">
      <w:pPr>
        <w:pStyle w:val="footnote"/>
      </w:pPr>
      <w:r>
        <w:rPr>
          <w:rStyle w:val="FootnoteReference"/>
        </w:rPr>
        <w:footnoteRef/>
      </w:r>
      <w:r>
        <w:t xml:space="preserve"> [JS] or “sprouted”</w:t>
      </w:r>
    </w:p>
  </w:footnote>
  <w:footnote w:id="418">
    <w:p w14:paraId="098CF664" w14:textId="4B2C526D" w:rsidR="00BE6654" w:rsidRDefault="00BE6654" w:rsidP="00BD5BBE">
      <w:pPr>
        <w:pStyle w:val="footnote"/>
      </w:pPr>
      <w:r>
        <w:rPr>
          <w:rStyle w:val="FootnoteReference"/>
        </w:rPr>
        <w:footnoteRef/>
      </w:r>
      <w:r>
        <w:t xml:space="preserve"> holy: cf. 1 Cor. 3:16,17; 6:15-19; Heb. 3:1; 12:10; 1 Pet. 1:15,16; 2 Pet. 1-4.</w:t>
      </w:r>
    </w:p>
  </w:footnote>
  <w:footnote w:id="419">
    <w:p w14:paraId="7FD51EF5" w14:textId="77777777" w:rsidR="00BE6654" w:rsidRDefault="00BE6654" w:rsidP="00BD5BBE">
      <w:pPr>
        <w:pStyle w:val="footnote"/>
      </w:pPr>
      <w:r>
        <w:rPr>
          <w:rStyle w:val="FootnoteReference"/>
        </w:rPr>
        <w:footnoteRef/>
      </w:r>
      <w:r>
        <w:t xml:space="preserve"> Powers of the soul are will, desire, intellect, understanding, memory, imagination.</w:t>
      </w:r>
    </w:p>
  </w:footnote>
  <w:footnote w:id="420">
    <w:p w14:paraId="5045F193" w14:textId="6C847ECE" w:rsidR="00BE6654" w:rsidRDefault="00BE6654" w:rsidP="00751701">
      <w:pPr>
        <w:pStyle w:val="footnote"/>
      </w:pPr>
      <w:r>
        <w:rPr>
          <w:rStyle w:val="FootnoteReference"/>
        </w:rPr>
        <w:footnoteRef/>
      </w:r>
      <w:r>
        <w:t xml:space="preserve"> [JS] literally, “voice”</w:t>
      </w:r>
    </w:p>
  </w:footnote>
  <w:footnote w:id="421">
    <w:p w14:paraId="3DAD2C70" w14:textId="080A36FD" w:rsidR="00BE6654" w:rsidRDefault="00BE6654" w:rsidP="00C32C04">
      <w:pPr>
        <w:pStyle w:val="footnote"/>
      </w:pPr>
      <w:r>
        <w:rPr>
          <w:rStyle w:val="FootnoteReference"/>
        </w:rPr>
        <w:footnoteRef/>
      </w:r>
      <w:r>
        <w:t xml:space="preserve"> [JS] Literally, “do obeisance”, i.e. physically bow down</w:t>
      </w:r>
    </w:p>
  </w:footnote>
  <w:footnote w:id="422">
    <w:p w14:paraId="2E11ABE5" w14:textId="77777777" w:rsidR="00BE6654" w:rsidRDefault="00BE6654" w:rsidP="00BD5BBE">
      <w:pPr>
        <w:pStyle w:val="footnote"/>
      </w:pPr>
      <w:r>
        <w:rPr>
          <w:rStyle w:val="FootnoteReference"/>
        </w:rPr>
        <w:footnoteRef/>
      </w:r>
      <w:r>
        <w:t xml:space="preserve"> ‘The song of the Lamb.’ (Rev. 15:3-5; John 12:32).</w:t>
      </w:r>
    </w:p>
  </w:footnote>
  <w:footnote w:id="423">
    <w:p w14:paraId="7112E84B" w14:textId="2D3BBD84" w:rsidR="00BE6654" w:rsidRDefault="00BE6654" w:rsidP="00C32C04">
      <w:pPr>
        <w:pStyle w:val="footnote"/>
      </w:pPr>
      <w:r>
        <w:rPr>
          <w:rStyle w:val="FootnoteReference"/>
        </w:rPr>
        <w:footnoteRef/>
      </w:r>
      <w:r>
        <w:t xml:space="preserve"> [JS] Or “I will give thanks to You,” or “I will thankfully confess You with praise”</w:t>
      </w:r>
    </w:p>
  </w:footnote>
  <w:footnote w:id="424">
    <w:p w14:paraId="108052F0" w14:textId="2ED40FDD" w:rsidR="00BE6654" w:rsidRDefault="00BE6654" w:rsidP="00C32C04">
      <w:pPr>
        <w:pStyle w:val="footnote"/>
      </w:pPr>
      <w:r>
        <w:rPr>
          <w:rStyle w:val="FootnoteReference"/>
        </w:rPr>
        <w:footnoteRef/>
      </w:r>
      <w:r>
        <w:t xml:space="preserve"> [JS] or “lawless”</w:t>
      </w:r>
    </w:p>
  </w:footnote>
  <w:footnote w:id="425">
    <w:p w14:paraId="76D459DC" w14:textId="1D5E39F2" w:rsidR="00BE6654" w:rsidRDefault="00BE6654" w:rsidP="004A5192">
      <w:pPr>
        <w:pStyle w:val="footnote"/>
      </w:pPr>
      <w:r>
        <w:rPr>
          <w:rStyle w:val="FootnoteReference"/>
        </w:rPr>
        <w:footnoteRef/>
      </w:r>
      <w:r>
        <w:t xml:space="preserve"> [JS] Or, “band”, “gathering”, or “synagogue”</w:t>
      </w:r>
    </w:p>
  </w:footnote>
  <w:footnote w:id="426">
    <w:p w14:paraId="664DD95E" w14:textId="08E445BA" w:rsidR="00BE6654" w:rsidRDefault="00BE6654" w:rsidP="004A5192">
      <w:pPr>
        <w:pStyle w:val="footnote"/>
      </w:pPr>
      <w:r>
        <w:rPr>
          <w:rStyle w:val="FootnoteReference"/>
        </w:rPr>
        <w:footnoteRef/>
      </w:r>
      <w:r>
        <w:t xml:space="preserve"> [JS] or “pitful”, or “full of pity”, but that has a different connotation in English today.</w:t>
      </w:r>
    </w:p>
  </w:footnote>
  <w:footnote w:id="427">
    <w:p w14:paraId="76FC32A6" w14:textId="12211DCE" w:rsidR="00BE6654" w:rsidRDefault="00BE6654"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28">
    <w:p w14:paraId="44300EEE" w14:textId="77777777" w:rsidR="00BE6654" w:rsidRDefault="00BE6654"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29">
    <w:p w14:paraId="585E74D4" w14:textId="33BA106A" w:rsidR="00BE6654" w:rsidRDefault="00BE6654" w:rsidP="00ED7AD3">
      <w:pPr>
        <w:pStyle w:val="footnote"/>
      </w:pPr>
      <w:r>
        <w:rPr>
          <w:rStyle w:val="FootnoteReference"/>
        </w:rPr>
        <w:footnoteRef/>
      </w:r>
      <w:r>
        <w:t xml:space="preserve"> [JS] or “Mother Zion will say,”</w:t>
      </w:r>
    </w:p>
  </w:footnote>
  <w:footnote w:id="430">
    <w:p w14:paraId="2178F99A" w14:textId="083F0AD6" w:rsidR="00BE6654" w:rsidRDefault="00BE6654" w:rsidP="00ED7AD3">
      <w:pPr>
        <w:pStyle w:val="footnote"/>
      </w:pPr>
      <w:r>
        <w:rPr>
          <w:rStyle w:val="FootnoteReference"/>
        </w:rPr>
        <w:footnoteRef/>
      </w:r>
      <w:r>
        <w:t xml:space="preserve"> [JS] Coptic has, “that a man and a man dwelt in her”</w:t>
      </w:r>
    </w:p>
  </w:footnote>
  <w:footnote w:id="431">
    <w:p w14:paraId="02B9876C" w14:textId="77777777" w:rsidR="00BE6654" w:rsidRDefault="00BE6654"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32">
    <w:p w14:paraId="6A0707A1" w14:textId="1AC8DF0B" w:rsidR="00BE6654" w:rsidRDefault="00BE6654" w:rsidP="004E2A9B">
      <w:pPr>
        <w:pStyle w:val="footnote"/>
      </w:pPr>
      <w:r>
        <w:rPr>
          <w:rStyle w:val="FootnoteReference"/>
        </w:rPr>
        <w:footnoteRef/>
      </w:r>
      <w:r>
        <w:t xml:space="preserve"> [JS] or, “corpses”</w:t>
      </w:r>
    </w:p>
  </w:footnote>
  <w:footnote w:id="433">
    <w:p w14:paraId="228CEE3D" w14:textId="77777777" w:rsidR="00BE6654" w:rsidRDefault="00BE6654"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34">
    <w:p w14:paraId="462F1208" w14:textId="4D992D60" w:rsidR="00BE6654" w:rsidRDefault="00BE6654" w:rsidP="004E2A9B">
      <w:pPr>
        <w:pStyle w:val="footnote"/>
      </w:pPr>
      <w:r>
        <w:rPr>
          <w:rStyle w:val="FootnoteReference"/>
        </w:rPr>
        <w:footnoteRef/>
      </w:r>
      <w:r>
        <w:t xml:space="preserve"> [JS] or “billows”</w:t>
      </w:r>
    </w:p>
  </w:footnote>
  <w:footnote w:id="435">
    <w:p w14:paraId="5ACFD856" w14:textId="14632015" w:rsidR="00BE6654" w:rsidRDefault="00BE6654" w:rsidP="00FF46D1">
      <w:pPr>
        <w:pStyle w:val="footnote"/>
      </w:pPr>
      <w:r>
        <w:rPr>
          <w:rStyle w:val="FootnoteReference"/>
        </w:rPr>
        <w:footnoteRef/>
      </w:r>
      <w:r>
        <w:t xml:space="preserve"> [JS] “they” refers to “the dead”, not to “physicians”</w:t>
      </w:r>
    </w:p>
  </w:footnote>
  <w:footnote w:id="436">
    <w:p w14:paraId="0E2F399B" w14:textId="26144FDB" w:rsidR="00BE6654" w:rsidRDefault="00BE6654" w:rsidP="00F06A9C">
      <w:pPr>
        <w:pStyle w:val="footnote"/>
      </w:pPr>
      <w:r>
        <w:rPr>
          <w:rStyle w:val="FootnoteReference"/>
        </w:rPr>
        <w:footnoteRef/>
      </w:r>
      <w:r>
        <w:t xml:space="preserve"> [JS] or “acknowledge You,” or “praise You,” or “thankfully confess You with praise”</w:t>
      </w:r>
    </w:p>
  </w:footnote>
  <w:footnote w:id="437">
    <w:p w14:paraId="73BB560B" w14:textId="3F96747B" w:rsidR="00BE6654" w:rsidRDefault="00BE6654" w:rsidP="00FF46D1">
      <w:pPr>
        <w:pStyle w:val="footnote"/>
      </w:pPr>
      <w:r>
        <w:rPr>
          <w:rStyle w:val="FootnoteReference"/>
        </w:rPr>
        <w:footnoteRef/>
      </w:r>
      <w:r>
        <w:t xml:space="preserve"> [JS] Fr. Lazarus has “the land of oblivion”. Being forgotten by God means death, being remembered by God means life.</w:t>
      </w:r>
    </w:p>
  </w:footnote>
  <w:footnote w:id="438">
    <w:p w14:paraId="139C4FE4" w14:textId="05D71ED0" w:rsidR="00BE6654" w:rsidRDefault="00BE6654"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439">
    <w:p w14:paraId="6EB18B02" w14:textId="77777777" w:rsidR="00BE6654" w:rsidRDefault="00BE6654" w:rsidP="00BD5BBE">
      <w:pPr>
        <w:pStyle w:val="footnote"/>
      </w:pPr>
      <w:r>
        <w:rPr>
          <w:rStyle w:val="FootnoteReference"/>
        </w:rPr>
        <w:footnoteRef/>
      </w:r>
      <w:r>
        <w:t xml:space="preserve"> ‘God’s mercy is the salvation and grace granted by Christ’ (St. Athanasius).</w:t>
      </w:r>
    </w:p>
  </w:footnote>
  <w:footnote w:id="440">
    <w:p w14:paraId="2C2EB9DF" w14:textId="77777777" w:rsidR="00BE6654" w:rsidRDefault="00BE6654"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41">
    <w:p w14:paraId="0AA4687D" w14:textId="4D39510D" w:rsidR="00BE6654" w:rsidRDefault="00BE6654" w:rsidP="006D6CF8">
      <w:pPr>
        <w:pStyle w:val="footnote"/>
      </w:pPr>
      <w:r>
        <w:rPr>
          <w:rStyle w:val="FootnoteReference"/>
        </w:rPr>
        <w:footnoteRef/>
      </w:r>
      <w:r>
        <w:t xml:space="preserve"> [JS] Fr. Lazarus has, “for an eternal reign”</w:t>
      </w:r>
    </w:p>
  </w:footnote>
  <w:footnote w:id="442">
    <w:p w14:paraId="71813680" w14:textId="7D3BCF59" w:rsidR="00BE6654" w:rsidRDefault="00BE6654" w:rsidP="006D6CF8">
      <w:pPr>
        <w:pStyle w:val="footnote"/>
      </w:pPr>
      <w:r>
        <w:rPr>
          <w:rStyle w:val="FootnoteReference"/>
        </w:rPr>
        <w:footnoteRef/>
      </w:r>
      <w:r>
        <w:t xml:space="preserve"> [JS] Fr. Lazarus has, “for all generations.”</w:t>
      </w:r>
    </w:p>
  </w:footnote>
  <w:footnote w:id="443">
    <w:p w14:paraId="3E8CA221" w14:textId="7ED1052D" w:rsidR="00BE6654" w:rsidRDefault="00BE6654"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w:t>
      </w:r>
      <w:proofErr w:type="gramStart"/>
      <w:r>
        <w:t>cases..</w:t>
      </w:r>
      <w:proofErr w:type="gramEnd"/>
    </w:p>
  </w:footnote>
  <w:footnote w:id="444">
    <w:p w14:paraId="033CDC5C" w14:textId="2A3450CF" w:rsidR="00BE6654" w:rsidRDefault="00BE6654" w:rsidP="006D6CF8">
      <w:pPr>
        <w:pStyle w:val="footnote"/>
      </w:pPr>
      <w:r>
        <w:rPr>
          <w:rStyle w:val="FootnoteReference"/>
        </w:rPr>
        <w:footnoteRef/>
      </w:r>
      <w:r>
        <w:t xml:space="preserve"> [JS] literally, “an assembly of holy ones”</w:t>
      </w:r>
    </w:p>
  </w:footnote>
  <w:footnote w:id="445">
    <w:p w14:paraId="179D7A74" w14:textId="04A38D47" w:rsidR="00BE6654" w:rsidRDefault="00BE6654"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446">
    <w:p w14:paraId="1EEEE9FB" w14:textId="52125690" w:rsidR="00BE6654" w:rsidRDefault="00BE6654" w:rsidP="001626CD">
      <w:pPr>
        <w:pStyle w:val="footnote"/>
      </w:pPr>
      <w:r>
        <w:rPr>
          <w:rStyle w:val="FootnoteReference"/>
        </w:rPr>
        <w:footnoteRef/>
      </w:r>
      <w:r>
        <w:t xml:space="preserve"> [JS] Fr. Lazarus has, “will pave the way for Your presence”</w:t>
      </w:r>
    </w:p>
  </w:footnote>
  <w:footnote w:id="447">
    <w:p w14:paraId="6DF491B9" w14:textId="2435757B" w:rsidR="00BE6654" w:rsidRDefault="00BE6654" w:rsidP="001626CD">
      <w:pPr>
        <w:pStyle w:val="footnote"/>
      </w:pPr>
      <w:r>
        <w:rPr>
          <w:rStyle w:val="FootnoteReference"/>
        </w:rPr>
        <w:footnoteRef/>
      </w:r>
      <w:r>
        <w:t xml:space="preserve"> [JS] or “face”</w:t>
      </w:r>
    </w:p>
  </w:footnote>
  <w:footnote w:id="448">
    <w:p w14:paraId="1815409B" w14:textId="50184218" w:rsidR="00BE6654" w:rsidRDefault="00BE6654" w:rsidP="00B5373A">
      <w:pPr>
        <w:pStyle w:val="footnote"/>
      </w:pPr>
      <w:r>
        <w:rPr>
          <w:rStyle w:val="FootnoteReference"/>
        </w:rPr>
        <w:footnoteRef/>
      </w:r>
      <w:r>
        <w:t xml:space="preserve"> [JS] Fr. Lazrus has “we are raised to power”</w:t>
      </w:r>
    </w:p>
  </w:footnote>
  <w:footnote w:id="449">
    <w:p w14:paraId="0F6F70D6" w14:textId="1994D705" w:rsidR="00BE6654" w:rsidRDefault="00BE6654" w:rsidP="00BD5BBE">
      <w:pPr>
        <w:pStyle w:val="footnote"/>
      </w:pPr>
      <w:r>
        <w:rPr>
          <w:rStyle w:val="FootnoteReference"/>
        </w:rPr>
        <w:footnoteRef/>
      </w:r>
      <w:r>
        <w:t xml:space="preserve"> Cf. 2 Samuel 7:4-17; 1 Chron. 17:3-14.</w:t>
      </w:r>
    </w:p>
  </w:footnote>
  <w:footnote w:id="450">
    <w:p w14:paraId="4FF1211C" w14:textId="57A861DB" w:rsidR="00BE6654" w:rsidRDefault="00BE6654" w:rsidP="00962B09">
      <w:pPr>
        <w:pStyle w:val="footnote"/>
      </w:pPr>
      <w:r>
        <w:rPr>
          <w:rStyle w:val="FootnoteReference"/>
        </w:rPr>
        <w:footnoteRef/>
      </w:r>
      <w:r>
        <w:t xml:space="preserve"> [JS] or “lawlessness,” or “transgression</w:t>
      </w:r>
    </w:p>
  </w:footnote>
  <w:footnote w:id="451">
    <w:p w14:paraId="5008AA97" w14:textId="7C635360" w:rsidR="00BE6654" w:rsidRDefault="00BE6654" w:rsidP="00B5373A">
      <w:pPr>
        <w:pStyle w:val="footnote"/>
      </w:pPr>
      <w:r>
        <w:rPr>
          <w:rStyle w:val="FootnoteReference"/>
        </w:rPr>
        <w:footnoteRef/>
      </w:r>
      <w:r>
        <w:t xml:space="preserve"> [JS] literally, “his horn will be exalted”</w:t>
      </w:r>
    </w:p>
  </w:footnote>
  <w:footnote w:id="452">
    <w:p w14:paraId="2D768480" w14:textId="725D7BB3" w:rsidR="00BE6654" w:rsidRDefault="00BE6654" w:rsidP="00B5373A">
      <w:pPr>
        <w:pStyle w:val="footnote"/>
      </w:pPr>
      <w:r>
        <w:rPr>
          <w:rStyle w:val="FootnoteReference"/>
        </w:rPr>
        <w:footnoteRef/>
      </w:r>
      <w:r>
        <w:t xml:space="preserve"> [JS] Fr. Lazarus has, “I will extend his power over the sea”</w:t>
      </w:r>
    </w:p>
  </w:footnote>
  <w:footnote w:id="453">
    <w:p w14:paraId="41487A2A" w14:textId="014FBA23" w:rsidR="00BE6654" w:rsidRDefault="00BE6654"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54">
    <w:p w14:paraId="73031B5F" w14:textId="4F21879A" w:rsidR="00BE6654" w:rsidRDefault="00BE6654" w:rsidP="00962B09">
      <w:pPr>
        <w:pStyle w:val="footnote"/>
      </w:pPr>
      <w:r>
        <w:rPr>
          <w:rStyle w:val="FootnoteReference"/>
        </w:rPr>
        <w:footnoteRef/>
      </w:r>
      <w:r>
        <w:t xml:space="preserve"> [JS] Fr. Lazarus renders this, “dynasty”</w:t>
      </w:r>
    </w:p>
  </w:footnote>
  <w:footnote w:id="455">
    <w:p w14:paraId="11323AA1" w14:textId="77777777" w:rsidR="00BE6654" w:rsidRDefault="00BE6654"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56">
    <w:p w14:paraId="1FBA801A" w14:textId="38FE3F54" w:rsidR="00BE6654" w:rsidRDefault="00BE6654" w:rsidP="00B5373A">
      <w:pPr>
        <w:pStyle w:val="footnote"/>
      </w:pPr>
      <w:r>
        <w:rPr>
          <w:rStyle w:val="FootnoteReference"/>
        </w:rPr>
        <w:footnoteRef/>
      </w:r>
      <w:r>
        <w:t xml:space="preserve"> [JS] or “in my holy place”</w:t>
      </w:r>
    </w:p>
  </w:footnote>
  <w:footnote w:id="457">
    <w:p w14:paraId="4C1D0FC5" w14:textId="77777777" w:rsidR="00BE6654" w:rsidRDefault="00BE6654" w:rsidP="00C544D6">
      <w:pPr>
        <w:pStyle w:val="footnote"/>
      </w:pPr>
      <w:r>
        <w:rPr>
          <w:rStyle w:val="FootnoteReference"/>
        </w:rPr>
        <w:footnoteRef/>
      </w:r>
      <w:r>
        <w:t xml:space="preserve"> Rev. 1:5; 3:14.</w:t>
      </w:r>
    </w:p>
  </w:footnote>
  <w:footnote w:id="458">
    <w:p w14:paraId="0B7D22CC" w14:textId="391FD3DE" w:rsidR="00BE6654" w:rsidRDefault="00BE6654" w:rsidP="00B5373A">
      <w:pPr>
        <w:pStyle w:val="footnote"/>
      </w:pPr>
      <w:r>
        <w:rPr>
          <w:rStyle w:val="FootnoteReference"/>
        </w:rPr>
        <w:footnoteRef/>
      </w:r>
      <w:r>
        <w:t xml:space="preserve"> [JS] “anointed”</w:t>
      </w:r>
    </w:p>
  </w:footnote>
  <w:footnote w:id="459">
    <w:p w14:paraId="2C6B21AE" w14:textId="0FBCD630" w:rsidR="00BE6654" w:rsidRDefault="00BE6654"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60">
    <w:p w14:paraId="5FCDABAE" w14:textId="06014163" w:rsidR="00BE6654" w:rsidRDefault="00BE6654" w:rsidP="00B5373A">
      <w:pPr>
        <w:pStyle w:val="footnote"/>
      </w:pPr>
      <w:r>
        <w:rPr>
          <w:rStyle w:val="FootnoteReference"/>
        </w:rPr>
        <w:footnoteRef/>
      </w:r>
      <w:r>
        <w:t xml:space="preserve"> [JS] “So be it! So be it!” or “May it be! May it be!”</w:t>
      </w:r>
    </w:p>
  </w:footnote>
  <w:footnote w:id="461">
    <w:p w14:paraId="33FEA89E" w14:textId="6A510F2C" w:rsidR="00BE6654" w:rsidRDefault="00BE6654" w:rsidP="006236CC">
      <w:pPr>
        <w:pStyle w:val="footnote"/>
      </w:pPr>
      <w:r>
        <w:rPr>
          <w:rStyle w:val="FootnoteReference"/>
        </w:rPr>
        <w:footnoteRef/>
      </w:r>
      <w:r>
        <w:t xml:space="preserve"> [JS] or “expired”</w:t>
      </w:r>
    </w:p>
  </w:footnote>
  <w:footnote w:id="462">
    <w:p w14:paraId="11F2D9AD" w14:textId="77777777" w:rsidR="00BE6654" w:rsidRDefault="00BE6654"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63">
    <w:p w14:paraId="7DBCCA76" w14:textId="0938027F" w:rsidR="00BE6654" w:rsidRDefault="00BE6654" w:rsidP="00DB082B">
      <w:pPr>
        <w:pStyle w:val="footnote"/>
      </w:pPr>
      <w:r>
        <w:rPr>
          <w:rStyle w:val="FootnoteReference"/>
        </w:rPr>
        <w:footnoteRef/>
      </w:r>
      <w:r>
        <w:t xml:space="preserve"> [JS] or “chastened”</w:t>
      </w:r>
    </w:p>
  </w:footnote>
  <w:footnote w:id="464">
    <w:p w14:paraId="2C9584E9" w14:textId="0BF57A67" w:rsidR="00BE6654" w:rsidRDefault="00BE6654"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65">
    <w:p w14:paraId="7F18A7EC" w14:textId="77777777" w:rsidR="00BE6654" w:rsidRDefault="00BE6654" w:rsidP="00C544D6">
      <w:pPr>
        <w:pStyle w:val="footnote"/>
      </w:pPr>
      <w:r>
        <w:rPr>
          <w:rStyle w:val="FootnoteReference"/>
        </w:rPr>
        <w:footnoteRef/>
      </w:r>
      <w:r>
        <w:t xml:space="preserve"> That is, in the Kingdom (1 Cor. 4:20).</w:t>
      </w:r>
    </w:p>
  </w:footnote>
  <w:footnote w:id="466">
    <w:p w14:paraId="6FEEFB4C" w14:textId="77777777" w:rsidR="00BE6654" w:rsidRDefault="00BE6654" w:rsidP="00C544D6">
      <w:pPr>
        <w:pStyle w:val="footnote"/>
      </w:pPr>
      <w:r>
        <w:rPr>
          <w:rStyle w:val="FootnoteReference"/>
        </w:rPr>
        <w:footnoteRef/>
      </w:r>
      <w:r>
        <w:t xml:space="preserve"> Verses 11 and 12 were quoted by Satan to tempt Christ (Matt. 4:6; Lk. 4:10).</w:t>
      </w:r>
    </w:p>
  </w:footnote>
  <w:footnote w:id="467">
    <w:p w14:paraId="3E2B8879" w14:textId="77777777" w:rsidR="00BE6654" w:rsidRDefault="00BE6654" w:rsidP="00C544D6">
      <w:pPr>
        <w:pStyle w:val="footnote"/>
      </w:pPr>
      <w:r>
        <w:rPr>
          <w:rStyle w:val="FootnoteReference"/>
        </w:rPr>
        <w:footnoteRef/>
      </w:r>
      <w:r>
        <w:t xml:space="preserve"> dragon: </w:t>
      </w:r>
      <w:r w:rsidRPr="0090411D">
        <w:rPr>
          <w:i/>
        </w:rPr>
        <w:t>or</w:t>
      </w:r>
      <w:r>
        <w:t xml:space="preserve"> serpent.</w:t>
      </w:r>
    </w:p>
  </w:footnote>
  <w:footnote w:id="468">
    <w:p w14:paraId="26EABD4D" w14:textId="6258FE51" w:rsidR="00BE6654" w:rsidRDefault="00BE6654" w:rsidP="003E7D85">
      <w:pPr>
        <w:pStyle w:val="footnote"/>
      </w:pPr>
      <w:r>
        <w:rPr>
          <w:rStyle w:val="FootnoteReference"/>
        </w:rPr>
        <w:footnoteRef/>
      </w:r>
      <w:r>
        <w:t xml:space="preserve"> [JS] or “to give thanks to the Lord,” or “to thankfully confess the Lord with praise”</w:t>
      </w:r>
    </w:p>
  </w:footnote>
  <w:footnote w:id="469">
    <w:p w14:paraId="0718D3EE" w14:textId="7B8EE1BA" w:rsidR="00BE6654" w:rsidRDefault="00BE6654" w:rsidP="00B74D74">
      <w:pPr>
        <w:pStyle w:val="footnote"/>
      </w:pPr>
      <w:r>
        <w:rPr>
          <w:rStyle w:val="FootnoteReference"/>
        </w:rPr>
        <w:footnoteRef/>
      </w:r>
      <w:r>
        <w:t xml:space="preserve"> [JS] Or “ode”</w:t>
      </w:r>
    </w:p>
  </w:footnote>
  <w:footnote w:id="470">
    <w:p w14:paraId="4C277098" w14:textId="02C8A24D" w:rsidR="00BE6654" w:rsidRDefault="00BE6654" w:rsidP="00B74D74">
      <w:pPr>
        <w:pStyle w:val="footnote"/>
      </w:pPr>
      <w:r>
        <w:rPr>
          <w:rStyle w:val="FootnoteReference"/>
        </w:rPr>
        <w:footnoteRef/>
      </w:r>
      <w:r>
        <w:t xml:space="preserve"> [JS] or “forever and ever.”</w:t>
      </w:r>
    </w:p>
  </w:footnote>
  <w:footnote w:id="471">
    <w:p w14:paraId="3BE1818B" w14:textId="556FC717" w:rsidR="00BE6654" w:rsidRDefault="00BE6654" w:rsidP="00B74D74">
      <w:pPr>
        <w:pStyle w:val="footnote"/>
      </w:pPr>
      <w:r>
        <w:rPr>
          <w:rStyle w:val="FootnoteReference"/>
        </w:rPr>
        <w:footnoteRef/>
      </w:r>
      <w:r>
        <w:t xml:space="preserve"> [JS] literally, “And my horn will be exalted like a unicorn’s”</w:t>
      </w:r>
    </w:p>
  </w:footnote>
  <w:footnote w:id="472">
    <w:p w14:paraId="0EA8E9DE" w14:textId="575E16F4" w:rsidR="00BE6654" w:rsidRDefault="00BE6654" w:rsidP="00325B16">
      <w:pPr>
        <w:pStyle w:val="footnote"/>
      </w:pPr>
      <w:r>
        <w:rPr>
          <w:rStyle w:val="FootnoteReference"/>
        </w:rPr>
        <w:footnoteRef/>
      </w:r>
      <w:r>
        <w:t xml:space="preserve"> [JS] finest oil: or “thick oil”, i.e. “rich mercy”. To refresh: It </w:t>
      </w:r>
      <w:proofErr w:type="gramStart"/>
      <w:r>
        <w:t>is  literally</w:t>
      </w:r>
      <w:proofErr w:type="gramEnd"/>
      <w:r>
        <w:t xml:space="preserve"> just “and my old age with thick oil,” probably, “and my old age will be blessed with rich mercy.”</w:t>
      </w:r>
    </w:p>
  </w:footnote>
  <w:footnote w:id="473">
    <w:p w14:paraId="271F5928" w14:textId="77777777" w:rsidR="00BE6654" w:rsidRDefault="00BE6654"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474">
    <w:p w14:paraId="646109EB" w14:textId="4D40DAE6" w:rsidR="00BE6654" w:rsidRDefault="00BE6654" w:rsidP="00325B16">
      <w:pPr>
        <w:pStyle w:val="footnote"/>
      </w:pPr>
      <w:r>
        <w:rPr>
          <w:rStyle w:val="FootnoteReference"/>
        </w:rPr>
        <w:footnoteRef/>
      </w:r>
      <w:r>
        <w:t xml:space="preserve"> [JS] literally “still increase”</w:t>
      </w:r>
    </w:p>
  </w:footnote>
  <w:footnote w:id="475">
    <w:p w14:paraId="5C5C66FF" w14:textId="1F74D241" w:rsidR="00BE6654" w:rsidRDefault="00BE6654" w:rsidP="00325B16">
      <w:pPr>
        <w:pStyle w:val="footnote"/>
      </w:pPr>
      <w:r>
        <w:rPr>
          <w:rStyle w:val="FootnoteReference"/>
        </w:rPr>
        <w:footnoteRef/>
      </w:r>
      <w:r>
        <w:t xml:space="preserve"> [JS] literally, “rich” or “prosperous”</w:t>
      </w:r>
    </w:p>
  </w:footnote>
  <w:footnote w:id="476">
    <w:p w14:paraId="78AC2D24" w14:textId="77777777" w:rsidR="00BE6654" w:rsidRDefault="00BE6654" w:rsidP="00C544D6">
      <w:pPr>
        <w:pStyle w:val="footnote"/>
      </w:pPr>
      <w:r>
        <w:rPr>
          <w:rStyle w:val="FootnoteReference"/>
        </w:rPr>
        <w:footnoteRef/>
      </w:r>
      <w:r>
        <w:t xml:space="preserve"> John 7:38.</w:t>
      </w:r>
    </w:p>
  </w:footnote>
  <w:footnote w:id="477">
    <w:p w14:paraId="6ED6A617" w14:textId="771AAD68" w:rsidR="00BE6654" w:rsidRDefault="00BE6654" w:rsidP="00350BD4">
      <w:pPr>
        <w:pStyle w:val="footnote"/>
      </w:pPr>
      <w:r>
        <w:rPr>
          <w:rStyle w:val="FootnoteReference"/>
        </w:rPr>
        <w:footnoteRef/>
      </w:r>
      <w:r>
        <w:t xml:space="preserve"> [JS] or “forever”</w:t>
      </w:r>
    </w:p>
  </w:footnote>
  <w:footnote w:id="478">
    <w:p w14:paraId="004CC793" w14:textId="74A20F1B" w:rsidR="00BE6654" w:rsidRDefault="00BE6654"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79">
    <w:p w14:paraId="7B4C2DB0" w14:textId="39648656" w:rsidR="00BE6654" w:rsidRDefault="00BE6654" w:rsidP="0002098A">
      <w:pPr>
        <w:pStyle w:val="footnote"/>
      </w:pPr>
      <w:r>
        <w:rPr>
          <w:rStyle w:val="FootnoteReference"/>
        </w:rPr>
        <w:footnoteRef/>
      </w:r>
      <w:r>
        <w:t xml:space="preserve"> [JS] resident alien</w:t>
      </w:r>
    </w:p>
  </w:footnote>
  <w:footnote w:id="480">
    <w:p w14:paraId="1C9111DE" w14:textId="17A2009E" w:rsidR="00BE6654" w:rsidRDefault="00BE6654" w:rsidP="00C544D6">
      <w:pPr>
        <w:pStyle w:val="footnote"/>
      </w:pPr>
      <w:r>
        <w:rPr>
          <w:rStyle w:val="FootnoteReference"/>
        </w:rPr>
        <w:footnoteRef/>
      </w:r>
      <w:r>
        <w:t xml:space="preserve"> Cf. 1 Cor. 3:20, ‘The Lord knows the thoughts of the wise…’</w:t>
      </w:r>
    </w:p>
  </w:footnote>
  <w:footnote w:id="481">
    <w:p w14:paraId="63074263" w14:textId="3DCC4808" w:rsidR="00BE6654" w:rsidRDefault="00BE6654" w:rsidP="003E7D85">
      <w:pPr>
        <w:pStyle w:val="footnote"/>
      </w:pPr>
      <w:r>
        <w:rPr>
          <w:rStyle w:val="FootnoteReference"/>
        </w:rPr>
        <w:footnoteRef/>
      </w:r>
      <w:r>
        <w:t xml:space="preserve"> [JS] or “lawless,” or “the throne of iniquity”</w:t>
      </w:r>
    </w:p>
  </w:footnote>
  <w:footnote w:id="482">
    <w:p w14:paraId="31260F30" w14:textId="198F9DB4" w:rsidR="00BE6654" w:rsidRDefault="00BE6654" w:rsidP="000470D3">
      <w:pPr>
        <w:pStyle w:val="footnote"/>
      </w:pPr>
      <w:r>
        <w:rPr>
          <w:rStyle w:val="FootnoteReference"/>
        </w:rPr>
        <w:footnoteRef/>
      </w:r>
      <w:r>
        <w:t xml:space="preserve"> [JS] i.e. presence</w:t>
      </w:r>
    </w:p>
  </w:footnote>
  <w:footnote w:id="483">
    <w:p w14:paraId="3F261962" w14:textId="0A15CF5B" w:rsidR="00BE6654" w:rsidRDefault="00BE6654" w:rsidP="000470D3">
      <w:pPr>
        <w:pStyle w:val="footnote"/>
      </w:pPr>
      <w:r>
        <w:rPr>
          <w:rStyle w:val="FootnoteReference"/>
        </w:rPr>
        <w:footnoteRef/>
      </w:r>
      <w:r>
        <w:t xml:space="preserve"> [JS] or confession, as in “awknowldgment”. Perhaps, “let us enter His presence and thankfully confess Him,” or “praise”</w:t>
      </w:r>
    </w:p>
  </w:footnote>
  <w:footnote w:id="484">
    <w:p w14:paraId="27D55A36" w14:textId="056A9076" w:rsidR="00BE6654" w:rsidRDefault="00BE6654" w:rsidP="000470D3">
      <w:pPr>
        <w:pStyle w:val="footnote"/>
      </w:pPr>
      <w:r>
        <w:rPr>
          <w:rStyle w:val="FootnoteReference"/>
        </w:rPr>
        <w:footnoteRef/>
      </w:r>
      <w:r>
        <w:t xml:space="preserve"> [JS] or melody</w:t>
      </w:r>
    </w:p>
  </w:footnote>
  <w:footnote w:id="485">
    <w:p w14:paraId="6606F51D" w14:textId="294AC06E" w:rsidR="00BE6654" w:rsidRDefault="00BE6654" w:rsidP="002A2713">
      <w:pPr>
        <w:pStyle w:val="footnote"/>
      </w:pPr>
      <w:r>
        <w:rPr>
          <w:rStyle w:val="FootnoteReference"/>
        </w:rPr>
        <w:footnoteRef/>
      </w:r>
      <w:r>
        <w:t xml:space="preserve"> [JS] “do obeisance”</w:t>
      </w:r>
    </w:p>
  </w:footnote>
  <w:footnote w:id="486">
    <w:p w14:paraId="23B88AAA" w14:textId="4D5A6129" w:rsidR="00BE6654" w:rsidRDefault="00BE6654" w:rsidP="002A2713">
      <w:pPr>
        <w:pStyle w:val="footnote"/>
      </w:pPr>
      <w:r>
        <w:rPr>
          <w:rStyle w:val="FootnoteReference"/>
        </w:rPr>
        <w:footnoteRef/>
      </w:r>
      <w:r>
        <w:t xml:space="preserve"> [JS] “prostrate”</w:t>
      </w:r>
    </w:p>
  </w:footnote>
  <w:footnote w:id="487">
    <w:p w14:paraId="0242B10E" w14:textId="597B77DF" w:rsidR="00BE6654" w:rsidRDefault="00BE6654" w:rsidP="002A2713">
      <w:pPr>
        <w:pStyle w:val="footnote"/>
      </w:pPr>
      <w:r>
        <w:rPr>
          <w:rStyle w:val="FootnoteReference"/>
        </w:rPr>
        <w:footnoteRef/>
      </w:r>
      <w:r>
        <w:t xml:space="preserve"> [JS] OSB has, “Rebellion,” NETS has “embittering”</w:t>
      </w:r>
    </w:p>
  </w:footnote>
  <w:footnote w:id="488">
    <w:p w14:paraId="046745B9" w14:textId="77777777" w:rsidR="00BE6654" w:rsidRDefault="00BE6654" w:rsidP="00C544D6">
      <w:pPr>
        <w:pStyle w:val="footnote"/>
      </w:pPr>
      <w:r>
        <w:rPr>
          <w:rStyle w:val="FootnoteReference"/>
        </w:rPr>
        <w:footnoteRef/>
      </w:r>
      <w:r>
        <w:t xml:space="preserve"> Ex. 17:1-7.</w:t>
      </w:r>
    </w:p>
  </w:footnote>
  <w:footnote w:id="489">
    <w:p w14:paraId="64AAAD4A" w14:textId="25E6F9F0" w:rsidR="00BE6654" w:rsidRDefault="00BE6654" w:rsidP="002A2713">
      <w:pPr>
        <w:pStyle w:val="footnote"/>
      </w:pPr>
      <w:r>
        <w:rPr>
          <w:rStyle w:val="FootnoteReference"/>
        </w:rPr>
        <w:footnoteRef/>
      </w:r>
      <w:r>
        <w:t xml:space="preserve"> [JS] or “tempted”</w:t>
      </w:r>
    </w:p>
  </w:footnote>
  <w:footnote w:id="490">
    <w:p w14:paraId="08EA846E" w14:textId="77777777" w:rsidR="00BE6654" w:rsidRDefault="00BE6654" w:rsidP="00C544D6">
      <w:pPr>
        <w:pStyle w:val="footnote"/>
      </w:pPr>
      <w:r>
        <w:rPr>
          <w:rStyle w:val="FootnoteReference"/>
        </w:rPr>
        <w:footnoteRef/>
      </w:r>
      <w:r>
        <w:t xml:space="preserve"> Num. 14:32-34.</w:t>
      </w:r>
    </w:p>
  </w:footnote>
  <w:footnote w:id="491">
    <w:p w14:paraId="27E7289C" w14:textId="49B8D2B5" w:rsidR="00BE6654" w:rsidRDefault="00BE6654" w:rsidP="00C544D6">
      <w:pPr>
        <w:pStyle w:val="footnote"/>
      </w:pPr>
      <w:r>
        <w:rPr>
          <w:rStyle w:val="FootnoteReference"/>
        </w:rPr>
        <w:footnoteRef/>
      </w:r>
      <w:r>
        <w:t xml:space="preserve"> Cf. Heb.3:7-11; 4:10.</w:t>
      </w:r>
    </w:p>
  </w:footnote>
  <w:footnote w:id="492">
    <w:p w14:paraId="6A0DA86F" w14:textId="27B2622D" w:rsidR="00BE6654" w:rsidRDefault="00BE6654" w:rsidP="00C544D6">
      <w:pPr>
        <w:pStyle w:val="footnote"/>
      </w:pPr>
      <w:r>
        <w:rPr>
          <w:rStyle w:val="FootnoteReference"/>
        </w:rPr>
        <w:footnoteRef/>
      </w:r>
      <w:r>
        <w:t xml:space="preserve"> Cf. Deut. 32:17; 1 Cor. 10:20; Psalm 105:36-38; 1 Chron. 16:26.</w:t>
      </w:r>
    </w:p>
  </w:footnote>
  <w:footnote w:id="493">
    <w:p w14:paraId="20A46088" w14:textId="101D0C08" w:rsidR="00BE6654" w:rsidRDefault="00BE6654" w:rsidP="00363583">
      <w:pPr>
        <w:pStyle w:val="footnote"/>
      </w:pPr>
      <w:r>
        <w:rPr>
          <w:rStyle w:val="FootnoteReference"/>
        </w:rPr>
        <w:footnoteRef/>
      </w:r>
      <w:r>
        <w:t xml:space="preserve"> [JS] or “thanksgiving”, or “praise”. Really, “thankful confession with praise”.</w:t>
      </w:r>
    </w:p>
  </w:footnote>
  <w:footnote w:id="494">
    <w:p w14:paraId="4CE9E737" w14:textId="37ADED0C" w:rsidR="00BE6654" w:rsidRDefault="00BE6654" w:rsidP="00363583">
      <w:pPr>
        <w:pStyle w:val="footnote"/>
      </w:pPr>
      <w:r>
        <w:rPr>
          <w:rStyle w:val="FootnoteReference"/>
        </w:rPr>
        <w:footnoteRef/>
      </w:r>
      <w:r>
        <w:t xml:space="preserve"> [JS] literally, “holy place”</w:t>
      </w:r>
    </w:p>
  </w:footnote>
  <w:footnote w:id="495">
    <w:p w14:paraId="0D26CC38" w14:textId="563291CA" w:rsidR="00BE6654" w:rsidRDefault="00BE6654" w:rsidP="00363583">
      <w:pPr>
        <w:pStyle w:val="footnote"/>
      </w:pPr>
      <w:r>
        <w:rPr>
          <w:rStyle w:val="FootnoteReference"/>
        </w:rPr>
        <w:footnoteRef/>
      </w:r>
      <w:r>
        <w:t xml:space="preserve"> [JS] or, “sacrifices”</w:t>
      </w:r>
    </w:p>
  </w:footnote>
  <w:footnote w:id="496">
    <w:p w14:paraId="3B6D0020" w14:textId="12CB55F6" w:rsidR="00BE6654" w:rsidRDefault="00BE6654" w:rsidP="00363583">
      <w:pPr>
        <w:pStyle w:val="footnote"/>
      </w:pPr>
      <w:r>
        <w:rPr>
          <w:rStyle w:val="FootnoteReference"/>
        </w:rPr>
        <w:footnoteRef/>
      </w:r>
      <w:r>
        <w:t xml:space="preserve"> [JS] “do obeisance”</w:t>
      </w:r>
    </w:p>
  </w:footnote>
  <w:footnote w:id="497">
    <w:p w14:paraId="0223F21B" w14:textId="2545193C" w:rsidR="00BE6654" w:rsidRDefault="00BE6654"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98">
    <w:p w14:paraId="717DF0F4" w14:textId="601B218D" w:rsidR="00BE6654" w:rsidRDefault="00BE6654" w:rsidP="00445570">
      <w:pPr>
        <w:pStyle w:val="footnote"/>
      </w:pPr>
      <w:r>
        <w:rPr>
          <w:rStyle w:val="FootnoteReference"/>
        </w:rPr>
        <w:footnoteRef/>
      </w:r>
      <w:r>
        <w:t xml:space="preserve"> [JS] literally, “set right the world”.</w:t>
      </w:r>
    </w:p>
  </w:footnote>
  <w:footnote w:id="499">
    <w:p w14:paraId="29039A45" w14:textId="77777777" w:rsidR="00BE6654" w:rsidRDefault="00BE6654" w:rsidP="00C544D6">
      <w:pPr>
        <w:pStyle w:val="footnote"/>
      </w:pPr>
      <w:r>
        <w:rPr>
          <w:rStyle w:val="FootnoteReference"/>
        </w:rPr>
        <w:footnoteRef/>
      </w:r>
      <w:r>
        <w:t xml:space="preserve"> i.e. Let the sea dance and roar in thunderous applause as the King of Glory appears. (This line is identical with 97:7a).</w:t>
      </w:r>
    </w:p>
  </w:footnote>
  <w:footnote w:id="500">
    <w:p w14:paraId="0578D96E" w14:textId="3735D823" w:rsidR="00BE6654" w:rsidRDefault="00BE6654" w:rsidP="00445570">
      <w:pPr>
        <w:pStyle w:val="footnote"/>
      </w:pPr>
      <w:r>
        <w:rPr>
          <w:rStyle w:val="FootnoteReference"/>
        </w:rPr>
        <w:footnoteRef/>
      </w:r>
      <w:r>
        <w:t xml:space="preserve"> [JS] or “exult.”</w:t>
      </w:r>
    </w:p>
  </w:footnote>
  <w:footnote w:id="501">
    <w:p w14:paraId="027E6C5C" w14:textId="07849C22" w:rsidR="00BE6654" w:rsidRDefault="00BE6654" w:rsidP="00445570">
      <w:pPr>
        <w:pStyle w:val="footnote"/>
      </w:pPr>
      <w:r>
        <w:rPr>
          <w:rStyle w:val="FootnoteReference"/>
        </w:rPr>
        <w:footnoteRef/>
      </w:r>
      <w:r>
        <w:t xml:space="preserve"> [JS] i.e. “the the presence of the Lord”</w:t>
      </w:r>
    </w:p>
  </w:footnote>
  <w:footnote w:id="502">
    <w:p w14:paraId="502B0E29" w14:textId="19324D6F" w:rsidR="00BE6654" w:rsidRDefault="00BE6654" w:rsidP="00AF055B">
      <w:pPr>
        <w:pStyle w:val="footnote"/>
      </w:pPr>
      <w:r>
        <w:rPr>
          <w:rStyle w:val="FootnoteReference"/>
        </w:rPr>
        <w:footnoteRef/>
      </w:r>
      <w:r>
        <w:t xml:space="preserve"> [JS] or are the establishment/restoration of His throne.”</w:t>
      </w:r>
    </w:p>
  </w:footnote>
  <w:footnote w:id="503">
    <w:p w14:paraId="0A420AC8" w14:textId="0E9B7FA2" w:rsidR="00BE6654" w:rsidRDefault="00BE6654" w:rsidP="00C544D6">
      <w:pPr>
        <w:pStyle w:val="footnote"/>
      </w:pPr>
      <w:r>
        <w:rPr>
          <w:rStyle w:val="FootnoteReference"/>
        </w:rPr>
        <w:footnoteRef/>
      </w:r>
      <w:r>
        <w:t xml:space="preserve"> Cf. Pss. 32:5b; 84:10b. Rom. 1:19-21; 2 Cor. 4:6; Jn. 1:14; 6:40; 17:22-24.</w:t>
      </w:r>
    </w:p>
  </w:footnote>
  <w:footnote w:id="504">
    <w:p w14:paraId="7B92C494" w14:textId="3893728C" w:rsidR="00BE6654" w:rsidRDefault="00BE6654" w:rsidP="00AF055B">
      <w:pPr>
        <w:pStyle w:val="footnote"/>
      </w:pPr>
      <w:r>
        <w:rPr>
          <w:rStyle w:val="FootnoteReference"/>
        </w:rPr>
        <w:footnoteRef/>
      </w:r>
      <w:r>
        <w:t xml:space="preserve"> [JS] “do obeisance to”</w:t>
      </w:r>
    </w:p>
  </w:footnote>
  <w:footnote w:id="505">
    <w:p w14:paraId="3C69AEE3" w14:textId="2FCFF9DA" w:rsidR="00BE6654" w:rsidRDefault="00BE6654" w:rsidP="00AF055B">
      <w:pPr>
        <w:pStyle w:val="footnote"/>
      </w:pPr>
      <w:r>
        <w:rPr>
          <w:rStyle w:val="FootnoteReference"/>
        </w:rPr>
        <w:footnoteRef/>
      </w:r>
      <w:r>
        <w:t xml:space="preserve"> [JS] “do obeisance to”</w:t>
      </w:r>
    </w:p>
  </w:footnote>
  <w:footnote w:id="506">
    <w:p w14:paraId="7E0327B2" w14:textId="516E0233" w:rsidR="00BE6654" w:rsidRDefault="00BE6654" w:rsidP="00AF055B">
      <w:pPr>
        <w:pStyle w:val="footnote"/>
      </w:pPr>
      <w:r>
        <w:rPr>
          <w:rStyle w:val="FootnoteReference"/>
        </w:rPr>
        <w:footnoteRef/>
      </w:r>
      <w:r>
        <w:t xml:space="preserve"> [JS] Fr. Lazarus has “lives”</w:t>
      </w:r>
    </w:p>
  </w:footnote>
  <w:footnote w:id="507">
    <w:p w14:paraId="202D3E03" w14:textId="48C7AC7B" w:rsidR="00BE6654" w:rsidRDefault="00BE6654"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08">
    <w:p w14:paraId="22A45999" w14:textId="77777777" w:rsidR="00BE6654" w:rsidRDefault="00BE6654"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w:t>
      </w:r>
    </w:p>
  </w:footnote>
  <w:footnote w:id="509">
    <w:p w14:paraId="160E0C3D" w14:textId="77777777" w:rsidR="00BE6654" w:rsidRDefault="00BE6654" w:rsidP="00C544D6">
      <w:pPr>
        <w:pStyle w:val="footnote"/>
      </w:pPr>
      <w:r>
        <w:rPr>
          <w:rStyle w:val="FootnoteReference"/>
        </w:rPr>
        <w:footnoteRef/>
      </w:r>
      <w:r>
        <w:t xml:space="preserve"> Rev. 4:6, Ezek. 1:5-10.</w:t>
      </w:r>
    </w:p>
  </w:footnote>
  <w:footnote w:id="510">
    <w:p w14:paraId="2C987C7D" w14:textId="7DA14E0E" w:rsidR="00BE6654" w:rsidRDefault="00BE6654" w:rsidP="006263C2">
      <w:pPr>
        <w:pStyle w:val="footnote"/>
      </w:pPr>
      <w:r>
        <w:rPr>
          <w:rStyle w:val="FootnoteReference"/>
        </w:rPr>
        <w:footnoteRef/>
      </w:r>
      <w:r>
        <w:t xml:space="preserve"> [JS] The word conveys both confessing Him and thanking or praising Him.</w:t>
      </w:r>
    </w:p>
  </w:footnote>
  <w:footnote w:id="511">
    <w:p w14:paraId="5846482D" w14:textId="3A662ECC" w:rsidR="00BE6654" w:rsidRDefault="00BE6654" w:rsidP="006263C2">
      <w:pPr>
        <w:pStyle w:val="footnote"/>
      </w:pPr>
      <w:r>
        <w:rPr>
          <w:rStyle w:val="FootnoteReference"/>
        </w:rPr>
        <w:footnoteRef/>
      </w:r>
      <w:r>
        <w:t xml:space="preserve"> [JS] Fr. Lazarus has “laws”</w:t>
      </w:r>
    </w:p>
  </w:footnote>
  <w:footnote w:id="512">
    <w:p w14:paraId="2FC019B3" w14:textId="70AAB5D0" w:rsidR="00BE6654" w:rsidRDefault="00BE6654" w:rsidP="006263C2">
      <w:pPr>
        <w:pStyle w:val="footnote"/>
      </w:pPr>
      <w:r>
        <w:rPr>
          <w:rStyle w:val="FootnoteReference"/>
        </w:rPr>
        <w:footnoteRef/>
      </w:r>
      <w:r>
        <w:t xml:space="preserve"> [JS] “do obeisance”, commonly rendered “worship”</w:t>
      </w:r>
    </w:p>
  </w:footnote>
  <w:footnote w:id="513">
    <w:p w14:paraId="7386C0B1" w14:textId="0080D811" w:rsidR="00BE6654" w:rsidRDefault="00BE6654" w:rsidP="004A1997">
      <w:pPr>
        <w:pStyle w:val="footnote"/>
      </w:pPr>
      <w:r>
        <w:rPr>
          <w:rStyle w:val="FootnoteReference"/>
        </w:rPr>
        <w:footnoteRef/>
      </w:r>
      <w:r>
        <w:t xml:space="preserve"> [JS] Fr. Lazarus has “correcting”</w:t>
      </w:r>
    </w:p>
  </w:footnote>
  <w:footnote w:id="514">
    <w:p w14:paraId="273EA178" w14:textId="4DFF2FD9" w:rsidR="00BE6654" w:rsidRDefault="00BE6654" w:rsidP="004A1997">
      <w:pPr>
        <w:pStyle w:val="footnote"/>
      </w:pPr>
      <w:r>
        <w:rPr>
          <w:rStyle w:val="FootnoteReference"/>
        </w:rPr>
        <w:footnoteRef/>
      </w:r>
      <w:r>
        <w:t xml:space="preserve"> [JS] “do obeisance” or “fall down”</w:t>
      </w:r>
    </w:p>
  </w:footnote>
  <w:footnote w:id="515">
    <w:p w14:paraId="6E38F9F7" w14:textId="307328EF" w:rsidR="00BE6654" w:rsidRDefault="00BE6654" w:rsidP="0016307C">
      <w:pPr>
        <w:pStyle w:val="footnote"/>
      </w:pPr>
      <w:r>
        <w:rPr>
          <w:rStyle w:val="FootnoteReference"/>
        </w:rPr>
        <w:footnoteRef/>
      </w:r>
      <w:r>
        <w:t xml:space="preserve"> [JS] as in “acknowledging”, or “thankfully confessing Him with praise”, not “confessing sins”</w:t>
      </w:r>
    </w:p>
  </w:footnote>
  <w:footnote w:id="516">
    <w:p w14:paraId="346D7C50" w14:textId="6DED6982" w:rsidR="00BE6654" w:rsidRDefault="00BE6654" w:rsidP="0016307C">
      <w:pPr>
        <w:pStyle w:val="footnote"/>
      </w:pPr>
      <w:r>
        <w:rPr>
          <w:rStyle w:val="FootnoteReference"/>
        </w:rPr>
        <w:footnoteRef/>
      </w:r>
      <w:r>
        <w:t xml:space="preserve"> [JS] or, “and not we Him”</w:t>
      </w:r>
    </w:p>
  </w:footnote>
  <w:footnote w:id="517">
    <w:p w14:paraId="14022FB6" w14:textId="4CE3B2A5" w:rsidR="00BE6654" w:rsidRDefault="00BE6654" w:rsidP="0016307C">
      <w:pPr>
        <w:pStyle w:val="footnote"/>
      </w:pPr>
      <w:r>
        <w:rPr>
          <w:rStyle w:val="FootnoteReference"/>
        </w:rPr>
        <w:footnoteRef/>
      </w:r>
      <w:r>
        <w:t xml:space="preserve"> [JS] not confession of sins, but confessing Him, with thanksgiving and praise.</w:t>
      </w:r>
    </w:p>
  </w:footnote>
  <w:footnote w:id="518">
    <w:p w14:paraId="74BE8AB4" w14:textId="15E7B0AD" w:rsidR="00BE6654" w:rsidRDefault="00BE6654" w:rsidP="00C050C7">
      <w:pPr>
        <w:pStyle w:val="footnote"/>
      </w:pPr>
      <w:r>
        <w:rPr>
          <w:rStyle w:val="FootnoteReference"/>
        </w:rPr>
        <w:footnoteRef/>
      </w:r>
      <w:r>
        <w:t xml:space="preserve"> [JS] or “do wrong,” or “the workers of iniquity”</w:t>
      </w:r>
    </w:p>
  </w:footnote>
  <w:footnote w:id="519">
    <w:p w14:paraId="4E28D6F6" w14:textId="75DDD646" w:rsidR="00BE6654" w:rsidRDefault="00BE6654" w:rsidP="00CD361B">
      <w:pPr>
        <w:pStyle w:val="footnote"/>
      </w:pPr>
      <w:r>
        <w:rPr>
          <w:rStyle w:val="FootnoteReference"/>
        </w:rPr>
        <w:footnoteRef/>
      </w:r>
      <w:r>
        <w:t xml:space="preserve"> [JS] or proud/haughty eyes.</w:t>
      </w:r>
    </w:p>
  </w:footnote>
  <w:footnote w:id="520">
    <w:p w14:paraId="33F848D7" w14:textId="77777777" w:rsidR="00BE6654" w:rsidRDefault="00BE6654" w:rsidP="00C544D6">
      <w:pPr>
        <w:pStyle w:val="footnote"/>
      </w:pPr>
      <w:r>
        <w:rPr>
          <w:rStyle w:val="FootnoteReference"/>
        </w:rPr>
        <w:footnoteRef/>
      </w:r>
      <w:r>
        <w:t xml:space="preserve"> Daily I pray for the lost. Sinners are slain by conversion into believers, saints, friends and lovers.</w:t>
      </w:r>
    </w:p>
  </w:footnote>
  <w:footnote w:id="521">
    <w:p w14:paraId="570F4149" w14:textId="77777777" w:rsidR="00BE6654" w:rsidRDefault="00BE6654" w:rsidP="00C544D6">
      <w:pPr>
        <w:pStyle w:val="footnote"/>
      </w:pPr>
      <w:r>
        <w:rPr>
          <w:rStyle w:val="FootnoteReference"/>
        </w:rPr>
        <w:footnoteRef/>
      </w:r>
      <w:r>
        <w:t xml:space="preserve"> Peter praised and confessed Christ, yet later he swore he did not know Him (Mt. 26:74; Mk. 14:71).</w:t>
      </w:r>
    </w:p>
  </w:footnote>
  <w:footnote w:id="522">
    <w:p w14:paraId="7F487DE9" w14:textId="1D877FA2" w:rsidR="00BE6654" w:rsidRDefault="00BE6654" w:rsidP="00C544D6">
      <w:pPr>
        <w:pStyle w:val="footnote"/>
      </w:pPr>
      <w:r>
        <w:rPr>
          <w:rStyle w:val="FootnoteReference"/>
        </w:rPr>
        <w:footnoteRef/>
      </w:r>
      <w:r>
        <w:t xml:space="preserve"> Cf. Ps. 38:7a.</w:t>
      </w:r>
    </w:p>
  </w:footnote>
  <w:footnote w:id="523">
    <w:p w14:paraId="1B133F2B" w14:textId="56FE4EC3" w:rsidR="00BE6654" w:rsidRDefault="00BE6654"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24">
    <w:p w14:paraId="4C6B2146" w14:textId="77777777" w:rsidR="00BE6654" w:rsidRDefault="00BE6654" w:rsidP="00C544D6">
      <w:pPr>
        <w:pStyle w:val="footnote"/>
      </w:pPr>
      <w:r>
        <w:rPr>
          <w:rStyle w:val="FootnoteReference"/>
        </w:rPr>
        <w:footnoteRef/>
      </w:r>
      <w:r>
        <w:t xml:space="preserve"> descendants: </w:t>
      </w:r>
      <w:r w:rsidRPr="00A80C80">
        <w:rPr>
          <w:i/>
        </w:rPr>
        <w:t>lit</w:t>
      </w:r>
      <w:r>
        <w:t>. seed. Verses 26-28 are quoted at Heb. 1:10-12; 13:8.</w:t>
      </w:r>
    </w:p>
  </w:footnote>
  <w:footnote w:id="525">
    <w:p w14:paraId="44E84D4D" w14:textId="77777777" w:rsidR="00BE6654" w:rsidRDefault="00BE6654" w:rsidP="00C544D6">
      <w:pPr>
        <w:pStyle w:val="footnote"/>
      </w:pPr>
      <w:r>
        <w:rPr>
          <w:rStyle w:val="FootnoteReference"/>
        </w:rPr>
        <w:footnoteRef/>
      </w:r>
      <w:r>
        <w:t xml:space="preserve"> ‘God is love’ (1 John 4:8,16).</w:t>
      </w:r>
    </w:p>
  </w:footnote>
  <w:footnote w:id="526">
    <w:p w14:paraId="169A7896" w14:textId="77777777" w:rsidR="00BE6654" w:rsidRDefault="00BE6654" w:rsidP="00C37403">
      <w:pPr>
        <w:pStyle w:val="footnote"/>
      </w:pPr>
      <w:r>
        <w:rPr>
          <w:rStyle w:val="FootnoteReference"/>
        </w:rPr>
        <w:footnoteRef/>
      </w:r>
      <w:r>
        <w:t xml:space="preserve"> [JS] NETS has “who is very conciliatory towards all your acts of lawlessness”</w:t>
      </w:r>
    </w:p>
  </w:footnote>
  <w:footnote w:id="527">
    <w:p w14:paraId="1EEA58C5" w14:textId="195647BB" w:rsidR="00BE6654" w:rsidRDefault="00BE6654" w:rsidP="00C544D6">
      <w:pPr>
        <w:pStyle w:val="footnote"/>
      </w:pPr>
      <w:r>
        <w:rPr>
          <w:rStyle w:val="FootnoteReference"/>
        </w:rPr>
        <w:footnoteRef/>
      </w:r>
      <w:r>
        <w:t xml:space="preserve"> Cf. Ps. 147:8.</w:t>
      </w:r>
    </w:p>
  </w:footnote>
  <w:footnote w:id="528">
    <w:p w14:paraId="3C4F2E7D" w14:textId="704C8BBC" w:rsidR="00BE6654" w:rsidRDefault="00BE6654" w:rsidP="001566BD">
      <w:pPr>
        <w:pStyle w:val="footnote"/>
      </w:pPr>
      <w:r>
        <w:rPr>
          <w:rStyle w:val="FootnoteReference"/>
        </w:rPr>
        <w:footnoteRef/>
      </w:r>
      <w:r>
        <w:t xml:space="preserve"> [JS] or “transgressions”</w:t>
      </w:r>
    </w:p>
  </w:footnote>
  <w:footnote w:id="529">
    <w:p w14:paraId="1F5C3038" w14:textId="77777777" w:rsidR="00BE6654" w:rsidRDefault="00BE6654" w:rsidP="00C544D6">
      <w:pPr>
        <w:pStyle w:val="footnote"/>
      </w:pPr>
      <w:r>
        <w:rPr>
          <w:rStyle w:val="FootnoteReference"/>
        </w:rPr>
        <w:footnoteRef/>
      </w:r>
      <w:r>
        <w:t xml:space="preserve"> East and West intersecting heaven and earth forms the Cross to which our sins were nailed (Col. 1:20; 2:14).</w:t>
      </w:r>
    </w:p>
  </w:footnote>
  <w:footnote w:id="530">
    <w:p w14:paraId="091111BB" w14:textId="79454437" w:rsidR="00BE6654" w:rsidRDefault="00BE6654" w:rsidP="00417F44">
      <w:pPr>
        <w:pStyle w:val="footnote"/>
      </w:pPr>
      <w:r>
        <w:rPr>
          <w:rStyle w:val="FootnoteReference"/>
        </w:rPr>
        <w:footnoteRef/>
      </w:r>
      <w:r>
        <w:t xml:space="preserve"> [JS] wind, or breath, spirit. The analogy is to “as the spirit passes from man, and he does not exist.”</w:t>
      </w:r>
    </w:p>
  </w:footnote>
  <w:footnote w:id="531">
    <w:p w14:paraId="2EB2A618" w14:textId="77777777" w:rsidR="00BE6654" w:rsidRDefault="00BE6654" w:rsidP="00C544D6">
      <w:pPr>
        <w:pStyle w:val="footnote"/>
      </w:pPr>
      <w:r>
        <w:rPr>
          <w:rStyle w:val="FootnoteReference"/>
        </w:rPr>
        <w:footnoteRef/>
      </w:r>
      <w:r>
        <w:t xml:space="preserve"> embraces all: </w:t>
      </w:r>
      <w:r w:rsidRPr="00A80C80">
        <w:rPr>
          <w:i/>
        </w:rPr>
        <w:t>or</w:t>
      </w:r>
      <w:r>
        <w:t>, ‘rules over all.’</w:t>
      </w:r>
    </w:p>
  </w:footnote>
  <w:footnote w:id="532">
    <w:p w14:paraId="74ECADBE" w14:textId="66332B8C" w:rsidR="00BE6654" w:rsidRDefault="00BE6654" w:rsidP="00342E73">
      <w:pPr>
        <w:pStyle w:val="footnote"/>
      </w:pPr>
      <w:r>
        <w:rPr>
          <w:rStyle w:val="FootnoteReference"/>
        </w:rPr>
        <w:footnoteRef/>
      </w:r>
      <w:r>
        <w:t xml:space="preserve"> [JS] Fr. Lazarus has “very great”</w:t>
      </w:r>
    </w:p>
  </w:footnote>
  <w:footnote w:id="533">
    <w:p w14:paraId="4F7FE92C" w14:textId="411FA40A" w:rsidR="00BE6654" w:rsidRDefault="00BE6654" w:rsidP="00342E73">
      <w:pPr>
        <w:pStyle w:val="footnote"/>
      </w:pPr>
      <w:r>
        <w:rPr>
          <w:rStyle w:val="FootnoteReference"/>
        </w:rPr>
        <w:footnoteRef/>
      </w:r>
      <w:r>
        <w:t xml:space="preserve"> [JS] or “thanksgiving,” or “thankful confession with praise”</w:t>
      </w:r>
    </w:p>
  </w:footnote>
  <w:footnote w:id="534">
    <w:p w14:paraId="169AA0B7" w14:textId="592F3FAF" w:rsidR="00BE6654" w:rsidRDefault="00BE6654"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35">
    <w:p w14:paraId="6BB1365A" w14:textId="27497F37" w:rsidR="00BE6654" w:rsidRDefault="00BE6654" w:rsidP="00342E73">
      <w:pPr>
        <w:pStyle w:val="footnote"/>
      </w:pPr>
      <w:r>
        <w:rPr>
          <w:rStyle w:val="FootnoteReference"/>
        </w:rPr>
        <w:footnoteRef/>
      </w:r>
      <w:r>
        <w:t xml:space="preserve"> [JS] or “makes the clouds His chariot”</w:t>
      </w:r>
    </w:p>
  </w:footnote>
  <w:footnote w:id="536">
    <w:p w14:paraId="62DF6E81" w14:textId="51054D24" w:rsidR="00BE6654" w:rsidRDefault="00BE6654" w:rsidP="00342E73">
      <w:pPr>
        <w:pStyle w:val="footnote"/>
      </w:pPr>
      <w:r>
        <w:rPr>
          <w:rStyle w:val="FootnoteReference"/>
        </w:rPr>
        <w:footnoteRef/>
      </w:r>
      <w:r>
        <w:t xml:space="preserve"> [JS] or “messengers”</w:t>
      </w:r>
    </w:p>
  </w:footnote>
  <w:footnote w:id="537">
    <w:p w14:paraId="168D3C90" w14:textId="7FDCEE0D" w:rsidR="00BE6654" w:rsidRDefault="00BE6654" w:rsidP="00342E73">
      <w:pPr>
        <w:pStyle w:val="footnote"/>
      </w:pPr>
      <w:r>
        <w:rPr>
          <w:rStyle w:val="FootnoteReference"/>
        </w:rPr>
        <w:footnoteRef/>
      </w:r>
      <w:r>
        <w:t xml:space="preserve"> [JS] Fr. Lazarus has “servants”</w:t>
      </w:r>
    </w:p>
  </w:footnote>
  <w:footnote w:id="538">
    <w:p w14:paraId="45145696" w14:textId="77777777" w:rsidR="00BE6654" w:rsidRDefault="00BE6654" w:rsidP="00C544D6">
      <w:pPr>
        <w:pStyle w:val="footnote"/>
      </w:pPr>
      <w:r>
        <w:rPr>
          <w:rStyle w:val="FootnoteReference"/>
        </w:rPr>
        <w:footnoteRef/>
      </w:r>
      <w:r>
        <w:t xml:space="preserve"> Heb. 1:7; Ezek. 1:14; 2 Esdras 8:22.</w:t>
      </w:r>
    </w:p>
  </w:footnote>
  <w:footnote w:id="539">
    <w:p w14:paraId="0185F645" w14:textId="47FC8356" w:rsidR="00BE6654" w:rsidRDefault="00BE6654" w:rsidP="00342E73">
      <w:pPr>
        <w:pStyle w:val="footnote"/>
      </w:pPr>
      <w:r>
        <w:rPr>
          <w:rStyle w:val="FootnoteReference"/>
        </w:rPr>
        <w:footnoteRef/>
      </w:r>
      <w:r>
        <w:t xml:space="preserve"> [JS] Fr. Lazarus has “axis”</w:t>
      </w:r>
    </w:p>
  </w:footnote>
  <w:footnote w:id="540">
    <w:p w14:paraId="62442F76" w14:textId="4CE61300" w:rsidR="00BE6654" w:rsidRDefault="00BE6654" w:rsidP="00342E73">
      <w:pPr>
        <w:pStyle w:val="footnote"/>
      </w:pPr>
      <w:r>
        <w:rPr>
          <w:rStyle w:val="FootnoteReference"/>
        </w:rPr>
        <w:footnoteRef/>
      </w:r>
      <w:r>
        <w:t xml:space="preserve"> [JS] Fr. Lazarus has “wander”. NETS has “be tilted”</w:t>
      </w:r>
    </w:p>
  </w:footnote>
  <w:footnote w:id="541">
    <w:p w14:paraId="1733D904" w14:textId="3B68C5C6" w:rsidR="00BE6654" w:rsidRDefault="00BE6654" w:rsidP="006A0F54">
      <w:pPr>
        <w:pStyle w:val="footnote"/>
      </w:pPr>
      <w:r>
        <w:rPr>
          <w:rStyle w:val="FootnoteReference"/>
        </w:rPr>
        <w:footnoteRef/>
      </w:r>
      <w:r>
        <w:t xml:space="preserve"> [JS] literally, “founded”</w:t>
      </w:r>
    </w:p>
  </w:footnote>
  <w:footnote w:id="542">
    <w:p w14:paraId="2075EA79" w14:textId="5E6B474F" w:rsidR="00BE6654" w:rsidRDefault="00BE6654" w:rsidP="006A0F54">
      <w:pPr>
        <w:pStyle w:val="footnote"/>
      </w:pPr>
      <w:r>
        <w:rPr>
          <w:rStyle w:val="FootnoteReference"/>
        </w:rPr>
        <w:footnoteRef/>
      </w:r>
      <w:r>
        <w:t xml:space="preserve"> [JS] or “takes the lead among them”</w:t>
      </w:r>
    </w:p>
  </w:footnote>
  <w:footnote w:id="543">
    <w:p w14:paraId="28E7BE34" w14:textId="16676F65" w:rsidR="00BE6654" w:rsidRDefault="00BE6654" w:rsidP="001566BD">
      <w:pPr>
        <w:pStyle w:val="footnote"/>
      </w:pPr>
      <w:r>
        <w:rPr>
          <w:rStyle w:val="FootnoteReference"/>
        </w:rPr>
        <w:footnoteRef/>
      </w:r>
      <w:r>
        <w:t xml:space="preserve"> [JS] or “serpent”</w:t>
      </w:r>
    </w:p>
  </w:footnote>
  <w:footnote w:id="544">
    <w:p w14:paraId="11DE9B53" w14:textId="0A5609C6" w:rsidR="00BE6654" w:rsidRDefault="00BE6654" w:rsidP="00915FD3">
      <w:pPr>
        <w:pStyle w:val="footnote"/>
      </w:pPr>
      <w:r>
        <w:rPr>
          <w:rStyle w:val="FootnoteReference"/>
        </w:rPr>
        <w:footnoteRef/>
      </w:r>
      <w:r>
        <w:t xml:space="preserve"> [JS] or, “the universe”</w:t>
      </w:r>
    </w:p>
  </w:footnote>
  <w:footnote w:id="545">
    <w:p w14:paraId="74093DC5" w14:textId="1E09F0AA" w:rsidR="00BE6654" w:rsidRDefault="00BE6654" w:rsidP="00915FD3">
      <w:pPr>
        <w:pStyle w:val="footnote"/>
      </w:pPr>
      <w:r>
        <w:rPr>
          <w:rStyle w:val="FootnoteReference"/>
        </w:rPr>
        <w:footnoteRef/>
      </w:r>
      <w:r>
        <w:t xml:space="preserve"> [JS] or, “breath”</w:t>
      </w:r>
    </w:p>
  </w:footnote>
  <w:footnote w:id="546">
    <w:p w14:paraId="7147B16E" w14:textId="621A8A9E" w:rsidR="00BE6654" w:rsidRDefault="00BE6654" w:rsidP="001566BD">
      <w:pPr>
        <w:pStyle w:val="footnote"/>
      </w:pPr>
      <w:r>
        <w:rPr>
          <w:rStyle w:val="FootnoteReference"/>
        </w:rPr>
        <w:footnoteRef/>
      </w:r>
      <w:r>
        <w:t xml:space="preserve"> [JS] Fr. Lazarus has, “meditation”</w:t>
      </w:r>
    </w:p>
  </w:footnote>
  <w:footnote w:id="547">
    <w:p w14:paraId="384A849F" w14:textId="641C79E3" w:rsidR="00BE6654" w:rsidRDefault="00BE6654" w:rsidP="00C544D6">
      <w:pPr>
        <w:pStyle w:val="footnote"/>
      </w:pPr>
      <w:r>
        <w:rPr>
          <w:rStyle w:val="FootnoteReference"/>
        </w:rPr>
        <w:footnoteRef/>
      </w:r>
      <w:r>
        <w:t xml:space="preserve"> Much of Psalm 104 occurs almost verbatim in 1 Chron. 16:8-22 (cf. vv. 7:36).</w:t>
      </w:r>
    </w:p>
  </w:footnote>
  <w:footnote w:id="548">
    <w:p w14:paraId="3905FF41" w14:textId="613F8D2E" w:rsidR="00BE6654" w:rsidRDefault="00BE6654" w:rsidP="00321F6F">
      <w:pPr>
        <w:pStyle w:val="footnote"/>
      </w:pPr>
      <w:r>
        <w:rPr>
          <w:rStyle w:val="FootnoteReference"/>
        </w:rPr>
        <w:footnoteRef/>
      </w:r>
      <w:r>
        <w:t xml:space="preserve"> [JS] or “give thanks to”. “Thankfully confess with praise”</w:t>
      </w:r>
    </w:p>
  </w:footnote>
  <w:footnote w:id="549">
    <w:p w14:paraId="01463307" w14:textId="64E551BC" w:rsidR="00BE6654" w:rsidRDefault="00BE6654" w:rsidP="00321F6F">
      <w:pPr>
        <w:pStyle w:val="footnote"/>
      </w:pPr>
      <w:r>
        <w:rPr>
          <w:rStyle w:val="FootnoteReference"/>
        </w:rPr>
        <w:footnoteRef/>
      </w:r>
      <w:r>
        <w:t xml:space="preserve"> [JS] or “make music to”</w:t>
      </w:r>
    </w:p>
  </w:footnote>
  <w:footnote w:id="550">
    <w:p w14:paraId="2B9E23B4" w14:textId="03FD2FE2" w:rsidR="00BE6654" w:rsidRDefault="00BE6654" w:rsidP="00321F6F">
      <w:pPr>
        <w:pStyle w:val="footnote"/>
      </w:pPr>
      <w:r>
        <w:rPr>
          <w:rStyle w:val="FootnoteReference"/>
        </w:rPr>
        <w:footnoteRef/>
      </w:r>
      <w:r>
        <w:t xml:space="preserve"> [JS] i.e. presence</w:t>
      </w:r>
    </w:p>
  </w:footnote>
  <w:footnote w:id="551">
    <w:p w14:paraId="661C891F" w14:textId="3A70284B" w:rsidR="00BE6654" w:rsidRDefault="00BE6654" w:rsidP="00321F6F">
      <w:pPr>
        <w:pStyle w:val="footnote"/>
      </w:pPr>
      <w:r>
        <w:rPr>
          <w:rStyle w:val="FootnoteReference"/>
        </w:rPr>
        <w:footnoteRef/>
      </w:r>
      <w:r>
        <w:t xml:space="preserve"> [JS] literally, “seed”</w:t>
      </w:r>
    </w:p>
  </w:footnote>
  <w:footnote w:id="552">
    <w:p w14:paraId="329D8569" w14:textId="5DC45E53" w:rsidR="00BE6654" w:rsidRDefault="00BE6654" w:rsidP="00321F6F">
      <w:pPr>
        <w:pStyle w:val="footnote"/>
      </w:pPr>
      <w:r>
        <w:rPr>
          <w:rStyle w:val="FootnoteReference"/>
        </w:rPr>
        <w:footnoteRef/>
      </w:r>
      <w:r>
        <w:t xml:space="preserve"> [JS] literally, “He remembered His covenant forever”</w:t>
      </w:r>
    </w:p>
  </w:footnote>
  <w:footnote w:id="553">
    <w:p w14:paraId="6010B733" w14:textId="6B64E095" w:rsidR="00BE6654" w:rsidRDefault="00BE6654" w:rsidP="00321F6F">
      <w:pPr>
        <w:pStyle w:val="footnote"/>
      </w:pPr>
      <w:r>
        <w:rPr>
          <w:rStyle w:val="FootnoteReference"/>
        </w:rPr>
        <w:footnoteRef/>
      </w:r>
      <w:r>
        <w:t xml:space="preserve"> [JS] i.e. the covenant</w:t>
      </w:r>
    </w:p>
  </w:footnote>
  <w:footnote w:id="554">
    <w:p w14:paraId="301BA381" w14:textId="3C68C9E1" w:rsidR="00BE6654" w:rsidRDefault="00BE6654" w:rsidP="00280E2D">
      <w:pPr>
        <w:pStyle w:val="footnote"/>
      </w:pPr>
      <w:r>
        <w:rPr>
          <w:rStyle w:val="FootnoteReference"/>
        </w:rPr>
        <w:footnoteRef/>
      </w:r>
      <w:r>
        <w:t xml:space="preserve"> [JS] or foreigners, resident aliens.</w:t>
      </w:r>
    </w:p>
  </w:footnote>
  <w:footnote w:id="555">
    <w:p w14:paraId="1DCE9038" w14:textId="77777777" w:rsidR="00BE6654" w:rsidRDefault="00BE6654"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56">
    <w:p w14:paraId="187F80A0" w14:textId="77777777" w:rsidR="00BE6654" w:rsidRDefault="00BE6654" w:rsidP="00C544D6">
      <w:pPr>
        <w:pStyle w:val="footnote"/>
      </w:pPr>
      <w:r>
        <w:rPr>
          <w:rStyle w:val="FootnoteReference"/>
        </w:rPr>
        <w:footnoteRef/>
      </w:r>
      <w:r>
        <w:t xml:space="preserve"> caterpillars: larva of the locust.</w:t>
      </w:r>
    </w:p>
  </w:footnote>
  <w:footnote w:id="557">
    <w:p w14:paraId="6E762A27" w14:textId="77777777" w:rsidR="00BE6654" w:rsidRDefault="00BE6654" w:rsidP="00C544D6">
      <w:pPr>
        <w:pStyle w:val="footnote"/>
      </w:pPr>
      <w:r>
        <w:rPr>
          <w:rStyle w:val="FootnoteReference"/>
        </w:rPr>
        <w:footnoteRef/>
      </w:r>
      <w:r>
        <w:t xml:space="preserve"> Ex. 16:12-15; Jn. 6:31-35.</w:t>
      </w:r>
    </w:p>
  </w:footnote>
  <w:footnote w:id="558">
    <w:p w14:paraId="49AE41C2" w14:textId="50246779" w:rsidR="00BE6654" w:rsidRDefault="00BE6654" w:rsidP="00E46516">
      <w:pPr>
        <w:pStyle w:val="footnote"/>
      </w:pPr>
      <w:r>
        <w:rPr>
          <w:rStyle w:val="FootnoteReference"/>
        </w:rPr>
        <w:footnoteRef/>
      </w:r>
      <w:r>
        <w:t xml:space="preserve"> [JS] or “promise”</w:t>
      </w:r>
    </w:p>
  </w:footnote>
  <w:footnote w:id="559">
    <w:p w14:paraId="463C0491" w14:textId="77777777" w:rsidR="00BE6654" w:rsidRDefault="00BE6654" w:rsidP="00C544D6">
      <w:pPr>
        <w:pStyle w:val="footnote"/>
      </w:pPr>
      <w:r>
        <w:rPr>
          <w:rStyle w:val="FootnoteReference"/>
        </w:rPr>
        <w:footnoteRef/>
      </w:r>
      <w:r>
        <w:t xml:space="preserve"> Gen. 15:14.</w:t>
      </w:r>
    </w:p>
  </w:footnote>
  <w:footnote w:id="560">
    <w:p w14:paraId="078805D2" w14:textId="5FA9820B" w:rsidR="00BE6654" w:rsidRDefault="00BE6654"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61">
    <w:p w14:paraId="6557E8C2" w14:textId="00E953DA" w:rsidR="00BE6654" w:rsidRDefault="00BE6654" w:rsidP="00854B91">
      <w:pPr>
        <w:pStyle w:val="footnote"/>
      </w:pPr>
      <w:r>
        <w:rPr>
          <w:rStyle w:val="FootnoteReference"/>
        </w:rPr>
        <w:footnoteRef/>
      </w:r>
      <w:r>
        <w:t xml:space="preserve"> [JS] or “give thanks to”. “Thankfully confess with praise”</w:t>
      </w:r>
    </w:p>
  </w:footnote>
  <w:footnote w:id="562">
    <w:p w14:paraId="08540649" w14:textId="77777777" w:rsidR="00BE6654" w:rsidRDefault="00BE6654" w:rsidP="00C544D6">
      <w:pPr>
        <w:pStyle w:val="footnote"/>
      </w:pPr>
      <w:r>
        <w:rPr>
          <w:rStyle w:val="FootnoteReference"/>
        </w:rPr>
        <w:footnoteRef/>
      </w:r>
      <w:r>
        <w:t xml:space="preserve"> mercy: </w:t>
      </w:r>
      <w:r w:rsidRPr="00B246C1">
        <w:rPr>
          <w:i/>
        </w:rPr>
        <w:t>or</w:t>
      </w:r>
      <w:r>
        <w:t xml:space="preserve"> love.</w:t>
      </w:r>
    </w:p>
  </w:footnote>
  <w:footnote w:id="563">
    <w:p w14:paraId="471071BF" w14:textId="61D7EC3C" w:rsidR="00BE6654" w:rsidRDefault="00BE6654" w:rsidP="00854B91">
      <w:pPr>
        <w:pStyle w:val="footnote"/>
      </w:pPr>
      <w:r>
        <w:rPr>
          <w:rStyle w:val="FootnoteReference"/>
        </w:rPr>
        <w:footnoteRef/>
      </w:r>
      <w:r>
        <w:t xml:space="preserve"> [JS] or “observe justice”</w:t>
      </w:r>
    </w:p>
  </w:footnote>
  <w:footnote w:id="564">
    <w:p w14:paraId="03E9E4DD" w14:textId="395B2D3C" w:rsidR="00BE6654" w:rsidRDefault="00BE6654" w:rsidP="00854B91">
      <w:pPr>
        <w:pStyle w:val="footnote"/>
      </w:pPr>
      <w:r>
        <w:rPr>
          <w:rStyle w:val="FootnoteReference"/>
        </w:rPr>
        <w:footnoteRef/>
      </w:r>
      <w:r>
        <w:t xml:space="preserve"> [JS] literally, “do”</w:t>
      </w:r>
    </w:p>
  </w:footnote>
  <w:footnote w:id="565">
    <w:p w14:paraId="5B7ACE2B" w14:textId="78E5BEF3" w:rsidR="00BE6654" w:rsidRDefault="00BE6654" w:rsidP="00854B91">
      <w:pPr>
        <w:pStyle w:val="footnote"/>
      </w:pPr>
      <w:r>
        <w:rPr>
          <w:rStyle w:val="FootnoteReference"/>
        </w:rPr>
        <w:footnoteRef/>
      </w:r>
      <w:r>
        <w:t xml:space="preserve"> [JS] or “because of the good will of Your people”</w:t>
      </w:r>
    </w:p>
  </w:footnote>
  <w:footnote w:id="566">
    <w:p w14:paraId="1A81CC74" w14:textId="6EC9F596" w:rsidR="00BE6654" w:rsidRDefault="00BE6654" w:rsidP="00C544D6">
      <w:pPr>
        <w:pStyle w:val="footnote"/>
      </w:pPr>
      <w:r>
        <w:rPr>
          <w:rStyle w:val="FootnoteReference"/>
        </w:rPr>
        <w:footnoteRef/>
      </w:r>
      <w:r>
        <w:t xml:space="preserve"> Cf. Mark 8:17-21; Matthew 16:9-12.</w:t>
      </w:r>
    </w:p>
  </w:footnote>
  <w:footnote w:id="567">
    <w:p w14:paraId="6D8403EE" w14:textId="7911CBB2" w:rsidR="00BE6654" w:rsidRDefault="00BE6654" w:rsidP="00FF4329">
      <w:pPr>
        <w:pStyle w:val="footnote"/>
      </w:pPr>
      <w:r>
        <w:rPr>
          <w:rStyle w:val="FootnoteReference"/>
        </w:rPr>
        <w:footnoteRef/>
      </w:r>
      <w:r>
        <w:t xml:space="preserve"> [JS] Fr. Lazarus has “will”</w:t>
      </w:r>
    </w:p>
  </w:footnote>
  <w:footnote w:id="568">
    <w:p w14:paraId="008D3EE2" w14:textId="77777777" w:rsidR="00BE6654" w:rsidRDefault="00BE6654" w:rsidP="00C544D6">
      <w:pPr>
        <w:pStyle w:val="footnote"/>
      </w:pPr>
      <w:r>
        <w:rPr>
          <w:rStyle w:val="FootnoteReference"/>
        </w:rPr>
        <w:footnoteRef/>
      </w:r>
      <w:r>
        <w:t xml:space="preserve"> Num. 11:34.</w:t>
      </w:r>
    </w:p>
  </w:footnote>
  <w:footnote w:id="569">
    <w:p w14:paraId="45B2152E" w14:textId="77777777" w:rsidR="00BE6654" w:rsidRDefault="00BE6654" w:rsidP="00C544D6">
      <w:pPr>
        <w:pStyle w:val="footnote"/>
      </w:pPr>
      <w:r>
        <w:rPr>
          <w:rStyle w:val="FootnoteReference"/>
        </w:rPr>
        <w:footnoteRef/>
      </w:r>
      <w:r>
        <w:t xml:space="preserve"> Num. 16:32.</w:t>
      </w:r>
    </w:p>
  </w:footnote>
  <w:footnote w:id="570">
    <w:p w14:paraId="4E447E07" w14:textId="714805BD" w:rsidR="00BE6654" w:rsidRDefault="00BE6654" w:rsidP="00FF4329">
      <w:pPr>
        <w:pStyle w:val="footnote"/>
      </w:pPr>
      <w:r>
        <w:rPr>
          <w:rStyle w:val="FootnoteReference"/>
        </w:rPr>
        <w:footnoteRef/>
      </w:r>
      <w:r>
        <w:t xml:space="preserve"> [JS] “did obeisance”. “bowed down to”.</w:t>
      </w:r>
    </w:p>
  </w:footnote>
  <w:footnote w:id="571">
    <w:p w14:paraId="74DDF551" w14:textId="7993EDFC" w:rsidR="00BE6654" w:rsidRDefault="00BE6654" w:rsidP="00FF4329">
      <w:pPr>
        <w:pStyle w:val="footnote"/>
      </w:pPr>
      <w:r>
        <w:rPr>
          <w:rStyle w:val="FootnoteReference"/>
        </w:rPr>
        <w:footnoteRef/>
      </w:r>
      <w:r>
        <w:t xml:space="preserve"> [JS] or fearful, terrible.</w:t>
      </w:r>
    </w:p>
  </w:footnote>
  <w:footnote w:id="572">
    <w:p w14:paraId="5BE35E93" w14:textId="77777777" w:rsidR="00BE6654" w:rsidRDefault="00BE6654" w:rsidP="00C544D6">
      <w:pPr>
        <w:pStyle w:val="footnote"/>
      </w:pPr>
      <w:r>
        <w:rPr>
          <w:rStyle w:val="FootnoteReference"/>
        </w:rPr>
        <w:footnoteRef/>
      </w:r>
      <w:r>
        <w:t xml:space="preserve"> children: </w:t>
      </w:r>
      <w:r w:rsidRPr="00B246C1">
        <w:rPr>
          <w:i/>
        </w:rPr>
        <w:t>lit</w:t>
      </w:r>
      <w:r>
        <w:t>. seed.</w:t>
      </w:r>
    </w:p>
  </w:footnote>
  <w:footnote w:id="573">
    <w:p w14:paraId="2898F4BB" w14:textId="7CD287CA" w:rsidR="00BE6654" w:rsidRDefault="00BE6654" w:rsidP="00335B68">
      <w:pPr>
        <w:pStyle w:val="footnote"/>
      </w:pPr>
      <w:r>
        <w:rPr>
          <w:rStyle w:val="FootnoteReference"/>
        </w:rPr>
        <w:footnoteRef/>
      </w:r>
      <w:r>
        <w:t xml:space="preserve"> [JS] or, “destruction”</w:t>
      </w:r>
    </w:p>
  </w:footnote>
  <w:footnote w:id="574">
    <w:p w14:paraId="6145EAB5" w14:textId="4C75086F" w:rsidR="00BE6654" w:rsidRDefault="00BE6654" w:rsidP="00335B68">
      <w:pPr>
        <w:pStyle w:val="footnote"/>
      </w:pPr>
      <w:r>
        <w:rPr>
          <w:rStyle w:val="FootnoteReference"/>
        </w:rPr>
        <w:footnoteRef/>
      </w:r>
      <w:r>
        <w:t xml:space="preserve"> [JS] or “the breach abated”</w:t>
      </w:r>
    </w:p>
  </w:footnote>
  <w:footnote w:id="575">
    <w:p w14:paraId="7BC84269" w14:textId="5FF802CF" w:rsidR="00BE6654" w:rsidRDefault="00BE6654" w:rsidP="00335B68">
      <w:pPr>
        <w:pStyle w:val="footnote"/>
      </w:pPr>
      <w:r>
        <w:rPr>
          <w:rStyle w:val="FootnoteReference"/>
        </w:rPr>
        <w:footnoteRef/>
      </w:r>
      <w:r>
        <w:t xml:space="preserve"> [JS] or “reckoned”</w:t>
      </w:r>
    </w:p>
  </w:footnote>
  <w:footnote w:id="576">
    <w:p w14:paraId="7C896B79" w14:textId="22421F6C" w:rsidR="00BE6654" w:rsidRDefault="00BE6654" w:rsidP="00335B68">
      <w:pPr>
        <w:pStyle w:val="footnote"/>
      </w:pPr>
      <w:r>
        <w:rPr>
          <w:rStyle w:val="FootnoteReference"/>
        </w:rPr>
        <w:footnoteRef/>
      </w:r>
      <w:r>
        <w:t xml:space="preserve"> [JS] literally “mingled” and “works”</w:t>
      </w:r>
    </w:p>
  </w:footnote>
  <w:footnote w:id="577">
    <w:p w14:paraId="642B0591" w14:textId="225C9085" w:rsidR="00BE6654" w:rsidRDefault="00BE6654" w:rsidP="00F208ED">
      <w:pPr>
        <w:pStyle w:val="footnote"/>
      </w:pPr>
      <w:r>
        <w:rPr>
          <w:rStyle w:val="FootnoteReference"/>
        </w:rPr>
        <w:footnoteRef/>
      </w:r>
      <w:r>
        <w:t xml:space="preserve"> [JS] or “give thanks to”, “thankfully confess with praise”</w:t>
      </w:r>
    </w:p>
  </w:footnote>
  <w:footnote w:id="578">
    <w:p w14:paraId="1D020CD0" w14:textId="190B32B1" w:rsidR="00BE6654" w:rsidRDefault="00BE6654" w:rsidP="00A87777">
      <w:pPr>
        <w:pStyle w:val="footnote"/>
      </w:pPr>
      <w:r>
        <w:rPr>
          <w:rStyle w:val="FootnoteReference"/>
        </w:rPr>
        <w:footnoteRef/>
      </w:r>
      <w:r>
        <w:t xml:space="preserve"> [JS] or “age to age”</w:t>
      </w:r>
    </w:p>
  </w:footnote>
  <w:footnote w:id="579">
    <w:p w14:paraId="0B2ABDB6" w14:textId="66F5B000" w:rsidR="00BE6654" w:rsidRDefault="00BE6654" w:rsidP="00F208ED">
      <w:pPr>
        <w:pStyle w:val="footnote"/>
      </w:pPr>
      <w:r>
        <w:rPr>
          <w:rStyle w:val="FootnoteReference"/>
        </w:rPr>
        <w:footnoteRef/>
      </w:r>
      <w:r>
        <w:t xml:space="preserve"> [JS] or “May it be! May it be” or “So be it! So be it!”</w:t>
      </w:r>
    </w:p>
  </w:footnote>
  <w:footnote w:id="580">
    <w:p w14:paraId="04C140F9" w14:textId="166D1F53" w:rsidR="00BE6654" w:rsidRDefault="00BE6654" w:rsidP="005843FD">
      <w:pPr>
        <w:pStyle w:val="footnote"/>
      </w:pPr>
      <w:r>
        <w:rPr>
          <w:rStyle w:val="FootnoteReference"/>
        </w:rPr>
        <w:footnoteRef/>
      </w:r>
      <w:r>
        <w:t xml:space="preserve"> [JS] or “give thanks to”, “thankfully confess with praise”</w:t>
      </w:r>
    </w:p>
  </w:footnote>
  <w:footnote w:id="581">
    <w:p w14:paraId="338DEC03" w14:textId="41CA3C59" w:rsidR="00BE6654" w:rsidRDefault="00BE6654" w:rsidP="005843FD">
      <w:pPr>
        <w:pStyle w:val="footnote"/>
      </w:pPr>
      <w:r>
        <w:rPr>
          <w:rStyle w:val="FootnoteReference"/>
        </w:rPr>
        <w:footnoteRef/>
      </w:r>
      <w:r>
        <w:t xml:space="preserve"> [JS] NETS and Fr. Lazarus have “sea” in place of “south”</w:t>
      </w:r>
    </w:p>
  </w:footnote>
  <w:footnote w:id="582">
    <w:p w14:paraId="6197905E" w14:textId="37F1FE6C" w:rsidR="00BE6654" w:rsidRDefault="00BE6654" w:rsidP="005843FD">
      <w:pPr>
        <w:pStyle w:val="footnote"/>
      </w:pPr>
      <w:r>
        <w:rPr>
          <w:rStyle w:val="FootnoteReference"/>
        </w:rPr>
        <w:footnoteRef/>
      </w:r>
      <w:r>
        <w:t xml:space="preserve"> [JS] or “praise and thank”, “thankfully confess with praise”</w:t>
      </w:r>
    </w:p>
  </w:footnote>
  <w:footnote w:id="583">
    <w:p w14:paraId="2927C9DC" w14:textId="30BA0C90" w:rsidR="00BE6654" w:rsidRDefault="00BE6654" w:rsidP="008B5FD0">
      <w:pPr>
        <w:pStyle w:val="footnote"/>
      </w:pPr>
      <w:r>
        <w:rPr>
          <w:rStyle w:val="FootnoteReference"/>
        </w:rPr>
        <w:footnoteRef/>
      </w:r>
      <w:r>
        <w:t xml:space="preserve"> [JS] or “praise and thank”, “thankfully confess with praise.”</w:t>
      </w:r>
    </w:p>
  </w:footnote>
  <w:footnote w:id="584">
    <w:p w14:paraId="6B4B3E8B" w14:textId="1A47DD82" w:rsidR="00BE6654" w:rsidRDefault="00BE6654" w:rsidP="005D0282">
      <w:pPr>
        <w:pStyle w:val="footnote"/>
      </w:pPr>
      <w:r>
        <w:rPr>
          <w:rStyle w:val="FootnoteReference"/>
        </w:rPr>
        <w:footnoteRef/>
      </w:r>
      <w:r>
        <w:t xml:space="preserve"> [JS] or “He helped them out of the way of their iniquity”</w:t>
      </w:r>
    </w:p>
  </w:footnote>
  <w:footnote w:id="585">
    <w:p w14:paraId="3CB0230A" w14:textId="77777777" w:rsidR="00BE6654" w:rsidRDefault="00BE6654"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86">
    <w:p w14:paraId="4C3C4DC6" w14:textId="4D9A8A9A" w:rsidR="00BE6654" w:rsidRDefault="00BE6654" w:rsidP="008B5FD0">
      <w:pPr>
        <w:pStyle w:val="footnote"/>
      </w:pPr>
      <w:r>
        <w:rPr>
          <w:rStyle w:val="FootnoteReference"/>
        </w:rPr>
        <w:footnoteRef/>
      </w:r>
      <w:r>
        <w:t xml:space="preserve"> [JS] or “praise and thank”, “thankfully confess with praise”</w:t>
      </w:r>
    </w:p>
  </w:footnote>
  <w:footnote w:id="587">
    <w:p w14:paraId="678ED315" w14:textId="00F5D3AB" w:rsidR="00BE6654" w:rsidRDefault="00BE6654" w:rsidP="0048178C">
      <w:pPr>
        <w:pStyle w:val="footnote"/>
      </w:pPr>
      <w:r>
        <w:rPr>
          <w:rStyle w:val="FootnoteReference"/>
        </w:rPr>
        <w:footnoteRef/>
      </w:r>
      <w:r>
        <w:t xml:space="preserve"> [JS] Fr. Lazarus has “all their skill was scuttled.”</w:t>
      </w:r>
    </w:p>
  </w:footnote>
  <w:footnote w:id="588">
    <w:p w14:paraId="34CCA381" w14:textId="4D43FBED" w:rsidR="00BE6654" w:rsidRDefault="00BE6654" w:rsidP="0048178C">
      <w:pPr>
        <w:pStyle w:val="footnote"/>
      </w:pPr>
      <w:r>
        <w:rPr>
          <w:rStyle w:val="FootnoteReference"/>
        </w:rPr>
        <w:footnoteRef/>
      </w:r>
      <w:r>
        <w:t xml:space="preserve"> [JS] or “praise and thank”, “thankfully confess with praise”</w:t>
      </w:r>
    </w:p>
  </w:footnote>
  <w:footnote w:id="589">
    <w:p w14:paraId="4C3D1737" w14:textId="77777777" w:rsidR="00BE6654" w:rsidRDefault="00BE6654" w:rsidP="00C544D6">
      <w:pPr>
        <w:pStyle w:val="footnote"/>
      </w:pPr>
      <w:r>
        <w:rPr>
          <w:rStyle w:val="FootnoteReference"/>
        </w:rPr>
        <w:footnoteRef/>
      </w:r>
      <w:r>
        <w:t xml:space="preserve"> ‘mercies of the Lord’: </w:t>
      </w:r>
      <w:r w:rsidRPr="00B246C1">
        <w:rPr>
          <w:i/>
        </w:rPr>
        <w:t>or</w:t>
      </w:r>
      <w:r>
        <w:t>, the Lord’s love.</w:t>
      </w:r>
    </w:p>
  </w:footnote>
  <w:footnote w:id="590">
    <w:p w14:paraId="0ED7A10C" w14:textId="45E3CDC2" w:rsidR="00BE6654" w:rsidRDefault="00BE6654" w:rsidP="00F56D7A">
      <w:pPr>
        <w:pStyle w:val="footnote"/>
      </w:pPr>
      <w:r>
        <w:rPr>
          <w:rStyle w:val="FootnoteReference"/>
        </w:rPr>
        <w:footnoteRef/>
      </w:r>
      <w:r>
        <w:t xml:space="preserve"> [JS] NETS has, “make music”, OSB, “give praise”</w:t>
      </w:r>
    </w:p>
  </w:footnote>
  <w:footnote w:id="591">
    <w:p w14:paraId="004CF885" w14:textId="714969FE" w:rsidR="00BE6654" w:rsidRDefault="00BE6654" w:rsidP="00F56D7A">
      <w:pPr>
        <w:pStyle w:val="footnote"/>
      </w:pPr>
      <w:r>
        <w:rPr>
          <w:rStyle w:val="FootnoteReference"/>
        </w:rPr>
        <w:footnoteRef/>
      </w:r>
      <w:r>
        <w:t xml:space="preserve"> [JS] “thankfully confess You with praise”</w:t>
      </w:r>
    </w:p>
  </w:footnote>
  <w:footnote w:id="592">
    <w:p w14:paraId="5EB077FD" w14:textId="77777777" w:rsidR="00BE6654" w:rsidRDefault="00BE6654" w:rsidP="00C544D6">
      <w:pPr>
        <w:pStyle w:val="footnote"/>
      </w:pPr>
      <w:r>
        <w:rPr>
          <w:rStyle w:val="FootnoteReference"/>
        </w:rPr>
        <w:footnoteRef/>
      </w:r>
      <w:r>
        <w:t xml:space="preserve"> The first 6 verses of this Psalm are almost identical with Psalm 56:8-12, and the rest only differ in 3 words from 59:7-14.</w:t>
      </w:r>
    </w:p>
  </w:footnote>
  <w:footnote w:id="593">
    <w:p w14:paraId="56236551" w14:textId="3FD3F8AE" w:rsidR="00BE6654" w:rsidRDefault="00BE6654" w:rsidP="00F56D7A">
      <w:pPr>
        <w:pStyle w:val="footnote"/>
      </w:pPr>
      <w:r>
        <w:rPr>
          <w:rStyle w:val="FootnoteReference"/>
        </w:rPr>
        <w:footnoteRef/>
      </w:r>
      <w:r>
        <w:t xml:space="preserve"> [JS] “holy place.”</w:t>
      </w:r>
    </w:p>
  </w:footnote>
  <w:footnote w:id="594">
    <w:p w14:paraId="32F80B0A" w14:textId="77777777" w:rsidR="00BE6654" w:rsidRDefault="00BE6654" w:rsidP="00C544D6">
      <w:pPr>
        <w:pStyle w:val="footnote"/>
      </w:pPr>
      <w:r>
        <w:rPr>
          <w:rStyle w:val="FootnoteReference"/>
        </w:rPr>
        <w:footnoteRef/>
      </w:r>
      <w:r>
        <w:t xml:space="preserve"> See Psalm 59:10 and footnote.</w:t>
      </w:r>
    </w:p>
  </w:footnote>
  <w:footnote w:id="595">
    <w:p w14:paraId="70CC4836" w14:textId="77777777" w:rsidR="00BE6654" w:rsidRDefault="00BE6654"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96">
    <w:p w14:paraId="38EEC6DA" w14:textId="0ACCF4C3" w:rsidR="00BE6654" w:rsidRDefault="00BE6654" w:rsidP="00814FC4">
      <w:pPr>
        <w:pStyle w:val="footnote"/>
      </w:pPr>
      <w:r>
        <w:rPr>
          <w:rStyle w:val="FootnoteReference"/>
        </w:rPr>
        <w:footnoteRef/>
      </w:r>
      <w:r>
        <w:t xml:space="preserve"> [JS] or “lawlessness”</w:t>
      </w:r>
    </w:p>
  </w:footnote>
  <w:footnote w:id="597">
    <w:p w14:paraId="67FB27B1" w14:textId="3F7103C4" w:rsidR="00BE6654" w:rsidRDefault="00BE6654" w:rsidP="00C544D6">
      <w:pPr>
        <w:pStyle w:val="footnote"/>
      </w:pPr>
      <w:r>
        <w:rPr>
          <w:rStyle w:val="FootnoteReference"/>
        </w:rPr>
        <w:footnoteRef/>
      </w:r>
      <w:r>
        <w:t xml:space="preserve"> Cf. Num. 5:22.</w:t>
      </w:r>
    </w:p>
  </w:footnote>
  <w:footnote w:id="598">
    <w:p w14:paraId="292E96AE" w14:textId="77777777" w:rsidR="00BE6654" w:rsidRDefault="00BE6654" w:rsidP="00C544D6">
      <w:pPr>
        <w:pStyle w:val="footnote"/>
      </w:pPr>
      <w:r>
        <w:rPr>
          <w:rStyle w:val="FootnoteReference"/>
        </w:rPr>
        <w:footnoteRef/>
      </w:r>
      <w:r>
        <w:t xml:space="preserve"> Mt. 27:39.</w:t>
      </w:r>
    </w:p>
  </w:footnote>
  <w:footnote w:id="599">
    <w:p w14:paraId="151268C5" w14:textId="656FFD88" w:rsidR="00BE6654" w:rsidRDefault="00BE6654" w:rsidP="003A31BD">
      <w:pPr>
        <w:pStyle w:val="footnote"/>
      </w:pPr>
      <w:r>
        <w:rPr>
          <w:rStyle w:val="FootnoteReference"/>
        </w:rPr>
        <w:footnoteRef/>
      </w:r>
      <w:r>
        <w:t xml:space="preserve"> [JS] or “give thanks to”. “thankfully confess with praise”</w:t>
      </w:r>
    </w:p>
  </w:footnote>
  <w:footnote w:id="600">
    <w:p w14:paraId="7B5761D5" w14:textId="1159D032" w:rsidR="00BE6654" w:rsidRDefault="00BE6654"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01">
    <w:p w14:paraId="6251134D" w14:textId="77777777" w:rsidR="00BE6654" w:rsidRDefault="00BE6654" w:rsidP="00C544D6">
      <w:pPr>
        <w:pStyle w:val="footnote"/>
      </w:pPr>
      <w:r>
        <w:rPr>
          <w:rStyle w:val="FootnoteReference"/>
        </w:rPr>
        <w:footnoteRef/>
      </w:r>
      <w:r>
        <w:t xml:space="preserve"> The power of the Gospel, the power of the Cross, which is the power of the Holy Spirit given at Pentecost (St. Athanasius).</w:t>
      </w:r>
    </w:p>
  </w:footnote>
  <w:footnote w:id="602">
    <w:p w14:paraId="09E5E6C1" w14:textId="13B68B37" w:rsidR="00BE6654" w:rsidRDefault="00BE6654" w:rsidP="00AB05E1">
      <w:pPr>
        <w:pStyle w:val="footnote"/>
      </w:pPr>
      <w:r>
        <w:rPr>
          <w:rStyle w:val="FootnoteReference"/>
        </w:rPr>
        <w:footnoteRef/>
      </w:r>
      <w:r>
        <w:t xml:space="preserve"> [JS] “with You is the dominion/rule in the day of Your power”</w:t>
      </w:r>
    </w:p>
  </w:footnote>
  <w:footnote w:id="603">
    <w:p w14:paraId="5B5E529A" w14:textId="5149157C" w:rsidR="00BE6654" w:rsidRDefault="00BE6654" w:rsidP="00C544D6">
      <w:pPr>
        <w:pStyle w:val="footnote"/>
      </w:pPr>
      <w:r>
        <w:rPr>
          <w:rStyle w:val="FootnoteReference"/>
        </w:rPr>
        <w:footnoteRef/>
      </w:r>
      <w:r>
        <w:t xml:space="preserve"> Cf. 1 Cor. 15:41-43.</w:t>
      </w:r>
    </w:p>
  </w:footnote>
  <w:footnote w:id="604">
    <w:p w14:paraId="58BF3DF2" w14:textId="33BF2504" w:rsidR="00BE6654" w:rsidRDefault="00BE6654" w:rsidP="00AB05E1">
      <w:pPr>
        <w:pStyle w:val="footnote"/>
      </w:pPr>
      <w:r>
        <w:rPr>
          <w:rStyle w:val="FootnoteReference"/>
        </w:rPr>
        <w:footnoteRef/>
      </w:r>
      <w:r>
        <w:t xml:space="preserve"> [JS] literally “morning star”</w:t>
      </w:r>
    </w:p>
  </w:footnote>
  <w:footnote w:id="605">
    <w:p w14:paraId="4C93D1C9" w14:textId="77777777" w:rsidR="00BE6654" w:rsidRDefault="00BE6654"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06">
    <w:p w14:paraId="1E1E10F2" w14:textId="52211208" w:rsidR="00BE6654" w:rsidRDefault="00BE6654" w:rsidP="00AB05E1">
      <w:pPr>
        <w:pStyle w:val="footnote"/>
      </w:pPr>
      <w:r>
        <w:rPr>
          <w:rStyle w:val="FootnoteReference"/>
        </w:rPr>
        <w:footnoteRef/>
      </w:r>
      <w:r>
        <w:t xml:space="preserve"> [JS] Fr. Lazarus renders “repent” as “change His mind”</w:t>
      </w:r>
    </w:p>
  </w:footnote>
  <w:footnote w:id="607">
    <w:p w14:paraId="5DE3DED0" w14:textId="77777777" w:rsidR="00BE6654" w:rsidRDefault="00BE6654" w:rsidP="00C544D6">
      <w:pPr>
        <w:pStyle w:val="footnote"/>
      </w:pPr>
      <w:r>
        <w:rPr>
          <w:rStyle w:val="FootnoteReference"/>
        </w:rPr>
        <w:footnoteRef/>
      </w:r>
      <w:r>
        <w:t xml:space="preserve"> Heb. 7:21.</w:t>
      </w:r>
    </w:p>
  </w:footnote>
  <w:footnote w:id="608">
    <w:p w14:paraId="09E7C6C1" w14:textId="5A2E3633" w:rsidR="00BE6654" w:rsidRDefault="00BE6654"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09">
    <w:p w14:paraId="5F67B7A9" w14:textId="253D54A9" w:rsidR="00BE6654" w:rsidRDefault="00BE6654" w:rsidP="003C200D">
      <w:pPr>
        <w:pStyle w:val="footnote"/>
      </w:pPr>
      <w:r>
        <w:rPr>
          <w:rStyle w:val="FootnoteReference"/>
        </w:rPr>
        <w:footnoteRef/>
      </w:r>
      <w:r>
        <w:t xml:space="preserve"> [JS] or “give thanks,” or “thankfully confess with praise”</w:t>
      </w:r>
    </w:p>
  </w:footnote>
  <w:footnote w:id="610">
    <w:p w14:paraId="71D97FF3" w14:textId="5ADB40B3" w:rsidR="00BE6654" w:rsidRDefault="00BE6654" w:rsidP="00680987">
      <w:pPr>
        <w:pStyle w:val="footnote"/>
      </w:pPr>
      <w:r>
        <w:rPr>
          <w:rStyle w:val="FootnoteReference"/>
        </w:rPr>
        <w:footnoteRef/>
      </w:r>
      <w:r>
        <w:t xml:space="preserve"> [JS] or “assembly”</w:t>
      </w:r>
    </w:p>
  </w:footnote>
  <w:footnote w:id="611">
    <w:p w14:paraId="794D19AF" w14:textId="3FB23375" w:rsidR="00BE6654" w:rsidRDefault="00BE6654" w:rsidP="00680987">
      <w:pPr>
        <w:pStyle w:val="footnote"/>
      </w:pPr>
      <w:r>
        <w:rPr>
          <w:rStyle w:val="FootnoteReference"/>
        </w:rPr>
        <w:footnoteRef/>
      </w:r>
      <w:r>
        <w:t xml:space="preserve"> [JS] or “sought out in all things according to His will.”</w:t>
      </w:r>
    </w:p>
  </w:footnote>
  <w:footnote w:id="612">
    <w:p w14:paraId="20B5E251" w14:textId="0958B144" w:rsidR="00BE6654" w:rsidRDefault="00BE6654" w:rsidP="003C200D">
      <w:pPr>
        <w:pStyle w:val="footnote"/>
      </w:pPr>
      <w:r>
        <w:rPr>
          <w:rStyle w:val="FootnoteReference"/>
        </w:rPr>
        <w:footnoteRef/>
      </w:r>
      <w:r>
        <w:t xml:space="preserve"> [JS] or “thanksgiving,” or “thankful confession with praise”</w:t>
      </w:r>
    </w:p>
  </w:footnote>
  <w:footnote w:id="613">
    <w:p w14:paraId="1BC090E3" w14:textId="77777777" w:rsidR="00BE6654" w:rsidRDefault="00BE6654"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14">
    <w:p w14:paraId="458325D6" w14:textId="77777777" w:rsidR="00BE6654" w:rsidRDefault="00BE6654" w:rsidP="00C544D6">
      <w:pPr>
        <w:pStyle w:val="footnote"/>
      </w:pPr>
      <w:r>
        <w:rPr>
          <w:rStyle w:val="FootnoteReference"/>
        </w:rPr>
        <w:footnoteRef/>
      </w:r>
      <w:r>
        <w:t xml:space="preserve"> Gen. 6:18; 9:9f; 15; 17; Ex. 19:5; Mk. 14:24; Lk. 22:20,29,30.</w:t>
      </w:r>
    </w:p>
  </w:footnote>
  <w:footnote w:id="615">
    <w:p w14:paraId="37902716" w14:textId="6DF49123" w:rsidR="00BE6654" w:rsidRDefault="00BE6654" w:rsidP="001F0BA8">
      <w:pPr>
        <w:pStyle w:val="footnote"/>
      </w:pPr>
      <w:r>
        <w:rPr>
          <w:rStyle w:val="FootnoteReference"/>
        </w:rPr>
        <w:footnoteRef/>
      </w:r>
      <w:r>
        <w:t xml:space="preserve"> [JS] or “awesome”, “terrible”</w:t>
      </w:r>
    </w:p>
  </w:footnote>
  <w:footnote w:id="616">
    <w:p w14:paraId="534F669F" w14:textId="77777777" w:rsidR="00BE6654" w:rsidRDefault="00BE6654"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17">
    <w:p w14:paraId="2820C079" w14:textId="019C661F" w:rsidR="00BE6654" w:rsidRDefault="00BE6654" w:rsidP="00C544D6">
      <w:pPr>
        <w:pStyle w:val="footnote"/>
      </w:pPr>
      <w:r>
        <w:rPr>
          <w:rStyle w:val="FootnoteReference"/>
        </w:rPr>
        <w:footnoteRef/>
      </w:r>
      <w:r>
        <w:t xml:space="preserve"> To cultivate this fear is to practice living in the presence of God, which is the height of wisdom and understanding.</w:t>
      </w:r>
    </w:p>
  </w:footnote>
  <w:footnote w:id="618">
    <w:p w14:paraId="4EC2A81B" w14:textId="24C25CFD" w:rsidR="00BE6654" w:rsidRDefault="00BE6654" w:rsidP="009717D4">
      <w:pPr>
        <w:pStyle w:val="footnote"/>
      </w:pPr>
      <w:r>
        <w:rPr>
          <w:rStyle w:val="FootnoteReference"/>
        </w:rPr>
        <w:footnoteRef/>
      </w:r>
      <w:r>
        <w:t xml:space="preserve"> [JS] or “endures forever and ever”</w:t>
      </w:r>
    </w:p>
  </w:footnote>
  <w:footnote w:id="619">
    <w:p w14:paraId="6ED31546" w14:textId="32850D5D" w:rsidR="00BE6654" w:rsidRDefault="00BE6654" w:rsidP="00081087">
      <w:pPr>
        <w:pStyle w:val="footnote"/>
      </w:pPr>
      <w:r>
        <w:rPr>
          <w:rStyle w:val="FootnoteReference"/>
        </w:rPr>
        <w:footnoteRef/>
      </w:r>
      <w:r>
        <w:t xml:space="preserve"> [JS] or “dawned”</w:t>
      </w:r>
    </w:p>
  </w:footnote>
  <w:footnote w:id="620">
    <w:p w14:paraId="56F05B01" w14:textId="70E648CE" w:rsidR="00BE6654" w:rsidRDefault="00BE6654" w:rsidP="00081087">
      <w:pPr>
        <w:pStyle w:val="footnote"/>
      </w:pPr>
      <w:r>
        <w:rPr>
          <w:rStyle w:val="FootnoteReference"/>
        </w:rPr>
        <w:footnoteRef/>
      </w:r>
      <w:r>
        <w:t xml:space="preserve"> [JS] NETS interprets this as “He scattered [His enemies]”</w:t>
      </w:r>
    </w:p>
  </w:footnote>
  <w:footnote w:id="621">
    <w:p w14:paraId="246FBDEA" w14:textId="2D78AE51" w:rsidR="00BE6654" w:rsidRDefault="00BE6654" w:rsidP="00081087">
      <w:pPr>
        <w:pStyle w:val="footnote"/>
      </w:pPr>
      <w:r>
        <w:rPr>
          <w:rStyle w:val="FootnoteReference"/>
        </w:rPr>
        <w:footnoteRef/>
      </w:r>
      <w:r>
        <w:t xml:space="preserve"> [JS] or “contines forever and ever”</w:t>
      </w:r>
    </w:p>
  </w:footnote>
  <w:footnote w:id="622">
    <w:p w14:paraId="58019E44" w14:textId="02459B25" w:rsidR="00BE6654" w:rsidRDefault="00BE6654" w:rsidP="00081087">
      <w:pPr>
        <w:pStyle w:val="footnote"/>
      </w:pPr>
      <w:r>
        <w:rPr>
          <w:rStyle w:val="FootnoteReference"/>
        </w:rPr>
        <w:footnoteRef/>
      </w:r>
      <w:r>
        <w:t xml:space="preserve"> [JS] or “he will be raised to power and glory.”</w:t>
      </w:r>
    </w:p>
  </w:footnote>
  <w:footnote w:id="623">
    <w:p w14:paraId="0B84AC37" w14:textId="74BB2C6D" w:rsidR="00BE6654" w:rsidRDefault="00BE6654" w:rsidP="00C544D6">
      <w:pPr>
        <w:pStyle w:val="footnote"/>
      </w:pPr>
      <w:r>
        <w:rPr>
          <w:rStyle w:val="FootnoteReference"/>
        </w:rPr>
        <w:footnoteRef/>
      </w:r>
      <w:r>
        <w:t xml:space="preserve"> ‘The world is passing away, and the desire for it; but anyone who does the will of God lives forever’ (1 Jn. 2:17).</w:t>
      </w:r>
    </w:p>
  </w:footnote>
  <w:footnote w:id="624">
    <w:p w14:paraId="7BCF6DAD" w14:textId="145C36D2" w:rsidR="00BE6654" w:rsidRDefault="00BE6654"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25">
    <w:p w14:paraId="5B7D718A" w14:textId="55E58CE6" w:rsidR="00BE6654" w:rsidRDefault="00BE6654" w:rsidP="00694704">
      <w:pPr>
        <w:pStyle w:val="footnote"/>
      </w:pPr>
      <w:r>
        <w:rPr>
          <w:rStyle w:val="FootnoteReference"/>
        </w:rPr>
        <w:footnoteRef/>
      </w:r>
      <w:r>
        <w:t xml:space="preserve"> [JS] all others have “servants”, but Fr. Athanasius from the Coptic has “children”, which Fr. Lazarus has as well.</w:t>
      </w:r>
    </w:p>
  </w:footnote>
  <w:footnote w:id="626">
    <w:p w14:paraId="5FAF92C9" w14:textId="77777777" w:rsidR="00BE6654" w:rsidRDefault="00BE6654" w:rsidP="00C544D6">
      <w:pPr>
        <w:pStyle w:val="footnote"/>
      </w:pPr>
      <w:r>
        <w:rPr>
          <w:rStyle w:val="FootnoteReference"/>
        </w:rPr>
        <w:footnoteRef/>
      </w:r>
      <w:r>
        <w:t xml:space="preserve"> Ex. 19:6; 29:43-46; Deut. 27:9; Is. 63:18,19; Jer. 2:3; 2 Cor. 6:16.</w:t>
      </w:r>
    </w:p>
  </w:footnote>
  <w:footnote w:id="627">
    <w:p w14:paraId="6D9F1C7B" w14:textId="0AA2BDBF" w:rsidR="00BE6654" w:rsidRDefault="00BE6654"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28">
    <w:p w14:paraId="0C14975E" w14:textId="016BE0A8" w:rsidR="00BE6654" w:rsidRDefault="00BE6654" w:rsidP="00C544D6">
      <w:pPr>
        <w:pStyle w:val="footnote"/>
      </w:pPr>
      <w:r>
        <w:rPr>
          <w:rStyle w:val="FootnoteReference"/>
        </w:rPr>
        <w:footnoteRef/>
      </w:r>
      <w:r>
        <w:t xml:space="preserve"> Earth rocked and rolled in travail at the birth of a nation (cf. Jn. 16:20-22).</w:t>
      </w:r>
    </w:p>
  </w:footnote>
  <w:footnote w:id="629">
    <w:p w14:paraId="57A4E776" w14:textId="40FC4D7E" w:rsidR="00BE6654" w:rsidRDefault="00BE6654" w:rsidP="004446FE">
      <w:pPr>
        <w:pStyle w:val="footnote"/>
      </w:pPr>
      <w:r>
        <w:rPr>
          <w:rStyle w:val="FootnoteReference"/>
        </w:rPr>
        <w:footnoteRef/>
      </w:r>
      <w:r>
        <w:t xml:space="preserve"> [JS] or “presence”</w:t>
      </w:r>
    </w:p>
  </w:footnote>
  <w:footnote w:id="630">
    <w:p w14:paraId="0CFFAE38" w14:textId="5E3C02BC" w:rsidR="00BE6654" w:rsidRDefault="00BE6654" w:rsidP="00C544D6">
      <w:pPr>
        <w:pStyle w:val="footnote"/>
      </w:pPr>
      <w:r>
        <w:rPr>
          <w:rStyle w:val="FootnoteReference"/>
        </w:rPr>
        <w:footnoteRef/>
      </w:r>
      <w:r>
        <w:t xml:space="preserve"> Cf. John 1:18; 3:13; Wisdom 18:16.</w:t>
      </w:r>
    </w:p>
  </w:footnote>
  <w:footnote w:id="631">
    <w:p w14:paraId="47CB4F3E" w14:textId="77777777" w:rsidR="00BE6654" w:rsidRDefault="00BE6654"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32">
    <w:p w14:paraId="30F48768" w14:textId="75F7FA85" w:rsidR="00BE6654" w:rsidRDefault="00BE6654" w:rsidP="00BD138C">
      <w:pPr>
        <w:pStyle w:val="footnote"/>
      </w:pPr>
      <w:r>
        <w:rPr>
          <w:rStyle w:val="FootnoteReference"/>
        </w:rPr>
        <w:footnoteRef/>
      </w:r>
      <w:r>
        <w:t xml:space="preserve"> [JS] or “from now and forevermore.”</w:t>
      </w:r>
    </w:p>
  </w:footnote>
  <w:footnote w:id="633">
    <w:p w14:paraId="5DABE081" w14:textId="210E3418" w:rsidR="00BE6654" w:rsidRDefault="00BE6654"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34">
    <w:p w14:paraId="4FB65011" w14:textId="5A457A03" w:rsidR="00BE6654" w:rsidRDefault="00BE6654" w:rsidP="00D27B1F">
      <w:pPr>
        <w:pStyle w:val="footnote"/>
      </w:pPr>
      <w:r>
        <w:rPr>
          <w:rStyle w:val="FootnoteReference"/>
        </w:rPr>
        <w:footnoteRef/>
      </w:r>
      <w:r>
        <w:t xml:space="preserve"> [JS] or “cry”</w:t>
      </w:r>
    </w:p>
  </w:footnote>
  <w:footnote w:id="635">
    <w:p w14:paraId="181149B5" w14:textId="32524C88" w:rsidR="00BE6654" w:rsidRDefault="00BE6654" w:rsidP="00D27B1F">
      <w:pPr>
        <w:pStyle w:val="footnote"/>
      </w:pPr>
      <w:r>
        <w:rPr>
          <w:rStyle w:val="FootnoteReference"/>
        </w:rPr>
        <w:footnoteRef/>
      </w:r>
      <w:r>
        <w:t xml:space="preserve"> [JS] or “rescue”, i.e. “O Lord, rescue me!”</w:t>
      </w:r>
    </w:p>
  </w:footnote>
  <w:footnote w:id="636">
    <w:p w14:paraId="25D08CAE" w14:textId="420582EC" w:rsidR="00BE6654" w:rsidRDefault="00BE6654" w:rsidP="00C544D6">
      <w:pPr>
        <w:pStyle w:val="footnote"/>
      </w:pPr>
      <w:r>
        <w:rPr>
          <w:rStyle w:val="FootnoteReference"/>
        </w:rPr>
        <w:footnoteRef/>
      </w:r>
      <w:r>
        <w:t xml:space="preserve"> cf. Heb. 4:10; Phil. 2:12; Mt. 11:28,29; Jer. 6:16.</w:t>
      </w:r>
    </w:p>
  </w:footnote>
  <w:footnote w:id="637">
    <w:p w14:paraId="05F0C10B" w14:textId="6BC266D9" w:rsidR="00BE6654" w:rsidRDefault="00BE6654" w:rsidP="0099246B">
      <w:pPr>
        <w:pStyle w:val="footnote"/>
      </w:pPr>
      <w:r>
        <w:rPr>
          <w:rStyle w:val="FootnoteReference"/>
        </w:rPr>
        <w:footnoteRef/>
      </w:r>
      <w:r>
        <w:t xml:space="preserve"> [JS] Fr. Lazarus has, “I will live to please the Lord”</w:t>
      </w:r>
    </w:p>
  </w:footnote>
  <w:footnote w:id="638">
    <w:p w14:paraId="4CB1C48E" w14:textId="77777777" w:rsidR="00BE6654" w:rsidRDefault="00BE6654" w:rsidP="00C544D6">
      <w:pPr>
        <w:pStyle w:val="footnote"/>
      </w:pPr>
      <w:r>
        <w:rPr>
          <w:rStyle w:val="FootnoteReference"/>
        </w:rPr>
        <w:footnoteRef/>
      </w:r>
      <w:r>
        <w:t xml:space="preserve"> 2 Cor. 4:13.</w:t>
      </w:r>
    </w:p>
  </w:footnote>
  <w:footnote w:id="639">
    <w:p w14:paraId="3BB26747" w14:textId="6DF70EDA" w:rsidR="00BE6654" w:rsidRDefault="00BE6654" w:rsidP="00040C56">
      <w:pPr>
        <w:pStyle w:val="footnote"/>
      </w:pPr>
      <w:r>
        <w:rPr>
          <w:rStyle w:val="FootnoteReference"/>
        </w:rPr>
        <w:footnoteRef/>
      </w:r>
      <w:r>
        <w:t xml:space="preserve"> [JS] or “brought very low”</w:t>
      </w:r>
    </w:p>
  </w:footnote>
  <w:footnote w:id="640">
    <w:p w14:paraId="14C69153" w14:textId="7E1050DE" w:rsidR="00BE6654" w:rsidRDefault="00BE6654" w:rsidP="00B403A1">
      <w:pPr>
        <w:pStyle w:val="footnote"/>
      </w:pPr>
      <w:r>
        <w:rPr>
          <w:rStyle w:val="FootnoteReference"/>
        </w:rPr>
        <w:footnoteRef/>
      </w:r>
      <w:r>
        <w:t xml:space="preserve"> [JS] OSB has, “ecstasy,” Fr. Lazarus has “madness,” Brenton has “amazement.”</w:t>
      </w:r>
    </w:p>
  </w:footnote>
  <w:footnote w:id="641">
    <w:p w14:paraId="01F55DAD" w14:textId="6E588482" w:rsidR="00BE6654" w:rsidRDefault="00BE6654" w:rsidP="00B403A1">
      <w:pPr>
        <w:pStyle w:val="footnote"/>
      </w:pPr>
      <w:r>
        <w:rPr>
          <w:rStyle w:val="FootnoteReference"/>
        </w:rPr>
        <w:footnoteRef/>
      </w:r>
      <w:r>
        <w:t xml:space="preserve"> [JS] NETS and OSB omit vs. 5.</w:t>
      </w:r>
    </w:p>
  </w:footnote>
  <w:footnote w:id="642">
    <w:p w14:paraId="0273528E" w14:textId="77777777" w:rsidR="00BE6654" w:rsidRDefault="00BE6654" w:rsidP="00F01C0B">
      <w:pPr>
        <w:pStyle w:val="footnote"/>
      </w:pPr>
      <w:r>
        <w:rPr>
          <w:rStyle w:val="FootnoteReference"/>
        </w:rPr>
        <w:footnoteRef/>
      </w:r>
      <w:r>
        <w:t xml:space="preserve"> [JS] literally, “holy ones.”</w:t>
      </w:r>
    </w:p>
  </w:footnote>
  <w:footnote w:id="643">
    <w:p w14:paraId="536B616C" w14:textId="77777777" w:rsidR="00BE6654" w:rsidRDefault="00BE6654" w:rsidP="00F01C0B">
      <w:pPr>
        <w:pStyle w:val="footnote"/>
      </w:pPr>
      <w:r>
        <w:rPr>
          <w:rStyle w:val="FootnoteReference"/>
        </w:rPr>
        <w:footnoteRef/>
      </w:r>
      <w:r>
        <w:t xml:space="preserve"> </w:t>
      </w:r>
      <w:r w:rsidRPr="00DC02D9">
        <w:rPr>
          <w:i/>
        </w:rPr>
        <w:t>Or:</w:t>
      </w:r>
      <w:r>
        <w:t xml:space="preserve"> costly (Wisdom 1:13-16).</w:t>
      </w:r>
    </w:p>
  </w:footnote>
  <w:footnote w:id="644">
    <w:p w14:paraId="6DE0E1BC" w14:textId="28145809" w:rsidR="00BE6654" w:rsidRDefault="00BE6654" w:rsidP="00B403A1">
      <w:pPr>
        <w:pStyle w:val="footnote"/>
      </w:pPr>
      <w:r>
        <w:rPr>
          <w:rStyle w:val="FootnoteReference"/>
        </w:rPr>
        <w:footnoteRef/>
      </w:r>
      <w:r>
        <w:t xml:space="preserve"> [JS] litearlly, “slave”.</w:t>
      </w:r>
    </w:p>
  </w:footnote>
  <w:footnote w:id="645">
    <w:p w14:paraId="74CEF705" w14:textId="6A24290B" w:rsidR="00BE6654" w:rsidRDefault="00BE6654" w:rsidP="00B403A1">
      <w:pPr>
        <w:pStyle w:val="footnote"/>
      </w:pPr>
      <w:r>
        <w:rPr>
          <w:rStyle w:val="FootnoteReference"/>
        </w:rPr>
        <w:footnoteRef/>
      </w:r>
      <w:r>
        <w:t xml:space="preserve"> [JS] [] lacking in NETS and OSB.</w:t>
      </w:r>
    </w:p>
  </w:footnote>
  <w:footnote w:id="646">
    <w:p w14:paraId="380C2FA4" w14:textId="77777777" w:rsidR="00BE6654" w:rsidRDefault="00BE6654" w:rsidP="00C544D6">
      <w:pPr>
        <w:pStyle w:val="footnote"/>
      </w:pPr>
      <w:r>
        <w:rPr>
          <w:rStyle w:val="FootnoteReference"/>
        </w:rPr>
        <w:footnoteRef/>
      </w:r>
      <w:r>
        <w:t xml:space="preserve"> Rom. 15:11.</w:t>
      </w:r>
    </w:p>
  </w:footnote>
  <w:footnote w:id="647">
    <w:p w14:paraId="62277668" w14:textId="3F273B69" w:rsidR="00BE6654" w:rsidRDefault="00BE6654" w:rsidP="00A63B10">
      <w:pPr>
        <w:pStyle w:val="footnote"/>
      </w:pPr>
      <w:r>
        <w:rPr>
          <w:rStyle w:val="FootnoteReference"/>
        </w:rPr>
        <w:footnoteRef/>
      </w:r>
      <w:r>
        <w:t xml:space="preserve"> [JS] Fr. Lazarus has “is strong” NETS has “became strong towards us,” OSB has “rules over us.”</w:t>
      </w:r>
    </w:p>
  </w:footnote>
  <w:footnote w:id="648">
    <w:p w14:paraId="5730A607" w14:textId="6F7B9D5F" w:rsidR="00BE6654" w:rsidRDefault="00BE6654" w:rsidP="00407DA2">
      <w:pPr>
        <w:pStyle w:val="footnote"/>
      </w:pPr>
      <w:r>
        <w:rPr>
          <w:rStyle w:val="FootnoteReference"/>
        </w:rPr>
        <w:footnoteRef/>
      </w:r>
      <w:r>
        <w:t xml:space="preserve"> [JS] “thankfully confess the Lord with praise,” here and throughout</w:t>
      </w:r>
    </w:p>
  </w:footnote>
  <w:footnote w:id="649">
    <w:p w14:paraId="468C84B0" w14:textId="77777777" w:rsidR="00BE6654" w:rsidRDefault="00BE6654" w:rsidP="00C544D6">
      <w:pPr>
        <w:pStyle w:val="footnote"/>
      </w:pPr>
      <w:r>
        <w:rPr>
          <w:rStyle w:val="FootnoteReference"/>
        </w:rPr>
        <w:footnoteRef/>
      </w:r>
      <w:r>
        <w:t xml:space="preserve"> Mercy </w:t>
      </w:r>
      <w:r w:rsidRPr="00DC02D9">
        <w:rPr>
          <w:i/>
        </w:rPr>
        <w:t>or</w:t>
      </w:r>
      <w:r>
        <w:t xml:space="preserve"> love.</w:t>
      </w:r>
    </w:p>
  </w:footnote>
  <w:footnote w:id="650">
    <w:p w14:paraId="17CB332D" w14:textId="77777777" w:rsidR="00BE6654" w:rsidRPr="00C544D6" w:rsidRDefault="00BE6654" w:rsidP="00C544D6">
      <w:pPr>
        <w:pStyle w:val="footnote"/>
      </w:pPr>
      <w:r w:rsidRPr="00C544D6">
        <w:rPr>
          <w:rStyle w:val="FootnoteReference"/>
          <w:vertAlign w:val="baseline"/>
        </w:rPr>
        <w:footnoteRef/>
      </w:r>
      <w:r w:rsidRPr="00C544D6">
        <w:t xml:space="preserve"> Heb. 13:6.</w:t>
      </w:r>
    </w:p>
  </w:footnote>
  <w:footnote w:id="651">
    <w:p w14:paraId="0D5076CD" w14:textId="11027FF0" w:rsidR="00BE6654" w:rsidRDefault="00BE6654" w:rsidP="00C13781">
      <w:pPr>
        <w:pStyle w:val="footnote"/>
      </w:pPr>
      <w:r>
        <w:rPr>
          <w:rStyle w:val="FootnoteReference"/>
        </w:rPr>
        <w:footnoteRef/>
      </w:r>
      <w:r>
        <w:t xml:space="preserve"> [JS] Fr. Lazarus has “see the fall of”</w:t>
      </w:r>
    </w:p>
  </w:footnote>
  <w:footnote w:id="652">
    <w:p w14:paraId="6976F3A7" w14:textId="5D43CA43" w:rsidR="00BE6654" w:rsidRDefault="00BE6654"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53">
    <w:p w14:paraId="54F1DDA3" w14:textId="7FA1559F" w:rsidR="00BE6654" w:rsidRDefault="00BE6654" w:rsidP="00283E41">
      <w:pPr>
        <w:pStyle w:val="footnote"/>
      </w:pPr>
      <w:r>
        <w:rPr>
          <w:rStyle w:val="FootnoteReference"/>
        </w:rPr>
        <w:footnoteRef/>
      </w:r>
      <w:r>
        <w:t xml:space="preserve"> [JS] or “give thanks to”, “thankfully confess with praise”</w:t>
      </w:r>
    </w:p>
  </w:footnote>
  <w:footnote w:id="654">
    <w:p w14:paraId="6FF61961" w14:textId="48C00F3F" w:rsidR="00BE6654" w:rsidRDefault="00BE6654" w:rsidP="00283E41">
      <w:pPr>
        <w:pStyle w:val="footnote"/>
      </w:pPr>
      <w:r>
        <w:rPr>
          <w:rStyle w:val="FootnoteReference"/>
        </w:rPr>
        <w:footnoteRef/>
      </w:r>
      <w:r>
        <w:t xml:space="preserve"> [JS] or “praise and thank,” “thankfully confess with praise”</w:t>
      </w:r>
    </w:p>
  </w:footnote>
  <w:footnote w:id="655">
    <w:p w14:paraId="136E3140" w14:textId="77777777" w:rsidR="00BE6654" w:rsidRDefault="00BE6654"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56">
    <w:p w14:paraId="130CB8A8" w14:textId="3314BD86" w:rsidR="00BE6654" w:rsidRDefault="00BE6654" w:rsidP="00283E41">
      <w:pPr>
        <w:pStyle w:val="footnote"/>
      </w:pPr>
      <w:r>
        <w:rPr>
          <w:rStyle w:val="FootnoteReference"/>
        </w:rPr>
        <w:footnoteRef/>
      </w:r>
      <w:r>
        <w:t xml:space="preserve"> [JS] or “prosper us”</w:t>
      </w:r>
    </w:p>
  </w:footnote>
  <w:footnote w:id="657">
    <w:p w14:paraId="7A2D9627" w14:textId="49D0AACD" w:rsidR="00BE6654" w:rsidRDefault="00BE6654" w:rsidP="00407DA2">
      <w:pPr>
        <w:pStyle w:val="footnote"/>
      </w:pPr>
      <w:r>
        <w:rPr>
          <w:rStyle w:val="FootnoteReference"/>
        </w:rPr>
        <w:footnoteRef/>
      </w:r>
      <w:r>
        <w:t xml:space="preserve"> [JS] or “revealed Himself to us”</w:t>
      </w:r>
    </w:p>
  </w:footnote>
  <w:footnote w:id="658">
    <w:p w14:paraId="05642717" w14:textId="78CE3F15" w:rsidR="00BE6654" w:rsidRDefault="00BE6654"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59">
    <w:p w14:paraId="27685407" w14:textId="50DBBE13" w:rsidR="00BE6654" w:rsidRDefault="00BE6654"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60">
    <w:p w14:paraId="10B6A538" w14:textId="218D14D9" w:rsidR="00BE6654" w:rsidRDefault="00BE6654" w:rsidP="00407DA2">
      <w:pPr>
        <w:pStyle w:val="footnote"/>
      </w:pPr>
      <w:r>
        <w:rPr>
          <w:rStyle w:val="FootnoteReference"/>
        </w:rPr>
        <w:footnoteRef/>
      </w:r>
      <w:r>
        <w:t xml:space="preserve"> [JS] “thankfully confess You with praise”</w:t>
      </w:r>
    </w:p>
  </w:footnote>
  <w:footnote w:id="661">
    <w:p w14:paraId="327B2E03" w14:textId="17966534" w:rsidR="00BE6654" w:rsidRDefault="00BE6654" w:rsidP="00407DA2">
      <w:pPr>
        <w:pStyle w:val="footnote"/>
      </w:pPr>
      <w:r>
        <w:rPr>
          <w:rStyle w:val="FootnoteReference"/>
        </w:rPr>
        <w:footnoteRef/>
      </w:r>
      <w:r>
        <w:t xml:space="preserve"> [JS] “thankfully confess You with praise”</w:t>
      </w:r>
    </w:p>
  </w:footnote>
  <w:footnote w:id="662">
    <w:p w14:paraId="6E3C51BA" w14:textId="77777777" w:rsidR="00BE6654" w:rsidRDefault="00BE6654"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63">
    <w:p w14:paraId="1B184B80" w14:textId="77777777" w:rsidR="00BE6654" w:rsidRDefault="00BE6654" w:rsidP="00C544D6">
      <w:pPr>
        <w:pStyle w:val="footnote"/>
      </w:pPr>
      <w:r>
        <w:rPr>
          <w:rStyle w:val="FootnoteReference"/>
        </w:rPr>
        <w:footnoteRef/>
      </w:r>
      <w:r>
        <w:t xml:space="preserve"> Rom. 10:5; Gal. 3:12; Lev. 18:5; Luke 10:25-28.</w:t>
      </w:r>
    </w:p>
  </w:footnote>
  <w:footnote w:id="664">
    <w:p w14:paraId="0E153BF4" w14:textId="77777777" w:rsidR="00BE6654" w:rsidRDefault="00BE6654"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65">
    <w:p w14:paraId="5FA9B9EF" w14:textId="77777777" w:rsidR="00BE6654" w:rsidRDefault="00BE6654"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66">
    <w:p w14:paraId="253864F1" w14:textId="16AD5912" w:rsidR="00BE6654" w:rsidRDefault="00BE6654" w:rsidP="00E869A6">
      <w:pPr>
        <w:pStyle w:val="footnote"/>
      </w:pPr>
      <w:r>
        <w:rPr>
          <w:rStyle w:val="FootnoteReference"/>
        </w:rPr>
        <w:footnoteRef/>
      </w:r>
      <w:r>
        <w:t xml:space="preserve"> [JS] or “ordinances”. Fr. Athanasius has, “truths”. Literally something engraved or inscribed.</w:t>
      </w:r>
    </w:p>
  </w:footnote>
  <w:footnote w:id="667">
    <w:p w14:paraId="18017E7A" w14:textId="699B3F0B" w:rsidR="00BE6654" w:rsidRDefault="00BE6654" w:rsidP="00E869A6">
      <w:pPr>
        <w:pStyle w:val="footnote"/>
      </w:pPr>
      <w:r>
        <w:rPr>
          <w:rStyle w:val="FootnoteReference"/>
        </w:rPr>
        <w:footnoteRef/>
      </w:r>
      <w:r>
        <w:t xml:space="preserve"> [JS] Fr. Lazarus has “praise and thank”. Could be rendered, “thankfully confess You with praise”.</w:t>
      </w:r>
    </w:p>
  </w:footnote>
  <w:footnote w:id="668">
    <w:p w14:paraId="6175A855" w14:textId="57690D3E" w:rsidR="00BE6654" w:rsidRDefault="00BE6654" w:rsidP="00C57482">
      <w:pPr>
        <w:pStyle w:val="footnote"/>
      </w:pPr>
      <w:r>
        <w:rPr>
          <w:rStyle w:val="FootnoteReference"/>
        </w:rPr>
        <w:footnoteRef/>
      </w:r>
      <w:r>
        <w:t xml:space="preserve"> [JS] or “sayings,” or “teachings”</w:t>
      </w:r>
    </w:p>
  </w:footnote>
  <w:footnote w:id="669">
    <w:p w14:paraId="798DF7BE" w14:textId="68962B07" w:rsidR="00BE6654" w:rsidRDefault="00BE6654" w:rsidP="00BE75D2">
      <w:pPr>
        <w:pStyle w:val="footnote"/>
      </w:pPr>
      <w:r>
        <w:rPr>
          <w:rStyle w:val="FootnoteReference"/>
        </w:rPr>
        <w:footnoteRef/>
      </w:r>
      <w:r>
        <w:t xml:space="preserve"> [JS] Fr. Athanasius has, “repaly,” Brenton has “recompense”</w:t>
      </w:r>
    </w:p>
  </w:footnote>
  <w:footnote w:id="670">
    <w:p w14:paraId="0D4EEBCE" w14:textId="0AC85059" w:rsidR="00BE6654" w:rsidRDefault="00BE6654"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71">
    <w:p w14:paraId="27B8F97B" w14:textId="77777777" w:rsidR="00BE6654" w:rsidRDefault="00BE6654"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672">
    <w:p w14:paraId="7E47ADA2" w14:textId="77777777" w:rsidR="00BE6654" w:rsidRDefault="00BE6654"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673">
    <w:p w14:paraId="1EDD2AC5" w14:textId="77777777" w:rsidR="00BE6654" w:rsidRDefault="00BE6654" w:rsidP="00C544D6">
      <w:pPr>
        <w:pStyle w:val="footnote"/>
      </w:pPr>
      <w:r>
        <w:rPr>
          <w:rStyle w:val="FootnoteReference"/>
        </w:rPr>
        <w:footnoteRef/>
      </w:r>
      <w:r>
        <w:t xml:space="preserve"> sloth: </w:t>
      </w:r>
      <w:r w:rsidRPr="0002544A">
        <w:rPr>
          <w:i/>
        </w:rPr>
        <w:t>or:</w:t>
      </w:r>
      <w:r>
        <w:t xml:space="preserve"> accidie.</w:t>
      </w:r>
    </w:p>
  </w:footnote>
  <w:footnote w:id="674">
    <w:p w14:paraId="35335E72" w14:textId="703A0471" w:rsidR="00BE6654" w:rsidRDefault="00BE6654" w:rsidP="005E7419">
      <w:pPr>
        <w:pStyle w:val="footnote"/>
      </w:pPr>
      <w:r>
        <w:rPr>
          <w:rStyle w:val="FootnoteReference"/>
        </w:rPr>
        <w:footnoteRef/>
      </w:r>
      <w:r>
        <w:t xml:space="preserve"> [JS] or “establish,” “confirm”</w:t>
      </w:r>
    </w:p>
  </w:footnote>
  <w:footnote w:id="675">
    <w:p w14:paraId="2E991C7E" w14:textId="4933BF85" w:rsidR="00BE6654" w:rsidRDefault="00BE6654" w:rsidP="00B5676D">
      <w:pPr>
        <w:pStyle w:val="footnote"/>
      </w:pPr>
      <w:r>
        <w:rPr>
          <w:rStyle w:val="FootnoteReference"/>
        </w:rPr>
        <w:footnoteRef/>
      </w:r>
      <w:r>
        <w:t xml:space="preserve"> [JS] or “covetousness”</w:t>
      </w:r>
    </w:p>
  </w:footnote>
  <w:footnote w:id="676">
    <w:p w14:paraId="25BE986A" w14:textId="2129563B" w:rsidR="00BE6654" w:rsidRDefault="00BE6654"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77">
    <w:p w14:paraId="1BE9F3FA" w14:textId="704CDB82" w:rsidR="00BE6654" w:rsidRDefault="00BE6654" w:rsidP="00C544D6">
      <w:pPr>
        <w:pStyle w:val="footnote"/>
      </w:pPr>
      <w:r>
        <w:rPr>
          <w:rStyle w:val="FootnoteReference"/>
        </w:rPr>
        <w:footnoteRef/>
      </w:r>
      <w:r>
        <w:t xml:space="preserve"> Christ is our way and our righteousness (cf. Jn. 14:6; 1 Cor 1:30; Ephes. 2:5-7).</w:t>
      </w:r>
    </w:p>
  </w:footnote>
  <w:footnote w:id="678">
    <w:p w14:paraId="79416CA6" w14:textId="027AF494" w:rsidR="00BE6654" w:rsidRDefault="00BE6654" w:rsidP="00C544D6">
      <w:pPr>
        <w:pStyle w:val="footnote"/>
      </w:pPr>
      <w:r>
        <w:rPr>
          <w:rStyle w:val="FootnoteReference"/>
        </w:rPr>
        <w:footnoteRef/>
      </w:r>
      <w:r>
        <w:t xml:space="preserve"> The house of wisdom can be built only if the fear of God is rooted deeply in the soul (cf. St Ambrose).</w:t>
      </w:r>
    </w:p>
  </w:footnote>
  <w:footnote w:id="679">
    <w:p w14:paraId="5DF20A4C" w14:textId="42D6EF77" w:rsidR="00BE6654" w:rsidRDefault="00BE6654" w:rsidP="00C544D6">
      <w:pPr>
        <w:pStyle w:val="footnote"/>
      </w:pPr>
      <w:r>
        <w:rPr>
          <w:rStyle w:val="FootnoteReference"/>
        </w:rPr>
        <w:footnoteRef/>
      </w:r>
      <w:r>
        <w:t xml:space="preserve"> Christ is our way and our righteousness (cf. Jn. 14:6; 1 Cor 1:30; Ephes. 2:5-7). &lt;see 2 footnotes above&gt;</w:t>
      </w:r>
    </w:p>
  </w:footnote>
  <w:footnote w:id="680">
    <w:p w14:paraId="2981F854" w14:textId="7B631D2E" w:rsidR="00BE6654" w:rsidRDefault="00BE6654"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(Cf. Psalm 44:13).</w:t>
      </w:r>
    </w:p>
  </w:footnote>
  <w:footnote w:id="681">
    <w:p w14:paraId="38605490" w14:textId="30AFC73A" w:rsidR="00BE6654" w:rsidRDefault="00BE6654" w:rsidP="00D305E3">
      <w:pPr>
        <w:pStyle w:val="footnote"/>
      </w:pPr>
      <w:r>
        <w:rPr>
          <w:rStyle w:val="FootnoteReference"/>
        </w:rPr>
        <w:footnoteRef/>
      </w:r>
      <w:r>
        <w:t xml:space="preserve"> [JS] or “thank,” “thankfully confess You with praise”</w:t>
      </w:r>
    </w:p>
  </w:footnote>
  <w:footnote w:id="682">
    <w:p w14:paraId="7A206583" w14:textId="77777777" w:rsidR="00BE6654" w:rsidRDefault="00BE6654"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83">
    <w:p w14:paraId="47E338DE" w14:textId="77777777" w:rsidR="00BE6654" w:rsidRDefault="00BE6654" w:rsidP="00C544D6">
      <w:pPr>
        <w:pStyle w:val="footnote"/>
      </w:pPr>
      <w:r>
        <w:rPr>
          <w:rStyle w:val="FootnoteReference"/>
        </w:rPr>
        <w:footnoteRef/>
      </w:r>
      <w:r>
        <w:t xml:space="preserve"> Curdled with scorn, anger and fear.</w:t>
      </w:r>
    </w:p>
  </w:footnote>
  <w:footnote w:id="684">
    <w:p w14:paraId="7309743D" w14:textId="0EE8ABB9" w:rsidR="00BE6654" w:rsidRDefault="00BE6654" w:rsidP="00C544D6">
      <w:pPr>
        <w:pStyle w:val="footnote"/>
      </w:pPr>
      <w:r>
        <w:rPr>
          <w:rStyle w:val="FootnoteReference"/>
        </w:rPr>
        <w:footnoteRef/>
      </w:r>
      <w:r>
        <w:t xml:space="preserve"> Was St. Peter poor when he had no gold and silver for the cripple? They are not currency in Canaan (cf. St. Chrysostom).</w:t>
      </w:r>
    </w:p>
  </w:footnote>
  <w:footnote w:id="685">
    <w:p w14:paraId="093B35A7" w14:textId="6379C8CD" w:rsidR="00BE6654" w:rsidRDefault="00BE6654"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86">
    <w:p w14:paraId="66EEA7F3" w14:textId="2655C0E8" w:rsidR="00BE6654" w:rsidRDefault="00BE6654" w:rsidP="00C936FC">
      <w:pPr>
        <w:pStyle w:val="footnote"/>
      </w:pPr>
      <w:r>
        <w:rPr>
          <w:rStyle w:val="FootnoteReference"/>
        </w:rPr>
        <w:footnoteRef/>
      </w:r>
      <w:r>
        <w:t xml:space="preserve"> [JS] i.e. my eyes were straigned looking for your word.</w:t>
      </w:r>
    </w:p>
  </w:footnote>
  <w:footnote w:id="687">
    <w:p w14:paraId="4CBD2EF6" w14:textId="212825E8" w:rsidR="00BE6654" w:rsidRDefault="00BE6654"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88">
    <w:p w14:paraId="10BF754D" w14:textId="77777777" w:rsidR="00BE6654" w:rsidRDefault="00BE6654" w:rsidP="00C544D6">
      <w:pPr>
        <w:pStyle w:val="footnote"/>
      </w:pPr>
      <w:r>
        <w:rPr>
          <w:rStyle w:val="FootnoteReference"/>
        </w:rPr>
        <w:footnoteRef/>
      </w:r>
      <w:r>
        <w:t xml:space="preserve"> Sprinkled with hoar-frost, a wineskin is like the greying head of an old man.</w:t>
      </w:r>
    </w:p>
  </w:footnote>
  <w:footnote w:id="689">
    <w:p w14:paraId="297C1D16" w14:textId="55FFB7CB" w:rsidR="00BE6654" w:rsidRDefault="00BE6654" w:rsidP="00D9575C">
      <w:pPr>
        <w:pStyle w:val="footnote"/>
      </w:pPr>
      <w:r>
        <w:rPr>
          <w:rStyle w:val="FootnoteReference"/>
        </w:rPr>
        <w:footnoteRef/>
      </w:r>
      <w:r>
        <w:t xml:space="preserve"> [JS] revive, “give me life”</w:t>
      </w:r>
    </w:p>
  </w:footnote>
  <w:footnote w:id="690">
    <w:p w14:paraId="43860D7B" w14:textId="0D5C0E48" w:rsidR="00BE6654" w:rsidRDefault="00BE6654" w:rsidP="00D9575C">
      <w:pPr>
        <w:pStyle w:val="footnote"/>
      </w:pPr>
      <w:r>
        <w:rPr>
          <w:rStyle w:val="FootnoteReference"/>
        </w:rPr>
        <w:footnoteRef/>
      </w:r>
      <w:r>
        <w:t xml:space="preserve"> [JS] “all things together”, i.e. “all the universe”</w:t>
      </w:r>
    </w:p>
  </w:footnote>
  <w:footnote w:id="691">
    <w:p w14:paraId="1C03CDF6" w14:textId="6210968E" w:rsidR="00BE6654" w:rsidRDefault="00BE6654"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92">
    <w:p w14:paraId="590118AD" w14:textId="77777777" w:rsidR="00BE6654" w:rsidRDefault="00BE6654" w:rsidP="00C544D6">
      <w:pPr>
        <w:pStyle w:val="footnote"/>
      </w:pPr>
      <w:r>
        <w:rPr>
          <w:rStyle w:val="FootnoteReference"/>
        </w:rPr>
        <w:footnoteRef/>
      </w:r>
      <w:r>
        <w:t xml:space="preserve"> hear: </w:t>
      </w:r>
      <w:r w:rsidRPr="0002544A">
        <w:rPr>
          <w:i/>
        </w:rPr>
        <w:t>lit</w:t>
      </w:r>
      <w:r>
        <w:t>. gullet, throat, larynx.</w:t>
      </w:r>
    </w:p>
  </w:footnote>
  <w:footnote w:id="693">
    <w:p w14:paraId="1A1C9B89" w14:textId="77777777" w:rsidR="00BE6654" w:rsidRDefault="00BE6654"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94">
    <w:p w14:paraId="608F88F3" w14:textId="5EEF24C6" w:rsidR="00BE6654" w:rsidRDefault="00BE6654" w:rsidP="004D36A2">
      <w:pPr>
        <w:pStyle w:val="footnote"/>
      </w:pPr>
      <w:r>
        <w:rPr>
          <w:rStyle w:val="FootnoteReference"/>
        </w:rPr>
        <w:footnoteRef/>
      </w:r>
      <w:r>
        <w:t xml:space="preserve"> [JS] probably “forever for a reward”, rather than “for an eternal reward”</w:t>
      </w:r>
    </w:p>
  </w:footnote>
  <w:footnote w:id="695">
    <w:p w14:paraId="5687A5D1" w14:textId="12E6D97D" w:rsidR="00BE6654" w:rsidRDefault="00BE6654"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96">
    <w:p w14:paraId="2CF134F8" w14:textId="13011A8D" w:rsidR="00BE6654" w:rsidRDefault="00BE6654"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697">
    <w:p w14:paraId="3C89D31A" w14:textId="188553A2" w:rsidR="00BE6654" w:rsidRDefault="00BE6654"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698">
    <w:p w14:paraId="0E747174" w14:textId="77777777" w:rsidR="00BE6654" w:rsidRDefault="00BE6654" w:rsidP="00C544D6">
      <w:pPr>
        <w:pStyle w:val="footnote"/>
      </w:pPr>
      <w:r>
        <w:rPr>
          <w:rStyle w:val="FootnoteReference"/>
        </w:rPr>
        <w:footnoteRef/>
      </w:r>
      <w:r>
        <w:t xml:space="preserve"> These words are repeated by the deacon at the beginning of the Divine Liturgy.</w:t>
      </w:r>
    </w:p>
  </w:footnote>
  <w:footnote w:id="699">
    <w:p w14:paraId="24311CED" w14:textId="1E1A85CD" w:rsidR="00BE6654" w:rsidRDefault="00BE6654"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00">
    <w:p w14:paraId="31DA08D1" w14:textId="75A07B30" w:rsidR="00BE6654" w:rsidRDefault="00BE6654" w:rsidP="00027E51">
      <w:pPr>
        <w:pStyle w:val="footnote"/>
      </w:pPr>
      <w:r>
        <w:rPr>
          <w:rStyle w:val="FootnoteReference"/>
        </w:rPr>
        <w:footnoteRef/>
      </w:r>
      <w:r>
        <w:t xml:space="preserve"> [JS] or “I directed myself towards”</w:t>
      </w:r>
    </w:p>
  </w:footnote>
  <w:footnote w:id="701">
    <w:p w14:paraId="0B2F62E7" w14:textId="0CF252B5" w:rsidR="00BE6654" w:rsidRDefault="00BE6654" w:rsidP="00C544D6">
      <w:pPr>
        <w:pStyle w:val="footnote"/>
      </w:pPr>
      <w:r>
        <w:rPr>
          <w:rStyle w:val="FootnoteReference"/>
        </w:rPr>
        <w:footnoteRef/>
      </w:r>
      <w:r>
        <w:t xml:space="preserve"> Cf. Lk. 24:27,32,45.</w:t>
      </w:r>
    </w:p>
  </w:footnote>
  <w:footnote w:id="702">
    <w:p w14:paraId="081BE299" w14:textId="0DC86D26" w:rsidR="00BE6654" w:rsidRDefault="00BE6654" w:rsidP="00027E51">
      <w:pPr>
        <w:pStyle w:val="footnote"/>
      </w:pPr>
      <w:r>
        <w:rPr>
          <w:rStyle w:val="FootnoteReference"/>
        </w:rPr>
        <w:footnoteRef/>
      </w:r>
      <w:r>
        <w:t xml:space="preserve"> [JS] Fr. Lazarus and Fr. Athanasius interpret this as “the Spirit” or “a Spirit”, (breath and spirit being the same word)</w:t>
      </w:r>
    </w:p>
  </w:footnote>
  <w:footnote w:id="703">
    <w:p w14:paraId="33F1F13D" w14:textId="77777777" w:rsidR="00BE6654" w:rsidRDefault="00BE6654" w:rsidP="00C544D6">
      <w:pPr>
        <w:pStyle w:val="footnote"/>
      </w:pPr>
      <w:r>
        <w:rPr>
          <w:rStyle w:val="FootnoteReference"/>
        </w:rPr>
        <w:footnoteRef/>
      </w:r>
      <w:r>
        <w:t xml:space="preserve"> Just as we who claim to love God judge it right to show mercy, so we can expect the divine mercy (Mt. 5:7).</w:t>
      </w:r>
    </w:p>
  </w:footnote>
  <w:footnote w:id="704">
    <w:p w14:paraId="63C08946" w14:textId="7EC52CFB" w:rsidR="00BE6654" w:rsidRDefault="00BE6654" w:rsidP="00C544D6">
      <w:pPr>
        <w:pStyle w:val="footnote"/>
      </w:pPr>
      <w:r>
        <w:rPr>
          <w:rStyle w:val="FootnoteReference"/>
        </w:rPr>
        <w:footnoteRef/>
      </w:r>
      <w:r>
        <w:t xml:space="preserve"> pure: </w:t>
      </w:r>
      <w:r w:rsidRPr="007B4ADE">
        <w:rPr>
          <w:i/>
        </w:rPr>
        <w:t>lit</w:t>
      </w:r>
      <w:r>
        <w:t>. burnt, fired: hence refined and pure (cf. Psalm 11:7).</w:t>
      </w:r>
    </w:p>
  </w:footnote>
  <w:footnote w:id="705">
    <w:p w14:paraId="6C5F33A5" w14:textId="77777777" w:rsidR="00BE6654" w:rsidRDefault="00BE6654"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06">
    <w:p w14:paraId="1B4D2C64" w14:textId="77376B3B" w:rsidR="00BE6654" w:rsidRDefault="00BE6654"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cf. Mk. 13:35-37).</w:t>
      </w:r>
    </w:p>
  </w:footnote>
  <w:footnote w:id="707">
    <w:p w14:paraId="7AACBE15" w14:textId="544AAC0D" w:rsidR="00BE6654" w:rsidRDefault="00BE6654"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08">
    <w:p w14:paraId="316360CF" w14:textId="52D1E6E8" w:rsidR="00BE6654" w:rsidRDefault="00BE6654" w:rsidP="00330381">
      <w:pPr>
        <w:pStyle w:val="footnote"/>
      </w:pPr>
      <w:r>
        <w:rPr>
          <w:rStyle w:val="FootnoteReference"/>
        </w:rPr>
        <w:footnoteRef/>
      </w:r>
      <w:r>
        <w:t xml:space="preserve"> [JS] or “wickedness”</w:t>
      </w:r>
    </w:p>
  </w:footnote>
  <w:footnote w:id="709">
    <w:p w14:paraId="50052FF4" w14:textId="1790CFD6" w:rsidR="00BE6654" w:rsidRDefault="00BE6654" w:rsidP="00C544D6">
      <w:pPr>
        <w:pStyle w:val="footnote"/>
      </w:pPr>
      <w:r>
        <w:rPr>
          <w:rStyle w:val="FootnoteReference"/>
        </w:rPr>
        <w:footnoteRef/>
      </w:r>
      <w:r>
        <w:t xml:space="preserve"> Cf. Ps. 110:10.</w:t>
      </w:r>
    </w:p>
  </w:footnote>
  <w:footnote w:id="710">
    <w:p w14:paraId="720D7516" w14:textId="1A9EC268" w:rsidR="00BE6654" w:rsidRDefault="00BE6654"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11">
    <w:p w14:paraId="7BCCBEE9" w14:textId="2E070483" w:rsidR="00BE6654" w:rsidRDefault="00BE6654" w:rsidP="00922B79">
      <w:pPr>
        <w:pStyle w:val="footnote"/>
      </w:pPr>
      <w:r>
        <w:rPr>
          <w:rStyle w:val="FootnoteReference"/>
        </w:rPr>
        <w:footnoteRef/>
      </w:r>
      <w:r>
        <w:t xml:space="preserve"> [JS] Coptic has, “Name”.</w:t>
      </w:r>
    </w:p>
  </w:footnote>
  <w:footnote w:id="712">
    <w:p w14:paraId="6758F0AB" w14:textId="1B97FFBE" w:rsidR="00BE6654" w:rsidRDefault="00BE6654" w:rsidP="00922B79">
      <w:pPr>
        <w:pStyle w:val="footnote"/>
      </w:pPr>
      <w:r>
        <w:rPr>
          <w:rStyle w:val="FootnoteReference"/>
        </w:rPr>
        <w:footnoteRef/>
      </w:r>
      <w:r>
        <w:t xml:space="preserve"> [JS] or “word,” or “teachings</w:t>
      </w:r>
    </w:p>
  </w:footnote>
  <w:footnote w:id="713">
    <w:p w14:paraId="6F9983BE" w14:textId="25FEB91F" w:rsidR="00BE6654" w:rsidRDefault="00BE6654" w:rsidP="00881117">
      <w:pPr>
        <w:pStyle w:val="footnote"/>
      </w:pPr>
      <w:r>
        <w:rPr>
          <w:rStyle w:val="FootnoteReference"/>
        </w:rPr>
        <w:footnoteRef/>
      </w:r>
      <w:r>
        <w:t xml:space="preserve"> [JS] Fr. Athanaius has “or what shall be added unto you, by a deceitful ltongue?”</w:t>
      </w:r>
    </w:p>
  </w:footnote>
  <w:footnote w:id="714">
    <w:p w14:paraId="0951B7D8" w14:textId="2424F68A" w:rsidR="00BE6654" w:rsidRDefault="00BE6654" w:rsidP="00C544D6">
      <w:pPr>
        <w:pStyle w:val="footnote"/>
      </w:pPr>
      <w:r>
        <w:rPr>
          <w:rStyle w:val="FootnoteReference"/>
        </w:rPr>
        <w:footnoteRef/>
      </w:r>
      <w:r>
        <w:t xml:space="preserve"> Cf. Psalm 139:11; Rom. 12:20. ‘Coals of hell’. For desolation as the equivalent of hell, see Mark 13:14.</w:t>
      </w:r>
    </w:p>
  </w:footnote>
  <w:footnote w:id="715">
    <w:p w14:paraId="1F068DD9" w14:textId="40950119" w:rsidR="00BE6654" w:rsidRDefault="00BE6654" w:rsidP="00C544D6">
      <w:pPr>
        <w:pStyle w:val="footnote"/>
      </w:pPr>
      <w:r>
        <w:rPr>
          <w:rStyle w:val="FootnoteReference"/>
        </w:rPr>
        <w:footnoteRef/>
      </w:r>
      <w:r>
        <w:t xml:space="preserve"> Cf. Jeremiah 3:23. I look through the hills to their unseen Maker.</w:t>
      </w:r>
    </w:p>
  </w:footnote>
  <w:footnote w:id="716">
    <w:p w14:paraId="597C7008" w14:textId="630EBDA2" w:rsidR="00BE6654" w:rsidRDefault="00BE6654"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17">
    <w:p w14:paraId="17B7D2D5" w14:textId="062D6F27" w:rsidR="00BE6654" w:rsidRDefault="00BE6654" w:rsidP="00CE55B0">
      <w:pPr>
        <w:pStyle w:val="footnote"/>
      </w:pPr>
      <w:r>
        <w:rPr>
          <w:rStyle w:val="FootnoteReference"/>
        </w:rPr>
        <w:footnoteRef/>
      </w:r>
      <w:r>
        <w:t xml:space="preserve"> [JS] Fr. Athanasius has, “Jerusalem is built as a city: her good pleasure is in this and that:”</w:t>
      </w:r>
    </w:p>
  </w:footnote>
  <w:footnote w:id="718">
    <w:p w14:paraId="15E2D793" w14:textId="77777777" w:rsidR="00BE6654" w:rsidRDefault="00BE6654"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19">
    <w:p w14:paraId="15A2BE54" w14:textId="760CD576" w:rsidR="00BE6654" w:rsidRDefault="00BE6654" w:rsidP="00CE55B0">
      <w:pPr>
        <w:pStyle w:val="footnote"/>
      </w:pPr>
      <w:r>
        <w:rPr>
          <w:rStyle w:val="FootnoteReference"/>
        </w:rPr>
        <w:footnoteRef/>
      </w:r>
      <w:r>
        <w:t xml:space="preserve"> [JS] or “thank and praise”, “thankfully confess with praise”</w:t>
      </w:r>
    </w:p>
  </w:footnote>
  <w:footnote w:id="720">
    <w:p w14:paraId="351045EF" w14:textId="461615AB" w:rsidR="00BE6654" w:rsidRDefault="00BE6654" w:rsidP="0033276B">
      <w:pPr>
        <w:pStyle w:val="footnote"/>
      </w:pPr>
      <w:r>
        <w:rPr>
          <w:rStyle w:val="FootnoteReference"/>
        </w:rPr>
        <w:footnoteRef/>
      </w:r>
      <w:r>
        <w:t xml:space="preserve"> [JS] or “pray” or “ask after” “that which pertains to the pace of Jesrusalem”</w:t>
      </w:r>
    </w:p>
  </w:footnote>
  <w:footnote w:id="721">
    <w:p w14:paraId="3A74CEC3" w14:textId="7502B3A2" w:rsidR="00BE6654" w:rsidRDefault="00BE6654"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22">
    <w:p w14:paraId="2E2CD6B3" w14:textId="77777777" w:rsidR="00BE6654" w:rsidRDefault="00BE6654" w:rsidP="00C544D6">
      <w:pPr>
        <w:pStyle w:val="footnote"/>
      </w:pPr>
      <w:r>
        <w:rPr>
          <w:rStyle w:val="FootnoteReference"/>
        </w:rPr>
        <w:footnoteRef/>
      </w:r>
      <w:r>
        <w:t xml:space="preserve"> Hebrews 11:26; 13:13.</w:t>
      </w:r>
    </w:p>
  </w:footnote>
  <w:footnote w:id="723">
    <w:p w14:paraId="09354BED" w14:textId="77777777" w:rsidR="00BE6654" w:rsidRDefault="00BE6654" w:rsidP="00C544D6">
      <w:pPr>
        <w:pStyle w:val="footnote"/>
      </w:pPr>
      <w:r>
        <w:rPr>
          <w:rStyle w:val="FootnoteReference"/>
        </w:rPr>
        <w:footnoteRef/>
      </w:r>
      <w:r>
        <w:t xml:space="preserve"> Heaven is here (Mt. 4:17; Lk. 17:21; Prov. 17:24).</w:t>
      </w:r>
    </w:p>
  </w:footnote>
  <w:footnote w:id="724">
    <w:p w14:paraId="70E4A917" w14:textId="510327E2" w:rsidR="00BE6654" w:rsidRDefault="00BE6654" w:rsidP="0017251E">
      <w:pPr>
        <w:pStyle w:val="footnote"/>
      </w:pPr>
      <w:r>
        <w:rPr>
          <w:rStyle w:val="FootnoteReference"/>
        </w:rPr>
        <w:footnoteRef/>
      </w:r>
      <w:r>
        <w:t xml:space="preserve"> [JS] Fr. Lazarus and NETS have “irresistible”, OSB has “overwhelming”</w:t>
      </w:r>
    </w:p>
  </w:footnote>
  <w:footnote w:id="725">
    <w:p w14:paraId="045830C0" w14:textId="3777C1FD" w:rsidR="00BE6654" w:rsidRDefault="00BE6654" w:rsidP="00330381">
      <w:pPr>
        <w:pStyle w:val="footnote"/>
      </w:pPr>
      <w:r>
        <w:rPr>
          <w:rStyle w:val="FootnoteReference"/>
        </w:rPr>
        <w:footnoteRef/>
      </w:r>
      <w:r>
        <w:t xml:space="preserve"> [JS] or “evildoers”</w:t>
      </w:r>
    </w:p>
  </w:footnote>
  <w:footnote w:id="726">
    <w:p w14:paraId="09C30AE4" w14:textId="6C02AB51" w:rsidR="00BE6654" w:rsidRDefault="00BE6654" w:rsidP="00511459">
      <w:pPr>
        <w:pStyle w:val="footnote"/>
      </w:pPr>
      <w:r>
        <w:rPr>
          <w:rStyle w:val="FootnoteReference"/>
        </w:rPr>
        <w:footnoteRef/>
      </w:r>
      <w:r>
        <w:t xml:space="preserve"> [JS] Fr. Athanasius has, “the Lord has magnified His doings with them.”</w:t>
      </w:r>
    </w:p>
  </w:footnote>
  <w:footnote w:id="727">
    <w:p w14:paraId="5CAE6DBB" w14:textId="77777777" w:rsidR="00BE6654" w:rsidRDefault="00BE6654"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28">
    <w:p w14:paraId="2AB48656" w14:textId="77777777" w:rsidR="00BE6654" w:rsidRDefault="00BE6654"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29">
    <w:p w14:paraId="7602D33B" w14:textId="34E014EA" w:rsidR="00BE6654" w:rsidRDefault="00BE6654" w:rsidP="003169DD">
      <w:pPr>
        <w:pStyle w:val="footnote"/>
      </w:pPr>
      <w:r>
        <w:rPr>
          <w:rStyle w:val="FootnoteReference"/>
        </w:rPr>
        <w:footnoteRef/>
      </w:r>
      <w:r>
        <w:t xml:space="preserve"> [JS] “from your rest”, literally, “after sitting”</w:t>
      </w:r>
    </w:p>
  </w:footnote>
  <w:footnote w:id="730">
    <w:p w14:paraId="2EF38BE0" w14:textId="36D5D79C" w:rsidR="00BE6654" w:rsidRDefault="00BE6654" w:rsidP="003169DD">
      <w:pPr>
        <w:pStyle w:val="footnote"/>
      </w:pPr>
      <w:r>
        <w:rPr>
          <w:rStyle w:val="FootnoteReference"/>
        </w:rPr>
        <w:footnoteRef/>
      </w:r>
      <w:r>
        <w:t xml:space="preserve"> [JS] Fr. Athanasius has, “the children of those who have been awakened.”</w:t>
      </w:r>
    </w:p>
  </w:footnote>
  <w:footnote w:id="731">
    <w:p w14:paraId="40FE15BF" w14:textId="13C73A63" w:rsidR="00BE6654" w:rsidRDefault="00BE6654" w:rsidP="008D24A6">
      <w:pPr>
        <w:pStyle w:val="footnote"/>
      </w:pPr>
      <w:r>
        <w:rPr>
          <w:rStyle w:val="FootnoteReference"/>
        </w:rPr>
        <w:footnoteRef/>
      </w:r>
      <w:r>
        <w:t xml:space="preserve"> [JS] Fr. Lazarus has, “such exiles”</w:t>
      </w:r>
    </w:p>
  </w:footnote>
  <w:footnote w:id="732">
    <w:p w14:paraId="48D4D6D3" w14:textId="3C1F801B" w:rsidR="00BE6654" w:rsidRDefault="00BE6654" w:rsidP="00087D9B">
      <w:pPr>
        <w:pStyle w:val="footnote"/>
      </w:pPr>
      <w:r>
        <w:rPr>
          <w:rStyle w:val="FootnoteReference"/>
        </w:rPr>
        <w:footnoteRef/>
      </w:r>
      <w:r>
        <w:t xml:space="preserve"> [JS] Fr. Athanasius has, “You will be blessed”</w:t>
      </w:r>
    </w:p>
  </w:footnote>
  <w:footnote w:id="733">
    <w:p w14:paraId="7A7A17DB" w14:textId="31683221" w:rsidR="00BE6654" w:rsidRDefault="00BE6654" w:rsidP="00087D9B">
      <w:pPr>
        <w:pStyle w:val="footnote"/>
      </w:pPr>
      <w:r>
        <w:rPr>
          <w:rStyle w:val="FootnoteReference"/>
        </w:rPr>
        <w:footnoteRef/>
      </w:r>
      <w:r>
        <w:t xml:space="preserve"> [JS]. Fr. Athanasius has, “you will,” instead of “may you”, throughout these last two vs. Lit. “sonss’ sons”</w:t>
      </w:r>
    </w:p>
  </w:footnote>
  <w:footnote w:id="734">
    <w:p w14:paraId="60A69A9F" w14:textId="2E477841" w:rsidR="00BE6654" w:rsidRDefault="00BE6654" w:rsidP="0061464A">
      <w:pPr>
        <w:pStyle w:val="footnote"/>
      </w:pPr>
      <w:r>
        <w:rPr>
          <w:rStyle w:val="FootnoteReference"/>
        </w:rPr>
        <w:footnoteRef/>
      </w:r>
      <w:r>
        <w:t xml:space="preserve"> [JS] OSB has “schemed behind my back,” NETS has, “On my back the sinners were practicing hteir skill”</w:t>
      </w:r>
    </w:p>
  </w:footnote>
  <w:footnote w:id="735">
    <w:p w14:paraId="74FF21CF" w14:textId="3FFF46C5" w:rsidR="00BE6654" w:rsidRDefault="00BE6654" w:rsidP="0061464A">
      <w:pPr>
        <w:pStyle w:val="footnote"/>
      </w:pPr>
      <w:r>
        <w:rPr>
          <w:rStyle w:val="FootnoteReference"/>
        </w:rPr>
        <w:footnoteRef/>
      </w:r>
      <w:r>
        <w:t xml:space="preserve"> [JS] or “lawlessness”</w:t>
      </w:r>
    </w:p>
  </w:footnote>
  <w:footnote w:id="736">
    <w:p w14:paraId="6A925E31" w14:textId="50F1CD8D" w:rsidR="00BE6654" w:rsidRDefault="00BE6654"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37">
    <w:p w14:paraId="0FC01CF2" w14:textId="3C79D2D9" w:rsidR="00BE6654" w:rsidRDefault="00BE6654" w:rsidP="00714F88">
      <w:pPr>
        <w:pStyle w:val="footnote"/>
      </w:pPr>
      <w:r>
        <w:rPr>
          <w:rStyle w:val="FootnoteReference"/>
        </w:rPr>
        <w:footnoteRef/>
      </w:r>
      <w:r>
        <w:t xml:space="preserve"> [JS] or “transgressions” or “acts of lawlessness”, throughout.</w:t>
      </w:r>
    </w:p>
  </w:footnote>
  <w:footnote w:id="738">
    <w:p w14:paraId="0461F9AD" w14:textId="6F28CA37" w:rsidR="00BE6654" w:rsidRDefault="00BE6654" w:rsidP="00714F88">
      <w:pPr>
        <w:pStyle w:val="footnote"/>
      </w:pPr>
      <w:r>
        <w:rPr>
          <w:rStyle w:val="FootnoteReference"/>
        </w:rPr>
        <w:footnoteRef/>
      </w:r>
      <w:r>
        <w:t xml:space="preserve"> [JS] or “forgiveness”</w:t>
      </w:r>
    </w:p>
  </w:footnote>
  <w:footnote w:id="739">
    <w:p w14:paraId="0C346C8C" w14:textId="77777777" w:rsidR="00BE6654" w:rsidRDefault="00BE6654"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40">
    <w:p w14:paraId="5234FC2B" w14:textId="0EBBDCE3" w:rsidR="00BE6654" w:rsidRDefault="00BE6654" w:rsidP="00C544D6">
      <w:pPr>
        <w:pStyle w:val="footnote"/>
      </w:pPr>
      <w:r>
        <w:rPr>
          <w:rStyle w:val="FootnoteReference"/>
        </w:rPr>
        <w:footnoteRef/>
      </w:r>
      <w:r>
        <w:t xml:space="preserve"> Cf. Titus 2:14.</w:t>
      </w:r>
    </w:p>
  </w:footnote>
  <w:footnote w:id="741">
    <w:p w14:paraId="55BAD822" w14:textId="77777777" w:rsidR="00BE6654" w:rsidRDefault="00BE6654" w:rsidP="00C544D6">
      <w:pPr>
        <w:pStyle w:val="footnote"/>
      </w:pPr>
      <w:r>
        <w:rPr>
          <w:rStyle w:val="FootnoteReference"/>
        </w:rPr>
        <w:footnoteRef/>
      </w:r>
      <w:r>
        <w:t xml:space="preserve"> Prov. 29:1; 2 Kings 17:14; Neh. 9:16; Dt. 9:6.</w:t>
      </w:r>
    </w:p>
  </w:footnote>
  <w:footnote w:id="742">
    <w:p w14:paraId="4E2F71A4" w14:textId="2CCCE707" w:rsidR="00BE6654" w:rsidRDefault="00BE6654" w:rsidP="00C0758B">
      <w:pPr>
        <w:pStyle w:val="footnote"/>
      </w:pPr>
      <w:r>
        <w:rPr>
          <w:rStyle w:val="FootnoteReference"/>
        </w:rPr>
        <w:footnoteRef/>
      </w:r>
      <w:r>
        <w:t xml:space="preserve"> [JS] literally “the tabernacle of my house”</w:t>
      </w:r>
    </w:p>
  </w:footnote>
  <w:footnote w:id="743">
    <w:p w14:paraId="7C027A5F" w14:textId="25B43E29" w:rsidR="00BE6654" w:rsidRDefault="00BE6654"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44">
    <w:p w14:paraId="061D8F8B" w14:textId="29FA4A55" w:rsidR="00BE6654" w:rsidRDefault="00BE6654" w:rsidP="00C544D6">
      <w:pPr>
        <w:pStyle w:val="footnote"/>
      </w:pPr>
      <w:r>
        <w:rPr>
          <w:rStyle w:val="FootnoteReference"/>
        </w:rPr>
        <w:footnoteRef/>
      </w:r>
      <w:r>
        <w:t xml:space="preserve"> Cf. 1 Kings 6:21 (1 Sam. 6:21).</w:t>
      </w:r>
    </w:p>
  </w:footnote>
  <w:footnote w:id="745">
    <w:p w14:paraId="7A5052C0" w14:textId="161D9B7D" w:rsidR="00BE6654" w:rsidRDefault="00BE6654" w:rsidP="00023B09">
      <w:pPr>
        <w:pStyle w:val="footnote"/>
      </w:pPr>
      <w:r>
        <w:rPr>
          <w:rStyle w:val="FootnoteReference"/>
        </w:rPr>
        <w:footnoteRef/>
      </w:r>
      <w:r>
        <w:t xml:space="preserve"> [JS] “do obeisance”, i.e. literally “bow down”</w:t>
      </w:r>
    </w:p>
  </w:footnote>
  <w:footnote w:id="746">
    <w:p w14:paraId="7B1B3D1C" w14:textId="1A224FFE" w:rsidR="00BE6654" w:rsidRDefault="00BE6654" w:rsidP="00023B09">
      <w:pPr>
        <w:pStyle w:val="footnote"/>
      </w:pPr>
      <w:r>
        <w:rPr>
          <w:rStyle w:val="FootnoteReference"/>
        </w:rPr>
        <w:footnoteRef/>
      </w:r>
      <w:r>
        <w:t xml:space="preserve"> [JS] Fr. Lazarus has “resting-place”</w:t>
      </w:r>
    </w:p>
  </w:footnote>
  <w:footnote w:id="747">
    <w:p w14:paraId="57742C2B" w14:textId="024D8554" w:rsidR="00BE6654" w:rsidRDefault="00BE6654" w:rsidP="00023B09">
      <w:pPr>
        <w:pStyle w:val="footnote"/>
      </w:pPr>
      <w:r>
        <w:rPr>
          <w:rStyle w:val="FootnoteReference"/>
        </w:rPr>
        <w:footnoteRef/>
      </w:r>
      <w:r>
        <w:t xml:space="preserve"> [JS] or “the ark of Your holiness”</w:t>
      </w:r>
    </w:p>
  </w:footnote>
  <w:footnote w:id="748">
    <w:p w14:paraId="371872E1" w14:textId="77777777" w:rsidR="00BE6654" w:rsidRDefault="00BE6654" w:rsidP="00C544D6">
      <w:pPr>
        <w:pStyle w:val="footnote"/>
      </w:pPr>
      <w:r>
        <w:rPr>
          <w:rStyle w:val="FootnoteReference"/>
        </w:rPr>
        <w:footnoteRef/>
      </w:r>
      <w:r>
        <w:t xml:space="preserve"> Ps. 131:8-10 = 2 Chron. 6:41-42.</w:t>
      </w:r>
    </w:p>
  </w:footnote>
  <w:footnote w:id="749">
    <w:p w14:paraId="3FFC0219" w14:textId="77777777" w:rsidR="00BE6654" w:rsidRDefault="00BE6654" w:rsidP="00C544D6">
      <w:pPr>
        <w:pStyle w:val="footnote"/>
      </w:pPr>
      <w:r>
        <w:rPr>
          <w:rStyle w:val="FootnoteReference"/>
        </w:rPr>
        <w:footnoteRef/>
      </w:r>
      <w:r>
        <w:t xml:space="preserve"> I Chron. 17:11-14; Acts 2:30-33.</w:t>
      </w:r>
    </w:p>
  </w:footnote>
  <w:footnote w:id="750">
    <w:p w14:paraId="750994E1" w14:textId="39B5FB55" w:rsidR="00BE6654" w:rsidRDefault="00BE6654" w:rsidP="00631963">
      <w:pPr>
        <w:pStyle w:val="footnote"/>
      </w:pPr>
      <w:r>
        <w:rPr>
          <w:rStyle w:val="FootnoteReference"/>
        </w:rPr>
        <w:footnoteRef/>
      </w:r>
      <w:r>
        <w:t xml:space="preserve"> [JS] Coptic has “widow”.</w:t>
      </w:r>
    </w:p>
  </w:footnote>
  <w:footnote w:id="751">
    <w:p w14:paraId="20533A22" w14:textId="760F6E73" w:rsidR="00BE6654" w:rsidRDefault="00BE6654" w:rsidP="00631963">
      <w:pPr>
        <w:pStyle w:val="footnote"/>
      </w:pPr>
      <w:r>
        <w:rPr>
          <w:rStyle w:val="FootnoteReference"/>
        </w:rPr>
        <w:footnoteRef/>
      </w:r>
      <w:r>
        <w:t xml:space="preserve"> [JS] or “rejoice with rejoicing”</w:t>
      </w:r>
    </w:p>
  </w:footnote>
  <w:footnote w:id="752">
    <w:p w14:paraId="41E94330" w14:textId="77777777" w:rsidR="00BE6654" w:rsidRDefault="00BE6654" w:rsidP="00C544D6">
      <w:pPr>
        <w:pStyle w:val="footnote"/>
      </w:pPr>
      <w:r>
        <w:rPr>
          <w:rStyle w:val="FootnoteReference"/>
        </w:rPr>
        <w:footnoteRef/>
      </w:r>
      <w:r>
        <w:t xml:space="preserve"> stock: </w:t>
      </w:r>
      <w:r w:rsidRPr="00783CA0">
        <w:rPr>
          <w:i/>
        </w:rPr>
        <w:t>lit</w:t>
      </w:r>
      <w:r>
        <w:t>. horn.</w:t>
      </w:r>
    </w:p>
  </w:footnote>
  <w:footnote w:id="753">
    <w:p w14:paraId="2CC35491" w14:textId="77777777" w:rsidR="00BE6654" w:rsidRDefault="00BE6654"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54">
    <w:p w14:paraId="5C900721" w14:textId="77777777" w:rsidR="00BE6654" w:rsidRDefault="00BE6654"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5">
    <w:p w14:paraId="1C6E6FA2" w14:textId="77777777" w:rsidR="00BE6654" w:rsidRDefault="00BE6654"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56">
    <w:p w14:paraId="53BD49E1" w14:textId="53C59812" w:rsidR="00BE6654" w:rsidRDefault="00BE6654"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57">
    <w:p w14:paraId="6C27778C" w14:textId="276CBE19" w:rsidR="00BE6654" w:rsidRDefault="00BE6654" w:rsidP="008B199B">
      <w:pPr>
        <w:pStyle w:val="footnote"/>
      </w:pPr>
      <w:r>
        <w:rPr>
          <w:rStyle w:val="FootnoteReference"/>
        </w:rPr>
        <w:footnoteRef/>
      </w:r>
      <w:r>
        <w:t xml:space="preserve"> [JS] literally, “slaves”</w:t>
      </w:r>
    </w:p>
  </w:footnote>
  <w:footnote w:id="758">
    <w:p w14:paraId="1FC82724" w14:textId="77777777" w:rsidR="00BE6654" w:rsidRDefault="00BE6654" w:rsidP="00C544D6">
      <w:pPr>
        <w:pStyle w:val="footnote"/>
      </w:pPr>
      <w:r>
        <w:rPr>
          <w:rStyle w:val="FootnoteReference"/>
        </w:rPr>
        <w:footnoteRef/>
      </w:r>
      <w:r>
        <w:t xml:space="preserve"> The kingdoms of this world have become the kingdoms of our Lord and of His Christ’ (Rev. 11:15).</w:t>
      </w:r>
    </w:p>
  </w:footnote>
  <w:footnote w:id="759">
    <w:p w14:paraId="5C9240DB" w14:textId="77777777" w:rsidR="00BE6654" w:rsidRDefault="00BE6654" w:rsidP="00C544D6">
      <w:pPr>
        <w:pStyle w:val="footnote"/>
      </w:pPr>
      <w:r>
        <w:rPr>
          <w:rStyle w:val="FootnoteReference"/>
        </w:rPr>
        <w:footnoteRef/>
      </w:r>
      <w:r>
        <w:t xml:space="preserve"> Deut. 32:36.</w:t>
      </w:r>
    </w:p>
  </w:footnote>
  <w:footnote w:id="760">
    <w:p w14:paraId="6CA454B0" w14:textId="699660A9" w:rsidR="00BE6654" w:rsidRDefault="00BE6654" w:rsidP="009F1DA0">
      <w:pPr>
        <w:pStyle w:val="footnote"/>
      </w:pPr>
      <w:r>
        <w:rPr>
          <w:rStyle w:val="FootnoteReference"/>
        </w:rPr>
        <w:footnoteRef/>
      </w:r>
      <w:r>
        <w:t xml:space="preserve"> [JS] [] lacking in all but OSB</w:t>
      </w:r>
    </w:p>
  </w:footnote>
  <w:footnote w:id="761">
    <w:p w14:paraId="71CEF4E9" w14:textId="77777777" w:rsidR="00BE6654" w:rsidRDefault="00BE6654"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62">
    <w:p w14:paraId="6639BD0B" w14:textId="45AA87DA" w:rsidR="00BE6654" w:rsidRDefault="00BE6654"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63">
    <w:p w14:paraId="2B96894E" w14:textId="6C468A01" w:rsidR="00BE6654" w:rsidRDefault="00BE6654" w:rsidP="00C544D6">
      <w:pPr>
        <w:pStyle w:val="footnote"/>
      </w:pPr>
      <w:r>
        <w:rPr>
          <w:rStyle w:val="FootnoteReference"/>
        </w:rPr>
        <w:footnoteRef/>
      </w:r>
      <w:r>
        <w:t xml:space="preserve"> mercy: </w:t>
      </w:r>
      <w:r w:rsidRPr="007F3CE8">
        <w:rPr>
          <w:i/>
        </w:rPr>
        <w:t>or</w:t>
      </w:r>
      <w:r>
        <w:t xml:space="preserve"> love. Cf. Lk. 10:37.</w:t>
      </w:r>
    </w:p>
  </w:footnote>
  <w:footnote w:id="764">
    <w:p w14:paraId="08E6A124" w14:textId="11CACB93" w:rsidR="00BE6654" w:rsidRDefault="00BE6654"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65">
    <w:p w14:paraId="39412F7E" w14:textId="1E04020D" w:rsidR="00BE6654" w:rsidRDefault="00BE6654" w:rsidP="00AE1E0F">
      <w:pPr>
        <w:pStyle w:val="footnote"/>
      </w:pPr>
      <w:r>
        <w:rPr>
          <w:rStyle w:val="FootnoteReference"/>
        </w:rPr>
        <w:footnoteRef/>
      </w:r>
      <w:r>
        <w:t xml:space="preserve"> [JS] or “and shook of Pharaoh and his army into the Red sea,”</w:t>
      </w:r>
    </w:p>
  </w:footnote>
  <w:footnote w:id="766">
    <w:p w14:paraId="0B96BC12" w14:textId="30893C5B" w:rsidR="00BE6654" w:rsidRDefault="00BE6654" w:rsidP="00AE1E0F">
      <w:pPr>
        <w:pStyle w:val="footnote"/>
      </w:pPr>
      <w:r>
        <w:rPr>
          <w:rStyle w:val="FootnoteReference"/>
        </w:rPr>
        <w:footnoteRef/>
      </w:r>
      <w:r>
        <w:t xml:space="preserve"> [JS] or “slew”</w:t>
      </w:r>
    </w:p>
  </w:footnote>
  <w:footnote w:id="767">
    <w:p w14:paraId="0DA78EFF" w14:textId="6EE98942" w:rsidR="00BE6654" w:rsidRDefault="00BE6654" w:rsidP="00AE1E0F">
      <w:pPr>
        <w:pStyle w:val="footnote"/>
      </w:pPr>
      <w:r>
        <w:rPr>
          <w:rStyle w:val="FootnoteReference"/>
        </w:rPr>
        <w:footnoteRef/>
      </w:r>
      <w:r>
        <w:t xml:space="preserve"> [JS] [] lacking in all but the Copitc. This verse and 16b lacking in most translations.</w:t>
      </w:r>
    </w:p>
  </w:footnote>
  <w:footnote w:id="768">
    <w:p w14:paraId="491E3626" w14:textId="77777777" w:rsidR="00BE6654" w:rsidRDefault="00BE6654"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69">
    <w:p w14:paraId="27102E37" w14:textId="01E87A4E" w:rsidR="00BE6654" w:rsidRDefault="00BE6654" w:rsidP="00C544D6">
      <w:pPr>
        <w:pStyle w:val="footnote"/>
      </w:pPr>
      <w:r>
        <w:rPr>
          <w:rStyle w:val="FootnoteReference"/>
        </w:rPr>
        <w:footnoteRef/>
      </w:r>
      <w:r>
        <w:t xml:space="preserve"> See previous footnote.</w:t>
      </w:r>
    </w:p>
  </w:footnote>
  <w:footnote w:id="770">
    <w:p w14:paraId="32C9C8BA" w14:textId="1283C1AE" w:rsidR="00BE6654" w:rsidRDefault="00BE6654"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71">
    <w:p w14:paraId="1CAEC73A" w14:textId="2CFEA53A" w:rsidR="00BE6654" w:rsidRDefault="00BE6654" w:rsidP="00AC3281">
      <w:pPr>
        <w:pStyle w:val="footnote"/>
      </w:pPr>
      <w:r>
        <w:rPr>
          <w:rStyle w:val="FootnoteReference"/>
        </w:rPr>
        <w:footnoteRef/>
      </w:r>
      <w:r>
        <w:t xml:space="preserve"> [JS] or “thank”, or “thankfully confess with praise”</w:t>
      </w:r>
    </w:p>
  </w:footnote>
  <w:footnote w:id="772">
    <w:p w14:paraId="02264BC2" w14:textId="77777777" w:rsidR="00BE6654" w:rsidRDefault="00BE6654"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73">
    <w:p w14:paraId="474A88D1" w14:textId="00155028" w:rsidR="00BE6654" w:rsidRDefault="00BE6654" w:rsidP="00AC3281">
      <w:pPr>
        <w:pStyle w:val="footnote"/>
      </w:pPr>
      <w:r>
        <w:rPr>
          <w:rStyle w:val="FootnoteReference"/>
        </w:rPr>
        <w:footnoteRef/>
      </w:r>
      <w:r>
        <w:t xml:space="preserve"> [JS] “do obeisance”, elsewhere rendered “worship’, but referring to the physical act.</w:t>
      </w:r>
    </w:p>
  </w:footnote>
  <w:footnote w:id="774">
    <w:p w14:paraId="1B1D5002" w14:textId="29B07E11" w:rsidR="00BE6654" w:rsidRDefault="00BE6654" w:rsidP="00C1761F">
      <w:pPr>
        <w:pStyle w:val="footnote"/>
      </w:pPr>
      <w:r>
        <w:rPr>
          <w:rStyle w:val="FootnoteReference"/>
        </w:rPr>
        <w:footnoteRef/>
      </w:r>
      <w:r>
        <w:t xml:space="preserve"> [JS] or “give thanks to,” or “prase,” or “thankfully confess Your Name with praise”</w:t>
      </w:r>
    </w:p>
  </w:footnote>
  <w:footnote w:id="775">
    <w:p w14:paraId="12351032" w14:textId="637DDCD6" w:rsidR="00BE6654" w:rsidRDefault="00BE6654"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76">
    <w:p w14:paraId="00F8589A" w14:textId="3079BAC3" w:rsidR="00BE6654" w:rsidRDefault="00BE6654" w:rsidP="00C1761F">
      <w:pPr>
        <w:pStyle w:val="footnote"/>
      </w:pPr>
      <w:r>
        <w:rPr>
          <w:rStyle w:val="FootnoteReference"/>
        </w:rPr>
        <w:footnoteRef/>
      </w:r>
      <w:r>
        <w:t xml:space="preserve"> [JS] or “acknowledge,” or “give thanks to,” or “thankfully confess with praise”</w:t>
      </w:r>
    </w:p>
  </w:footnote>
  <w:footnote w:id="777">
    <w:p w14:paraId="18BB02EB" w14:textId="33FE7177" w:rsidR="00BE6654" w:rsidRDefault="00BE6654"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78">
    <w:p w14:paraId="333B0F0E" w14:textId="4D89FC4A" w:rsidR="00BE6654" w:rsidRDefault="00BE6654" w:rsidP="00FF6795">
      <w:pPr>
        <w:pStyle w:val="footnote"/>
      </w:pPr>
      <w:r>
        <w:rPr>
          <w:rStyle w:val="FootnoteReference"/>
        </w:rPr>
        <w:footnoteRef/>
      </w:r>
      <w:r>
        <w:t xml:space="preserve"> [JS] literally “those who are exalted” or “the high things”</w:t>
      </w:r>
    </w:p>
  </w:footnote>
  <w:footnote w:id="779">
    <w:p w14:paraId="596BB70E" w14:textId="27F87B4A" w:rsidR="00BE6654" w:rsidRDefault="00BE6654" w:rsidP="00C544D6">
      <w:pPr>
        <w:pStyle w:val="footnote"/>
      </w:pPr>
      <w:r>
        <w:rPr>
          <w:rStyle w:val="FootnoteReference"/>
        </w:rPr>
        <w:footnoteRef/>
      </w:r>
      <w:r>
        <w:t xml:space="preserve"> The Spirit of the Lord fills the world (Wisdom 1:7). [JS] presence: literally “face”</w:t>
      </w:r>
    </w:p>
  </w:footnote>
  <w:footnote w:id="780">
    <w:p w14:paraId="7AB3BB43" w14:textId="5D02016E" w:rsidR="00BE6654" w:rsidRDefault="00BE6654" w:rsidP="00485563">
      <w:pPr>
        <w:pStyle w:val="footnote"/>
      </w:pPr>
      <w:r>
        <w:rPr>
          <w:rStyle w:val="FootnoteReference"/>
        </w:rPr>
        <w:footnoteRef/>
      </w:r>
      <w:r>
        <w:t xml:space="preserve"> [JS] or “possess”</w:t>
      </w:r>
    </w:p>
  </w:footnote>
  <w:footnote w:id="781">
    <w:p w14:paraId="145A6B15" w14:textId="77777777" w:rsidR="00BE6654" w:rsidRDefault="00BE6654" w:rsidP="00C544D6">
      <w:pPr>
        <w:pStyle w:val="footnote"/>
      </w:pPr>
      <w:r>
        <w:rPr>
          <w:rStyle w:val="FootnoteReference"/>
        </w:rPr>
        <w:footnoteRef/>
      </w:r>
      <w:r>
        <w:t xml:space="preserve"> heart: </w:t>
      </w:r>
      <w:r w:rsidRPr="007F3CE8">
        <w:rPr>
          <w:i/>
        </w:rPr>
        <w:t>lit</w:t>
      </w:r>
      <w:r>
        <w:t>. kidneys (seat of the affections in Hebrew thought).</w:t>
      </w:r>
    </w:p>
  </w:footnote>
  <w:footnote w:id="782">
    <w:p w14:paraId="5EA66D53" w14:textId="1C1D5AB6" w:rsidR="00BE6654" w:rsidRDefault="00BE6654" w:rsidP="00485563">
      <w:pPr>
        <w:pStyle w:val="footnote"/>
      </w:pPr>
      <w:r>
        <w:rPr>
          <w:rStyle w:val="FootnoteReference"/>
        </w:rPr>
        <w:footnoteRef/>
      </w:r>
      <w:r>
        <w:t xml:space="preserve"> [JS] or “give thanks,” or “thankfully confess You with praise”</w:t>
      </w:r>
    </w:p>
  </w:footnote>
  <w:footnote w:id="783">
    <w:p w14:paraId="4E73646F" w14:textId="549C13C9" w:rsidR="00BE6654" w:rsidRDefault="00BE6654" w:rsidP="00EB72A3">
      <w:pPr>
        <w:pStyle w:val="footnote"/>
      </w:pPr>
      <w:r>
        <w:rPr>
          <w:rStyle w:val="FootnoteReference"/>
        </w:rPr>
        <w:footnoteRef/>
      </w:r>
      <w:r>
        <w:t xml:space="preserve"> [JS] or “and do I not waste away because of my enemies?”</w:t>
      </w:r>
    </w:p>
  </w:footnote>
  <w:footnote w:id="784">
    <w:p w14:paraId="4CC16564" w14:textId="262FCF3B" w:rsidR="00BE6654" w:rsidRDefault="00BE6654" w:rsidP="00814FC4">
      <w:pPr>
        <w:pStyle w:val="footnote"/>
      </w:pPr>
      <w:r>
        <w:rPr>
          <w:rStyle w:val="FootnoteReference"/>
        </w:rPr>
        <w:footnoteRef/>
      </w:r>
      <w:r>
        <w:t xml:space="preserve"> [JS] or “way of iniquity”</w:t>
      </w:r>
    </w:p>
  </w:footnote>
  <w:footnote w:id="785">
    <w:p w14:paraId="6BCAB3AE" w14:textId="77777777" w:rsidR="00BE6654" w:rsidRDefault="00BE6654" w:rsidP="00C544D6">
      <w:pPr>
        <w:pStyle w:val="footnote"/>
      </w:pPr>
      <w:r>
        <w:rPr>
          <w:rStyle w:val="FootnoteReference"/>
        </w:rPr>
        <w:footnoteRef/>
      </w:r>
      <w:r>
        <w:t xml:space="preserve"> ‘He gives songs in the night’ (Job. 35:10).</w:t>
      </w:r>
    </w:p>
  </w:footnote>
  <w:footnote w:id="786">
    <w:p w14:paraId="6FFB8AE3" w14:textId="30159915" w:rsidR="00BE6654" w:rsidRDefault="00BE6654" w:rsidP="00FF4A4F">
      <w:pPr>
        <w:pStyle w:val="footnote"/>
      </w:pPr>
      <w:r>
        <w:rPr>
          <w:rStyle w:val="FootnoteReference"/>
        </w:rPr>
        <w:footnoteRef/>
      </w:r>
      <w:r>
        <w:t xml:space="preserve"> Literally “voice”</w:t>
      </w:r>
    </w:p>
  </w:footnote>
  <w:footnote w:id="787">
    <w:p w14:paraId="1995E6B7" w14:textId="70D38F62" w:rsidR="00BE6654" w:rsidRDefault="00BE6654" w:rsidP="00EB72A3">
      <w:pPr>
        <w:pStyle w:val="footnote"/>
      </w:pPr>
      <w:r>
        <w:rPr>
          <w:rStyle w:val="FootnoteReference"/>
        </w:rPr>
        <w:footnoteRef/>
      </w:r>
      <w:r>
        <w:t xml:space="preserve"> [JS] or “praise,” or “give thanks to,” or “thankfully confess with praise”</w:t>
      </w:r>
    </w:p>
  </w:footnote>
  <w:footnote w:id="788">
    <w:p w14:paraId="7EBC0985" w14:textId="77777777" w:rsidR="00BE6654" w:rsidRDefault="00BE6654" w:rsidP="00784373">
      <w:pPr>
        <w:pStyle w:val="footnote"/>
      </w:pPr>
      <w:r>
        <w:rPr>
          <w:rStyle w:val="FootnoteReference"/>
        </w:rPr>
        <w:footnoteRef/>
      </w:r>
      <w:r>
        <w:t xml:space="preserve"> [JS] or “Hades”.</w:t>
      </w:r>
    </w:p>
  </w:footnote>
  <w:footnote w:id="789">
    <w:p w14:paraId="5A5C1D1C" w14:textId="586EEB89" w:rsidR="00BE6654" w:rsidRDefault="00BE6654"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90">
    <w:p w14:paraId="1AD5A19A" w14:textId="77777777" w:rsidR="00BE6654" w:rsidRDefault="00BE6654" w:rsidP="00C544D6">
      <w:pPr>
        <w:pStyle w:val="footnote"/>
      </w:pPr>
      <w:r>
        <w:rPr>
          <w:rStyle w:val="FootnoteReference"/>
        </w:rPr>
        <w:footnoteRef/>
      </w:r>
      <w:r>
        <w:t xml:space="preserve"> this way: the confession of Christ (2 Tim. 3:12).</w:t>
      </w:r>
    </w:p>
  </w:footnote>
  <w:footnote w:id="791">
    <w:p w14:paraId="1B4DA4D8" w14:textId="4D3CDF72" w:rsidR="00BE6654" w:rsidRDefault="00BE6654" w:rsidP="00EB72A3">
      <w:pPr>
        <w:pStyle w:val="footnote"/>
      </w:pPr>
      <w:r>
        <w:rPr>
          <w:rStyle w:val="FootnoteReference"/>
        </w:rPr>
        <w:footnoteRef/>
      </w:r>
      <w:r>
        <w:t xml:space="preserve"> [JS] or “praise” or “thive thanks to,” or “thankfully confess with praise”</w:t>
      </w:r>
    </w:p>
  </w:footnote>
  <w:footnote w:id="792">
    <w:p w14:paraId="10A5500A" w14:textId="77777777" w:rsidR="00BE6654" w:rsidRDefault="00BE6654" w:rsidP="00C544D6">
      <w:pPr>
        <w:pStyle w:val="footnote"/>
      </w:pPr>
      <w:r>
        <w:rPr>
          <w:rStyle w:val="FootnoteReference"/>
        </w:rPr>
        <w:footnoteRef/>
      </w:r>
      <w:r>
        <w:t xml:space="preserve"> These two lines are identical with Lamentations 3:6.</w:t>
      </w:r>
    </w:p>
  </w:footnote>
  <w:footnote w:id="793">
    <w:p w14:paraId="30FC40DD" w14:textId="11119DF6" w:rsidR="00BE6654" w:rsidRDefault="00BE6654" w:rsidP="00C544D6">
      <w:pPr>
        <w:pStyle w:val="footnote"/>
      </w:pPr>
      <w:r>
        <w:rPr>
          <w:rStyle w:val="FootnoteReference"/>
        </w:rPr>
        <w:footnoteRef/>
      </w:r>
      <w:r>
        <w:t xml:space="preserve"> Cf. Rev. 10:5; Ezek. 20:23,28,42; Deut. 32:14.</w:t>
      </w:r>
    </w:p>
  </w:footnote>
  <w:footnote w:id="794">
    <w:p w14:paraId="58511EB9" w14:textId="77777777" w:rsidR="00BE6654" w:rsidRDefault="00BE6654"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5">
    <w:p w14:paraId="3B148124" w14:textId="77777777" w:rsidR="00BE6654" w:rsidRDefault="00BE6654"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6">
    <w:p w14:paraId="1CAB0511" w14:textId="43E4190B" w:rsidR="00BE6654" w:rsidRDefault="00BE6654" w:rsidP="00C544D6">
      <w:pPr>
        <w:pStyle w:val="footnote"/>
      </w:pPr>
      <w:r>
        <w:rPr>
          <w:rStyle w:val="FootnoteReference"/>
        </w:rPr>
        <w:footnoteRef/>
      </w:r>
      <w:r>
        <w:t xml:space="preserve"> Cf. ‘If I am lifted up from the earth, I will draw all men to Me’ (Jn. 12:32). See also Psalm 45:11 and the note there.</w:t>
      </w:r>
    </w:p>
  </w:footnote>
  <w:footnote w:id="797">
    <w:p w14:paraId="13B01E95" w14:textId="737A6D70" w:rsidR="00BE6654" w:rsidRDefault="00BE6654" w:rsidP="00F53108">
      <w:pPr>
        <w:pStyle w:val="footnote"/>
      </w:pPr>
      <w:r>
        <w:rPr>
          <w:rStyle w:val="FootnoteReference"/>
        </w:rPr>
        <w:footnoteRef/>
      </w:r>
      <w:r>
        <w:t xml:space="preserve"> [JS] or “gush forth”, “overflow”</w:t>
      </w:r>
    </w:p>
  </w:footnote>
  <w:footnote w:id="798">
    <w:p w14:paraId="291B5302" w14:textId="22414254" w:rsidR="00BE6654" w:rsidRDefault="00BE6654" w:rsidP="00F53108">
      <w:pPr>
        <w:pStyle w:val="footnote"/>
      </w:pPr>
      <w:r>
        <w:rPr>
          <w:rStyle w:val="FootnoteReference"/>
        </w:rPr>
        <w:footnoteRef/>
      </w:r>
      <w:r>
        <w:t xml:space="preserve"> [JS] or “thankfully confess You with praise”, or “praise”, or “give thanks to”</w:t>
      </w:r>
    </w:p>
  </w:footnote>
  <w:footnote w:id="799">
    <w:p w14:paraId="7FEF7BE1" w14:textId="0F451A05" w:rsidR="00BE6654" w:rsidRDefault="00BE6654" w:rsidP="008D3680">
      <w:pPr>
        <w:pStyle w:val="footnote"/>
      </w:pPr>
      <w:r>
        <w:rPr>
          <w:rStyle w:val="FootnoteReference"/>
        </w:rPr>
        <w:footnoteRef/>
      </w:r>
      <w:r>
        <w:t xml:space="preserve"> [JS] literally “holy ones”</w:t>
      </w:r>
    </w:p>
  </w:footnote>
  <w:footnote w:id="800">
    <w:p w14:paraId="67EE1F7C" w14:textId="1AC854C4" w:rsidR="00BE6654" w:rsidRDefault="00BE6654"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01">
    <w:p w14:paraId="353ACEBC" w14:textId="59328CB4" w:rsidR="00BE6654" w:rsidRDefault="00BE6654" w:rsidP="00C544D6">
      <w:pPr>
        <w:pStyle w:val="footnote"/>
      </w:pPr>
      <w:r>
        <w:rPr>
          <w:rStyle w:val="FootnoteReference"/>
        </w:rPr>
        <w:footnoteRef/>
      </w:r>
      <w:r>
        <w:t xml:space="preserve"> Cf. Ps. 145:2 with Ps. 103:33. Only verbs differ.</w:t>
      </w:r>
    </w:p>
  </w:footnote>
  <w:footnote w:id="802">
    <w:p w14:paraId="35C0C4DD" w14:textId="71AC6682" w:rsidR="00BE6654" w:rsidRDefault="00BE6654" w:rsidP="007F50FD">
      <w:pPr>
        <w:pStyle w:val="footnote"/>
      </w:pPr>
      <w:r>
        <w:rPr>
          <w:rStyle w:val="FootnoteReference"/>
        </w:rPr>
        <w:footnoteRef/>
      </w:r>
      <w:r>
        <w:t xml:space="preserve"> [JS] or “spirit”</w:t>
      </w:r>
    </w:p>
  </w:footnote>
  <w:footnote w:id="803">
    <w:p w14:paraId="23EB32F2" w14:textId="235BD424" w:rsidR="00BE6654" w:rsidRDefault="00BE6654" w:rsidP="007F50FD">
      <w:pPr>
        <w:pStyle w:val="footnote"/>
      </w:pPr>
      <w:r>
        <w:rPr>
          <w:rStyle w:val="FootnoteReference"/>
        </w:rPr>
        <w:footnoteRef/>
      </w:r>
      <w:r>
        <w:t xml:space="preserve"> [JS] thoughts, or designs, plans, projects</w:t>
      </w:r>
    </w:p>
  </w:footnote>
  <w:footnote w:id="804">
    <w:p w14:paraId="1E480973" w14:textId="3F051D55" w:rsidR="00BE6654" w:rsidRDefault="00BE6654" w:rsidP="007F50FD">
      <w:pPr>
        <w:pStyle w:val="footnote"/>
      </w:pPr>
      <w:r>
        <w:rPr>
          <w:rStyle w:val="FootnoteReference"/>
        </w:rPr>
        <w:footnoteRef/>
      </w:r>
      <w:r>
        <w:t xml:space="preserve"> [JS] or “guards”</w:t>
      </w:r>
    </w:p>
  </w:footnote>
  <w:footnote w:id="805">
    <w:p w14:paraId="6A1BF79E" w14:textId="2C42AEE5" w:rsidR="00BE6654" w:rsidRDefault="00BE6654" w:rsidP="007F50FD">
      <w:pPr>
        <w:pStyle w:val="footnote"/>
      </w:pPr>
      <w:r>
        <w:rPr>
          <w:rStyle w:val="FootnoteReference"/>
        </w:rPr>
        <w:footnoteRef/>
      </w:r>
      <w:r>
        <w:t xml:space="preserve"> [JS] or “frees the prisoners”</w:t>
      </w:r>
    </w:p>
  </w:footnote>
  <w:footnote w:id="806">
    <w:p w14:paraId="5D5111FF" w14:textId="66B6F812" w:rsidR="00BE6654" w:rsidRDefault="00BE6654" w:rsidP="007F50FD">
      <w:pPr>
        <w:pStyle w:val="footnote"/>
      </w:pPr>
      <w:r>
        <w:rPr>
          <w:rStyle w:val="FootnoteReference"/>
        </w:rPr>
        <w:footnoteRef/>
      </w:r>
      <w:r>
        <w:t xml:space="preserve"> [JS] or “bent”</w:t>
      </w:r>
    </w:p>
  </w:footnote>
  <w:footnote w:id="807">
    <w:p w14:paraId="4090A924" w14:textId="68E30641" w:rsidR="00BE6654" w:rsidRDefault="00BE6654" w:rsidP="007F50FD">
      <w:pPr>
        <w:pStyle w:val="footnote"/>
      </w:pPr>
      <w:r>
        <w:rPr>
          <w:rStyle w:val="FootnoteReference"/>
        </w:rPr>
        <w:footnoteRef/>
      </w:r>
      <w:r>
        <w:t xml:space="preserve"> [JS] or “skill”</w:t>
      </w:r>
    </w:p>
  </w:footnote>
  <w:footnote w:id="808">
    <w:p w14:paraId="6F819BD3" w14:textId="78976808" w:rsidR="00BE6654" w:rsidRDefault="00BE6654" w:rsidP="007F50FD">
      <w:pPr>
        <w:pStyle w:val="footnote"/>
      </w:pPr>
      <w:r>
        <w:rPr>
          <w:rStyle w:val="FootnoteReference"/>
        </w:rPr>
        <w:footnoteRef/>
      </w:r>
      <w:r>
        <w:t xml:space="preserve"> [JS] or “foreigners”</w:t>
      </w:r>
    </w:p>
  </w:footnote>
  <w:footnote w:id="809">
    <w:p w14:paraId="78560DE2" w14:textId="6759CA05" w:rsidR="00BE6654" w:rsidRDefault="00BE6654" w:rsidP="007F50FD">
      <w:pPr>
        <w:pStyle w:val="footnote"/>
      </w:pPr>
      <w:r>
        <w:rPr>
          <w:rStyle w:val="FootnoteReference"/>
        </w:rPr>
        <w:footnoteRef/>
      </w:r>
      <w:r>
        <w:t xml:space="preserve"> [JS] or a psalm, or a melody</w:t>
      </w:r>
    </w:p>
  </w:footnote>
  <w:footnote w:id="810">
    <w:p w14:paraId="2C19D159" w14:textId="3C9E27D5" w:rsidR="00BE6654" w:rsidRDefault="00BE6654" w:rsidP="00F258B1">
      <w:pPr>
        <w:pStyle w:val="footnote"/>
      </w:pPr>
      <w:r>
        <w:rPr>
          <w:rStyle w:val="FootnoteReference"/>
        </w:rPr>
        <w:footnoteRef/>
      </w:r>
      <w:r>
        <w:t xml:space="preserve"> </w:t>
      </w:r>
      <w:r w:rsidRPr="00D813A7">
        <w:rPr>
          <w:i/>
        </w:rPr>
        <w:t>Lit</w:t>
      </w:r>
      <w:r>
        <w:t>. ‘dispersions’. Cf. Mt. 24:31.</w:t>
      </w:r>
    </w:p>
  </w:footnote>
  <w:footnote w:id="811">
    <w:p w14:paraId="7AC7AD8B" w14:textId="5BFFD4CA" w:rsidR="00BE6654" w:rsidRDefault="00BE6654"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12">
    <w:p w14:paraId="1F0F4402" w14:textId="056F6B42" w:rsidR="00BE6654" w:rsidRDefault="00BE6654" w:rsidP="00CD1E61">
      <w:pPr>
        <w:pStyle w:val="footnote"/>
      </w:pPr>
      <w:r>
        <w:rPr>
          <w:rStyle w:val="FootnoteReference"/>
        </w:rPr>
        <w:footnoteRef/>
      </w:r>
      <w:r>
        <w:t xml:space="preserve"> [JS] or word, or teaching</w:t>
      </w:r>
    </w:p>
  </w:footnote>
  <w:footnote w:id="813">
    <w:p w14:paraId="407F2DDB" w14:textId="624657B1" w:rsidR="00BE6654" w:rsidRDefault="00BE6654"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14">
    <w:p w14:paraId="35167DCD" w14:textId="373FC63F" w:rsidR="00BE6654" w:rsidRDefault="00BE6654" w:rsidP="00DE04F0">
      <w:pPr>
        <w:pStyle w:val="footnote"/>
      </w:pPr>
      <w:r>
        <w:rPr>
          <w:rStyle w:val="FootnoteReference"/>
        </w:rPr>
        <w:footnoteRef/>
      </w:r>
      <w:r>
        <w:t xml:space="preserve"> [JS] or “stormy wind”</w:t>
      </w:r>
    </w:p>
  </w:footnote>
  <w:footnote w:id="815">
    <w:p w14:paraId="596CA46F" w14:textId="3CE69ED5" w:rsidR="00BE6654" w:rsidRDefault="00BE6654" w:rsidP="00DE04F0">
      <w:pPr>
        <w:pStyle w:val="footnote"/>
      </w:pPr>
      <w:r>
        <w:rPr>
          <w:rStyle w:val="FootnoteReference"/>
        </w:rPr>
        <w:footnoteRef/>
      </w:r>
      <w:r>
        <w:t xml:space="preserve"> [JS] or “maidens,” or “unmarried women”</w:t>
      </w:r>
    </w:p>
  </w:footnote>
  <w:footnote w:id="816">
    <w:p w14:paraId="302477DE" w14:textId="111432A8" w:rsidR="00BE6654" w:rsidRDefault="00BE6654"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17">
    <w:p w14:paraId="33D71E70" w14:textId="2D5394E7" w:rsidR="00BE6654" w:rsidRDefault="00BE6654" w:rsidP="007039A0">
      <w:pPr>
        <w:pStyle w:val="footnote"/>
      </w:pPr>
      <w:r>
        <w:rPr>
          <w:rStyle w:val="FootnoteReference"/>
        </w:rPr>
        <w:footnoteRef/>
      </w:r>
      <w:r>
        <w:t xml:space="preserve"> [JS] literally, “And He will raise/exalt the horn of His people”</w:t>
      </w:r>
    </w:p>
  </w:footnote>
  <w:footnote w:id="818">
    <w:p w14:paraId="43AD805B" w14:textId="6DFE2128" w:rsidR="00BE6654" w:rsidRDefault="00BE6654" w:rsidP="007039A0">
      <w:pPr>
        <w:pStyle w:val="footnote"/>
      </w:pPr>
      <w:r>
        <w:rPr>
          <w:rStyle w:val="FootnoteReference"/>
        </w:rPr>
        <w:footnoteRef/>
      </w:r>
      <w:r>
        <w:t xml:space="preserve"> [JS] “assembly”</w:t>
      </w:r>
    </w:p>
  </w:footnote>
  <w:footnote w:id="819">
    <w:p w14:paraId="0C277B75" w14:textId="51E0F674" w:rsidR="00BE6654" w:rsidRDefault="00BE6654" w:rsidP="007039A0">
      <w:pPr>
        <w:pStyle w:val="footnote"/>
      </w:pPr>
      <w:r>
        <w:rPr>
          <w:rStyle w:val="FootnoteReference"/>
        </w:rPr>
        <w:footnoteRef/>
      </w:r>
      <w:r>
        <w:t xml:space="preserve"> [JS] Coptic has “in the chorus”</w:t>
      </w:r>
    </w:p>
  </w:footnote>
  <w:footnote w:id="820">
    <w:p w14:paraId="7329AB19" w14:textId="77777777" w:rsidR="00BE6654" w:rsidRDefault="00BE6654" w:rsidP="00F258B1">
      <w:pPr>
        <w:pStyle w:val="footnote"/>
      </w:pPr>
      <w:r>
        <w:rPr>
          <w:rStyle w:val="FootnoteReference"/>
        </w:rPr>
        <w:footnoteRef/>
      </w:r>
      <w:r>
        <w:t xml:space="preserve"> two-edged sword: praise which conquers Amalek (St. Chrysostom).</w:t>
      </w:r>
    </w:p>
  </w:footnote>
  <w:footnote w:id="821">
    <w:p w14:paraId="2095C32A" w14:textId="77777777" w:rsidR="00BE6654" w:rsidRDefault="00BE6654" w:rsidP="00F258B1">
      <w:pPr>
        <w:pStyle w:val="footnote"/>
      </w:pPr>
      <w:r>
        <w:rPr>
          <w:rStyle w:val="FootnoteReference"/>
        </w:rPr>
        <w:footnoteRef/>
      </w:r>
      <w:r>
        <w:t xml:space="preserve"> ‘Holiness of life is the mother of glory’ (St Theodoret).</w:t>
      </w:r>
    </w:p>
  </w:footnote>
  <w:footnote w:id="822">
    <w:p w14:paraId="4C5EFC08" w14:textId="6D588D58" w:rsidR="00BE6654" w:rsidRDefault="00BE6654" w:rsidP="00AE5C5A">
      <w:pPr>
        <w:pStyle w:val="footnote"/>
      </w:pPr>
      <w:r>
        <w:rPr>
          <w:rStyle w:val="FootnoteReference"/>
        </w:rPr>
        <w:footnoteRef/>
      </w:r>
      <w:r>
        <w:t xml:space="preserve"> [JS] variant reading, “harp and lyre”</w:t>
      </w:r>
    </w:p>
  </w:footnote>
  <w:footnote w:id="823">
    <w:p w14:paraId="34B39967" w14:textId="2F98E45D" w:rsidR="00BE6654" w:rsidRDefault="00BE6654" w:rsidP="00AE5C5A">
      <w:pPr>
        <w:pStyle w:val="footnote"/>
      </w:pPr>
      <w:r>
        <w:rPr>
          <w:rStyle w:val="FootnoteReference"/>
        </w:rPr>
        <w:footnoteRef/>
      </w:r>
      <w:r>
        <w:t xml:space="preserve"> [JS] Coptic has “chorus” in place of “dance”</w:t>
      </w:r>
    </w:p>
  </w:footnote>
  <w:footnote w:id="824">
    <w:p w14:paraId="3F01F63D" w14:textId="7FB71CE4" w:rsidR="00BE6654" w:rsidRDefault="00BE6654" w:rsidP="00FB1741">
      <w:pPr>
        <w:pStyle w:val="footnote"/>
      </w:pPr>
      <w:r>
        <w:rPr>
          <w:rStyle w:val="FootnoteReference"/>
        </w:rPr>
        <w:footnoteRef/>
      </w:r>
      <w:r>
        <w:t xml:space="preserve"> [JS] or “allophyle”, which means “foreigner”, but specificially in reference to Philistines.</w:t>
      </w:r>
    </w:p>
  </w:footnote>
  <w:footnote w:id="825">
    <w:p w14:paraId="234F96D1" w14:textId="322FE18B" w:rsidR="00BE6654" w:rsidRDefault="00BE6654" w:rsidP="00865C59">
      <w:pPr>
        <w:pStyle w:val="footnote"/>
      </w:pPr>
      <w:r>
        <w:rPr>
          <w:rStyle w:val="FootnoteReference"/>
        </w:rPr>
        <w:footnoteRef/>
      </w:r>
      <w:r>
        <w:t xml:space="preserve"> Or “Spirit”</w:t>
      </w:r>
    </w:p>
  </w:footnote>
  <w:footnote w:id="826">
    <w:p w14:paraId="296DD30B" w14:textId="77777777" w:rsidR="00BE6654" w:rsidRDefault="00BE6654"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27">
    <w:p w14:paraId="75462569" w14:textId="77777777" w:rsidR="00BE6654" w:rsidRDefault="00BE6654" w:rsidP="00344A59">
      <w:pPr>
        <w:pStyle w:val="footnote"/>
      </w:pPr>
      <w:r>
        <w:rPr>
          <w:rStyle w:val="FootnoteReference"/>
        </w:rPr>
        <w:footnoteRef/>
      </w:r>
      <w:r>
        <w:t xml:space="preserve"> The “alleluia” in each vs is inserted into each verse of the Psalm</w:t>
      </w:r>
    </w:p>
  </w:footnote>
  <w:footnote w:id="828">
    <w:p w14:paraId="1F1613E0" w14:textId="77777777" w:rsidR="00BE6654" w:rsidRDefault="00BE6654"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w:t>
      </w:r>
      <w:proofErr w:type="gramStart"/>
      <w:r>
        <w:t>Therefore</w:t>
      </w:r>
      <w:proofErr w:type="gramEnd"/>
      <w:r>
        <w:t xml:space="preserve"> we recommend singing “Confess the Lord,” or at least “praise the Lord”, and omitting the “to Him” in order to accommodate English grammar.</w:t>
      </w:r>
    </w:p>
  </w:footnote>
  <w:footnote w:id="829">
    <w:p w14:paraId="001DC1B4" w14:textId="77777777" w:rsidR="00BE6654" w:rsidRDefault="00BE6654" w:rsidP="00A7333E">
      <w:pPr>
        <w:pStyle w:val="footnote"/>
      </w:pPr>
      <w:r>
        <w:rPr>
          <w:rStyle w:val="FootnoteReference"/>
        </w:rPr>
        <w:footnoteRef/>
      </w:r>
      <w:r>
        <w:t xml:space="preserve"> Do obiesance</w:t>
      </w:r>
    </w:p>
  </w:footnote>
  <w:footnote w:id="830">
    <w:p w14:paraId="109CBDA9" w14:textId="77777777" w:rsidR="00BE6654" w:rsidRDefault="00BE6654" w:rsidP="00A7333E">
      <w:pPr>
        <w:pStyle w:val="footnote"/>
      </w:pPr>
      <w:r>
        <w:rPr>
          <w:rStyle w:val="FootnoteReference"/>
        </w:rPr>
        <w:footnoteRef/>
      </w:r>
      <w:r>
        <w:t xml:space="preserve"> Literally, “horn”</w:t>
      </w:r>
    </w:p>
  </w:footnote>
  <w:footnote w:id="831">
    <w:p w14:paraId="6824A765" w14:textId="77777777" w:rsidR="00BE6654" w:rsidRDefault="00BE6654" w:rsidP="00A7333E">
      <w:pPr>
        <w:pStyle w:val="footnote"/>
      </w:pPr>
      <w:r>
        <w:rPr>
          <w:rStyle w:val="FootnoteReference"/>
        </w:rPr>
        <w:footnoteRef/>
      </w:r>
      <w:r>
        <w:t xml:space="preserve"> Or, “ways”</w:t>
      </w:r>
    </w:p>
  </w:footnote>
  <w:footnote w:id="832">
    <w:p w14:paraId="6136C7AC" w14:textId="77777777" w:rsidR="00BE6654" w:rsidRDefault="00BE6654" w:rsidP="00A7333E">
      <w:pPr>
        <w:pStyle w:val="footnote"/>
      </w:pPr>
      <w:r>
        <w:rPr>
          <w:rStyle w:val="FootnoteReference"/>
        </w:rPr>
        <w:footnoteRef/>
      </w:r>
      <w:r>
        <w:t xml:space="preserve"> Literally, “exalt the horn”</w:t>
      </w:r>
    </w:p>
  </w:footnote>
  <w:footnote w:id="833">
    <w:p w14:paraId="0D97069A" w14:textId="77777777" w:rsidR="00BE6654" w:rsidRDefault="00BE6654" w:rsidP="00A7333E">
      <w:pPr>
        <w:pStyle w:val="footnote"/>
      </w:pPr>
      <w:r>
        <w:rPr>
          <w:rStyle w:val="FootnoteReference"/>
        </w:rPr>
        <w:footnoteRef/>
      </w:r>
      <w:r>
        <w:t xml:space="preserve"> Or “christs”</w:t>
      </w:r>
    </w:p>
  </w:footnote>
  <w:footnote w:id="834">
    <w:p w14:paraId="75E4F1BF" w14:textId="77777777" w:rsidR="00BE6654" w:rsidRDefault="00BE6654" w:rsidP="00A7333E">
      <w:pPr>
        <w:pStyle w:val="footnote"/>
      </w:pPr>
      <w:r>
        <w:rPr>
          <w:rStyle w:val="FootnoteReference"/>
        </w:rPr>
        <w:footnoteRef/>
      </w:r>
      <w:r>
        <w:t xml:space="preserve"> Or “workers of iniquity”</w:t>
      </w:r>
    </w:p>
  </w:footnote>
  <w:footnote w:id="835">
    <w:p w14:paraId="6B1B283E" w14:textId="77777777" w:rsidR="00BE6654" w:rsidRDefault="00BE6654"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36">
    <w:p w14:paraId="0BE3B61B" w14:textId="77777777" w:rsidR="00BE6654" w:rsidRDefault="00BE6654" w:rsidP="00A7333E">
      <w:pPr>
        <w:pStyle w:val="footnote"/>
      </w:pPr>
      <w:r>
        <w:rPr>
          <w:rStyle w:val="FootnoteReference"/>
        </w:rPr>
        <w:footnoteRef/>
      </w:r>
      <w:r>
        <w:t xml:space="preserve"> or “blessing”</w:t>
      </w:r>
    </w:p>
  </w:footnote>
  <w:footnote w:id="837">
    <w:p w14:paraId="39CDECB8" w14:textId="77777777" w:rsidR="00BE6654" w:rsidRDefault="00BE6654" w:rsidP="00A7333E">
      <w:pPr>
        <w:pStyle w:val="footnote"/>
      </w:pPr>
      <w:r>
        <w:rPr>
          <w:rStyle w:val="FootnoteReference"/>
        </w:rPr>
        <w:footnoteRef/>
      </w:r>
      <w:r>
        <w:t xml:space="preserve"> Or “Thy holy Name we do utter”</w:t>
      </w:r>
    </w:p>
  </w:footnote>
  <w:footnote w:id="838">
    <w:p w14:paraId="2BFF308D" w14:textId="77777777" w:rsidR="00BE6654" w:rsidRDefault="00BE6654" w:rsidP="00A7333E">
      <w:pPr>
        <w:pStyle w:val="footnote"/>
      </w:pPr>
      <w:r>
        <w:rPr>
          <w:rStyle w:val="FootnoteReference"/>
        </w:rPr>
        <w:footnoteRef/>
      </w:r>
      <w:r>
        <w:t xml:space="preserve"> Or “May it be so, Lord!”</w:t>
      </w:r>
    </w:p>
  </w:footnote>
  <w:footnote w:id="839">
    <w:p w14:paraId="7211B02A" w14:textId="77777777" w:rsidR="00BE6654" w:rsidRDefault="00BE6654" w:rsidP="008A378B">
      <w:pPr>
        <w:pStyle w:val="footnote"/>
      </w:pPr>
      <w:r>
        <w:rPr>
          <w:rStyle w:val="FootnoteReference"/>
        </w:rPr>
        <w:footnoteRef/>
      </w:r>
      <w:r>
        <w:t xml:space="preserve"> Or “thankfully confess You with praise”</w:t>
      </w:r>
    </w:p>
  </w:footnote>
  <w:footnote w:id="840">
    <w:p w14:paraId="693B122B" w14:textId="28D696D4" w:rsidR="00BE6654" w:rsidRDefault="00BE6654"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41">
    <w:p w14:paraId="7672FC08" w14:textId="77777777" w:rsidR="00BE6654" w:rsidRDefault="00BE6654" w:rsidP="00A7333E">
      <w:pPr>
        <w:pStyle w:val="footnote"/>
      </w:pPr>
      <w:r>
        <w:rPr>
          <w:rStyle w:val="FootnoteReference"/>
        </w:rPr>
        <w:footnoteRef/>
      </w:r>
      <w:r>
        <w:t xml:space="preserve"> Latria</w:t>
      </w:r>
    </w:p>
  </w:footnote>
  <w:footnote w:id="842">
    <w:p w14:paraId="6A1BE515" w14:textId="5E13A526" w:rsidR="00BE6654" w:rsidRDefault="00BE6654" w:rsidP="00426715">
      <w:pPr>
        <w:pStyle w:val="footnote"/>
      </w:pPr>
      <w:r>
        <w:rPr>
          <w:rStyle w:val="FootnoteReference"/>
        </w:rPr>
        <w:footnoteRef/>
      </w:r>
      <w:r>
        <w:t xml:space="preserve"> Or, “Sing a hymn to Him, and exalt Him beyond measure unto the ages.”</w:t>
      </w:r>
    </w:p>
  </w:footnote>
  <w:footnote w:id="843">
    <w:p w14:paraId="68D0AB21" w14:textId="61EA66CA" w:rsidR="00BE6654" w:rsidRDefault="00BE6654" w:rsidP="00426715">
      <w:pPr>
        <w:pStyle w:val="footnote"/>
      </w:pPr>
      <w:r>
        <w:rPr>
          <w:rStyle w:val="FootnoteReference"/>
        </w:rPr>
        <w:footnoteRef/>
      </w:r>
      <w:r>
        <w:t xml:space="preserve"> This verse is lacking in the Greek.</w:t>
      </w:r>
    </w:p>
  </w:footnote>
  <w:footnote w:id="844">
    <w:p w14:paraId="26544D11" w14:textId="10502CC8" w:rsidR="00BE6654" w:rsidRDefault="00BE6654" w:rsidP="007757C9">
      <w:pPr>
        <w:pStyle w:val="footnote"/>
      </w:pPr>
      <w:r>
        <w:rPr>
          <w:rStyle w:val="FootnoteReference"/>
        </w:rPr>
        <w:footnoteRef/>
      </w:r>
      <w:r>
        <w:t xml:space="preserve"> In Greek this verse breaks the pattern and has “Let the earth bless the Lord…”</w:t>
      </w:r>
    </w:p>
  </w:footnote>
  <w:footnote w:id="845">
    <w:p w14:paraId="00301B8D" w14:textId="27445427" w:rsidR="00BE6654" w:rsidRDefault="00BE6654" w:rsidP="007757C9">
      <w:pPr>
        <w:pStyle w:val="footnote"/>
      </w:pPr>
      <w:r>
        <w:rPr>
          <w:rStyle w:val="FootnoteReference"/>
        </w:rPr>
        <w:footnoteRef/>
      </w:r>
      <w:r>
        <w:t xml:space="preserve"> Greek has “sea-monsters”</w:t>
      </w:r>
    </w:p>
  </w:footnote>
  <w:footnote w:id="846">
    <w:p w14:paraId="0ECD7B50" w14:textId="7593729A" w:rsidR="00BE6654" w:rsidRDefault="00BE6654" w:rsidP="007757C9">
      <w:pPr>
        <w:pStyle w:val="footnote"/>
      </w:pPr>
      <w:r>
        <w:rPr>
          <w:rStyle w:val="FootnoteReference"/>
        </w:rPr>
        <w:footnoteRef/>
      </w:r>
      <w:r>
        <w:t xml:space="preserve"> [] not found in Gk.</w:t>
      </w:r>
    </w:p>
  </w:footnote>
  <w:footnote w:id="847">
    <w:p w14:paraId="0A00818E" w14:textId="6F9A1D3E" w:rsidR="00BE6654" w:rsidRDefault="00BE6654"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48">
    <w:p w14:paraId="4C080563" w14:textId="076FB7DA" w:rsidR="00BE6654" w:rsidRDefault="00BE6654"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49">
    <w:p w14:paraId="52E6C24B" w14:textId="77777777" w:rsidR="00BE6654" w:rsidRDefault="00BE6654" w:rsidP="003758F4">
      <w:pPr>
        <w:pStyle w:val="footnote"/>
      </w:pPr>
      <w:r>
        <w:rPr>
          <w:rStyle w:val="FootnoteReference"/>
        </w:rPr>
        <w:footnoteRef/>
      </w:r>
      <w:r>
        <w:t xml:space="preserve"> Or, “Sing a hymn to Him, and exalt Him beyond measure unto the ages.”</w:t>
      </w:r>
    </w:p>
  </w:footnote>
  <w:footnote w:id="850">
    <w:p w14:paraId="3AF01027" w14:textId="77777777" w:rsidR="00BE6654" w:rsidRDefault="00BE6654" w:rsidP="003758F4">
      <w:pPr>
        <w:pStyle w:val="footnote"/>
      </w:pPr>
      <w:r>
        <w:rPr>
          <w:rStyle w:val="FootnoteReference"/>
        </w:rPr>
        <w:footnoteRef/>
      </w:r>
      <w:r>
        <w:t xml:space="preserve"> In Greek this verse breaks the pattern and has “Let the earth bless the Lord…”</w:t>
      </w:r>
    </w:p>
  </w:footnote>
  <w:footnote w:id="851">
    <w:p w14:paraId="29625A78" w14:textId="77777777" w:rsidR="00BE6654" w:rsidRDefault="00BE6654" w:rsidP="003758F4">
      <w:pPr>
        <w:pStyle w:val="footnote"/>
      </w:pPr>
      <w:r>
        <w:rPr>
          <w:rStyle w:val="FootnoteReference"/>
        </w:rPr>
        <w:footnoteRef/>
      </w:r>
      <w:r>
        <w:t xml:space="preserve"> [] not found in Gk.</w:t>
      </w:r>
    </w:p>
  </w:footnote>
  <w:footnote w:id="852">
    <w:p w14:paraId="3D357C32" w14:textId="77777777" w:rsidR="00BE6654" w:rsidRDefault="00BE6654"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53">
    <w:p w14:paraId="206912E7" w14:textId="77777777" w:rsidR="00BE6654" w:rsidRDefault="00BE6654"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4">
    <w:p w14:paraId="7A06DB04" w14:textId="77777777" w:rsidR="00BE6654" w:rsidRDefault="00BE6654"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5">
    <w:p w14:paraId="28892EF0" w14:textId="6E1CE2C1" w:rsidR="00BE6654" w:rsidRPr="008D5F3D" w:rsidRDefault="00BE6654" w:rsidP="008D5F3D">
      <w:pPr>
        <w:pStyle w:val="footnote"/>
      </w:pPr>
      <w:r>
        <w:rPr>
          <w:rStyle w:val="FootnoteReference"/>
        </w:rPr>
        <w:footnoteRef/>
      </w:r>
      <w:r>
        <w:t xml:space="preserve"> [JS] Greek has “stars and light,” while Coptic has “stars of light”</w:t>
      </w:r>
    </w:p>
  </w:footnote>
  <w:footnote w:id="856">
    <w:p w14:paraId="6888EF75" w14:textId="7291EAAC" w:rsidR="00BE6654" w:rsidRDefault="00BE6654" w:rsidP="00A17656">
      <w:pPr>
        <w:pStyle w:val="footnote"/>
      </w:pPr>
      <w:r>
        <w:rPr>
          <w:rStyle w:val="FootnoteReference"/>
        </w:rPr>
        <w:footnoteRef/>
      </w:r>
      <w:r>
        <w:t xml:space="preserve"> [JS] Gk has “confession/praise of Him is in the earth and heaven”</w:t>
      </w:r>
    </w:p>
  </w:footnote>
  <w:footnote w:id="857">
    <w:p w14:paraId="0C9270F2" w14:textId="14BEF321" w:rsidR="00BE6654" w:rsidRDefault="00BE6654" w:rsidP="00A17656">
      <w:pPr>
        <w:pStyle w:val="footnote"/>
      </w:pPr>
      <w:r>
        <w:rPr>
          <w:rStyle w:val="FootnoteReference"/>
        </w:rPr>
        <w:footnoteRef/>
      </w:r>
      <w:r>
        <w:t xml:space="preserve"> [JS] literally, “And He will exalt the horn of His people”</w:t>
      </w:r>
    </w:p>
  </w:footnote>
  <w:footnote w:id="858">
    <w:p w14:paraId="2890F7AF" w14:textId="127DC52C" w:rsidR="00BE6654" w:rsidRDefault="00BE6654" w:rsidP="008A107E">
      <w:pPr>
        <w:pStyle w:val="footnote"/>
      </w:pPr>
      <w:r>
        <w:rPr>
          <w:rStyle w:val="FootnoteReference"/>
        </w:rPr>
        <w:footnoteRef/>
      </w:r>
      <w:r>
        <w:t xml:space="preserve"> or “statutes.” The meaning is the same as in Ps 118: statutes, ordinances, or truths. Literally, “engraved things”</w:t>
      </w:r>
    </w:p>
  </w:footnote>
  <w:footnote w:id="859">
    <w:p w14:paraId="1BA5672C" w14:textId="77777777" w:rsidR="00BE6654" w:rsidRDefault="00BE6654" w:rsidP="00680B91">
      <w:pPr>
        <w:pStyle w:val="footnote"/>
      </w:pPr>
      <w:r>
        <w:rPr>
          <w:rStyle w:val="FootnoteReference"/>
        </w:rPr>
        <w:footnoteRef/>
      </w:r>
      <w:r>
        <w:t xml:space="preserve"> Latria</w:t>
      </w:r>
    </w:p>
  </w:footnote>
  <w:footnote w:id="860">
    <w:p w14:paraId="690DC348" w14:textId="77777777" w:rsidR="00BE6654" w:rsidRDefault="00BE665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1">
    <w:p w14:paraId="50098A0E" w14:textId="77777777" w:rsidR="00BE6654" w:rsidRDefault="00BE665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2">
    <w:p w14:paraId="19022051" w14:textId="77777777" w:rsidR="00BE6654" w:rsidRDefault="00BE665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3">
    <w:p w14:paraId="3DC9334B" w14:textId="77777777" w:rsidR="00BE6654" w:rsidRDefault="00BE6654"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64">
    <w:p w14:paraId="6AC1A98C" w14:textId="77777777" w:rsidR="00BE6654" w:rsidRPr="00260CA9" w:rsidRDefault="00BE6654"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65">
    <w:p w14:paraId="22924FE1" w14:textId="77777777" w:rsidR="00BE6654" w:rsidRDefault="00BE6654" w:rsidP="006869EE">
      <w:pPr>
        <w:pStyle w:val="footnote"/>
      </w:pPr>
      <w:r>
        <w:rPr>
          <w:rStyle w:val="FootnoteReference"/>
        </w:rPr>
        <w:footnoteRef/>
      </w:r>
      <w:r>
        <w:t xml:space="preserve"> Literally “hegoumens”, as the monastic and priestly orders have been thoroughly confused.</w:t>
      </w:r>
    </w:p>
  </w:footnote>
  <w:footnote w:id="866">
    <w:p w14:paraId="620F336B" w14:textId="77777777" w:rsidR="00BE6654" w:rsidRDefault="00BE665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7">
    <w:p w14:paraId="7C34710D" w14:textId="77777777" w:rsidR="00BE6654" w:rsidRDefault="00BE665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8">
    <w:p w14:paraId="02E1F01F" w14:textId="77777777" w:rsidR="00BE6654" w:rsidRDefault="00BE665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9">
    <w:p w14:paraId="30C5740F" w14:textId="77777777" w:rsidR="00BE6654" w:rsidRDefault="00BE665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0">
    <w:p w14:paraId="22023008" w14:textId="77777777" w:rsidR="00BE6654" w:rsidRPr="00B021F8" w:rsidRDefault="00BE6654"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71">
    <w:p w14:paraId="48F95F73" w14:textId="77777777" w:rsidR="00BE6654" w:rsidRDefault="00BE6654" w:rsidP="006869EE">
      <w:pPr>
        <w:pStyle w:val="footnote"/>
      </w:pPr>
      <w:r>
        <w:rPr>
          <w:rStyle w:val="FootnoteReference"/>
        </w:rPr>
        <w:footnoteRef/>
      </w:r>
      <w:r>
        <w:t xml:space="preserve"> Originally, this litany belonged to the Deacon, not the Presbyter. However, it has shifted given the rarity of that order.</w:t>
      </w:r>
    </w:p>
  </w:footnote>
  <w:footnote w:id="872">
    <w:p w14:paraId="525C7D42" w14:textId="77777777" w:rsidR="00BE6654" w:rsidRDefault="00BE6654"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873">
    <w:p w14:paraId="413E3953" w14:textId="77777777" w:rsidR="00BE6654" w:rsidRDefault="00BE6654" w:rsidP="00CA3D47">
      <w:pPr>
        <w:pStyle w:val="footnote"/>
      </w:pPr>
      <w:r>
        <w:rPr>
          <w:rStyle w:val="FootnoteReference"/>
        </w:rPr>
        <w:footnoteRef/>
      </w:r>
      <w:r>
        <w:t xml:space="preserve"> From Paoni 12 to Paopi 19: “Bless the waters of the river this year”.</w:t>
      </w:r>
    </w:p>
    <w:p w14:paraId="0B29F1A8" w14:textId="77777777" w:rsidR="00BE6654" w:rsidRDefault="00BE6654" w:rsidP="00CA3D47">
      <w:pPr>
        <w:pStyle w:val="footnote"/>
      </w:pPr>
      <w:r>
        <w:t>From Paopi 10 to Tobi 10: “Bless the herbs and the plants”.</w:t>
      </w:r>
    </w:p>
    <w:p w14:paraId="63287EF7" w14:textId="77777777" w:rsidR="00BE6654" w:rsidRDefault="00BE6654" w:rsidP="00CA3D47">
      <w:pPr>
        <w:pStyle w:val="footnote"/>
      </w:pPr>
      <w:r>
        <w:t>From Tobi 11 to paoni 18: “Bless the air of heaven”.</w:t>
      </w:r>
    </w:p>
  </w:footnote>
  <w:footnote w:id="874">
    <w:p w14:paraId="2C6CD715" w14:textId="77777777" w:rsidR="00BE6654" w:rsidRDefault="00BE6654">
      <w:pPr>
        <w:pStyle w:val="FootnoteText"/>
      </w:pPr>
      <w:r>
        <w:rPr>
          <w:rStyle w:val="FootnoteReference"/>
        </w:rPr>
        <w:footnoteRef/>
      </w:r>
      <w:r>
        <w:t xml:space="preserve"> Acts 7:60</w:t>
      </w:r>
    </w:p>
  </w:footnote>
  <w:footnote w:id="875">
    <w:p w14:paraId="66841CA4" w14:textId="77777777" w:rsidR="00BE6654" w:rsidRDefault="00BE6654" w:rsidP="006B061A">
      <w:pPr>
        <w:pStyle w:val="Footnote0"/>
      </w:pPr>
      <w:r>
        <w:rPr>
          <w:rStyle w:val="FootnoteReference"/>
        </w:rPr>
        <w:footnoteRef/>
      </w:r>
      <w:r>
        <w:t xml:space="preserve"> Literally “virgin monastic”. The traditional English term for a female monastic is not “nun”, but “virgin”.</w:t>
      </w:r>
    </w:p>
  </w:footnote>
  <w:footnote w:id="876">
    <w:p w14:paraId="4603A540" w14:textId="757615F9" w:rsidR="00BE6654" w:rsidRDefault="00BE6654" w:rsidP="00B52F78">
      <w:pPr>
        <w:pStyle w:val="footnote"/>
      </w:pPr>
      <w:r>
        <w:rPr>
          <w:rStyle w:val="FootnoteReference"/>
        </w:rPr>
        <w:footnoteRef/>
      </w:r>
      <w:r>
        <w:t xml:space="preserve"> Composed in English by Heg. Fr. Athanasius Iskander, of Kitchener, Ontario, Canada.</w:t>
      </w:r>
    </w:p>
  </w:footnote>
  <w:footnote w:id="877">
    <w:p w14:paraId="754B9B83" w14:textId="77777777" w:rsidR="00BE6654" w:rsidRDefault="00BE6654">
      <w:pPr>
        <w:pStyle w:val="footnote"/>
        <w:rPr>
          <w:ins w:id="1117" w:author="Brett Slote" w:date="2011-07-21T19:13:00Z"/>
        </w:rPr>
        <w:pPrChange w:id="1118" w:author="Brett Slote" w:date="2011-07-21T20:05:00Z">
          <w:pPr>
            <w:pStyle w:val="FootnoteText"/>
          </w:pPr>
        </w:pPrChange>
      </w:pPr>
      <w:ins w:id="1119" w:author="Brett Slote" w:date="2011-07-21T19:13:00Z">
        <w:r>
          <w:rPr>
            <w:rStyle w:val="FootnoteReference"/>
          </w:rPr>
          <w:footnoteRef/>
        </w:r>
        <w:r>
          <w:t xml:space="preserve"> Numbers 12:7-8</w:t>
        </w:r>
      </w:ins>
    </w:p>
  </w:footnote>
  <w:footnote w:id="878">
    <w:p w14:paraId="7099EBEB" w14:textId="77777777" w:rsidR="00BE6654" w:rsidRDefault="00BE6654">
      <w:pPr>
        <w:pStyle w:val="footnote"/>
        <w:rPr>
          <w:ins w:id="1120" w:author="Brett Slote" w:date="2011-07-21T19:13:00Z"/>
        </w:rPr>
        <w:pPrChange w:id="1121" w:author="Brett Slote" w:date="2011-07-21T20:05:00Z">
          <w:pPr>
            <w:pStyle w:val="FootnoteText"/>
          </w:pPr>
        </w:pPrChange>
      </w:pPr>
      <w:ins w:id="1122" w:author="Brett Slote" w:date="2011-07-21T19:13:00Z">
        <w:r>
          <w:rPr>
            <w:rStyle w:val="FootnoteReference"/>
          </w:rPr>
          <w:footnoteRef/>
        </w:r>
        <w:r>
          <w:t xml:space="preserve"> Exodus 28:1</w:t>
        </w:r>
      </w:ins>
    </w:p>
  </w:footnote>
  <w:footnote w:id="879">
    <w:p w14:paraId="5BFC95F9" w14:textId="77777777" w:rsidR="00BE6654" w:rsidRDefault="00BE6654">
      <w:pPr>
        <w:pStyle w:val="footnote"/>
        <w:rPr>
          <w:ins w:id="1123" w:author="Brett Slote" w:date="2011-07-21T19:13:00Z"/>
        </w:rPr>
        <w:pPrChange w:id="1124" w:author="Brett Slote" w:date="2011-07-21T20:05:00Z">
          <w:pPr>
            <w:pStyle w:val="FootnoteText"/>
          </w:pPr>
        </w:pPrChange>
      </w:pPr>
      <w:ins w:id="1125" w:author="Brett Slote" w:date="2011-07-21T19:13:00Z">
        <w:r>
          <w:rPr>
            <w:rStyle w:val="FootnoteReference"/>
          </w:rPr>
          <w:footnoteRef/>
        </w:r>
        <w:r>
          <w:t xml:space="preserve"> Matthew 16:18</w:t>
        </w:r>
      </w:ins>
    </w:p>
  </w:footnote>
  <w:footnote w:id="880">
    <w:p w14:paraId="04125830" w14:textId="77777777" w:rsidR="00BE6654" w:rsidRDefault="00BE6654">
      <w:pPr>
        <w:pStyle w:val="footnote"/>
        <w:rPr>
          <w:ins w:id="1127" w:author="Brett Slote" w:date="2011-07-21T19:13:00Z"/>
        </w:rPr>
        <w:pPrChange w:id="1128" w:author="Brett Slote" w:date="2011-07-21T20:05:00Z">
          <w:pPr>
            <w:pStyle w:val="FootnoteText"/>
          </w:pPr>
        </w:pPrChange>
      </w:pPr>
      <w:ins w:id="1129" w:author="Brett Slote" w:date="2011-07-21T19:13:00Z">
        <w:r>
          <w:rPr>
            <w:rStyle w:val="FootnoteReference"/>
          </w:rPr>
          <w:footnoteRef/>
        </w:r>
        <w:r>
          <w:t xml:space="preserve"> Psalms 110:4, Hebrews 5:6,10</w:t>
        </w:r>
      </w:ins>
    </w:p>
  </w:footnote>
  <w:footnote w:id="881">
    <w:p w14:paraId="4ECDDE09" w14:textId="77777777" w:rsidR="00BE6654" w:rsidRDefault="00BE6654"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82">
    <w:p w14:paraId="4ACBECBD" w14:textId="77777777" w:rsidR="00BE6654" w:rsidRDefault="00BE6654"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83">
    <w:p w14:paraId="0C45F6F7" w14:textId="77777777" w:rsidR="00BE6654" w:rsidRDefault="00BE6654" w:rsidP="00C0205C">
      <w:pPr>
        <w:pStyle w:val="footnote"/>
      </w:pPr>
      <w:r>
        <w:rPr>
          <w:rStyle w:val="FootnoteReference"/>
          <w:rFonts w:eastAsiaTheme="majorEastAsia"/>
        </w:rPr>
        <w:footnoteRef/>
      </w:r>
      <w:r>
        <w:t xml:space="preserve"> Ps 72:10</w:t>
      </w:r>
    </w:p>
  </w:footnote>
  <w:footnote w:id="884">
    <w:p w14:paraId="73200F36" w14:textId="77777777" w:rsidR="00BE6654" w:rsidRDefault="00BE6654">
      <w:pPr>
        <w:pStyle w:val="FootnoteText"/>
      </w:pPr>
      <w:r>
        <w:rPr>
          <w:rStyle w:val="FootnoteReference"/>
        </w:rPr>
        <w:footnoteRef/>
      </w:r>
      <w:r>
        <w:t xml:space="preserve"> Pope Dioscorus can but substituted here to use this doxology on his feast.</w:t>
      </w:r>
    </w:p>
  </w:footnote>
  <w:footnote w:id="885">
    <w:p w14:paraId="2FF46E46" w14:textId="77777777" w:rsidR="00BE6654" w:rsidRDefault="00BE6654" w:rsidP="003D4209">
      <w:pPr>
        <w:pStyle w:val="footnote"/>
      </w:pPr>
      <w:r>
        <w:rPr>
          <w:rStyle w:val="FootnoteReference"/>
        </w:rPr>
        <w:footnoteRef/>
      </w:r>
      <w:r>
        <w:t xml:space="preserve"> Dan 12:3</w:t>
      </w:r>
    </w:p>
  </w:footnote>
  <w:footnote w:id="886">
    <w:p w14:paraId="4F373D62" w14:textId="77777777" w:rsidR="00BE6654" w:rsidRDefault="00BE6654" w:rsidP="003D4209">
      <w:pPr>
        <w:pStyle w:val="footnote"/>
      </w:pPr>
      <w:r>
        <w:rPr>
          <w:rStyle w:val="FootnoteReference"/>
        </w:rPr>
        <w:footnoteRef/>
      </w:r>
      <w:r>
        <w:t xml:space="preserve"> The Scetis Valley in Egypt, from which the word “ascetic” comes. Sheheet means “measure of the heart.”</w:t>
      </w:r>
    </w:p>
  </w:footnote>
  <w:footnote w:id="887">
    <w:p w14:paraId="153ABD29" w14:textId="77777777" w:rsidR="00BE6654" w:rsidRDefault="00BE6654" w:rsidP="003D4209">
      <w:pPr>
        <w:pStyle w:val="footnote"/>
      </w:pPr>
      <w:r>
        <w:rPr>
          <w:rStyle w:val="FootnoteReference"/>
        </w:rPr>
        <w:footnoteRef/>
      </w:r>
      <w:r>
        <w:t xml:space="preserve"> Cf Lk 22:30, Mt</w:t>
      </w:r>
      <w:r w:rsidRPr="003D4209">
        <w:rPr>
          <w:rStyle w:val="footnoteChar"/>
        </w:rPr>
        <w:t xml:space="preserve"> </w:t>
      </w:r>
      <w:r>
        <w:t>19:20</w:t>
      </w:r>
    </w:p>
  </w:footnote>
  <w:footnote w:id="888">
    <w:p w14:paraId="0977783C" w14:textId="77777777" w:rsidR="00BE6654" w:rsidRDefault="00BE6654">
      <w:pPr>
        <w:pStyle w:val="FootnoteText"/>
      </w:pPr>
      <w:r>
        <w:rPr>
          <w:rStyle w:val="FootnoteReference"/>
        </w:rPr>
        <w:footnoteRef/>
      </w:r>
      <w:r>
        <w:t xml:space="preserve"> Rev 4:6</w:t>
      </w:r>
    </w:p>
  </w:footnote>
  <w:footnote w:id="889">
    <w:p w14:paraId="474C3AF6" w14:textId="77777777" w:rsidR="00BE6654" w:rsidRDefault="00BE6654" w:rsidP="00104A9B">
      <w:pPr>
        <w:pStyle w:val="FootnoteText"/>
        <w:rPr>
          <w:ins w:id="1229" w:author="Brett Slote" w:date="2011-07-19T15:43:00Z"/>
        </w:rPr>
      </w:pPr>
      <w:ins w:id="1230" w:author="Brett Slote" w:date="2011-07-19T15:43:00Z">
        <w:r>
          <w:rPr>
            <w:rStyle w:val="FootnoteReference"/>
          </w:rPr>
          <w:footnoteRef/>
        </w:r>
        <w:r>
          <w:t xml:space="preserve"> or supplications/intercessions</w:t>
        </w:r>
      </w:ins>
    </w:p>
  </w:footnote>
  <w:footnote w:id="890">
    <w:p w14:paraId="527ECCCD" w14:textId="77777777" w:rsidR="00BE6654" w:rsidRDefault="00BE6654">
      <w:pPr>
        <w:pStyle w:val="footnote"/>
        <w:rPr>
          <w:ins w:id="1231" w:author="Brett Slote" w:date="2011-07-19T15:43:00Z"/>
        </w:rPr>
        <w:pPrChange w:id="1232" w:author="Brett Slote" w:date="2011-07-21T19:56:00Z">
          <w:pPr>
            <w:pStyle w:val="FootnoteText"/>
          </w:pPr>
        </w:pPrChange>
      </w:pPr>
      <w:ins w:id="1233" w:author="Brett Slote" w:date="2011-07-19T15:43:00Z">
        <w:r>
          <w:rPr>
            <w:rStyle w:val="FootnoteReference"/>
          </w:rPr>
          <w:footnoteRef/>
        </w:r>
        <w:r>
          <w:t xml:space="preserve"> Joel 3:13 – but I’m trying to remember something that says “the harvest is full and the wheat plentiful”</w:t>
        </w:r>
      </w:ins>
    </w:p>
  </w:footnote>
  <w:footnote w:id="891">
    <w:p w14:paraId="6583C1B7" w14:textId="77777777" w:rsidR="00BE6654" w:rsidRDefault="00BE6654">
      <w:pPr>
        <w:pStyle w:val="footnote"/>
        <w:rPr>
          <w:ins w:id="1234" w:author="Brett Slote" w:date="2011-07-19T15:43:00Z"/>
          <w:rFonts w:ascii="Antonious" w:hAnsi="Antonious" w:cs="Antonious"/>
        </w:rPr>
        <w:pPrChange w:id="1235" w:author="Brett Slote" w:date="2011-07-21T19:56:00Z">
          <w:pPr>
            <w:widowControl w:val="0"/>
            <w:autoSpaceDE w:val="0"/>
            <w:autoSpaceDN w:val="0"/>
            <w:adjustRightInd w:val="0"/>
          </w:pPr>
        </w:pPrChange>
      </w:pPr>
      <w:ins w:id="1236"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92">
    <w:p w14:paraId="3A76C60E" w14:textId="214D0337" w:rsidR="00BE6654" w:rsidRDefault="00BE6654"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93">
    <w:p w14:paraId="0AAB833E" w14:textId="77777777" w:rsidR="00BE6654" w:rsidRDefault="00BE6654">
      <w:pPr>
        <w:pStyle w:val="FootnoteText"/>
      </w:pPr>
      <w:r>
        <w:rPr>
          <w:rStyle w:val="FootnoteReference"/>
        </w:rPr>
        <w:footnoteRef/>
      </w:r>
      <w:r>
        <w:t xml:space="preserve"> Rev 4:4</w:t>
      </w:r>
    </w:p>
  </w:footnote>
  <w:footnote w:id="894">
    <w:p w14:paraId="70D69B5E" w14:textId="77777777" w:rsidR="00BE6654" w:rsidRDefault="00BE6654">
      <w:pPr>
        <w:pStyle w:val="FootnoteText"/>
      </w:pPr>
      <w:r>
        <w:rPr>
          <w:rStyle w:val="FootnoteReference"/>
        </w:rPr>
        <w:footnoteRef/>
      </w:r>
      <w:r>
        <w:t xml:space="preserve"> Rev 5:8</w:t>
      </w:r>
    </w:p>
  </w:footnote>
  <w:footnote w:id="895">
    <w:p w14:paraId="741347AD" w14:textId="77777777" w:rsidR="00BE6654" w:rsidRDefault="00BE6654">
      <w:pPr>
        <w:pStyle w:val="footnote"/>
        <w:rPr>
          <w:ins w:id="1260" w:author="Brett Slote" w:date="2011-07-19T18:33:00Z"/>
        </w:rPr>
        <w:pPrChange w:id="1261" w:author="Brett Slote" w:date="2011-07-21T19:58:00Z">
          <w:pPr>
            <w:pStyle w:val="FootnoteText"/>
          </w:pPr>
        </w:pPrChange>
      </w:pPr>
      <w:ins w:id="1262" w:author="Brett Slote" w:date="2011-07-19T18:33:00Z">
        <w:r w:rsidRPr="00C96A85">
          <w:rPr>
            <w:rStyle w:val="FootnoteReference"/>
            <w:vertAlign w:val="baseline"/>
          </w:rPr>
          <w:footnoteRef/>
        </w:r>
        <w:r w:rsidRPr="00C96A85">
          <w:t xml:space="preserve"> Ephesians 6:11</w:t>
        </w:r>
      </w:ins>
      <w:r>
        <w:t xml:space="preserve"> </w:t>
      </w:r>
      <w:ins w:id="1263" w:author="Brett Slote" w:date="2011-07-19T18:33:00Z">
        <w:r w:rsidRPr="00C96A85">
          <w:t>(Literally: “all the girding”)</w:t>
        </w:r>
      </w:ins>
    </w:p>
  </w:footnote>
  <w:footnote w:id="896">
    <w:p w14:paraId="22B1B2A8" w14:textId="77777777" w:rsidR="00BE6654" w:rsidRDefault="00BE6654">
      <w:pPr>
        <w:pStyle w:val="footnote"/>
        <w:rPr>
          <w:ins w:id="1266" w:author="Brett Slote" w:date="2011-07-19T18:34:00Z"/>
        </w:rPr>
        <w:pPrChange w:id="1267" w:author="Brett Slote" w:date="2011-07-21T19:58:00Z">
          <w:pPr>
            <w:pStyle w:val="FootnoteText"/>
          </w:pPr>
        </w:pPrChange>
      </w:pPr>
      <w:ins w:id="1268" w:author="Brett Slote" w:date="2011-07-19T18:34:00Z">
        <w:r>
          <w:rPr>
            <w:rStyle w:val="FootnoteReference"/>
          </w:rPr>
          <w:footnoteRef/>
        </w:r>
        <w:r>
          <w:t xml:space="preserve"> Col 3:1</w:t>
        </w:r>
      </w:ins>
    </w:p>
  </w:footnote>
  <w:footnote w:id="897">
    <w:p w14:paraId="515A7079" w14:textId="77777777" w:rsidR="00BE6654" w:rsidRDefault="00BE665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8">
    <w:p w14:paraId="11CE8A3A" w14:textId="77777777" w:rsidR="00BE6654" w:rsidRDefault="00BE665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9">
    <w:p w14:paraId="40B3C553" w14:textId="77777777" w:rsidR="00BE6654" w:rsidRDefault="00BE665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0">
    <w:p w14:paraId="161FA5C9" w14:textId="77777777" w:rsidR="00BE6654" w:rsidRDefault="00BE6654"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901">
    <w:p w14:paraId="5727BFD3" w14:textId="77777777" w:rsidR="00BE6654" w:rsidRDefault="00BE6654"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02">
    <w:p w14:paraId="2AF6D726" w14:textId="77777777" w:rsidR="00BE6654" w:rsidRPr="00A20ACC" w:rsidRDefault="00BE6654">
      <w:pPr>
        <w:pStyle w:val="footnote"/>
        <w:rPr>
          <w:ins w:id="1311" w:author="Brett Slote" w:date="2011-07-21T18:59:00Z"/>
          <w:color w:val="FF0000"/>
          <w:rPrChange w:id="1312" w:author="Brett Slote" w:date="2011-07-21T20:03:00Z">
            <w:rPr>
              <w:ins w:id="1313" w:author="Brett Slote" w:date="2011-07-21T18:59:00Z"/>
            </w:rPr>
          </w:rPrChange>
        </w:rPr>
        <w:pPrChange w:id="1314" w:author="Brett Slote" w:date="2011-07-21T20:03:00Z">
          <w:pPr>
            <w:pStyle w:val="FootnoteText"/>
          </w:pPr>
        </w:pPrChange>
      </w:pPr>
      <w:ins w:id="1315" w:author="Brett Slote" w:date="2011-07-21T18:59:00Z">
        <w:r w:rsidRPr="003A78C2">
          <w:rPr>
            <w:rStyle w:val="FootnoteReference"/>
            <w:color w:val="FF0000"/>
            <w:rPrChange w:id="1316" w:author="Brett Slote" w:date="2011-07-21T20:03:00Z">
              <w:rPr>
                <w:rStyle w:val="FootnoteReference"/>
              </w:rPr>
            </w:rPrChange>
          </w:rPr>
          <w:footnoteRef/>
        </w:r>
        <w:r w:rsidRPr="003A78C2">
          <w:rPr>
            <w:color w:val="FF0000"/>
            <w:rPrChange w:id="1317" w:author="Brett Slote" w:date="2011-07-21T20:03:00Z">
              <w:rPr>
                <w:vertAlign w:val="superscript"/>
              </w:rPr>
            </w:rPrChange>
          </w:rPr>
          <w:t xml:space="preserve"> Should decide on whether we’re going with Scete or Shiheet – Shiheet is easier to sing, but for now put “English” equivalents.</w:t>
        </w:r>
      </w:ins>
    </w:p>
  </w:footnote>
  <w:footnote w:id="903">
    <w:p w14:paraId="5AA889F2" w14:textId="77777777" w:rsidR="00BE6654" w:rsidRDefault="00BE6654">
      <w:pPr>
        <w:pStyle w:val="footnote"/>
        <w:rPr>
          <w:ins w:id="1318" w:author="Brett Slote" w:date="2011-07-21T19:00:00Z"/>
        </w:rPr>
        <w:pPrChange w:id="1319" w:author="Brett Slote" w:date="2011-07-21T20:03:00Z">
          <w:pPr>
            <w:pStyle w:val="FootnoteText"/>
          </w:pPr>
        </w:pPrChange>
      </w:pPr>
      <w:ins w:id="1320" w:author="Brett Slote" w:date="2011-07-21T19:00:00Z">
        <w:r>
          <w:rPr>
            <w:rStyle w:val="FootnoteReference"/>
          </w:rPr>
          <w:footnoteRef/>
        </w:r>
        <w:r>
          <w:t xml:space="preserve"> Need to do some research into the name of this man in English</w:t>
        </w:r>
      </w:ins>
    </w:p>
  </w:footnote>
  <w:footnote w:id="904">
    <w:p w14:paraId="4DD173AD" w14:textId="50F9B05A" w:rsidR="00BE6654" w:rsidRDefault="00BE6654" w:rsidP="00B52F78">
      <w:pPr>
        <w:pStyle w:val="footnote"/>
      </w:pPr>
      <w:r>
        <w:rPr>
          <w:rStyle w:val="FootnoteReference"/>
        </w:rPr>
        <w:footnoteRef/>
      </w:r>
      <w:r>
        <w:t xml:space="preserve"> Though not found on the Coptic Calendar, as one of the 318 gathered at Nicaea, it is fitting to venerate St. Spyridon.</w:t>
      </w:r>
    </w:p>
  </w:footnote>
  <w:footnote w:id="905">
    <w:p w14:paraId="0EC0EB26" w14:textId="77777777" w:rsidR="00BE6654" w:rsidRDefault="00BE6654"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06">
    <w:p w14:paraId="1A09C94E" w14:textId="77777777" w:rsidR="00BE6654" w:rsidRDefault="00BE6654" w:rsidP="00073003">
      <w:pPr>
        <w:pStyle w:val="footnote"/>
      </w:pPr>
      <w:r>
        <w:rPr>
          <w:rStyle w:val="FootnoteReference"/>
        </w:rPr>
        <w:footnoteRef/>
      </w:r>
      <w:r>
        <w:t xml:space="preserve"> Revelation 7:2</w:t>
      </w:r>
    </w:p>
  </w:footnote>
  <w:footnote w:id="907">
    <w:p w14:paraId="047C672B" w14:textId="77777777" w:rsidR="00BE6654" w:rsidRDefault="00BE6654" w:rsidP="00073003">
      <w:pPr>
        <w:pStyle w:val="footnote"/>
      </w:pPr>
      <w:r>
        <w:rPr>
          <w:rStyle w:val="FootnoteReference"/>
        </w:rPr>
        <w:footnoteRef/>
      </w:r>
      <w:r>
        <w:t xml:space="preserve"> Revelation 7:3</w:t>
      </w:r>
    </w:p>
  </w:footnote>
  <w:footnote w:id="908">
    <w:p w14:paraId="338E8815" w14:textId="77777777" w:rsidR="00BE6654" w:rsidRDefault="00BE6654"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09">
    <w:p w14:paraId="7E074E97" w14:textId="77777777" w:rsidR="00BE6654" w:rsidRDefault="00BE6654" w:rsidP="00BC160E">
      <w:pPr>
        <w:pStyle w:val="footnote"/>
      </w:pPr>
      <w:r>
        <w:rPr>
          <w:rStyle w:val="FootnoteReference"/>
        </w:rPr>
        <w:footnoteRef/>
      </w:r>
      <w:r>
        <w:t xml:space="preserve"> John 13:25</w:t>
      </w:r>
    </w:p>
  </w:footnote>
  <w:footnote w:id="910">
    <w:p w14:paraId="0E087572" w14:textId="27E962C9" w:rsidR="00BE6654" w:rsidRDefault="00BE6654"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11">
    <w:p w14:paraId="795EE333" w14:textId="77777777" w:rsidR="00BE6654" w:rsidRDefault="00BE6654" w:rsidP="00B53E05">
      <w:pPr>
        <w:pStyle w:val="footnote"/>
      </w:pPr>
      <w:r>
        <w:rPr>
          <w:rStyle w:val="FootnoteReference"/>
        </w:rPr>
        <w:footnoteRef/>
      </w:r>
      <w:r>
        <w:t xml:space="preserve"> Normally reserved for the Theotokos.</w:t>
      </w:r>
    </w:p>
  </w:footnote>
  <w:footnote w:id="912">
    <w:p w14:paraId="483F0E8B" w14:textId="77777777" w:rsidR="00BE6654" w:rsidRDefault="00BE6654" w:rsidP="00B53E05">
      <w:pPr>
        <w:pStyle w:val="footnote"/>
      </w:pPr>
      <w:r>
        <w:rPr>
          <w:rStyle w:val="FootnoteReference"/>
        </w:rPr>
        <w:footnoteRef/>
      </w:r>
      <w:r>
        <w:t xml:space="preserve"> The law of righteousness, not the Law of the Old Covenant.</w:t>
      </w:r>
    </w:p>
  </w:footnote>
  <w:footnote w:id="913">
    <w:p w14:paraId="361DBD71" w14:textId="77777777" w:rsidR="00BE6654" w:rsidRDefault="00BE6654" w:rsidP="00662600">
      <w:pPr>
        <w:pStyle w:val="footnote"/>
      </w:pPr>
      <w:r>
        <w:rPr>
          <w:rStyle w:val="FootnoteReference"/>
        </w:rPr>
        <w:footnoteRef/>
      </w:r>
      <w:r>
        <w:t xml:space="preserve"> Or image</w:t>
      </w:r>
    </w:p>
  </w:footnote>
  <w:footnote w:id="914">
    <w:p w14:paraId="2DF974D0" w14:textId="77777777" w:rsidR="00BE6654" w:rsidRDefault="00BE6654">
      <w:pPr>
        <w:pStyle w:val="footnote"/>
        <w:rPr>
          <w:ins w:id="1421" w:author="Brett Slote" w:date="2011-07-21T18:57:00Z"/>
        </w:rPr>
        <w:pPrChange w:id="1422" w:author="Brett Slote" w:date="2011-07-21T20:03:00Z">
          <w:pPr>
            <w:pStyle w:val="FootnoteText"/>
          </w:pPr>
        </w:pPrChange>
      </w:pPr>
      <w:ins w:id="1423" w:author="Brett Slote" w:date="2011-07-21T18:57:00Z">
        <w:r>
          <w:rPr>
            <w:rStyle w:val="FootnoteReference"/>
          </w:rPr>
          <w:footnoteRef/>
        </w:r>
        <w:r>
          <w:t xml:space="preserve"> Colossians 3:14</w:t>
        </w:r>
      </w:ins>
    </w:p>
  </w:footnote>
  <w:footnote w:id="915">
    <w:p w14:paraId="56032475" w14:textId="77777777" w:rsidR="00BE6654" w:rsidRDefault="00BE6654" w:rsidP="00E22010">
      <w:pPr>
        <w:pStyle w:val="footnote"/>
      </w:pPr>
      <w:r>
        <w:rPr>
          <w:rStyle w:val="FootnoteReference"/>
        </w:rPr>
        <w:footnoteRef/>
      </w:r>
      <w:r>
        <w:t xml:space="preserve"> 2 Tim 4:7</w:t>
      </w:r>
    </w:p>
  </w:footnote>
  <w:footnote w:id="916">
    <w:p w14:paraId="519A6EA0" w14:textId="77777777" w:rsidR="00BE6654" w:rsidRDefault="00BE6654" w:rsidP="00E22010">
      <w:pPr>
        <w:pStyle w:val="footnote"/>
      </w:pPr>
      <w:r>
        <w:rPr>
          <w:rStyle w:val="FootnoteReference"/>
        </w:rPr>
        <w:footnoteRef/>
      </w:r>
      <w:r>
        <w:t xml:space="preserve"> 2 Tim 4:8</w:t>
      </w:r>
    </w:p>
  </w:footnote>
  <w:footnote w:id="917">
    <w:p w14:paraId="2C92CCF6" w14:textId="77777777" w:rsidR="00BE6654" w:rsidRDefault="00BE6654" w:rsidP="001779C0">
      <w:pPr>
        <w:pStyle w:val="footnote"/>
      </w:pPr>
      <w:r>
        <w:rPr>
          <w:rStyle w:val="FootnoteReference"/>
        </w:rPr>
        <w:footnoteRef/>
      </w:r>
      <w:r>
        <w:t xml:space="preserve"> Composed in Coptic and Arabic by H.G. Bishop Demetrius of Malawi circa A.D. 2000.</w:t>
      </w:r>
    </w:p>
  </w:footnote>
  <w:footnote w:id="918">
    <w:p w14:paraId="16CDD53B" w14:textId="77777777" w:rsidR="00BE6654" w:rsidRDefault="00BE6654"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19">
    <w:p w14:paraId="717A066E" w14:textId="77777777" w:rsidR="00BE6654" w:rsidRDefault="00BE6654">
      <w:pPr>
        <w:pStyle w:val="footnote"/>
        <w:rPr>
          <w:ins w:id="1486" w:author="Brett Slote" w:date="2011-07-21T18:45:00Z"/>
        </w:rPr>
        <w:pPrChange w:id="1487" w:author="Brett Slote" w:date="2011-07-21T20:01:00Z">
          <w:pPr>
            <w:pStyle w:val="FootnoteText"/>
          </w:pPr>
        </w:pPrChange>
      </w:pPr>
      <w:ins w:id="1488" w:author="Brett Slote" w:date="2011-07-21T18:45:00Z">
        <w:r>
          <w:rPr>
            <w:rStyle w:val="FootnoteReference"/>
          </w:rPr>
          <w:footnoteRef/>
        </w:r>
        <w:r>
          <w:t xml:space="preserve"> Daniel 12:3</w:t>
        </w:r>
      </w:ins>
    </w:p>
  </w:footnote>
  <w:footnote w:id="920">
    <w:p w14:paraId="7155AD88" w14:textId="77777777" w:rsidR="00BE6654" w:rsidRDefault="00BE6654">
      <w:pPr>
        <w:pStyle w:val="footnote"/>
        <w:rPr>
          <w:ins w:id="1489" w:author="Brett Slote" w:date="2011-07-21T18:46:00Z"/>
        </w:rPr>
        <w:pPrChange w:id="1490" w:author="Brett Slote" w:date="2011-07-21T20:01:00Z">
          <w:pPr>
            <w:pStyle w:val="FootnoteText"/>
          </w:pPr>
        </w:pPrChange>
      </w:pPr>
      <w:ins w:id="1491" w:author="Brett Slote" w:date="2011-07-21T18:46:00Z">
        <w:r>
          <w:rPr>
            <w:rStyle w:val="FootnoteReference"/>
          </w:rPr>
          <w:footnoteRef/>
        </w:r>
        <w:r>
          <w:t xml:space="preserve"> Literally: all </w:t>
        </w:r>
        <w:proofErr w:type="gramStart"/>
        <w:r>
          <w:t>you</w:t>
        </w:r>
        <w:proofErr w:type="gramEnd"/>
        <w:r>
          <w:t xml:space="preserve"> monastic folk</w:t>
        </w:r>
      </w:ins>
    </w:p>
  </w:footnote>
  <w:footnote w:id="921">
    <w:p w14:paraId="7EEF391B" w14:textId="77777777" w:rsidR="00BE6654" w:rsidRDefault="00BE6654">
      <w:pPr>
        <w:pStyle w:val="FootnoteText"/>
      </w:pPr>
      <w:r>
        <w:rPr>
          <w:rStyle w:val="FootnoteReference"/>
        </w:rPr>
        <w:footnoteRef/>
      </w:r>
      <w:r>
        <w:t xml:space="preserve"> Published by Abouna Matta El-Maskeen of St. Macarius’ Monastery.</w:t>
      </w:r>
    </w:p>
  </w:footnote>
  <w:footnote w:id="922">
    <w:p w14:paraId="6BC2BFA9" w14:textId="77777777" w:rsidR="00BE6654" w:rsidRDefault="00BE665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3">
    <w:p w14:paraId="3A6EC701" w14:textId="77777777" w:rsidR="00BE6654" w:rsidRDefault="00BE6654" w:rsidP="00670C79">
      <w:pPr>
        <w:pStyle w:val="footnote"/>
      </w:pPr>
      <w:r>
        <w:rPr>
          <w:rStyle w:val="FootnoteReference"/>
        </w:rPr>
        <w:footnoteRef/>
      </w:r>
      <w:r>
        <w:t xml:space="preserve"> Modern day Ethiopia and Eritrea.</w:t>
      </w:r>
    </w:p>
  </w:footnote>
  <w:footnote w:id="924">
    <w:p w14:paraId="46D5577E" w14:textId="77777777" w:rsidR="00BE6654" w:rsidRDefault="00BE6654" w:rsidP="0047441D">
      <w:pPr>
        <w:pStyle w:val="footnote"/>
      </w:pPr>
      <w:r>
        <w:rPr>
          <w:rStyle w:val="FootnoteReference"/>
        </w:rPr>
        <w:footnoteRef/>
      </w:r>
      <w:r>
        <w:t xml:space="preserve"> St. F</w:t>
      </w:r>
      <w:r w:rsidRPr="006422C6">
        <w:t>rumentius</w:t>
      </w:r>
      <w:r>
        <w:t>, whom the Ethiopians called “Abune Selama.”</w:t>
      </w:r>
    </w:p>
  </w:footnote>
  <w:footnote w:id="925">
    <w:p w14:paraId="2F5E6ED4" w14:textId="52CEBBCB" w:rsidR="00BE6654" w:rsidRDefault="00BE6654" w:rsidP="00BD2B3F">
      <w:pPr>
        <w:pStyle w:val="footnote"/>
      </w:pPr>
      <w:r>
        <w:rPr>
          <w:rStyle w:val="FootnoteReference"/>
        </w:rPr>
        <w:footnoteRef/>
      </w:r>
      <w:r>
        <w:t xml:space="preserve"> Adapted from the hymn of St. Severus of Antioch, in 2015 in English.</w:t>
      </w:r>
    </w:p>
  </w:footnote>
  <w:footnote w:id="926">
    <w:p w14:paraId="018A465B" w14:textId="77777777" w:rsidR="00BE6654" w:rsidRDefault="00BE6654">
      <w:pPr>
        <w:pStyle w:val="footnote"/>
        <w:rPr>
          <w:ins w:id="1577" w:author="Brett Slote" w:date="2011-07-21T19:11:00Z"/>
        </w:rPr>
        <w:pPrChange w:id="1578" w:author="Brett Slote" w:date="2011-07-21T20:05:00Z">
          <w:pPr>
            <w:pStyle w:val="FootnoteText"/>
          </w:pPr>
        </w:pPrChange>
      </w:pPr>
      <w:ins w:id="1579" w:author="Brett Slote" w:date="2011-07-21T19:11:00Z">
        <w:r>
          <w:rPr>
            <w:rStyle w:val="FootnoteReference"/>
          </w:rPr>
          <w:footnoteRef/>
        </w:r>
        <w:r>
          <w:t xml:space="preserve"> Psalm 41:1</w:t>
        </w:r>
      </w:ins>
    </w:p>
  </w:footnote>
  <w:footnote w:id="927">
    <w:p w14:paraId="30B9D2C6" w14:textId="77777777" w:rsidR="00BE6654" w:rsidRDefault="00BE6654"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28">
    <w:p w14:paraId="63D7B4DE" w14:textId="77777777" w:rsidR="00BE6654" w:rsidRDefault="00BE6654"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29">
    <w:p w14:paraId="6542A42A" w14:textId="77777777" w:rsidR="00BE6654" w:rsidRDefault="00BE6654"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30">
    <w:p w14:paraId="48A0DCFD" w14:textId="77777777" w:rsidR="00BE6654" w:rsidRDefault="00BE6654" w:rsidP="006D27E4">
      <w:pPr>
        <w:pStyle w:val="Footnote0"/>
      </w:pPr>
      <w:r>
        <w:rPr>
          <w:rStyle w:val="FootnoteReference"/>
        </w:rPr>
        <w:footnoteRef/>
      </w:r>
      <w:r>
        <w:t xml:space="preserve"> In modern day Libya</w:t>
      </w:r>
    </w:p>
  </w:footnote>
  <w:footnote w:id="931">
    <w:p w14:paraId="5E4AA7CE" w14:textId="77777777" w:rsidR="00BE6654" w:rsidRDefault="00BE6654">
      <w:pPr>
        <w:pStyle w:val="footnote"/>
        <w:rPr>
          <w:ins w:id="1604" w:author="Brett Slote" w:date="2011-07-21T18:49:00Z"/>
        </w:rPr>
        <w:pPrChange w:id="1605" w:author="Brett Slote" w:date="2011-07-21T20:02:00Z">
          <w:pPr>
            <w:pStyle w:val="FootnoteText"/>
          </w:pPr>
        </w:pPrChange>
      </w:pPr>
      <w:ins w:id="1606" w:author="Brett Slote" w:date="2011-07-21T18:49:00Z">
        <w:r>
          <w:rPr>
            <w:rStyle w:val="FootnoteReference"/>
          </w:rPr>
          <w:footnoteRef/>
        </w:r>
        <w:r>
          <w:t xml:space="preserve"> Note that </w:t>
        </w:r>
        <w:r w:rsidRPr="003A78C2">
          <w:rPr>
            <w:rFonts w:ascii="CS Avva Shenouda" w:hAnsi="CS Avva Shenouda"/>
            <w:rPrChange w:id="1607" w:author="Brett Slote" w:date="2011-07-21T20:02:00Z">
              <w:rPr>
                <w:rFonts w:ascii="Antonious Normal" w:hAnsi="Antonious Normal"/>
              </w:rPr>
            </w:rPrChange>
          </w:rPr>
          <w:t>twou</w:t>
        </w:r>
        <w:r>
          <w:t xml:space="preserve"> is used as mountain and desert interchangeably in Coptic monastic literature</w:t>
        </w:r>
      </w:ins>
    </w:p>
  </w:footnote>
  <w:footnote w:id="932">
    <w:p w14:paraId="71147821" w14:textId="77777777" w:rsidR="00BE6654" w:rsidRDefault="00BE6654">
      <w:pPr>
        <w:pStyle w:val="footnote"/>
        <w:rPr>
          <w:ins w:id="1608" w:author="Brett Slote" w:date="2011-07-21T18:50:00Z"/>
        </w:rPr>
        <w:pPrChange w:id="1609" w:author="Brett Slote" w:date="2011-07-21T20:02:00Z">
          <w:pPr>
            <w:pStyle w:val="FootnoteText"/>
          </w:pPr>
        </w:pPrChange>
      </w:pPr>
      <w:ins w:id="1610" w:author="Brett Slote" w:date="2011-07-21T18:50:00Z">
        <w:r>
          <w:rPr>
            <w:rStyle w:val="FootnoteReference"/>
          </w:rPr>
          <w:footnoteRef/>
        </w:r>
        <w:r>
          <w:t xml:space="preserve"> US book has “travails of torment” – but it’s not possessive.</w:t>
        </w:r>
      </w:ins>
    </w:p>
  </w:footnote>
  <w:footnote w:id="933">
    <w:p w14:paraId="39517237" w14:textId="77777777" w:rsidR="00BE6654" w:rsidRDefault="00BE6654">
      <w:pPr>
        <w:pStyle w:val="footnote"/>
        <w:rPr>
          <w:ins w:id="1611" w:author="Brett Slote" w:date="2011-07-21T18:49:00Z"/>
        </w:rPr>
        <w:pPrChange w:id="1612" w:author="Brett Slote" w:date="2011-07-21T20:02:00Z">
          <w:pPr>
            <w:pStyle w:val="FootnoteText"/>
          </w:pPr>
        </w:pPrChange>
      </w:pPr>
      <w:ins w:id="1613" w:author="Brett Slote" w:date="2011-07-21T18:49:00Z">
        <w:r>
          <w:rPr>
            <w:rStyle w:val="FootnoteReference"/>
          </w:rPr>
          <w:footnoteRef/>
        </w:r>
        <w:r>
          <w:t xml:space="preserve"> 1 Peter 1:4</w:t>
        </w:r>
      </w:ins>
    </w:p>
  </w:footnote>
  <w:footnote w:id="934">
    <w:p w14:paraId="049774F0" w14:textId="77777777" w:rsidR="00BE6654" w:rsidRDefault="00BE6654" w:rsidP="00E77C68">
      <w:pPr>
        <w:pStyle w:val="footnote"/>
      </w:pPr>
      <w:r>
        <w:rPr>
          <w:rStyle w:val="FootnoteReference"/>
        </w:rPr>
        <w:footnoteRef/>
      </w:r>
      <w:r>
        <w:t xml:space="preserve"> The Coptic has “Three names, one God,” which is the heresy of modalism, and certainly was not said at Ephesus.</w:t>
      </w:r>
    </w:p>
  </w:footnote>
  <w:footnote w:id="935">
    <w:p w14:paraId="416DBD35" w14:textId="77777777" w:rsidR="00BE6654" w:rsidRDefault="00BE6654" w:rsidP="00E77C68">
      <w:pPr>
        <w:pStyle w:val="footnote"/>
      </w:pPr>
      <w:r>
        <w:rPr>
          <w:rStyle w:val="FootnoteReference"/>
        </w:rPr>
        <w:footnoteRef/>
      </w:r>
      <w:r>
        <w:t xml:space="preserve"> This line is heretical.</w:t>
      </w:r>
    </w:p>
  </w:footnote>
  <w:footnote w:id="936">
    <w:p w14:paraId="2A005F90" w14:textId="77777777" w:rsidR="00BE6654" w:rsidRDefault="00BE6654">
      <w:pPr>
        <w:pStyle w:val="footnote"/>
        <w:rPr>
          <w:ins w:id="1648" w:author="Brett Slote" w:date="2011-07-21T18:55:00Z"/>
        </w:rPr>
        <w:pPrChange w:id="1649" w:author="Brett Slote" w:date="2011-07-21T20:02:00Z">
          <w:pPr>
            <w:pStyle w:val="FootnoteText"/>
          </w:pPr>
        </w:pPrChange>
      </w:pPr>
      <w:ins w:id="1650" w:author="Brett Slote" w:date="2011-07-21T18:55:00Z">
        <w:r>
          <w:rPr>
            <w:rStyle w:val="FootnoteReference"/>
          </w:rPr>
          <w:footnoteRef/>
        </w:r>
        <w:r>
          <w:t xml:space="preserve"> Hallow or consecrate – this was, according to a tradition, when he formerly became an archimandrite</w:t>
        </w:r>
      </w:ins>
    </w:p>
  </w:footnote>
  <w:footnote w:id="937">
    <w:p w14:paraId="6B5EF1D3" w14:textId="77777777" w:rsidR="00BE6654" w:rsidRDefault="00BE6654">
      <w:pPr>
        <w:pStyle w:val="footnote"/>
        <w:rPr>
          <w:ins w:id="1656" w:author="Brett Slote" w:date="2011-07-21T18:52:00Z"/>
        </w:rPr>
        <w:pPrChange w:id="1657" w:author="Brett Slote" w:date="2011-07-21T20:02:00Z">
          <w:pPr/>
        </w:pPrChange>
      </w:pPr>
      <w:ins w:id="1658" w:author="Brett Slote" w:date="2011-07-21T18:52:00Z">
        <w:r w:rsidRPr="00FB36D8">
          <w:rPr>
            <w:rStyle w:val="FootnoteReference"/>
            <w:vertAlign w:val="baseline"/>
          </w:rPr>
          <w:footnoteRef/>
        </w:r>
        <w:r w:rsidRPr="00FB36D8">
          <w:t xml:space="preserve"> This line is literally “because the hope of the good”</w:t>
        </w:r>
      </w:ins>
    </w:p>
  </w:footnote>
  <w:footnote w:id="938">
    <w:p w14:paraId="347015AD" w14:textId="77777777" w:rsidR="00BE6654" w:rsidRPr="00A20ACC" w:rsidRDefault="00BE6654">
      <w:pPr>
        <w:pStyle w:val="footnote"/>
        <w:rPr>
          <w:ins w:id="1659" w:author="Brett Slote" w:date="2011-07-21T18:52:00Z"/>
          <w:rFonts w:ascii="CS Avva Shenouda" w:hAnsi="CS Avva Shenouda"/>
          <w:color w:val="FF0000"/>
          <w:rPrChange w:id="1660" w:author="Brett Slote" w:date="2011-07-21T20:02:00Z">
            <w:rPr>
              <w:ins w:id="1661" w:author="Brett Slote" w:date="2011-07-21T18:52:00Z"/>
              <w:color w:val="FF0000"/>
            </w:rPr>
          </w:rPrChange>
        </w:rPr>
        <w:pPrChange w:id="1662" w:author="Brett Slote" w:date="2011-07-21T20:02:00Z">
          <w:pPr/>
        </w:pPrChange>
      </w:pPr>
      <w:ins w:id="1663" w:author="Brett Slote" w:date="2011-07-21T18:52:00Z">
        <w:r w:rsidRPr="00FB36D8">
          <w:rPr>
            <w:rStyle w:val="FootnoteReference"/>
            <w:vertAlign w:val="baseline"/>
          </w:rPr>
          <w:footnoteRef/>
        </w:r>
        <w:r w:rsidRPr="00FB36D8">
          <w:t xml:space="preserve"> </w:t>
        </w:r>
        <w:r w:rsidRPr="003A78C2">
          <w:rPr>
            <w:rPrChange w:id="1664" w:author="Brett Slote" w:date="2011-07-21T20:02:00Z">
              <w:rPr>
                <w:rFonts w:ascii="Antonious Normal" w:hAnsi="Antonious Normal"/>
                <w:color w:val="FF0000"/>
              </w:rPr>
            </w:rPrChange>
          </w:rPr>
          <w:t>qen hanhwd/ nem han'almoc</w:t>
        </w:r>
      </w:ins>
    </w:p>
  </w:footnote>
  <w:footnote w:id="939">
    <w:p w14:paraId="4AFC6896" w14:textId="77777777" w:rsidR="00BE6654" w:rsidRDefault="00BE6654">
      <w:pPr>
        <w:pStyle w:val="FootnoteText"/>
      </w:pPr>
      <w:r>
        <w:rPr>
          <w:rStyle w:val="FootnoteReference"/>
        </w:rPr>
        <w:footnoteRef/>
      </w:r>
      <w:r>
        <w:t xml:space="preserve"> Matthew 1:20</w:t>
      </w:r>
    </w:p>
  </w:footnote>
  <w:footnote w:id="940">
    <w:p w14:paraId="0E9CA519" w14:textId="77777777" w:rsidR="00BE6654" w:rsidRDefault="00BE6654" w:rsidP="00662A48">
      <w:pPr>
        <w:pStyle w:val="footnote"/>
      </w:pPr>
      <w:r>
        <w:rPr>
          <w:rStyle w:val="FootnoteReference"/>
          <w:rFonts w:eastAsiaTheme="majorEastAsia"/>
        </w:rPr>
        <w:footnoteRef/>
      </w:r>
      <w:r>
        <w:t xml:space="preserve"> All-holy</w:t>
      </w:r>
    </w:p>
  </w:footnote>
  <w:footnote w:id="941">
    <w:p w14:paraId="50451B0F" w14:textId="77777777" w:rsidR="00BE6654" w:rsidRDefault="00BE6654">
      <w:pPr>
        <w:pStyle w:val="footnote"/>
        <w:rPr>
          <w:ins w:id="1733" w:author="Brett Slote" w:date="2011-07-21T19:04:00Z"/>
        </w:rPr>
        <w:pPrChange w:id="1734" w:author="Brett Slote" w:date="2011-07-21T20:04:00Z">
          <w:pPr>
            <w:pStyle w:val="FootnoteText"/>
          </w:pPr>
        </w:pPrChange>
      </w:pPr>
      <w:ins w:id="1735" w:author="Brett Slote" w:date="2011-07-21T19:04:00Z">
        <w:r>
          <w:rPr>
            <w:rStyle w:val="FootnoteReference"/>
          </w:rPr>
          <w:footnoteRef/>
        </w:r>
        <w:r>
          <w:t xml:space="preserve"> literal is disregarded</w:t>
        </w:r>
      </w:ins>
    </w:p>
  </w:footnote>
  <w:footnote w:id="942">
    <w:p w14:paraId="062BDCC1" w14:textId="77777777" w:rsidR="00BE6654" w:rsidRDefault="00BE6654">
      <w:pPr>
        <w:pStyle w:val="FootnoteText"/>
      </w:pPr>
      <w:r>
        <w:rPr>
          <w:rStyle w:val="FootnoteReference"/>
        </w:rPr>
        <w:footnoteRef/>
      </w:r>
      <w:r>
        <w:t xml:space="preserve"> Ps 8:2</w:t>
      </w:r>
    </w:p>
  </w:footnote>
  <w:footnote w:id="943">
    <w:p w14:paraId="5BC08478" w14:textId="77777777" w:rsidR="00BE6654" w:rsidRPr="000C76BB" w:rsidRDefault="00BE6654"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44">
    <w:p w14:paraId="03A6DDD1" w14:textId="77777777" w:rsidR="00BE6654" w:rsidRDefault="00BE6654">
      <w:pPr>
        <w:pStyle w:val="FootnoteText"/>
      </w:pPr>
      <w:r>
        <w:rPr>
          <w:rStyle w:val="FootnoteReference"/>
        </w:rPr>
        <w:footnoteRef/>
      </w:r>
      <w:r>
        <w:t xml:space="preserve"> Matthew 28:6</w:t>
      </w:r>
    </w:p>
  </w:footnote>
  <w:footnote w:id="945">
    <w:p w14:paraId="339855D2" w14:textId="77777777" w:rsidR="00BE6654" w:rsidRDefault="00BE6654">
      <w:pPr>
        <w:pStyle w:val="FootnoteText"/>
      </w:pPr>
      <w:r>
        <w:rPr>
          <w:rStyle w:val="FootnoteReference"/>
        </w:rPr>
        <w:footnoteRef/>
      </w:r>
      <w:r>
        <w:t xml:space="preserve"> Matthew 28:7,6</w:t>
      </w:r>
    </w:p>
  </w:footnote>
  <w:footnote w:id="946">
    <w:p w14:paraId="76212A49" w14:textId="77777777" w:rsidR="00BE6654" w:rsidRDefault="00BE6654">
      <w:pPr>
        <w:pStyle w:val="FootnoteText"/>
      </w:pPr>
      <w:r>
        <w:rPr>
          <w:rStyle w:val="FootnoteReference"/>
        </w:rPr>
        <w:footnoteRef/>
      </w:r>
      <w:r>
        <w:t xml:space="preserve"> Matthew 28:7</w:t>
      </w:r>
    </w:p>
  </w:footnote>
  <w:footnote w:id="947">
    <w:p w14:paraId="716019EB" w14:textId="77777777" w:rsidR="00BE6654" w:rsidRDefault="00BE6654">
      <w:pPr>
        <w:pStyle w:val="FootnoteText"/>
      </w:pPr>
      <w:r>
        <w:rPr>
          <w:rStyle w:val="FootnoteReference"/>
        </w:rPr>
        <w:footnoteRef/>
      </w:r>
      <w:r>
        <w:t xml:space="preserve"> John 20:27</w:t>
      </w:r>
    </w:p>
  </w:footnote>
  <w:footnote w:id="948">
    <w:p w14:paraId="0ECF3FB0" w14:textId="77777777" w:rsidR="00BE6654" w:rsidRDefault="00BE6654">
      <w:pPr>
        <w:pStyle w:val="FootnoteText"/>
      </w:pPr>
      <w:r>
        <w:rPr>
          <w:rStyle w:val="FootnoteReference"/>
        </w:rPr>
        <w:footnoteRef/>
      </w:r>
      <w:r>
        <w:t xml:space="preserve"> John 20:28</w:t>
      </w:r>
    </w:p>
  </w:footnote>
  <w:footnote w:id="949">
    <w:p w14:paraId="3FCB0B65" w14:textId="77777777" w:rsidR="00BE6654" w:rsidRDefault="00BE6654">
      <w:pPr>
        <w:pStyle w:val="FootnoteText"/>
      </w:pPr>
      <w:r>
        <w:rPr>
          <w:rStyle w:val="FootnoteReference"/>
        </w:rPr>
        <w:footnoteRef/>
      </w:r>
      <w:r>
        <w:t xml:space="preserve"> John 20:29</w:t>
      </w:r>
    </w:p>
  </w:footnote>
  <w:footnote w:id="950">
    <w:p w14:paraId="6B80EDF7" w14:textId="77777777" w:rsidR="00BE6654" w:rsidRDefault="00BE6654">
      <w:pPr>
        <w:pStyle w:val="FootnoteText"/>
      </w:pPr>
      <w:r>
        <w:rPr>
          <w:rStyle w:val="FootnoteReference"/>
        </w:rPr>
        <w:footnoteRef/>
      </w:r>
      <w:r>
        <w:t xml:space="preserve"> John 20:29</w:t>
      </w:r>
    </w:p>
  </w:footnote>
  <w:footnote w:id="951">
    <w:p w14:paraId="31D8885C" w14:textId="3AFC7B18" w:rsidR="00BE6654" w:rsidRDefault="00BE6654"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6DE8275C" w:rsidR="00BE6654" w:rsidRPr="00E00D27" w:rsidRDefault="00BE665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0A4FB2">
      <w:rPr>
        <w:noProof/>
        <w:sz w:val="20"/>
        <w:szCs w:val="20"/>
      </w:rPr>
      <w:t>After Supper: Retiring (the Twelfth Hour)</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BE6654" w:rsidRPr="00E00D27" w:rsidRDefault="00BE6654"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BE6654" w:rsidRPr="00E00D27" w:rsidRDefault="00BE6654" w:rsidP="00686912">
    <w:pPr>
      <w:pStyle w:val="Header"/>
      <w:jc w:val="center"/>
      <w:rPr>
        <w:sz w:val="20"/>
        <w:szCs w:val="20"/>
      </w:rPr>
    </w:pPr>
  </w:p>
  <w:p w14:paraId="022704DA" w14:textId="77777777" w:rsidR="00BE6654" w:rsidRPr="00686912" w:rsidRDefault="00BE6654"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6B198979" w:rsidR="00BE6654" w:rsidRPr="00E00D27" w:rsidRDefault="00BE6654"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0A4FB2">
      <w:rPr>
        <w:noProof/>
        <w:sz w:val="20"/>
        <w:szCs w:val="20"/>
      </w:rPr>
      <w:t>The Psalms of the Twelfth Hour</w:t>
    </w:r>
    <w:r>
      <w:rPr>
        <w:sz w:val="20"/>
        <w:szCs w:val="20"/>
      </w:rPr>
      <w:fldChar w:fldCharType="end"/>
    </w:r>
  </w:p>
  <w:p w14:paraId="199CF7F3" w14:textId="77777777" w:rsidR="00BE6654" w:rsidRPr="00E00D27" w:rsidRDefault="00BE6654"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1E5694EF" w:rsidR="00BE6654" w:rsidRPr="00E00D27" w:rsidRDefault="00BE6654"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0A4FB2">
      <w:rPr>
        <w:noProof/>
        <w:sz w:val="20"/>
        <w:szCs w:val="20"/>
      </w:rPr>
      <w:t>Kathisma 2</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43F7C844" w:rsidR="00BE6654" w:rsidRPr="00E00D27" w:rsidRDefault="00BE6654"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0A4FB2">
      <w:rPr>
        <w:noProof/>
        <w:sz w:val="20"/>
        <w:szCs w:val="20"/>
      </w:rPr>
      <w:t>The Psalms</w:t>
    </w:r>
    <w:r w:rsidRPr="00E00D27">
      <w:rPr>
        <w:sz w:val="20"/>
        <w:szCs w:val="20"/>
      </w:rPr>
      <w:fldChar w:fldCharType="end"/>
    </w:r>
  </w:p>
  <w:p w14:paraId="48CF3F9A" w14:textId="245E316D" w:rsidR="00BE6654" w:rsidRPr="00686912" w:rsidRDefault="00BE6654"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6CFADDD4" w:rsidR="00BE6654" w:rsidRPr="00E00D27" w:rsidRDefault="00BE665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0A4FB2">
      <w:rPr>
        <w:noProof/>
        <w:sz w:val="20"/>
        <w:szCs w:val="20"/>
      </w:rPr>
      <w:t>The Ending of the Batos Theotokias</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7AAAD189" w:rsidR="00BE6654" w:rsidRPr="00E00D27" w:rsidRDefault="00BE6654"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A4FB2">
      <w:rPr>
        <w:noProof/>
        <w:sz w:val="20"/>
        <w:szCs w:val="20"/>
      </w:rPr>
      <w:t>The Raising of Evening (or Morning) Incense</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73CB493E" w:rsidR="00BE6654" w:rsidRPr="00E00D27" w:rsidRDefault="00BE665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A4FB2">
      <w:rPr>
        <w:noProof/>
        <w:sz w:val="20"/>
        <w:szCs w:val="20"/>
      </w:rPr>
      <w:t>Prayer for the Church</w:t>
    </w:r>
    <w:r w:rsidRPr="00E00D27">
      <w:rPr>
        <w:sz w:val="20"/>
        <w:szCs w:val="20"/>
      </w:rPr>
      <w:fldChar w:fldCharType="end"/>
    </w:r>
  </w:p>
  <w:p w14:paraId="1DAD4C8D" w14:textId="77777777" w:rsidR="00BE6654" w:rsidRPr="00686912" w:rsidRDefault="00BE6654"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BE6654" w:rsidRPr="00686912" w:rsidRDefault="00BE6654"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3A05E284" w:rsidR="00BE6654" w:rsidRPr="00E00D27" w:rsidRDefault="00BE665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A4FB2">
      <w:rPr>
        <w:noProof/>
        <w:sz w:val="20"/>
        <w:szCs w:val="20"/>
      </w:rPr>
      <w:t>PSALI BATOS AFTER THE THIRD CANTICLE</w:t>
    </w:r>
    <w:r w:rsidRPr="00E00D27">
      <w:rPr>
        <w:sz w:val="20"/>
        <w:szCs w:val="20"/>
      </w:rPr>
      <w:fldChar w:fldCharType="end"/>
    </w:r>
  </w:p>
  <w:p w14:paraId="7E9EFC1B" w14:textId="77777777" w:rsidR="00BE6654" w:rsidRPr="00686912" w:rsidRDefault="00BE6654"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51AA"/>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0695"/>
    <w:rsid w:val="000916B3"/>
    <w:rsid w:val="00091E10"/>
    <w:rsid w:val="00091E79"/>
    <w:rsid w:val="0009364C"/>
    <w:rsid w:val="00094BF8"/>
    <w:rsid w:val="000A01F5"/>
    <w:rsid w:val="000A2340"/>
    <w:rsid w:val="000A2EEC"/>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610E"/>
    <w:rsid w:val="000F1929"/>
    <w:rsid w:val="000F1C8D"/>
    <w:rsid w:val="000F2DC4"/>
    <w:rsid w:val="000F34DF"/>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3944"/>
    <w:rsid w:val="00143C5A"/>
    <w:rsid w:val="0014584F"/>
    <w:rsid w:val="00145EE7"/>
    <w:rsid w:val="00146067"/>
    <w:rsid w:val="00154D4E"/>
    <w:rsid w:val="001566BD"/>
    <w:rsid w:val="001604CF"/>
    <w:rsid w:val="00160C25"/>
    <w:rsid w:val="00160DE3"/>
    <w:rsid w:val="00161998"/>
    <w:rsid w:val="001626CD"/>
    <w:rsid w:val="0016307C"/>
    <w:rsid w:val="00163A7A"/>
    <w:rsid w:val="00163DA5"/>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0FEC"/>
    <w:rsid w:val="00274233"/>
    <w:rsid w:val="00280E2D"/>
    <w:rsid w:val="00281C51"/>
    <w:rsid w:val="0028222B"/>
    <w:rsid w:val="00283E41"/>
    <w:rsid w:val="00284568"/>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29F8"/>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6D1B"/>
    <w:rsid w:val="003576F9"/>
    <w:rsid w:val="00360CD6"/>
    <w:rsid w:val="00363583"/>
    <w:rsid w:val="003641E3"/>
    <w:rsid w:val="00365B9E"/>
    <w:rsid w:val="00366380"/>
    <w:rsid w:val="003711A9"/>
    <w:rsid w:val="00372152"/>
    <w:rsid w:val="003737D6"/>
    <w:rsid w:val="00373AE1"/>
    <w:rsid w:val="00374358"/>
    <w:rsid w:val="003758F4"/>
    <w:rsid w:val="00377DA6"/>
    <w:rsid w:val="00377E51"/>
    <w:rsid w:val="0038151E"/>
    <w:rsid w:val="00382A9C"/>
    <w:rsid w:val="00382E0C"/>
    <w:rsid w:val="00384B7C"/>
    <w:rsid w:val="00385969"/>
    <w:rsid w:val="00385CB8"/>
    <w:rsid w:val="003863C1"/>
    <w:rsid w:val="00386527"/>
    <w:rsid w:val="00387902"/>
    <w:rsid w:val="00390294"/>
    <w:rsid w:val="00390B7C"/>
    <w:rsid w:val="003918CB"/>
    <w:rsid w:val="00391D88"/>
    <w:rsid w:val="0039433D"/>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3962"/>
    <w:rsid w:val="00426715"/>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0956"/>
    <w:rsid w:val="0048178C"/>
    <w:rsid w:val="00481AE5"/>
    <w:rsid w:val="00483016"/>
    <w:rsid w:val="004847AA"/>
    <w:rsid w:val="00484AEF"/>
    <w:rsid w:val="00485563"/>
    <w:rsid w:val="00485E0C"/>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1EC1"/>
    <w:rsid w:val="00542B9B"/>
    <w:rsid w:val="00542C2E"/>
    <w:rsid w:val="00542DE2"/>
    <w:rsid w:val="00542F6B"/>
    <w:rsid w:val="005438BF"/>
    <w:rsid w:val="005440D7"/>
    <w:rsid w:val="00544CE4"/>
    <w:rsid w:val="005453DF"/>
    <w:rsid w:val="00545EC8"/>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419"/>
    <w:rsid w:val="005F1CE0"/>
    <w:rsid w:val="005F3B89"/>
    <w:rsid w:val="005F5CA1"/>
    <w:rsid w:val="005F72E7"/>
    <w:rsid w:val="005F78D8"/>
    <w:rsid w:val="005F7989"/>
    <w:rsid w:val="005F7A68"/>
    <w:rsid w:val="00601ED3"/>
    <w:rsid w:val="006039B1"/>
    <w:rsid w:val="006108FD"/>
    <w:rsid w:val="006128E9"/>
    <w:rsid w:val="0061464A"/>
    <w:rsid w:val="00614947"/>
    <w:rsid w:val="00617485"/>
    <w:rsid w:val="006174EF"/>
    <w:rsid w:val="00617655"/>
    <w:rsid w:val="00617AE1"/>
    <w:rsid w:val="00622CF3"/>
    <w:rsid w:val="006236CC"/>
    <w:rsid w:val="00625164"/>
    <w:rsid w:val="006263C2"/>
    <w:rsid w:val="006303CE"/>
    <w:rsid w:val="0063128B"/>
    <w:rsid w:val="00631963"/>
    <w:rsid w:val="00633619"/>
    <w:rsid w:val="00634364"/>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B43"/>
    <w:rsid w:val="006974C9"/>
    <w:rsid w:val="006A0403"/>
    <w:rsid w:val="006A0D7C"/>
    <w:rsid w:val="006A0F54"/>
    <w:rsid w:val="006A140A"/>
    <w:rsid w:val="006A2C42"/>
    <w:rsid w:val="006A3815"/>
    <w:rsid w:val="006A4A82"/>
    <w:rsid w:val="006A6323"/>
    <w:rsid w:val="006A6C21"/>
    <w:rsid w:val="006A78B4"/>
    <w:rsid w:val="006B061A"/>
    <w:rsid w:val="006B0A9B"/>
    <w:rsid w:val="006B2563"/>
    <w:rsid w:val="006B31BA"/>
    <w:rsid w:val="006B3289"/>
    <w:rsid w:val="006B398E"/>
    <w:rsid w:val="006B44CE"/>
    <w:rsid w:val="006C07E3"/>
    <w:rsid w:val="006C0C59"/>
    <w:rsid w:val="006C0CBB"/>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0694"/>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6450"/>
    <w:rsid w:val="0070722E"/>
    <w:rsid w:val="00707AA9"/>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356BF"/>
    <w:rsid w:val="00740C6C"/>
    <w:rsid w:val="00741DFE"/>
    <w:rsid w:val="00741EF6"/>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0265"/>
    <w:rsid w:val="0077116C"/>
    <w:rsid w:val="007725BE"/>
    <w:rsid w:val="00773777"/>
    <w:rsid w:val="007757C9"/>
    <w:rsid w:val="00777816"/>
    <w:rsid w:val="0078100C"/>
    <w:rsid w:val="00783F3E"/>
    <w:rsid w:val="00784373"/>
    <w:rsid w:val="0078548F"/>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539"/>
    <w:rsid w:val="00811C7D"/>
    <w:rsid w:val="00812614"/>
    <w:rsid w:val="008148B0"/>
    <w:rsid w:val="00814FC4"/>
    <w:rsid w:val="0081710C"/>
    <w:rsid w:val="008172B5"/>
    <w:rsid w:val="00823768"/>
    <w:rsid w:val="00823E69"/>
    <w:rsid w:val="008242AB"/>
    <w:rsid w:val="0082523C"/>
    <w:rsid w:val="00830E10"/>
    <w:rsid w:val="0083146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17A2"/>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6D3"/>
    <w:rsid w:val="008B199B"/>
    <w:rsid w:val="008B351A"/>
    <w:rsid w:val="008B4095"/>
    <w:rsid w:val="008B531C"/>
    <w:rsid w:val="008B5AA7"/>
    <w:rsid w:val="008B5FD0"/>
    <w:rsid w:val="008C0462"/>
    <w:rsid w:val="008C0538"/>
    <w:rsid w:val="008C19B4"/>
    <w:rsid w:val="008C4469"/>
    <w:rsid w:val="008C4D26"/>
    <w:rsid w:val="008D24A6"/>
    <w:rsid w:val="008D3204"/>
    <w:rsid w:val="008D3680"/>
    <w:rsid w:val="008D3689"/>
    <w:rsid w:val="008D5F3D"/>
    <w:rsid w:val="008D67CA"/>
    <w:rsid w:val="008D6DBB"/>
    <w:rsid w:val="008D7C77"/>
    <w:rsid w:val="008E0C10"/>
    <w:rsid w:val="008E14B2"/>
    <w:rsid w:val="008E2712"/>
    <w:rsid w:val="008E406C"/>
    <w:rsid w:val="008E59B4"/>
    <w:rsid w:val="008E7A71"/>
    <w:rsid w:val="008F48F6"/>
    <w:rsid w:val="008F6302"/>
    <w:rsid w:val="00900F68"/>
    <w:rsid w:val="0090348C"/>
    <w:rsid w:val="009038B2"/>
    <w:rsid w:val="00904213"/>
    <w:rsid w:val="009043B3"/>
    <w:rsid w:val="00904A47"/>
    <w:rsid w:val="00906079"/>
    <w:rsid w:val="009061A3"/>
    <w:rsid w:val="00912170"/>
    <w:rsid w:val="0091298D"/>
    <w:rsid w:val="00914E21"/>
    <w:rsid w:val="00914F1B"/>
    <w:rsid w:val="00915F9F"/>
    <w:rsid w:val="00915FD3"/>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C594D"/>
    <w:rsid w:val="009D062A"/>
    <w:rsid w:val="009D0B24"/>
    <w:rsid w:val="009D3C8B"/>
    <w:rsid w:val="009D45BB"/>
    <w:rsid w:val="009D58BD"/>
    <w:rsid w:val="009D6F61"/>
    <w:rsid w:val="009E143A"/>
    <w:rsid w:val="009E261C"/>
    <w:rsid w:val="009E31CF"/>
    <w:rsid w:val="009E3E9E"/>
    <w:rsid w:val="009E64DA"/>
    <w:rsid w:val="009E6CAF"/>
    <w:rsid w:val="009E7111"/>
    <w:rsid w:val="009F1DA0"/>
    <w:rsid w:val="009F2782"/>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91873"/>
    <w:rsid w:val="00A91B17"/>
    <w:rsid w:val="00A92AB7"/>
    <w:rsid w:val="00A935C3"/>
    <w:rsid w:val="00A93CE8"/>
    <w:rsid w:val="00A942F5"/>
    <w:rsid w:val="00A95330"/>
    <w:rsid w:val="00A96087"/>
    <w:rsid w:val="00A96394"/>
    <w:rsid w:val="00A96CF8"/>
    <w:rsid w:val="00A97438"/>
    <w:rsid w:val="00A978DB"/>
    <w:rsid w:val="00AA0119"/>
    <w:rsid w:val="00AA030B"/>
    <w:rsid w:val="00AA267C"/>
    <w:rsid w:val="00AA6F55"/>
    <w:rsid w:val="00AB05E1"/>
    <w:rsid w:val="00AB219C"/>
    <w:rsid w:val="00AB3348"/>
    <w:rsid w:val="00AB365B"/>
    <w:rsid w:val="00AB40CE"/>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1044"/>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2E2D"/>
    <w:rsid w:val="00B139A8"/>
    <w:rsid w:val="00B1406C"/>
    <w:rsid w:val="00B14853"/>
    <w:rsid w:val="00B14DB7"/>
    <w:rsid w:val="00B15BD5"/>
    <w:rsid w:val="00B21270"/>
    <w:rsid w:val="00B23B31"/>
    <w:rsid w:val="00B23D50"/>
    <w:rsid w:val="00B24F7C"/>
    <w:rsid w:val="00B2668D"/>
    <w:rsid w:val="00B268A8"/>
    <w:rsid w:val="00B311C5"/>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20BC"/>
    <w:rsid w:val="00B9702C"/>
    <w:rsid w:val="00BA23BD"/>
    <w:rsid w:val="00BA3F86"/>
    <w:rsid w:val="00BA43BA"/>
    <w:rsid w:val="00BA48D1"/>
    <w:rsid w:val="00BB3B58"/>
    <w:rsid w:val="00BB50F9"/>
    <w:rsid w:val="00BB5D46"/>
    <w:rsid w:val="00BB65AA"/>
    <w:rsid w:val="00BB7C50"/>
    <w:rsid w:val="00BC0AF3"/>
    <w:rsid w:val="00BC0B75"/>
    <w:rsid w:val="00BC0BB7"/>
    <w:rsid w:val="00BC160E"/>
    <w:rsid w:val="00BC3E53"/>
    <w:rsid w:val="00BC6081"/>
    <w:rsid w:val="00BC7374"/>
    <w:rsid w:val="00BC7D0A"/>
    <w:rsid w:val="00BD0A9A"/>
    <w:rsid w:val="00BD138C"/>
    <w:rsid w:val="00BD1732"/>
    <w:rsid w:val="00BD2048"/>
    <w:rsid w:val="00BD21C4"/>
    <w:rsid w:val="00BD252D"/>
    <w:rsid w:val="00BD2B3F"/>
    <w:rsid w:val="00BD31CA"/>
    <w:rsid w:val="00BD5BBE"/>
    <w:rsid w:val="00BD61DC"/>
    <w:rsid w:val="00BD6AE2"/>
    <w:rsid w:val="00BD7E24"/>
    <w:rsid w:val="00BE1043"/>
    <w:rsid w:val="00BE273A"/>
    <w:rsid w:val="00BE6654"/>
    <w:rsid w:val="00BE705A"/>
    <w:rsid w:val="00BE75D2"/>
    <w:rsid w:val="00BE768B"/>
    <w:rsid w:val="00BE7BA2"/>
    <w:rsid w:val="00BF0205"/>
    <w:rsid w:val="00BF0AF7"/>
    <w:rsid w:val="00BF240D"/>
    <w:rsid w:val="00BF2674"/>
    <w:rsid w:val="00BF77D7"/>
    <w:rsid w:val="00C0205C"/>
    <w:rsid w:val="00C02B48"/>
    <w:rsid w:val="00C050C7"/>
    <w:rsid w:val="00C05A5B"/>
    <w:rsid w:val="00C06875"/>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3D47"/>
    <w:rsid w:val="00CA5F55"/>
    <w:rsid w:val="00CA7465"/>
    <w:rsid w:val="00CB0036"/>
    <w:rsid w:val="00CB04AB"/>
    <w:rsid w:val="00CB069B"/>
    <w:rsid w:val="00CB1B46"/>
    <w:rsid w:val="00CB2D55"/>
    <w:rsid w:val="00CB37C0"/>
    <w:rsid w:val="00CB3E69"/>
    <w:rsid w:val="00CB63B1"/>
    <w:rsid w:val="00CB65D3"/>
    <w:rsid w:val="00CB700D"/>
    <w:rsid w:val="00CC066E"/>
    <w:rsid w:val="00CC09DA"/>
    <w:rsid w:val="00CC1CA8"/>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1CC7"/>
    <w:rsid w:val="00D42FE5"/>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70EFF"/>
    <w:rsid w:val="00D71939"/>
    <w:rsid w:val="00D7225D"/>
    <w:rsid w:val="00D72DC0"/>
    <w:rsid w:val="00D74BC5"/>
    <w:rsid w:val="00D74F7B"/>
    <w:rsid w:val="00D80125"/>
    <w:rsid w:val="00D807EF"/>
    <w:rsid w:val="00D84210"/>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AC8"/>
    <w:rsid w:val="00DB5C12"/>
    <w:rsid w:val="00DC1C91"/>
    <w:rsid w:val="00DC2AAA"/>
    <w:rsid w:val="00DC3A65"/>
    <w:rsid w:val="00DC3D34"/>
    <w:rsid w:val="00DC4810"/>
    <w:rsid w:val="00DC4A15"/>
    <w:rsid w:val="00DC7630"/>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5EEF"/>
    <w:rsid w:val="00DF7709"/>
    <w:rsid w:val="00DF782C"/>
    <w:rsid w:val="00E00D27"/>
    <w:rsid w:val="00E03D24"/>
    <w:rsid w:val="00E04602"/>
    <w:rsid w:val="00E051A0"/>
    <w:rsid w:val="00E064B4"/>
    <w:rsid w:val="00E10FAF"/>
    <w:rsid w:val="00E11362"/>
    <w:rsid w:val="00E12666"/>
    <w:rsid w:val="00E12AEC"/>
    <w:rsid w:val="00E14E6C"/>
    <w:rsid w:val="00E16FE9"/>
    <w:rsid w:val="00E212FD"/>
    <w:rsid w:val="00E21EA3"/>
    <w:rsid w:val="00E22010"/>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901"/>
    <w:rsid w:val="00EC5CBB"/>
    <w:rsid w:val="00EC728E"/>
    <w:rsid w:val="00EC7709"/>
    <w:rsid w:val="00ED0102"/>
    <w:rsid w:val="00ED0D70"/>
    <w:rsid w:val="00ED1D04"/>
    <w:rsid w:val="00ED3B3E"/>
    <w:rsid w:val="00ED565F"/>
    <w:rsid w:val="00ED7AD3"/>
    <w:rsid w:val="00EE2E1D"/>
    <w:rsid w:val="00EE5324"/>
    <w:rsid w:val="00EE572E"/>
    <w:rsid w:val="00EE657B"/>
    <w:rsid w:val="00EF067E"/>
    <w:rsid w:val="00EF0D59"/>
    <w:rsid w:val="00EF25F9"/>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6BB3"/>
    <w:rsid w:val="00F67B16"/>
    <w:rsid w:val="00F67B89"/>
    <w:rsid w:val="00F73D78"/>
    <w:rsid w:val="00F74201"/>
    <w:rsid w:val="00F74CDD"/>
    <w:rsid w:val="00F74D12"/>
    <w:rsid w:val="00F75260"/>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70EE"/>
    <w:rsid w:val="00F977F1"/>
    <w:rsid w:val="00F97AD6"/>
    <w:rsid w:val="00FA1244"/>
    <w:rsid w:val="00FA139D"/>
    <w:rsid w:val="00FA3C4C"/>
    <w:rsid w:val="00FA4F1D"/>
    <w:rsid w:val="00FA5B8C"/>
    <w:rsid w:val="00FA61CD"/>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D687B"/>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2DA1A7-F8A5-41C5-A6BB-F9AB4E03F651}">
  <ds:schemaRefs>
    <ds:schemaRef ds:uri="http://schemas.openxmlformats.org/officeDocument/2006/bibliography"/>
  </ds:schemaRefs>
</ds:datastoreItem>
</file>

<file path=customXml/itemProps2.xml><?xml version="1.0" encoding="utf-8"?>
<ds:datastoreItem xmlns:ds="http://schemas.openxmlformats.org/officeDocument/2006/customXml" ds:itemID="{AB948FFF-0225-410D-9D7C-06570179A1F6}">
  <ds:schemaRefs>
    <ds:schemaRef ds:uri="http://schemas.openxmlformats.org/officeDocument/2006/bibliography"/>
  </ds:schemaRefs>
</ds:datastoreItem>
</file>

<file path=customXml/itemProps3.xml><?xml version="1.0" encoding="utf-8"?>
<ds:datastoreItem xmlns:ds="http://schemas.openxmlformats.org/officeDocument/2006/customXml" ds:itemID="{2C226435-D503-4D75-8F9A-AA247C486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27344</TotalTime>
  <Pages>1</Pages>
  <Words>202541</Words>
  <Characters>1154485</Characters>
  <Application>Microsoft Office Word</Application>
  <DocSecurity>0</DocSecurity>
  <Lines>9620</Lines>
  <Paragraphs>2708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563</cp:revision>
  <cp:lastPrinted>2016-04-21T12:24:00Z</cp:lastPrinted>
  <dcterms:created xsi:type="dcterms:W3CDTF">2014-10-30T02:06:00Z</dcterms:created>
  <dcterms:modified xsi:type="dcterms:W3CDTF">2016-05-05T16:28:00Z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