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60147191" w14:textId="397371CA" w:rsidR="001B24BB"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90854662" w:history="1">
        <w:r w:rsidR="001B24BB" w:rsidRPr="00232EED">
          <w:rPr>
            <w:rStyle w:val="Hyperlink"/>
            <w:noProof/>
          </w:rPr>
          <w:t>The Horologion: The Book of the Hours</w:t>
        </w:r>
        <w:r w:rsidR="001B24BB">
          <w:rPr>
            <w:noProof/>
            <w:webHidden/>
          </w:rPr>
          <w:tab/>
        </w:r>
        <w:r w:rsidR="001B24BB">
          <w:rPr>
            <w:noProof/>
            <w:webHidden/>
          </w:rPr>
          <w:fldChar w:fldCharType="begin"/>
        </w:r>
        <w:r w:rsidR="001B24BB">
          <w:rPr>
            <w:noProof/>
            <w:webHidden/>
          </w:rPr>
          <w:instrText xml:space="preserve"> PAGEREF _Toc490854662 \h </w:instrText>
        </w:r>
        <w:r w:rsidR="001B24BB">
          <w:rPr>
            <w:noProof/>
            <w:webHidden/>
          </w:rPr>
        </w:r>
        <w:r w:rsidR="001B24BB">
          <w:rPr>
            <w:noProof/>
            <w:webHidden/>
          </w:rPr>
          <w:fldChar w:fldCharType="separate"/>
        </w:r>
        <w:r w:rsidR="001B24BB">
          <w:rPr>
            <w:noProof/>
            <w:webHidden/>
          </w:rPr>
          <w:t>3</w:t>
        </w:r>
        <w:r w:rsidR="001B24BB">
          <w:rPr>
            <w:noProof/>
            <w:webHidden/>
          </w:rPr>
          <w:fldChar w:fldCharType="end"/>
        </w:r>
      </w:hyperlink>
    </w:p>
    <w:p w14:paraId="0B55AABC" w14:textId="55653B91" w:rsidR="001B24BB" w:rsidRDefault="00217567">
      <w:pPr>
        <w:pStyle w:val="TOC2"/>
        <w:tabs>
          <w:tab w:val="right" w:leader="dot" w:pos="8846"/>
        </w:tabs>
        <w:rPr>
          <w:rFonts w:asciiTheme="minorHAnsi" w:eastAsiaTheme="minorEastAsia" w:hAnsiTheme="minorHAnsi"/>
          <w:noProof/>
          <w:sz w:val="22"/>
          <w:lang w:val="en-US"/>
        </w:rPr>
      </w:pPr>
      <w:hyperlink w:anchor="_Toc490854663" w:history="1">
        <w:r w:rsidR="001B24BB" w:rsidRPr="00232EED">
          <w:rPr>
            <w:rStyle w:val="Hyperlink"/>
            <w:noProof/>
          </w:rPr>
          <w:t>The Setting of the Sun: Vespers (the Eleventh Hour)</w:t>
        </w:r>
        <w:r w:rsidR="001B24BB">
          <w:rPr>
            <w:noProof/>
            <w:webHidden/>
          </w:rPr>
          <w:tab/>
        </w:r>
        <w:r w:rsidR="001B24BB">
          <w:rPr>
            <w:noProof/>
            <w:webHidden/>
          </w:rPr>
          <w:fldChar w:fldCharType="begin"/>
        </w:r>
        <w:r w:rsidR="001B24BB">
          <w:rPr>
            <w:noProof/>
            <w:webHidden/>
          </w:rPr>
          <w:instrText xml:space="preserve"> PAGEREF _Toc490854663 \h </w:instrText>
        </w:r>
        <w:r w:rsidR="001B24BB">
          <w:rPr>
            <w:noProof/>
            <w:webHidden/>
          </w:rPr>
        </w:r>
        <w:r w:rsidR="001B24BB">
          <w:rPr>
            <w:noProof/>
            <w:webHidden/>
          </w:rPr>
          <w:fldChar w:fldCharType="separate"/>
        </w:r>
        <w:r w:rsidR="001B24BB">
          <w:rPr>
            <w:noProof/>
            <w:webHidden/>
          </w:rPr>
          <w:t>4</w:t>
        </w:r>
        <w:r w:rsidR="001B24BB">
          <w:rPr>
            <w:noProof/>
            <w:webHidden/>
          </w:rPr>
          <w:fldChar w:fldCharType="end"/>
        </w:r>
      </w:hyperlink>
    </w:p>
    <w:p w14:paraId="7083A6B7" w14:textId="647109E2" w:rsidR="001B24BB" w:rsidRDefault="00217567">
      <w:pPr>
        <w:pStyle w:val="TOC2"/>
        <w:tabs>
          <w:tab w:val="right" w:leader="dot" w:pos="8846"/>
        </w:tabs>
        <w:rPr>
          <w:rFonts w:asciiTheme="minorHAnsi" w:eastAsiaTheme="minorEastAsia" w:hAnsiTheme="minorHAnsi"/>
          <w:noProof/>
          <w:sz w:val="22"/>
          <w:lang w:val="en-US"/>
        </w:rPr>
      </w:pPr>
      <w:hyperlink w:anchor="_Toc490854664" w:history="1">
        <w:r w:rsidR="001B24BB" w:rsidRPr="00232EED">
          <w:rPr>
            <w:rStyle w:val="Hyperlink"/>
            <w:noProof/>
          </w:rPr>
          <w:t>After Supper: Retiring (the Twelfth Hour)</w:t>
        </w:r>
        <w:r w:rsidR="001B24BB">
          <w:rPr>
            <w:noProof/>
            <w:webHidden/>
          </w:rPr>
          <w:tab/>
        </w:r>
        <w:r w:rsidR="001B24BB">
          <w:rPr>
            <w:noProof/>
            <w:webHidden/>
          </w:rPr>
          <w:fldChar w:fldCharType="begin"/>
        </w:r>
        <w:r w:rsidR="001B24BB">
          <w:rPr>
            <w:noProof/>
            <w:webHidden/>
          </w:rPr>
          <w:instrText xml:space="preserve"> PAGEREF _Toc490854664 \h </w:instrText>
        </w:r>
        <w:r w:rsidR="001B24BB">
          <w:rPr>
            <w:noProof/>
            <w:webHidden/>
          </w:rPr>
        </w:r>
        <w:r w:rsidR="001B24BB">
          <w:rPr>
            <w:noProof/>
            <w:webHidden/>
          </w:rPr>
          <w:fldChar w:fldCharType="separate"/>
        </w:r>
        <w:r w:rsidR="001B24BB">
          <w:rPr>
            <w:noProof/>
            <w:webHidden/>
          </w:rPr>
          <w:t>17</w:t>
        </w:r>
        <w:r w:rsidR="001B24BB">
          <w:rPr>
            <w:noProof/>
            <w:webHidden/>
          </w:rPr>
          <w:fldChar w:fldCharType="end"/>
        </w:r>
      </w:hyperlink>
    </w:p>
    <w:p w14:paraId="059FB212" w14:textId="2C7E6E7A" w:rsidR="001B24BB" w:rsidRDefault="00217567">
      <w:pPr>
        <w:pStyle w:val="TOC2"/>
        <w:tabs>
          <w:tab w:val="right" w:leader="dot" w:pos="8846"/>
        </w:tabs>
        <w:rPr>
          <w:rFonts w:asciiTheme="minorHAnsi" w:eastAsiaTheme="minorEastAsia" w:hAnsiTheme="minorHAnsi"/>
          <w:noProof/>
          <w:sz w:val="22"/>
          <w:lang w:val="en-US"/>
        </w:rPr>
      </w:pPr>
      <w:hyperlink w:anchor="_Toc490854665" w:history="1">
        <w:r w:rsidR="001B24BB" w:rsidRPr="00232EED">
          <w:rPr>
            <w:rStyle w:val="Hyperlink"/>
            <w:noProof/>
          </w:rPr>
          <w:t>Midnight</w:t>
        </w:r>
        <w:r w:rsidR="001B24BB">
          <w:rPr>
            <w:noProof/>
            <w:webHidden/>
          </w:rPr>
          <w:tab/>
        </w:r>
        <w:r w:rsidR="001B24BB">
          <w:rPr>
            <w:noProof/>
            <w:webHidden/>
          </w:rPr>
          <w:fldChar w:fldCharType="begin"/>
        </w:r>
        <w:r w:rsidR="001B24BB">
          <w:rPr>
            <w:noProof/>
            <w:webHidden/>
          </w:rPr>
          <w:instrText xml:space="preserve"> PAGEREF _Toc490854665 \h </w:instrText>
        </w:r>
        <w:r w:rsidR="001B24BB">
          <w:rPr>
            <w:noProof/>
            <w:webHidden/>
          </w:rPr>
        </w:r>
        <w:r w:rsidR="001B24BB">
          <w:rPr>
            <w:noProof/>
            <w:webHidden/>
          </w:rPr>
          <w:fldChar w:fldCharType="separate"/>
        </w:r>
        <w:r w:rsidR="001B24BB">
          <w:rPr>
            <w:noProof/>
            <w:webHidden/>
          </w:rPr>
          <w:t>33</w:t>
        </w:r>
        <w:r w:rsidR="001B24BB">
          <w:rPr>
            <w:noProof/>
            <w:webHidden/>
          </w:rPr>
          <w:fldChar w:fldCharType="end"/>
        </w:r>
      </w:hyperlink>
    </w:p>
    <w:p w14:paraId="5A7F0C1E" w14:textId="49A204D6" w:rsidR="001B24BB" w:rsidRDefault="00217567">
      <w:pPr>
        <w:pStyle w:val="TOC2"/>
        <w:tabs>
          <w:tab w:val="right" w:leader="dot" w:pos="8846"/>
        </w:tabs>
        <w:rPr>
          <w:rFonts w:asciiTheme="minorHAnsi" w:eastAsiaTheme="minorEastAsia" w:hAnsiTheme="minorHAnsi"/>
          <w:noProof/>
          <w:sz w:val="22"/>
          <w:lang w:val="en-US"/>
        </w:rPr>
      </w:pPr>
      <w:hyperlink w:anchor="_Toc490854666" w:history="1">
        <w:r w:rsidR="001B24BB" w:rsidRPr="00232EED">
          <w:rPr>
            <w:rStyle w:val="Hyperlink"/>
            <w:noProof/>
          </w:rPr>
          <w:t>The Rising of the Sun: Matins (or Lauds)</w:t>
        </w:r>
        <w:r w:rsidR="001B24BB">
          <w:rPr>
            <w:noProof/>
            <w:webHidden/>
          </w:rPr>
          <w:tab/>
        </w:r>
        <w:r w:rsidR="001B24BB">
          <w:rPr>
            <w:noProof/>
            <w:webHidden/>
          </w:rPr>
          <w:fldChar w:fldCharType="begin"/>
        </w:r>
        <w:r w:rsidR="001B24BB">
          <w:rPr>
            <w:noProof/>
            <w:webHidden/>
          </w:rPr>
          <w:instrText xml:space="preserve"> PAGEREF _Toc490854666 \h </w:instrText>
        </w:r>
        <w:r w:rsidR="001B24BB">
          <w:rPr>
            <w:noProof/>
            <w:webHidden/>
          </w:rPr>
        </w:r>
        <w:r w:rsidR="001B24BB">
          <w:rPr>
            <w:noProof/>
            <w:webHidden/>
          </w:rPr>
          <w:fldChar w:fldCharType="separate"/>
        </w:r>
        <w:r w:rsidR="001B24BB">
          <w:rPr>
            <w:noProof/>
            <w:webHidden/>
          </w:rPr>
          <w:t>47</w:t>
        </w:r>
        <w:r w:rsidR="001B24BB">
          <w:rPr>
            <w:noProof/>
            <w:webHidden/>
          </w:rPr>
          <w:fldChar w:fldCharType="end"/>
        </w:r>
      </w:hyperlink>
    </w:p>
    <w:p w14:paraId="5700C1D9" w14:textId="5B53ECDD" w:rsidR="001B24BB" w:rsidRDefault="00217567">
      <w:pPr>
        <w:pStyle w:val="TOC2"/>
        <w:tabs>
          <w:tab w:val="right" w:leader="dot" w:pos="8846"/>
        </w:tabs>
        <w:rPr>
          <w:rFonts w:asciiTheme="minorHAnsi" w:eastAsiaTheme="minorEastAsia" w:hAnsiTheme="minorHAnsi"/>
          <w:noProof/>
          <w:sz w:val="22"/>
          <w:lang w:val="en-US"/>
        </w:rPr>
      </w:pPr>
      <w:hyperlink w:anchor="_Toc490854667" w:history="1">
        <w:r w:rsidR="001B24BB" w:rsidRPr="00232EED">
          <w:rPr>
            <w:rStyle w:val="Hyperlink"/>
            <w:noProof/>
          </w:rPr>
          <w:t>Early Morning: Prime (The First Hour)</w:t>
        </w:r>
        <w:r w:rsidR="001B24BB">
          <w:rPr>
            <w:noProof/>
            <w:webHidden/>
          </w:rPr>
          <w:tab/>
        </w:r>
        <w:r w:rsidR="001B24BB">
          <w:rPr>
            <w:noProof/>
            <w:webHidden/>
          </w:rPr>
          <w:fldChar w:fldCharType="begin"/>
        </w:r>
        <w:r w:rsidR="001B24BB">
          <w:rPr>
            <w:noProof/>
            <w:webHidden/>
          </w:rPr>
          <w:instrText xml:space="preserve"> PAGEREF _Toc490854667 \h </w:instrText>
        </w:r>
        <w:r w:rsidR="001B24BB">
          <w:rPr>
            <w:noProof/>
            <w:webHidden/>
          </w:rPr>
        </w:r>
        <w:r w:rsidR="001B24BB">
          <w:rPr>
            <w:noProof/>
            <w:webHidden/>
          </w:rPr>
          <w:fldChar w:fldCharType="separate"/>
        </w:r>
        <w:r w:rsidR="001B24BB">
          <w:rPr>
            <w:noProof/>
            <w:webHidden/>
          </w:rPr>
          <w:t>48</w:t>
        </w:r>
        <w:r w:rsidR="001B24BB">
          <w:rPr>
            <w:noProof/>
            <w:webHidden/>
          </w:rPr>
          <w:fldChar w:fldCharType="end"/>
        </w:r>
      </w:hyperlink>
    </w:p>
    <w:p w14:paraId="531991B3" w14:textId="68E54687" w:rsidR="001B24BB" w:rsidRDefault="00217567">
      <w:pPr>
        <w:pStyle w:val="TOC2"/>
        <w:tabs>
          <w:tab w:val="right" w:leader="dot" w:pos="8846"/>
        </w:tabs>
        <w:rPr>
          <w:rFonts w:asciiTheme="minorHAnsi" w:eastAsiaTheme="minorEastAsia" w:hAnsiTheme="minorHAnsi"/>
          <w:noProof/>
          <w:sz w:val="22"/>
          <w:lang w:val="en-US"/>
        </w:rPr>
      </w:pPr>
      <w:hyperlink w:anchor="_Toc490854668" w:history="1">
        <w:r w:rsidR="001B24BB" w:rsidRPr="00232EED">
          <w:rPr>
            <w:rStyle w:val="Hyperlink"/>
            <w:noProof/>
          </w:rPr>
          <w:t>Mid-Morning (The Third Hour)</w:t>
        </w:r>
        <w:r w:rsidR="001B24BB">
          <w:rPr>
            <w:noProof/>
            <w:webHidden/>
          </w:rPr>
          <w:tab/>
        </w:r>
        <w:r w:rsidR="001B24BB">
          <w:rPr>
            <w:noProof/>
            <w:webHidden/>
          </w:rPr>
          <w:fldChar w:fldCharType="begin"/>
        </w:r>
        <w:r w:rsidR="001B24BB">
          <w:rPr>
            <w:noProof/>
            <w:webHidden/>
          </w:rPr>
          <w:instrText xml:space="preserve"> PAGEREF _Toc490854668 \h </w:instrText>
        </w:r>
        <w:r w:rsidR="001B24BB">
          <w:rPr>
            <w:noProof/>
            <w:webHidden/>
          </w:rPr>
        </w:r>
        <w:r w:rsidR="001B24BB">
          <w:rPr>
            <w:noProof/>
            <w:webHidden/>
          </w:rPr>
          <w:fldChar w:fldCharType="separate"/>
        </w:r>
        <w:r w:rsidR="001B24BB">
          <w:rPr>
            <w:noProof/>
            <w:webHidden/>
          </w:rPr>
          <w:t>67</w:t>
        </w:r>
        <w:r w:rsidR="001B24BB">
          <w:rPr>
            <w:noProof/>
            <w:webHidden/>
          </w:rPr>
          <w:fldChar w:fldCharType="end"/>
        </w:r>
      </w:hyperlink>
    </w:p>
    <w:p w14:paraId="16F76123" w14:textId="51B62BE4" w:rsidR="001B24BB" w:rsidRDefault="00217567">
      <w:pPr>
        <w:pStyle w:val="TOC2"/>
        <w:tabs>
          <w:tab w:val="right" w:leader="dot" w:pos="8846"/>
        </w:tabs>
        <w:rPr>
          <w:rFonts w:asciiTheme="minorHAnsi" w:eastAsiaTheme="minorEastAsia" w:hAnsiTheme="minorHAnsi"/>
          <w:noProof/>
          <w:sz w:val="22"/>
          <w:lang w:val="en-US"/>
        </w:rPr>
      </w:pPr>
      <w:hyperlink w:anchor="_Toc490854669" w:history="1">
        <w:r w:rsidR="001B24BB" w:rsidRPr="00232EED">
          <w:rPr>
            <w:rStyle w:val="Hyperlink"/>
            <w:noProof/>
          </w:rPr>
          <w:t>Noon (The Sixth Hour)</w:t>
        </w:r>
        <w:r w:rsidR="001B24BB">
          <w:rPr>
            <w:noProof/>
            <w:webHidden/>
          </w:rPr>
          <w:tab/>
        </w:r>
        <w:r w:rsidR="001B24BB">
          <w:rPr>
            <w:noProof/>
            <w:webHidden/>
          </w:rPr>
          <w:fldChar w:fldCharType="begin"/>
        </w:r>
        <w:r w:rsidR="001B24BB">
          <w:rPr>
            <w:noProof/>
            <w:webHidden/>
          </w:rPr>
          <w:instrText xml:space="preserve"> PAGEREF _Toc490854669 \h </w:instrText>
        </w:r>
        <w:r w:rsidR="001B24BB">
          <w:rPr>
            <w:noProof/>
            <w:webHidden/>
          </w:rPr>
        </w:r>
        <w:r w:rsidR="001B24BB">
          <w:rPr>
            <w:noProof/>
            <w:webHidden/>
          </w:rPr>
          <w:fldChar w:fldCharType="separate"/>
        </w:r>
        <w:r w:rsidR="001B24BB">
          <w:rPr>
            <w:noProof/>
            <w:webHidden/>
          </w:rPr>
          <w:t>70</w:t>
        </w:r>
        <w:r w:rsidR="001B24BB">
          <w:rPr>
            <w:noProof/>
            <w:webHidden/>
          </w:rPr>
          <w:fldChar w:fldCharType="end"/>
        </w:r>
      </w:hyperlink>
    </w:p>
    <w:p w14:paraId="2B563EC7" w14:textId="551281B7" w:rsidR="001B24BB" w:rsidRDefault="00217567">
      <w:pPr>
        <w:pStyle w:val="TOC2"/>
        <w:tabs>
          <w:tab w:val="right" w:leader="dot" w:pos="8846"/>
        </w:tabs>
        <w:rPr>
          <w:rFonts w:asciiTheme="minorHAnsi" w:eastAsiaTheme="minorEastAsia" w:hAnsiTheme="minorHAnsi"/>
          <w:noProof/>
          <w:sz w:val="22"/>
          <w:lang w:val="en-US"/>
        </w:rPr>
      </w:pPr>
      <w:hyperlink w:anchor="_Toc490854670" w:history="1">
        <w:r w:rsidR="001B24BB" w:rsidRPr="00232EED">
          <w:rPr>
            <w:rStyle w:val="Hyperlink"/>
            <w:noProof/>
          </w:rPr>
          <w:t>Afternoon (The Ninth Hour)</w:t>
        </w:r>
        <w:r w:rsidR="001B24BB">
          <w:rPr>
            <w:noProof/>
            <w:webHidden/>
          </w:rPr>
          <w:tab/>
        </w:r>
        <w:r w:rsidR="001B24BB">
          <w:rPr>
            <w:noProof/>
            <w:webHidden/>
          </w:rPr>
          <w:fldChar w:fldCharType="begin"/>
        </w:r>
        <w:r w:rsidR="001B24BB">
          <w:rPr>
            <w:noProof/>
            <w:webHidden/>
          </w:rPr>
          <w:instrText xml:space="preserve"> PAGEREF _Toc490854670 \h </w:instrText>
        </w:r>
        <w:r w:rsidR="001B24BB">
          <w:rPr>
            <w:noProof/>
            <w:webHidden/>
          </w:rPr>
        </w:r>
        <w:r w:rsidR="001B24BB">
          <w:rPr>
            <w:noProof/>
            <w:webHidden/>
          </w:rPr>
          <w:fldChar w:fldCharType="separate"/>
        </w:r>
        <w:r w:rsidR="001B24BB">
          <w:rPr>
            <w:noProof/>
            <w:webHidden/>
          </w:rPr>
          <w:t>74</w:t>
        </w:r>
        <w:r w:rsidR="001B24BB">
          <w:rPr>
            <w:noProof/>
            <w:webHidden/>
          </w:rPr>
          <w:fldChar w:fldCharType="end"/>
        </w:r>
      </w:hyperlink>
    </w:p>
    <w:p w14:paraId="26B32193" w14:textId="651747C7" w:rsidR="001B24BB" w:rsidRDefault="00217567">
      <w:pPr>
        <w:pStyle w:val="TOC1"/>
        <w:rPr>
          <w:rFonts w:asciiTheme="minorHAnsi" w:eastAsiaTheme="minorEastAsia" w:hAnsiTheme="minorHAnsi"/>
          <w:noProof/>
          <w:sz w:val="22"/>
          <w:lang w:val="en-US"/>
        </w:rPr>
      </w:pPr>
      <w:hyperlink w:anchor="_Toc490854671" w:history="1">
        <w:r w:rsidR="001B24BB" w:rsidRPr="00232EED">
          <w:rPr>
            <w:rStyle w:val="Hyperlink"/>
            <w:noProof/>
          </w:rPr>
          <w:t>The Book of the Psalter</w:t>
        </w:r>
        <w:r w:rsidR="001B24BB">
          <w:rPr>
            <w:noProof/>
            <w:webHidden/>
          </w:rPr>
          <w:tab/>
        </w:r>
        <w:r w:rsidR="001B24BB">
          <w:rPr>
            <w:noProof/>
            <w:webHidden/>
          </w:rPr>
          <w:fldChar w:fldCharType="begin"/>
        </w:r>
        <w:r w:rsidR="001B24BB">
          <w:rPr>
            <w:noProof/>
            <w:webHidden/>
          </w:rPr>
          <w:instrText xml:space="preserve"> PAGEREF _Toc490854671 \h </w:instrText>
        </w:r>
        <w:r w:rsidR="001B24BB">
          <w:rPr>
            <w:noProof/>
            <w:webHidden/>
          </w:rPr>
        </w:r>
        <w:r w:rsidR="001B24BB">
          <w:rPr>
            <w:noProof/>
            <w:webHidden/>
          </w:rPr>
          <w:fldChar w:fldCharType="separate"/>
        </w:r>
        <w:r w:rsidR="001B24BB">
          <w:rPr>
            <w:noProof/>
            <w:webHidden/>
          </w:rPr>
          <w:t>78</w:t>
        </w:r>
        <w:r w:rsidR="001B24BB">
          <w:rPr>
            <w:noProof/>
            <w:webHidden/>
          </w:rPr>
          <w:fldChar w:fldCharType="end"/>
        </w:r>
      </w:hyperlink>
    </w:p>
    <w:p w14:paraId="411BD09B" w14:textId="183C4840" w:rsidR="001B24BB" w:rsidRDefault="00217567">
      <w:pPr>
        <w:pStyle w:val="TOC2"/>
        <w:tabs>
          <w:tab w:val="right" w:leader="dot" w:pos="8846"/>
        </w:tabs>
        <w:rPr>
          <w:rFonts w:asciiTheme="minorHAnsi" w:eastAsiaTheme="minorEastAsia" w:hAnsiTheme="minorHAnsi"/>
          <w:noProof/>
          <w:sz w:val="22"/>
          <w:lang w:val="en-US"/>
        </w:rPr>
      </w:pPr>
      <w:hyperlink w:anchor="_Toc490854672" w:history="1">
        <w:r w:rsidR="001B24BB" w:rsidRPr="00232EED">
          <w:rPr>
            <w:rStyle w:val="Hyperlink"/>
            <w:noProof/>
          </w:rPr>
          <w:t>The Psalms</w:t>
        </w:r>
        <w:r w:rsidR="001B24BB">
          <w:rPr>
            <w:noProof/>
            <w:webHidden/>
          </w:rPr>
          <w:tab/>
        </w:r>
        <w:r w:rsidR="001B24BB">
          <w:rPr>
            <w:noProof/>
            <w:webHidden/>
          </w:rPr>
          <w:fldChar w:fldCharType="begin"/>
        </w:r>
        <w:r w:rsidR="001B24BB">
          <w:rPr>
            <w:noProof/>
            <w:webHidden/>
          </w:rPr>
          <w:instrText xml:space="preserve"> PAGEREF _Toc490854672 \h </w:instrText>
        </w:r>
        <w:r w:rsidR="001B24BB">
          <w:rPr>
            <w:noProof/>
            <w:webHidden/>
          </w:rPr>
        </w:r>
        <w:r w:rsidR="001B24BB">
          <w:rPr>
            <w:noProof/>
            <w:webHidden/>
          </w:rPr>
          <w:fldChar w:fldCharType="separate"/>
        </w:r>
        <w:r w:rsidR="001B24BB">
          <w:rPr>
            <w:noProof/>
            <w:webHidden/>
          </w:rPr>
          <w:t>81</w:t>
        </w:r>
        <w:r w:rsidR="001B24BB">
          <w:rPr>
            <w:noProof/>
            <w:webHidden/>
          </w:rPr>
          <w:fldChar w:fldCharType="end"/>
        </w:r>
      </w:hyperlink>
    </w:p>
    <w:p w14:paraId="631E99BB" w14:textId="7F1B8F0B" w:rsidR="001B24BB" w:rsidRDefault="00217567">
      <w:pPr>
        <w:pStyle w:val="TOC2"/>
        <w:tabs>
          <w:tab w:val="right" w:leader="dot" w:pos="8846"/>
        </w:tabs>
        <w:rPr>
          <w:rFonts w:asciiTheme="minorHAnsi" w:eastAsiaTheme="minorEastAsia" w:hAnsiTheme="minorHAnsi"/>
          <w:noProof/>
          <w:sz w:val="22"/>
          <w:lang w:val="en-US"/>
        </w:rPr>
      </w:pPr>
      <w:hyperlink w:anchor="_Toc490854673" w:history="1">
        <w:r w:rsidR="001B24BB" w:rsidRPr="00232EED">
          <w:rPr>
            <w:rStyle w:val="Hyperlink"/>
            <w:noProof/>
          </w:rPr>
          <w:t>The Canticles</w:t>
        </w:r>
        <w:r w:rsidR="001B24BB">
          <w:rPr>
            <w:noProof/>
            <w:webHidden/>
          </w:rPr>
          <w:tab/>
        </w:r>
        <w:r w:rsidR="001B24BB">
          <w:rPr>
            <w:noProof/>
            <w:webHidden/>
          </w:rPr>
          <w:fldChar w:fldCharType="begin"/>
        </w:r>
        <w:r w:rsidR="001B24BB">
          <w:rPr>
            <w:noProof/>
            <w:webHidden/>
          </w:rPr>
          <w:instrText xml:space="preserve"> PAGEREF _Toc490854673 \h </w:instrText>
        </w:r>
        <w:r w:rsidR="001B24BB">
          <w:rPr>
            <w:noProof/>
            <w:webHidden/>
          </w:rPr>
        </w:r>
        <w:r w:rsidR="001B24BB">
          <w:rPr>
            <w:noProof/>
            <w:webHidden/>
          </w:rPr>
          <w:fldChar w:fldCharType="separate"/>
        </w:r>
        <w:r w:rsidR="001B24BB">
          <w:rPr>
            <w:noProof/>
            <w:webHidden/>
          </w:rPr>
          <w:t>330</w:t>
        </w:r>
        <w:r w:rsidR="001B24BB">
          <w:rPr>
            <w:noProof/>
            <w:webHidden/>
          </w:rPr>
          <w:fldChar w:fldCharType="end"/>
        </w:r>
      </w:hyperlink>
    </w:p>
    <w:p w14:paraId="27FC8974" w14:textId="700D8F06" w:rsidR="001B24BB" w:rsidRDefault="00217567">
      <w:pPr>
        <w:pStyle w:val="TOC1"/>
        <w:rPr>
          <w:rFonts w:asciiTheme="minorHAnsi" w:eastAsiaTheme="minorEastAsia" w:hAnsiTheme="minorHAnsi"/>
          <w:noProof/>
          <w:sz w:val="22"/>
          <w:lang w:val="en-US"/>
        </w:rPr>
      </w:pPr>
      <w:hyperlink w:anchor="_Toc490854674" w:history="1">
        <w:r w:rsidR="001B24BB" w:rsidRPr="00232EED">
          <w:rPr>
            <w:rStyle w:val="Hyperlink"/>
            <w:noProof/>
          </w:rPr>
          <w:t>The Annual Psalis and Theotokia</w:t>
        </w:r>
        <w:r w:rsidR="001B24BB">
          <w:rPr>
            <w:noProof/>
            <w:webHidden/>
          </w:rPr>
          <w:tab/>
        </w:r>
        <w:r w:rsidR="001B24BB">
          <w:rPr>
            <w:noProof/>
            <w:webHidden/>
          </w:rPr>
          <w:fldChar w:fldCharType="begin"/>
        </w:r>
        <w:r w:rsidR="001B24BB">
          <w:rPr>
            <w:noProof/>
            <w:webHidden/>
          </w:rPr>
          <w:instrText xml:space="preserve"> PAGEREF _Toc490854674 \h </w:instrText>
        </w:r>
        <w:r w:rsidR="001B24BB">
          <w:rPr>
            <w:noProof/>
            <w:webHidden/>
          </w:rPr>
        </w:r>
        <w:r w:rsidR="001B24BB">
          <w:rPr>
            <w:noProof/>
            <w:webHidden/>
          </w:rPr>
          <w:fldChar w:fldCharType="separate"/>
        </w:r>
        <w:r w:rsidR="001B24BB">
          <w:rPr>
            <w:noProof/>
            <w:webHidden/>
          </w:rPr>
          <w:t>416</w:t>
        </w:r>
        <w:r w:rsidR="001B24BB">
          <w:rPr>
            <w:noProof/>
            <w:webHidden/>
          </w:rPr>
          <w:fldChar w:fldCharType="end"/>
        </w:r>
      </w:hyperlink>
    </w:p>
    <w:p w14:paraId="1E31FDE9" w14:textId="2B41D206" w:rsidR="001B24BB" w:rsidRDefault="00217567">
      <w:pPr>
        <w:pStyle w:val="TOC2"/>
        <w:tabs>
          <w:tab w:val="right" w:leader="dot" w:pos="8846"/>
        </w:tabs>
        <w:rPr>
          <w:rFonts w:asciiTheme="minorHAnsi" w:eastAsiaTheme="minorEastAsia" w:hAnsiTheme="minorHAnsi"/>
          <w:noProof/>
          <w:sz w:val="22"/>
          <w:lang w:val="en-US"/>
        </w:rPr>
      </w:pPr>
      <w:hyperlink w:anchor="_Toc490854675" w:history="1">
        <w:r w:rsidR="001B24BB" w:rsidRPr="00232EED">
          <w:rPr>
            <w:rStyle w:val="Hyperlink"/>
            <w:noProof/>
          </w:rPr>
          <w:t>Sunday</w:t>
        </w:r>
        <w:r w:rsidR="001B24BB">
          <w:rPr>
            <w:noProof/>
            <w:webHidden/>
          </w:rPr>
          <w:tab/>
        </w:r>
        <w:r w:rsidR="001B24BB">
          <w:rPr>
            <w:noProof/>
            <w:webHidden/>
          </w:rPr>
          <w:fldChar w:fldCharType="begin"/>
        </w:r>
        <w:r w:rsidR="001B24BB">
          <w:rPr>
            <w:noProof/>
            <w:webHidden/>
          </w:rPr>
          <w:instrText xml:space="preserve"> PAGEREF _Toc490854675 \h </w:instrText>
        </w:r>
        <w:r w:rsidR="001B24BB">
          <w:rPr>
            <w:noProof/>
            <w:webHidden/>
          </w:rPr>
        </w:r>
        <w:r w:rsidR="001B24BB">
          <w:rPr>
            <w:noProof/>
            <w:webHidden/>
          </w:rPr>
          <w:fldChar w:fldCharType="separate"/>
        </w:r>
        <w:r w:rsidR="001B24BB">
          <w:rPr>
            <w:noProof/>
            <w:webHidden/>
          </w:rPr>
          <w:t>417</w:t>
        </w:r>
        <w:r w:rsidR="001B24BB">
          <w:rPr>
            <w:noProof/>
            <w:webHidden/>
          </w:rPr>
          <w:fldChar w:fldCharType="end"/>
        </w:r>
      </w:hyperlink>
    </w:p>
    <w:p w14:paraId="7EE69427" w14:textId="059BCCA3" w:rsidR="001B24BB" w:rsidRDefault="00217567">
      <w:pPr>
        <w:pStyle w:val="TOC2"/>
        <w:tabs>
          <w:tab w:val="right" w:leader="dot" w:pos="8846"/>
        </w:tabs>
        <w:rPr>
          <w:rFonts w:asciiTheme="minorHAnsi" w:eastAsiaTheme="minorEastAsia" w:hAnsiTheme="minorHAnsi"/>
          <w:noProof/>
          <w:sz w:val="22"/>
          <w:lang w:val="en-US"/>
        </w:rPr>
      </w:pPr>
      <w:hyperlink w:anchor="_Toc490854676" w:history="1">
        <w:r w:rsidR="001B24BB" w:rsidRPr="00232EED">
          <w:rPr>
            <w:rStyle w:val="Hyperlink"/>
            <w:noProof/>
          </w:rPr>
          <w:t>The Conclusion of the Adam Theotokias</w:t>
        </w:r>
        <w:r w:rsidR="001B24BB">
          <w:rPr>
            <w:noProof/>
            <w:webHidden/>
          </w:rPr>
          <w:tab/>
        </w:r>
        <w:r w:rsidR="001B24BB">
          <w:rPr>
            <w:noProof/>
            <w:webHidden/>
          </w:rPr>
          <w:fldChar w:fldCharType="begin"/>
        </w:r>
        <w:r w:rsidR="001B24BB">
          <w:rPr>
            <w:noProof/>
            <w:webHidden/>
          </w:rPr>
          <w:instrText xml:space="preserve"> PAGEREF _Toc490854676 \h </w:instrText>
        </w:r>
        <w:r w:rsidR="001B24BB">
          <w:rPr>
            <w:noProof/>
            <w:webHidden/>
          </w:rPr>
        </w:r>
        <w:r w:rsidR="001B24BB">
          <w:rPr>
            <w:noProof/>
            <w:webHidden/>
          </w:rPr>
          <w:fldChar w:fldCharType="separate"/>
        </w:r>
        <w:r w:rsidR="001B24BB">
          <w:rPr>
            <w:noProof/>
            <w:webHidden/>
          </w:rPr>
          <w:t>456</w:t>
        </w:r>
        <w:r w:rsidR="001B24BB">
          <w:rPr>
            <w:noProof/>
            <w:webHidden/>
          </w:rPr>
          <w:fldChar w:fldCharType="end"/>
        </w:r>
      </w:hyperlink>
    </w:p>
    <w:p w14:paraId="6ECEAB6E" w14:textId="5AF46447" w:rsidR="001B24BB" w:rsidRDefault="00217567">
      <w:pPr>
        <w:pStyle w:val="TOC2"/>
        <w:tabs>
          <w:tab w:val="right" w:leader="dot" w:pos="8846"/>
        </w:tabs>
        <w:rPr>
          <w:rFonts w:asciiTheme="minorHAnsi" w:eastAsiaTheme="minorEastAsia" w:hAnsiTheme="minorHAnsi"/>
          <w:noProof/>
          <w:sz w:val="22"/>
          <w:lang w:val="en-US"/>
        </w:rPr>
      </w:pPr>
      <w:hyperlink w:anchor="_Toc490854677" w:history="1">
        <w:r w:rsidR="001B24BB" w:rsidRPr="00232EED">
          <w:rPr>
            <w:rStyle w:val="Hyperlink"/>
            <w:noProof/>
          </w:rPr>
          <w:t>Monday</w:t>
        </w:r>
        <w:r w:rsidR="001B24BB">
          <w:rPr>
            <w:noProof/>
            <w:webHidden/>
          </w:rPr>
          <w:tab/>
        </w:r>
        <w:r w:rsidR="001B24BB">
          <w:rPr>
            <w:noProof/>
            <w:webHidden/>
          </w:rPr>
          <w:fldChar w:fldCharType="begin"/>
        </w:r>
        <w:r w:rsidR="001B24BB">
          <w:rPr>
            <w:noProof/>
            <w:webHidden/>
          </w:rPr>
          <w:instrText xml:space="preserve"> PAGEREF _Toc490854677 \h </w:instrText>
        </w:r>
        <w:r w:rsidR="001B24BB">
          <w:rPr>
            <w:noProof/>
            <w:webHidden/>
          </w:rPr>
        </w:r>
        <w:r w:rsidR="001B24BB">
          <w:rPr>
            <w:noProof/>
            <w:webHidden/>
          </w:rPr>
          <w:fldChar w:fldCharType="separate"/>
        </w:r>
        <w:r w:rsidR="001B24BB">
          <w:rPr>
            <w:noProof/>
            <w:webHidden/>
          </w:rPr>
          <w:t>459</w:t>
        </w:r>
        <w:r w:rsidR="001B24BB">
          <w:rPr>
            <w:noProof/>
            <w:webHidden/>
          </w:rPr>
          <w:fldChar w:fldCharType="end"/>
        </w:r>
      </w:hyperlink>
    </w:p>
    <w:p w14:paraId="09938031" w14:textId="07C918CE" w:rsidR="001B24BB" w:rsidRDefault="00217567">
      <w:pPr>
        <w:pStyle w:val="TOC2"/>
        <w:tabs>
          <w:tab w:val="right" w:leader="dot" w:pos="8846"/>
        </w:tabs>
        <w:rPr>
          <w:rFonts w:asciiTheme="minorHAnsi" w:eastAsiaTheme="minorEastAsia" w:hAnsiTheme="minorHAnsi"/>
          <w:noProof/>
          <w:sz w:val="22"/>
          <w:lang w:val="en-US"/>
        </w:rPr>
      </w:pPr>
      <w:hyperlink w:anchor="_Toc490854678" w:history="1">
        <w:r w:rsidR="001B24BB" w:rsidRPr="00232EED">
          <w:rPr>
            <w:rStyle w:val="Hyperlink"/>
            <w:noProof/>
          </w:rPr>
          <w:t>Tuesday</w:t>
        </w:r>
        <w:r w:rsidR="001B24BB">
          <w:rPr>
            <w:noProof/>
            <w:webHidden/>
          </w:rPr>
          <w:tab/>
        </w:r>
        <w:r w:rsidR="001B24BB">
          <w:rPr>
            <w:noProof/>
            <w:webHidden/>
          </w:rPr>
          <w:fldChar w:fldCharType="begin"/>
        </w:r>
        <w:r w:rsidR="001B24BB">
          <w:rPr>
            <w:noProof/>
            <w:webHidden/>
          </w:rPr>
          <w:instrText xml:space="preserve"> PAGEREF _Toc490854678 \h </w:instrText>
        </w:r>
        <w:r w:rsidR="001B24BB">
          <w:rPr>
            <w:noProof/>
            <w:webHidden/>
          </w:rPr>
        </w:r>
        <w:r w:rsidR="001B24BB">
          <w:rPr>
            <w:noProof/>
            <w:webHidden/>
          </w:rPr>
          <w:fldChar w:fldCharType="separate"/>
        </w:r>
        <w:r w:rsidR="001B24BB">
          <w:rPr>
            <w:noProof/>
            <w:webHidden/>
          </w:rPr>
          <w:t>474</w:t>
        </w:r>
        <w:r w:rsidR="001B24BB">
          <w:rPr>
            <w:noProof/>
            <w:webHidden/>
          </w:rPr>
          <w:fldChar w:fldCharType="end"/>
        </w:r>
      </w:hyperlink>
    </w:p>
    <w:p w14:paraId="7AA99A8F" w14:textId="57EE05A5" w:rsidR="001B24BB" w:rsidRDefault="00217567">
      <w:pPr>
        <w:pStyle w:val="TOC2"/>
        <w:tabs>
          <w:tab w:val="right" w:leader="dot" w:pos="8846"/>
        </w:tabs>
        <w:rPr>
          <w:rFonts w:asciiTheme="minorHAnsi" w:eastAsiaTheme="minorEastAsia" w:hAnsiTheme="minorHAnsi"/>
          <w:noProof/>
          <w:sz w:val="22"/>
          <w:lang w:val="en-US"/>
        </w:rPr>
      </w:pPr>
      <w:hyperlink w:anchor="_Toc490854679" w:history="1">
        <w:r w:rsidR="001B24BB" w:rsidRPr="00232EED">
          <w:rPr>
            <w:rStyle w:val="Hyperlink"/>
            <w:noProof/>
          </w:rPr>
          <w:t>Wednesday</w:t>
        </w:r>
        <w:r w:rsidR="001B24BB">
          <w:rPr>
            <w:noProof/>
            <w:webHidden/>
          </w:rPr>
          <w:tab/>
        </w:r>
        <w:r w:rsidR="001B24BB">
          <w:rPr>
            <w:noProof/>
            <w:webHidden/>
          </w:rPr>
          <w:fldChar w:fldCharType="begin"/>
        </w:r>
        <w:r w:rsidR="001B24BB">
          <w:rPr>
            <w:noProof/>
            <w:webHidden/>
          </w:rPr>
          <w:instrText xml:space="preserve"> PAGEREF _Toc490854679 \h </w:instrText>
        </w:r>
        <w:r w:rsidR="001B24BB">
          <w:rPr>
            <w:noProof/>
            <w:webHidden/>
          </w:rPr>
        </w:r>
        <w:r w:rsidR="001B24BB">
          <w:rPr>
            <w:noProof/>
            <w:webHidden/>
          </w:rPr>
          <w:fldChar w:fldCharType="separate"/>
        </w:r>
        <w:r w:rsidR="001B24BB">
          <w:rPr>
            <w:noProof/>
            <w:webHidden/>
          </w:rPr>
          <w:t>486</w:t>
        </w:r>
        <w:r w:rsidR="001B24BB">
          <w:rPr>
            <w:noProof/>
            <w:webHidden/>
          </w:rPr>
          <w:fldChar w:fldCharType="end"/>
        </w:r>
      </w:hyperlink>
    </w:p>
    <w:p w14:paraId="579B5A15" w14:textId="4B44B8F9" w:rsidR="001B24BB" w:rsidRDefault="00217567">
      <w:pPr>
        <w:pStyle w:val="TOC2"/>
        <w:tabs>
          <w:tab w:val="right" w:leader="dot" w:pos="8846"/>
        </w:tabs>
        <w:rPr>
          <w:rFonts w:asciiTheme="minorHAnsi" w:eastAsiaTheme="minorEastAsia" w:hAnsiTheme="minorHAnsi"/>
          <w:noProof/>
          <w:sz w:val="22"/>
          <w:lang w:val="en-US"/>
        </w:rPr>
      </w:pPr>
      <w:hyperlink w:anchor="_Toc490854680" w:history="1">
        <w:r w:rsidR="001B24BB" w:rsidRPr="00232EED">
          <w:rPr>
            <w:rStyle w:val="Hyperlink"/>
            <w:noProof/>
          </w:rPr>
          <w:t>Thursday</w:t>
        </w:r>
        <w:r w:rsidR="001B24BB">
          <w:rPr>
            <w:noProof/>
            <w:webHidden/>
          </w:rPr>
          <w:tab/>
        </w:r>
        <w:r w:rsidR="001B24BB">
          <w:rPr>
            <w:noProof/>
            <w:webHidden/>
          </w:rPr>
          <w:fldChar w:fldCharType="begin"/>
        </w:r>
        <w:r w:rsidR="001B24BB">
          <w:rPr>
            <w:noProof/>
            <w:webHidden/>
          </w:rPr>
          <w:instrText xml:space="preserve"> PAGEREF _Toc490854680 \h </w:instrText>
        </w:r>
        <w:r w:rsidR="001B24BB">
          <w:rPr>
            <w:noProof/>
            <w:webHidden/>
          </w:rPr>
        </w:r>
        <w:r w:rsidR="001B24BB">
          <w:rPr>
            <w:noProof/>
            <w:webHidden/>
          </w:rPr>
          <w:fldChar w:fldCharType="separate"/>
        </w:r>
        <w:r w:rsidR="001B24BB">
          <w:rPr>
            <w:noProof/>
            <w:webHidden/>
          </w:rPr>
          <w:t>498</w:t>
        </w:r>
        <w:r w:rsidR="001B24BB">
          <w:rPr>
            <w:noProof/>
            <w:webHidden/>
          </w:rPr>
          <w:fldChar w:fldCharType="end"/>
        </w:r>
      </w:hyperlink>
    </w:p>
    <w:p w14:paraId="7DDBB476" w14:textId="324C6245" w:rsidR="001B24BB" w:rsidRDefault="00217567">
      <w:pPr>
        <w:pStyle w:val="TOC2"/>
        <w:tabs>
          <w:tab w:val="right" w:leader="dot" w:pos="8846"/>
        </w:tabs>
        <w:rPr>
          <w:rFonts w:asciiTheme="minorHAnsi" w:eastAsiaTheme="minorEastAsia" w:hAnsiTheme="minorHAnsi"/>
          <w:noProof/>
          <w:sz w:val="22"/>
          <w:lang w:val="en-US"/>
        </w:rPr>
      </w:pPr>
      <w:hyperlink w:anchor="_Toc490854681" w:history="1">
        <w:r w:rsidR="001B24BB" w:rsidRPr="00232EED">
          <w:rPr>
            <w:rStyle w:val="Hyperlink"/>
            <w:noProof/>
          </w:rPr>
          <w:t>Friday</w:t>
        </w:r>
        <w:r w:rsidR="001B24BB">
          <w:rPr>
            <w:noProof/>
            <w:webHidden/>
          </w:rPr>
          <w:tab/>
        </w:r>
        <w:r w:rsidR="001B24BB">
          <w:rPr>
            <w:noProof/>
            <w:webHidden/>
          </w:rPr>
          <w:fldChar w:fldCharType="begin"/>
        </w:r>
        <w:r w:rsidR="001B24BB">
          <w:rPr>
            <w:noProof/>
            <w:webHidden/>
          </w:rPr>
          <w:instrText xml:space="preserve"> PAGEREF _Toc490854681 \h </w:instrText>
        </w:r>
        <w:r w:rsidR="001B24BB">
          <w:rPr>
            <w:noProof/>
            <w:webHidden/>
          </w:rPr>
        </w:r>
        <w:r w:rsidR="001B24BB">
          <w:rPr>
            <w:noProof/>
            <w:webHidden/>
          </w:rPr>
          <w:fldChar w:fldCharType="separate"/>
        </w:r>
        <w:r w:rsidR="001B24BB">
          <w:rPr>
            <w:noProof/>
            <w:webHidden/>
          </w:rPr>
          <w:t>513</w:t>
        </w:r>
        <w:r w:rsidR="001B24BB">
          <w:rPr>
            <w:noProof/>
            <w:webHidden/>
          </w:rPr>
          <w:fldChar w:fldCharType="end"/>
        </w:r>
      </w:hyperlink>
    </w:p>
    <w:p w14:paraId="70A71517" w14:textId="7513D6DE" w:rsidR="001B24BB" w:rsidRDefault="00217567">
      <w:pPr>
        <w:pStyle w:val="TOC2"/>
        <w:tabs>
          <w:tab w:val="right" w:leader="dot" w:pos="8846"/>
        </w:tabs>
        <w:rPr>
          <w:rFonts w:asciiTheme="minorHAnsi" w:eastAsiaTheme="minorEastAsia" w:hAnsiTheme="minorHAnsi"/>
          <w:noProof/>
          <w:sz w:val="22"/>
          <w:lang w:val="en-US"/>
        </w:rPr>
      </w:pPr>
      <w:hyperlink w:anchor="_Toc490854682" w:history="1">
        <w:r w:rsidR="001B24BB" w:rsidRPr="00232EED">
          <w:rPr>
            <w:rStyle w:val="Hyperlink"/>
            <w:noProof/>
          </w:rPr>
          <w:t>Saturday</w:t>
        </w:r>
        <w:r w:rsidR="001B24BB">
          <w:rPr>
            <w:noProof/>
            <w:webHidden/>
          </w:rPr>
          <w:tab/>
        </w:r>
        <w:r w:rsidR="001B24BB">
          <w:rPr>
            <w:noProof/>
            <w:webHidden/>
          </w:rPr>
          <w:fldChar w:fldCharType="begin"/>
        </w:r>
        <w:r w:rsidR="001B24BB">
          <w:rPr>
            <w:noProof/>
            <w:webHidden/>
          </w:rPr>
          <w:instrText xml:space="preserve"> PAGEREF _Toc490854682 \h </w:instrText>
        </w:r>
        <w:r w:rsidR="001B24BB">
          <w:rPr>
            <w:noProof/>
            <w:webHidden/>
          </w:rPr>
        </w:r>
        <w:r w:rsidR="001B24BB">
          <w:rPr>
            <w:noProof/>
            <w:webHidden/>
          </w:rPr>
          <w:fldChar w:fldCharType="separate"/>
        </w:r>
        <w:r w:rsidR="001B24BB">
          <w:rPr>
            <w:noProof/>
            <w:webHidden/>
          </w:rPr>
          <w:t>522</w:t>
        </w:r>
        <w:r w:rsidR="001B24BB">
          <w:rPr>
            <w:noProof/>
            <w:webHidden/>
          </w:rPr>
          <w:fldChar w:fldCharType="end"/>
        </w:r>
      </w:hyperlink>
    </w:p>
    <w:p w14:paraId="54E107DE" w14:textId="56E99AF0" w:rsidR="001B24BB" w:rsidRDefault="00217567">
      <w:pPr>
        <w:pStyle w:val="TOC2"/>
        <w:tabs>
          <w:tab w:val="right" w:leader="dot" w:pos="8846"/>
        </w:tabs>
        <w:rPr>
          <w:rFonts w:asciiTheme="minorHAnsi" w:eastAsiaTheme="minorEastAsia" w:hAnsiTheme="minorHAnsi"/>
          <w:noProof/>
          <w:sz w:val="22"/>
          <w:lang w:val="en-US"/>
        </w:rPr>
      </w:pPr>
      <w:hyperlink w:anchor="_Toc490854683" w:history="1">
        <w:r w:rsidR="001B24BB" w:rsidRPr="00232EED">
          <w:rPr>
            <w:rStyle w:val="Hyperlink"/>
            <w:noProof/>
          </w:rPr>
          <w:t>The Ending of the Batos Theotokias</w:t>
        </w:r>
        <w:r w:rsidR="001B24BB">
          <w:rPr>
            <w:noProof/>
            <w:webHidden/>
          </w:rPr>
          <w:tab/>
        </w:r>
        <w:r w:rsidR="001B24BB">
          <w:rPr>
            <w:noProof/>
            <w:webHidden/>
          </w:rPr>
          <w:fldChar w:fldCharType="begin"/>
        </w:r>
        <w:r w:rsidR="001B24BB">
          <w:rPr>
            <w:noProof/>
            <w:webHidden/>
          </w:rPr>
          <w:instrText xml:space="preserve"> PAGEREF _Toc490854683 \h </w:instrText>
        </w:r>
        <w:r w:rsidR="001B24BB">
          <w:rPr>
            <w:noProof/>
            <w:webHidden/>
          </w:rPr>
        </w:r>
        <w:r w:rsidR="001B24BB">
          <w:rPr>
            <w:noProof/>
            <w:webHidden/>
          </w:rPr>
          <w:fldChar w:fldCharType="separate"/>
        </w:r>
        <w:r w:rsidR="001B24BB">
          <w:rPr>
            <w:noProof/>
            <w:webHidden/>
          </w:rPr>
          <w:t>537</w:t>
        </w:r>
        <w:r w:rsidR="001B24BB">
          <w:rPr>
            <w:noProof/>
            <w:webHidden/>
          </w:rPr>
          <w:fldChar w:fldCharType="end"/>
        </w:r>
      </w:hyperlink>
    </w:p>
    <w:p w14:paraId="57F7BADF" w14:textId="69250FDE" w:rsidR="001B24BB" w:rsidRDefault="00217567">
      <w:pPr>
        <w:pStyle w:val="TOC1"/>
        <w:rPr>
          <w:rFonts w:asciiTheme="minorHAnsi" w:eastAsiaTheme="minorEastAsia" w:hAnsiTheme="minorHAnsi"/>
          <w:noProof/>
          <w:sz w:val="22"/>
          <w:lang w:val="en-US"/>
        </w:rPr>
      </w:pPr>
      <w:hyperlink w:anchor="_Toc490854684" w:history="1">
        <w:r w:rsidR="001B24BB" w:rsidRPr="00232EED">
          <w:rPr>
            <w:rStyle w:val="Hyperlink"/>
            <w:noProof/>
          </w:rPr>
          <w:t>Hymns for December and for Paschaltide</w:t>
        </w:r>
        <w:r w:rsidR="001B24BB">
          <w:rPr>
            <w:noProof/>
            <w:webHidden/>
          </w:rPr>
          <w:tab/>
        </w:r>
        <w:r w:rsidR="001B24BB">
          <w:rPr>
            <w:noProof/>
            <w:webHidden/>
          </w:rPr>
          <w:fldChar w:fldCharType="begin"/>
        </w:r>
        <w:r w:rsidR="001B24BB">
          <w:rPr>
            <w:noProof/>
            <w:webHidden/>
          </w:rPr>
          <w:instrText xml:space="preserve"> PAGEREF _Toc490854684 \h </w:instrText>
        </w:r>
        <w:r w:rsidR="001B24BB">
          <w:rPr>
            <w:noProof/>
            <w:webHidden/>
          </w:rPr>
        </w:r>
        <w:r w:rsidR="001B24BB">
          <w:rPr>
            <w:noProof/>
            <w:webHidden/>
          </w:rPr>
          <w:fldChar w:fldCharType="separate"/>
        </w:r>
        <w:r w:rsidR="001B24BB">
          <w:rPr>
            <w:noProof/>
            <w:webHidden/>
          </w:rPr>
          <w:t>540</w:t>
        </w:r>
        <w:r w:rsidR="001B24BB">
          <w:rPr>
            <w:noProof/>
            <w:webHidden/>
          </w:rPr>
          <w:fldChar w:fldCharType="end"/>
        </w:r>
      </w:hyperlink>
    </w:p>
    <w:p w14:paraId="55C8D414" w14:textId="01FBCBC8" w:rsidR="001B24BB" w:rsidRDefault="00217567">
      <w:pPr>
        <w:pStyle w:val="TOC2"/>
        <w:tabs>
          <w:tab w:val="right" w:leader="dot" w:pos="8846"/>
        </w:tabs>
        <w:rPr>
          <w:rFonts w:asciiTheme="minorHAnsi" w:eastAsiaTheme="minorEastAsia" w:hAnsiTheme="minorHAnsi"/>
          <w:noProof/>
          <w:sz w:val="22"/>
          <w:lang w:val="en-US"/>
        </w:rPr>
      </w:pPr>
      <w:hyperlink w:anchor="_Toc490854685" w:history="1">
        <w:r w:rsidR="001B24BB" w:rsidRPr="00232EED">
          <w:rPr>
            <w:rStyle w:val="Hyperlink"/>
            <w:noProof/>
          </w:rPr>
          <w:t xml:space="preserve">Hymns for 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_Toc490854685 \h </w:instrText>
        </w:r>
        <w:r w:rsidR="001B24BB">
          <w:rPr>
            <w:noProof/>
            <w:webHidden/>
          </w:rPr>
        </w:r>
        <w:r w:rsidR="001B24BB">
          <w:rPr>
            <w:noProof/>
            <w:webHidden/>
          </w:rPr>
          <w:fldChar w:fldCharType="separate"/>
        </w:r>
        <w:r w:rsidR="001B24BB">
          <w:rPr>
            <w:noProof/>
            <w:webHidden/>
          </w:rPr>
          <w:t>541</w:t>
        </w:r>
        <w:r w:rsidR="001B24BB">
          <w:rPr>
            <w:noProof/>
            <w:webHidden/>
          </w:rPr>
          <w:fldChar w:fldCharType="end"/>
        </w:r>
      </w:hyperlink>
    </w:p>
    <w:p w14:paraId="147CDFA8" w14:textId="1DD91668" w:rsidR="001B24BB" w:rsidRDefault="00217567">
      <w:pPr>
        <w:pStyle w:val="TOC2"/>
        <w:tabs>
          <w:tab w:val="right" w:leader="dot" w:pos="8846"/>
        </w:tabs>
        <w:rPr>
          <w:rFonts w:asciiTheme="minorHAnsi" w:eastAsiaTheme="minorEastAsia" w:hAnsiTheme="minorHAnsi"/>
          <w:noProof/>
          <w:sz w:val="22"/>
          <w:lang w:val="en-US"/>
        </w:rPr>
      </w:pPr>
      <w:hyperlink w:anchor="_Toc490854686" w:history="1">
        <w:r w:rsidR="001B24BB" w:rsidRPr="00232EED">
          <w:rPr>
            <w:rStyle w:val="Hyperlink"/>
            <w:noProof/>
          </w:rPr>
          <w:t>Hymns for Paschaltide</w:t>
        </w:r>
        <w:r w:rsidR="001B24BB">
          <w:rPr>
            <w:noProof/>
            <w:webHidden/>
          </w:rPr>
          <w:tab/>
        </w:r>
        <w:r w:rsidR="001B24BB">
          <w:rPr>
            <w:noProof/>
            <w:webHidden/>
          </w:rPr>
          <w:fldChar w:fldCharType="begin"/>
        </w:r>
        <w:r w:rsidR="001B24BB">
          <w:rPr>
            <w:noProof/>
            <w:webHidden/>
          </w:rPr>
          <w:instrText xml:space="preserve"> PAGEREF _Toc490854686 \h </w:instrText>
        </w:r>
        <w:r w:rsidR="001B24BB">
          <w:rPr>
            <w:noProof/>
            <w:webHidden/>
          </w:rPr>
        </w:r>
        <w:r w:rsidR="001B24BB">
          <w:rPr>
            <w:noProof/>
            <w:webHidden/>
          </w:rPr>
          <w:fldChar w:fldCharType="separate"/>
        </w:r>
        <w:r w:rsidR="001B24BB">
          <w:rPr>
            <w:noProof/>
            <w:webHidden/>
          </w:rPr>
          <w:t>641</w:t>
        </w:r>
        <w:r w:rsidR="001B24BB">
          <w:rPr>
            <w:noProof/>
            <w:webHidden/>
          </w:rPr>
          <w:fldChar w:fldCharType="end"/>
        </w:r>
      </w:hyperlink>
    </w:p>
    <w:p w14:paraId="159CE216" w14:textId="7E22D4BB" w:rsidR="001B24BB" w:rsidRDefault="00217567">
      <w:pPr>
        <w:pStyle w:val="TOC1"/>
        <w:rPr>
          <w:rFonts w:asciiTheme="minorHAnsi" w:eastAsiaTheme="minorEastAsia" w:hAnsiTheme="minorHAnsi"/>
          <w:noProof/>
          <w:sz w:val="22"/>
          <w:lang w:val="en-US"/>
        </w:rPr>
      </w:pPr>
      <w:hyperlink w:anchor="_Toc490854687" w:history="1">
        <w:r w:rsidR="001B24BB" w:rsidRPr="00232EED">
          <w:rPr>
            <w:rStyle w:val="Hyperlink"/>
            <w:noProof/>
          </w:rPr>
          <w:t>The Raising of Incense</w:t>
        </w:r>
        <w:r w:rsidR="001B24BB">
          <w:rPr>
            <w:noProof/>
            <w:webHidden/>
          </w:rPr>
          <w:tab/>
        </w:r>
        <w:r w:rsidR="001B24BB">
          <w:rPr>
            <w:noProof/>
            <w:webHidden/>
          </w:rPr>
          <w:fldChar w:fldCharType="begin"/>
        </w:r>
        <w:r w:rsidR="001B24BB">
          <w:rPr>
            <w:noProof/>
            <w:webHidden/>
          </w:rPr>
          <w:instrText xml:space="preserve"> PAGEREF _Toc490854687 \h </w:instrText>
        </w:r>
        <w:r w:rsidR="001B24BB">
          <w:rPr>
            <w:noProof/>
            <w:webHidden/>
          </w:rPr>
        </w:r>
        <w:r w:rsidR="001B24BB">
          <w:rPr>
            <w:noProof/>
            <w:webHidden/>
          </w:rPr>
          <w:fldChar w:fldCharType="separate"/>
        </w:r>
        <w:r w:rsidR="001B24BB">
          <w:rPr>
            <w:noProof/>
            <w:webHidden/>
          </w:rPr>
          <w:t>671</w:t>
        </w:r>
        <w:r w:rsidR="001B24BB">
          <w:rPr>
            <w:noProof/>
            <w:webHidden/>
          </w:rPr>
          <w:fldChar w:fldCharType="end"/>
        </w:r>
      </w:hyperlink>
    </w:p>
    <w:p w14:paraId="3E9A265B" w14:textId="2DB0A1BB" w:rsidR="001B24BB" w:rsidRDefault="00217567">
      <w:pPr>
        <w:pStyle w:val="TOC1"/>
        <w:rPr>
          <w:rFonts w:asciiTheme="minorHAnsi" w:eastAsiaTheme="minorEastAsia" w:hAnsiTheme="minorHAnsi"/>
          <w:noProof/>
          <w:sz w:val="22"/>
          <w:lang w:val="en-US"/>
        </w:rPr>
      </w:pPr>
      <w:hyperlink w:anchor="_Toc490854688" w:history="1">
        <w:r w:rsidR="001B24BB" w:rsidRPr="00232EED">
          <w:rPr>
            <w:rStyle w:val="Hyperlink"/>
            <w:noProof/>
          </w:rPr>
          <w:t>The Book of Psalis and Doxologies</w:t>
        </w:r>
        <w:r w:rsidR="001B24BB">
          <w:rPr>
            <w:noProof/>
            <w:webHidden/>
          </w:rPr>
          <w:tab/>
        </w:r>
        <w:r w:rsidR="001B24BB">
          <w:rPr>
            <w:noProof/>
            <w:webHidden/>
          </w:rPr>
          <w:fldChar w:fldCharType="begin"/>
        </w:r>
        <w:r w:rsidR="001B24BB">
          <w:rPr>
            <w:noProof/>
            <w:webHidden/>
          </w:rPr>
          <w:instrText xml:space="preserve"> PAGEREF _Toc490854688 \h </w:instrText>
        </w:r>
        <w:r w:rsidR="001B24BB">
          <w:rPr>
            <w:noProof/>
            <w:webHidden/>
          </w:rPr>
        </w:r>
        <w:r w:rsidR="001B24BB">
          <w:rPr>
            <w:noProof/>
            <w:webHidden/>
          </w:rPr>
          <w:fldChar w:fldCharType="separate"/>
        </w:r>
        <w:r w:rsidR="001B24BB">
          <w:rPr>
            <w:noProof/>
            <w:webHidden/>
          </w:rPr>
          <w:t>705</w:t>
        </w:r>
        <w:r w:rsidR="001B24BB">
          <w:rPr>
            <w:noProof/>
            <w:webHidden/>
          </w:rPr>
          <w:fldChar w:fldCharType="end"/>
        </w:r>
      </w:hyperlink>
    </w:p>
    <w:p w14:paraId="3ABE4C06" w14:textId="79F76C6D" w:rsidR="001B24BB" w:rsidRDefault="00217567">
      <w:pPr>
        <w:pStyle w:val="TOC2"/>
        <w:tabs>
          <w:tab w:val="right" w:leader="dot" w:pos="8846"/>
        </w:tabs>
        <w:rPr>
          <w:rFonts w:asciiTheme="minorHAnsi" w:eastAsiaTheme="minorEastAsia" w:hAnsiTheme="minorHAnsi"/>
          <w:noProof/>
          <w:sz w:val="22"/>
          <w:lang w:val="en-US"/>
        </w:rPr>
      </w:pPr>
      <w:hyperlink w:anchor="_Toc490854689" w:history="1">
        <w:r w:rsidR="001B24BB" w:rsidRPr="00232EED">
          <w:rPr>
            <w:rStyle w:val="Hyperlink"/>
            <w:noProof/>
          </w:rPr>
          <w:t>General and Common Doxologies</w:t>
        </w:r>
        <w:r w:rsidR="001B24BB">
          <w:rPr>
            <w:noProof/>
            <w:webHidden/>
          </w:rPr>
          <w:tab/>
        </w:r>
        <w:r w:rsidR="001B24BB">
          <w:rPr>
            <w:noProof/>
            <w:webHidden/>
          </w:rPr>
          <w:fldChar w:fldCharType="begin"/>
        </w:r>
        <w:r w:rsidR="001B24BB">
          <w:rPr>
            <w:noProof/>
            <w:webHidden/>
          </w:rPr>
          <w:instrText xml:space="preserve"> PAGEREF _Toc490854689 \h </w:instrText>
        </w:r>
        <w:r w:rsidR="001B24BB">
          <w:rPr>
            <w:noProof/>
            <w:webHidden/>
          </w:rPr>
        </w:r>
        <w:r w:rsidR="001B24BB">
          <w:rPr>
            <w:noProof/>
            <w:webHidden/>
          </w:rPr>
          <w:fldChar w:fldCharType="separate"/>
        </w:r>
        <w:r w:rsidR="001B24BB">
          <w:rPr>
            <w:noProof/>
            <w:webHidden/>
          </w:rPr>
          <w:t>706</w:t>
        </w:r>
        <w:r w:rsidR="001B24BB">
          <w:rPr>
            <w:noProof/>
            <w:webHidden/>
          </w:rPr>
          <w:fldChar w:fldCharType="end"/>
        </w:r>
      </w:hyperlink>
    </w:p>
    <w:p w14:paraId="3177494A" w14:textId="0E078ECA" w:rsidR="001B24BB" w:rsidRDefault="00217567">
      <w:pPr>
        <w:pStyle w:val="TOC2"/>
        <w:tabs>
          <w:tab w:val="right" w:leader="dot" w:pos="8846"/>
        </w:tabs>
        <w:rPr>
          <w:rFonts w:asciiTheme="minorHAnsi" w:eastAsiaTheme="minorEastAsia" w:hAnsiTheme="minorHAnsi"/>
          <w:noProof/>
          <w:sz w:val="22"/>
          <w:lang w:val="en-US"/>
        </w:rPr>
      </w:pPr>
      <w:hyperlink w:anchor="_Toc490854690" w:history="1">
        <w:r w:rsidR="001B24BB" w:rsidRPr="00232EED">
          <w:rPr>
            <w:rStyle w:val="Hyperlink"/>
            <w:noProof/>
          </w:rPr>
          <w:t xml:space="preserve">September or </w:t>
        </w:r>
        <w:r w:rsidR="001B24BB" w:rsidRPr="00232EED">
          <w:rPr>
            <w:rStyle w:val="Hyperlink"/>
            <w:rFonts w:ascii="FreeSerifAvvaShenouda" w:eastAsia="Arial Unicode MS" w:hAnsi="FreeSerifAvvaShenouda" w:cs="FreeSerifAvvaShenouda"/>
            <w:noProof/>
            <w:lang w:val="en-US"/>
          </w:rPr>
          <w:t>Ⲑⲟⲟⲩⲧ</w:t>
        </w:r>
        <w:r w:rsidR="001B24BB">
          <w:rPr>
            <w:noProof/>
            <w:webHidden/>
          </w:rPr>
          <w:tab/>
        </w:r>
        <w:r w:rsidR="001B24BB">
          <w:rPr>
            <w:noProof/>
            <w:webHidden/>
          </w:rPr>
          <w:fldChar w:fldCharType="begin"/>
        </w:r>
        <w:r w:rsidR="001B24BB">
          <w:rPr>
            <w:noProof/>
            <w:webHidden/>
          </w:rPr>
          <w:instrText xml:space="preserve"> PAGEREF _Toc490854690 \h </w:instrText>
        </w:r>
        <w:r w:rsidR="001B24BB">
          <w:rPr>
            <w:noProof/>
            <w:webHidden/>
          </w:rPr>
        </w:r>
        <w:r w:rsidR="001B24BB">
          <w:rPr>
            <w:noProof/>
            <w:webHidden/>
          </w:rPr>
          <w:fldChar w:fldCharType="separate"/>
        </w:r>
        <w:r w:rsidR="001B24BB">
          <w:rPr>
            <w:noProof/>
            <w:webHidden/>
          </w:rPr>
          <w:t>728</w:t>
        </w:r>
        <w:r w:rsidR="001B24BB">
          <w:rPr>
            <w:noProof/>
            <w:webHidden/>
          </w:rPr>
          <w:fldChar w:fldCharType="end"/>
        </w:r>
      </w:hyperlink>
    </w:p>
    <w:p w14:paraId="48435DD2" w14:textId="0C2673D1" w:rsidR="001B24BB" w:rsidRDefault="00217567">
      <w:pPr>
        <w:pStyle w:val="TOC2"/>
        <w:tabs>
          <w:tab w:val="right" w:leader="dot" w:pos="8846"/>
        </w:tabs>
        <w:rPr>
          <w:rFonts w:asciiTheme="minorHAnsi" w:eastAsiaTheme="minorEastAsia" w:hAnsiTheme="minorHAnsi"/>
          <w:noProof/>
          <w:sz w:val="22"/>
          <w:lang w:val="en-US"/>
        </w:rPr>
      </w:pPr>
      <w:hyperlink w:anchor="_Toc490854691" w:history="1">
        <w:r w:rsidR="001B24BB" w:rsidRPr="00232EED">
          <w:rPr>
            <w:rStyle w:val="Hyperlink"/>
            <w:noProof/>
          </w:rPr>
          <w:t xml:space="preserve">October or </w:t>
        </w:r>
        <w:r w:rsidR="001B24BB" w:rsidRPr="00232EED">
          <w:rPr>
            <w:rStyle w:val="Hyperlink"/>
            <w:rFonts w:ascii="FreeSerifAvvaShenouda" w:hAnsi="FreeSerifAvvaShenouda" w:cs="FreeSerifAvvaShenouda"/>
            <w:noProof/>
          </w:rPr>
          <w:t>Ⲡⲁⲱⲡⲉ</w:t>
        </w:r>
        <w:r w:rsidR="001B24BB">
          <w:rPr>
            <w:noProof/>
            <w:webHidden/>
          </w:rPr>
          <w:tab/>
        </w:r>
        <w:r w:rsidR="001B24BB">
          <w:rPr>
            <w:noProof/>
            <w:webHidden/>
          </w:rPr>
          <w:fldChar w:fldCharType="begin"/>
        </w:r>
        <w:r w:rsidR="001B24BB">
          <w:rPr>
            <w:noProof/>
            <w:webHidden/>
          </w:rPr>
          <w:instrText xml:space="preserve"> PAGEREF _Toc490854691 \h </w:instrText>
        </w:r>
        <w:r w:rsidR="001B24BB">
          <w:rPr>
            <w:noProof/>
            <w:webHidden/>
          </w:rPr>
        </w:r>
        <w:r w:rsidR="001B24BB">
          <w:rPr>
            <w:noProof/>
            <w:webHidden/>
          </w:rPr>
          <w:fldChar w:fldCharType="separate"/>
        </w:r>
        <w:r w:rsidR="001B24BB">
          <w:rPr>
            <w:noProof/>
            <w:webHidden/>
          </w:rPr>
          <w:t>779</w:t>
        </w:r>
        <w:r w:rsidR="001B24BB">
          <w:rPr>
            <w:noProof/>
            <w:webHidden/>
          </w:rPr>
          <w:fldChar w:fldCharType="end"/>
        </w:r>
      </w:hyperlink>
    </w:p>
    <w:p w14:paraId="5B731522" w14:textId="65A5E990" w:rsidR="001B24BB" w:rsidRDefault="00217567">
      <w:pPr>
        <w:pStyle w:val="TOC2"/>
        <w:tabs>
          <w:tab w:val="right" w:leader="dot" w:pos="8846"/>
        </w:tabs>
        <w:rPr>
          <w:rFonts w:asciiTheme="minorHAnsi" w:eastAsiaTheme="minorEastAsia" w:hAnsiTheme="minorHAnsi"/>
          <w:noProof/>
          <w:sz w:val="22"/>
          <w:lang w:val="en-US"/>
        </w:rPr>
      </w:pPr>
      <w:hyperlink w:anchor="_Toc490854692" w:history="1">
        <w:r w:rsidR="001B24BB" w:rsidRPr="00232EED">
          <w:rPr>
            <w:rStyle w:val="Hyperlink"/>
            <w:noProof/>
          </w:rPr>
          <w:t xml:space="preserve">November or </w:t>
        </w:r>
        <w:r w:rsidR="001B24BB" w:rsidRPr="00232EED">
          <w:rPr>
            <w:rStyle w:val="Hyperlink"/>
            <w:rFonts w:ascii="FreeSerifAvvaShenouda" w:eastAsia="Arial Unicode MS" w:hAnsi="FreeSerifAvvaShenouda" w:cs="FreeSerifAvvaShenouda"/>
            <w:noProof/>
          </w:rPr>
          <w:t>Ⲁⲑⲟⲣ</w:t>
        </w:r>
        <w:r w:rsidR="001B24BB">
          <w:rPr>
            <w:noProof/>
            <w:webHidden/>
          </w:rPr>
          <w:tab/>
        </w:r>
        <w:r w:rsidR="001B24BB">
          <w:rPr>
            <w:noProof/>
            <w:webHidden/>
          </w:rPr>
          <w:fldChar w:fldCharType="begin"/>
        </w:r>
        <w:r w:rsidR="001B24BB">
          <w:rPr>
            <w:noProof/>
            <w:webHidden/>
          </w:rPr>
          <w:instrText xml:space="preserve"> PAGEREF _Toc490854692 \h </w:instrText>
        </w:r>
        <w:r w:rsidR="001B24BB">
          <w:rPr>
            <w:noProof/>
            <w:webHidden/>
          </w:rPr>
        </w:r>
        <w:r w:rsidR="001B24BB">
          <w:rPr>
            <w:noProof/>
            <w:webHidden/>
          </w:rPr>
          <w:fldChar w:fldCharType="separate"/>
        </w:r>
        <w:r w:rsidR="001B24BB">
          <w:rPr>
            <w:noProof/>
            <w:webHidden/>
          </w:rPr>
          <w:t>795</w:t>
        </w:r>
        <w:r w:rsidR="001B24BB">
          <w:rPr>
            <w:noProof/>
            <w:webHidden/>
          </w:rPr>
          <w:fldChar w:fldCharType="end"/>
        </w:r>
      </w:hyperlink>
    </w:p>
    <w:p w14:paraId="68FE9D01" w14:textId="4184B00F" w:rsidR="001B24BB" w:rsidRDefault="00217567">
      <w:pPr>
        <w:pStyle w:val="TOC2"/>
        <w:tabs>
          <w:tab w:val="right" w:leader="dot" w:pos="8846"/>
        </w:tabs>
        <w:rPr>
          <w:rFonts w:asciiTheme="minorHAnsi" w:eastAsiaTheme="minorEastAsia" w:hAnsiTheme="minorHAnsi"/>
          <w:noProof/>
          <w:sz w:val="22"/>
          <w:lang w:val="en-US"/>
        </w:rPr>
      </w:pPr>
      <w:hyperlink w:anchor="_Toc490854693" w:history="1">
        <w:r w:rsidR="001B24BB" w:rsidRPr="00232EED">
          <w:rPr>
            <w:rStyle w:val="Hyperlink"/>
            <w:noProof/>
          </w:rPr>
          <w:t xml:space="preserve">December or </w:t>
        </w:r>
        <w:r w:rsidR="001B24BB" w:rsidRPr="00232EED">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_Toc490854693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0ADA1F89" w14:textId="2B7B7E3C" w:rsidR="001B24BB" w:rsidRDefault="00217567">
      <w:pPr>
        <w:pStyle w:val="TOC2"/>
        <w:tabs>
          <w:tab w:val="right" w:leader="dot" w:pos="8846"/>
        </w:tabs>
        <w:rPr>
          <w:rFonts w:asciiTheme="minorHAnsi" w:eastAsiaTheme="minorEastAsia" w:hAnsiTheme="minorHAnsi"/>
          <w:noProof/>
          <w:sz w:val="22"/>
          <w:lang w:val="en-US"/>
        </w:rPr>
      </w:pPr>
      <w:hyperlink w:anchor="_Toc490854694" w:history="1">
        <w:r w:rsidR="001B24BB" w:rsidRPr="00232EED">
          <w:rPr>
            <w:rStyle w:val="Hyperlink"/>
            <w:noProof/>
          </w:rPr>
          <w:t xml:space="preserve">January or </w:t>
        </w:r>
        <w:r w:rsidR="001B24BB" w:rsidRPr="00232EED">
          <w:rPr>
            <w:rStyle w:val="Hyperlink"/>
            <w:rFonts w:ascii="FreeSerifAvvaShenouda" w:hAnsi="FreeSerifAvvaShenouda" w:cs="FreeSerifAvvaShenouda"/>
            <w:noProof/>
          </w:rPr>
          <w:t>Ⲧⲱⲃⲓ</w:t>
        </w:r>
        <w:r w:rsidR="001B24BB">
          <w:rPr>
            <w:noProof/>
            <w:webHidden/>
          </w:rPr>
          <w:tab/>
        </w:r>
        <w:r w:rsidR="001B24BB">
          <w:rPr>
            <w:noProof/>
            <w:webHidden/>
          </w:rPr>
          <w:fldChar w:fldCharType="begin"/>
        </w:r>
        <w:r w:rsidR="001B24BB">
          <w:rPr>
            <w:noProof/>
            <w:webHidden/>
          </w:rPr>
          <w:instrText xml:space="preserve"> PAGEREF _Toc490854694 \h </w:instrText>
        </w:r>
        <w:r w:rsidR="001B24BB">
          <w:rPr>
            <w:noProof/>
            <w:webHidden/>
          </w:rPr>
        </w:r>
        <w:r w:rsidR="001B24BB">
          <w:rPr>
            <w:noProof/>
            <w:webHidden/>
          </w:rPr>
          <w:fldChar w:fldCharType="separate"/>
        </w:r>
        <w:r w:rsidR="001B24BB">
          <w:rPr>
            <w:noProof/>
            <w:webHidden/>
          </w:rPr>
          <w:t>911</w:t>
        </w:r>
        <w:r w:rsidR="001B24BB">
          <w:rPr>
            <w:noProof/>
            <w:webHidden/>
          </w:rPr>
          <w:fldChar w:fldCharType="end"/>
        </w:r>
      </w:hyperlink>
    </w:p>
    <w:p w14:paraId="6CF87B05" w14:textId="7C209D09" w:rsidR="001B24BB" w:rsidRDefault="00217567">
      <w:pPr>
        <w:pStyle w:val="TOC2"/>
        <w:tabs>
          <w:tab w:val="right" w:leader="dot" w:pos="8846"/>
        </w:tabs>
        <w:rPr>
          <w:rFonts w:asciiTheme="minorHAnsi" w:eastAsiaTheme="minorEastAsia" w:hAnsiTheme="minorHAnsi"/>
          <w:noProof/>
          <w:sz w:val="22"/>
          <w:lang w:val="en-US"/>
        </w:rPr>
      </w:pPr>
      <w:hyperlink w:anchor="_Toc490854695" w:history="1">
        <w:r w:rsidR="001B24BB" w:rsidRPr="00232EED">
          <w:rPr>
            <w:rStyle w:val="Hyperlink"/>
            <w:noProof/>
          </w:rPr>
          <w:t xml:space="preserve">February or </w:t>
        </w:r>
        <w:r w:rsidR="001B24BB" w:rsidRPr="00232EED">
          <w:rPr>
            <w:rStyle w:val="Hyperlink"/>
            <w:rFonts w:ascii="FreeSerifAvvaShenouda" w:hAnsi="FreeSerifAvvaShenouda" w:cs="FreeSerifAvvaShenouda"/>
            <w:noProof/>
          </w:rPr>
          <w:t>Ⲙϣⲓⲣ</w:t>
        </w:r>
        <w:r w:rsidR="001B24BB">
          <w:rPr>
            <w:noProof/>
            <w:webHidden/>
          </w:rPr>
          <w:tab/>
        </w:r>
        <w:r w:rsidR="001B24BB">
          <w:rPr>
            <w:noProof/>
            <w:webHidden/>
          </w:rPr>
          <w:fldChar w:fldCharType="begin"/>
        </w:r>
        <w:r w:rsidR="001B24BB">
          <w:rPr>
            <w:noProof/>
            <w:webHidden/>
          </w:rPr>
          <w:instrText xml:space="preserve"> PAGEREF _Toc490854695 \h </w:instrText>
        </w:r>
        <w:r w:rsidR="001B24BB">
          <w:rPr>
            <w:noProof/>
            <w:webHidden/>
          </w:rPr>
        </w:r>
        <w:r w:rsidR="001B24BB">
          <w:rPr>
            <w:noProof/>
            <w:webHidden/>
          </w:rPr>
          <w:fldChar w:fldCharType="separate"/>
        </w:r>
        <w:r w:rsidR="001B24BB">
          <w:rPr>
            <w:noProof/>
            <w:webHidden/>
          </w:rPr>
          <w:t>984</w:t>
        </w:r>
        <w:r w:rsidR="001B24BB">
          <w:rPr>
            <w:noProof/>
            <w:webHidden/>
          </w:rPr>
          <w:fldChar w:fldCharType="end"/>
        </w:r>
      </w:hyperlink>
    </w:p>
    <w:p w14:paraId="13946E1F" w14:textId="4263BF78" w:rsidR="001B24BB" w:rsidRDefault="00217567">
      <w:pPr>
        <w:pStyle w:val="TOC2"/>
        <w:tabs>
          <w:tab w:val="right" w:leader="dot" w:pos="8846"/>
        </w:tabs>
        <w:rPr>
          <w:rFonts w:asciiTheme="minorHAnsi" w:eastAsiaTheme="minorEastAsia" w:hAnsiTheme="minorHAnsi"/>
          <w:noProof/>
          <w:sz w:val="22"/>
          <w:lang w:val="en-US"/>
        </w:rPr>
      </w:pPr>
      <w:hyperlink w:anchor="_Toc490854696" w:history="1">
        <w:r w:rsidR="001B24BB" w:rsidRPr="00232EED">
          <w:rPr>
            <w:rStyle w:val="Hyperlink"/>
            <w:noProof/>
          </w:rPr>
          <w:t xml:space="preserve">March or </w:t>
        </w:r>
        <w:r w:rsidR="001B24BB" w:rsidRPr="00232EED">
          <w:rPr>
            <w:rStyle w:val="Hyperlink"/>
            <w:rFonts w:ascii="FreeSerifAvvaShenouda" w:hAnsi="FreeSerifAvvaShenouda" w:cs="FreeSerifAvvaShenouda"/>
            <w:noProof/>
          </w:rPr>
          <w:t>Ⲡⲁⲣⲙϩⲟⲧⲡ</w:t>
        </w:r>
        <w:r w:rsidR="001B24BB">
          <w:rPr>
            <w:noProof/>
            <w:webHidden/>
          </w:rPr>
          <w:tab/>
        </w:r>
        <w:r w:rsidR="001B24BB">
          <w:rPr>
            <w:noProof/>
            <w:webHidden/>
          </w:rPr>
          <w:fldChar w:fldCharType="begin"/>
        </w:r>
        <w:r w:rsidR="001B24BB">
          <w:rPr>
            <w:noProof/>
            <w:webHidden/>
          </w:rPr>
          <w:instrText xml:space="preserve"> PAGEREF _Toc490854696 \h </w:instrText>
        </w:r>
        <w:r w:rsidR="001B24BB">
          <w:rPr>
            <w:noProof/>
            <w:webHidden/>
          </w:rPr>
        </w:r>
        <w:r w:rsidR="001B24BB">
          <w:rPr>
            <w:noProof/>
            <w:webHidden/>
          </w:rPr>
          <w:fldChar w:fldCharType="separate"/>
        </w:r>
        <w:r w:rsidR="001B24BB">
          <w:rPr>
            <w:noProof/>
            <w:webHidden/>
          </w:rPr>
          <w:t>995</w:t>
        </w:r>
        <w:r w:rsidR="001B24BB">
          <w:rPr>
            <w:noProof/>
            <w:webHidden/>
          </w:rPr>
          <w:fldChar w:fldCharType="end"/>
        </w:r>
      </w:hyperlink>
    </w:p>
    <w:p w14:paraId="4051661E" w14:textId="41B2D94B" w:rsidR="001B24BB" w:rsidRDefault="00217567">
      <w:pPr>
        <w:pStyle w:val="TOC2"/>
        <w:tabs>
          <w:tab w:val="right" w:leader="dot" w:pos="8846"/>
        </w:tabs>
        <w:rPr>
          <w:rFonts w:asciiTheme="minorHAnsi" w:eastAsiaTheme="minorEastAsia" w:hAnsiTheme="minorHAnsi"/>
          <w:noProof/>
          <w:sz w:val="22"/>
          <w:lang w:val="en-US"/>
        </w:rPr>
      </w:pPr>
      <w:hyperlink w:anchor="_Toc490854697" w:history="1">
        <w:r w:rsidR="001B24BB" w:rsidRPr="00232EED">
          <w:rPr>
            <w:rStyle w:val="Hyperlink"/>
            <w:noProof/>
          </w:rPr>
          <w:t>April</w:t>
        </w:r>
        <w:r w:rsidR="001B24BB" w:rsidRPr="00232EED">
          <w:rPr>
            <w:rStyle w:val="Hyperlink"/>
            <w:noProof/>
            <w:lang w:val="en-US"/>
          </w:rPr>
          <w:t xml:space="preserve"> or</w:t>
        </w:r>
        <w:r w:rsidR="001B24BB" w:rsidRPr="00232EED">
          <w:rPr>
            <w:rStyle w:val="Hyperlink"/>
            <w:noProof/>
          </w:rPr>
          <w:t xml:space="preserve"> </w:t>
        </w:r>
        <w:r w:rsidR="001B24BB" w:rsidRPr="00232EED">
          <w:rPr>
            <w:rStyle w:val="Hyperlink"/>
            <w:rFonts w:ascii="FreeSerifAvvaShenouda" w:hAnsi="FreeSerifAvvaShenouda" w:cs="FreeSerifAvvaShenouda"/>
            <w:noProof/>
          </w:rPr>
          <w:t>Ⲡⲁⲣⲙⲟⲩⲧⲉ</w:t>
        </w:r>
        <w:r w:rsidR="001B24BB">
          <w:rPr>
            <w:noProof/>
            <w:webHidden/>
          </w:rPr>
          <w:tab/>
        </w:r>
        <w:r w:rsidR="001B24BB">
          <w:rPr>
            <w:noProof/>
            <w:webHidden/>
          </w:rPr>
          <w:fldChar w:fldCharType="begin"/>
        </w:r>
        <w:r w:rsidR="001B24BB">
          <w:rPr>
            <w:noProof/>
            <w:webHidden/>
          </w:rPr>
          <w:instrText xml:space="preserve"> PAGEREF _Toc490854697 \h </w:instrText>
        </w:r>
        <w:r w:rsidR="001B24BB">
          <w:rPr>
            <w:noProof/>
            <w:webHidden/>
          </w:rPr>
        </w:r>
        <w:r w:rsidR="001B24BB">
          <w:rPr>
            <w:noProof/>
            <w:webHidden/>
          </w:rPr>
          <w:fldChar w:fldCharType="separate"/>
        </w:r>
        <w:r w:rsidR="001B24BB">
          <w:rPr>
            <w:noProof/>
            <w:webHidden/>
          </w:rPr>
          <w:t>1020</w:t>
        </w:r>
        <w:r w:rsidR="001B24BB">
          <w:rPr>
            <w:noProof/>
            <w:webHidden/>
          </w:rPr>
          <w:fldChar w:fldCharType="end"/>
        </w:r>
      </w:hyperlink>
    </w:p>
    <w:p w14:paraId="0DC751FC" w14:textId="1AD5906C" w:rsidR="001B24BB" w:rsidRDefault="00217567">
      <w:pPr>
        <w:pStyle w:val="TOC2"/>
        <w:tabs>
          <w:tab w:val="right" w:leader="dot" w:pos="8846"/>
        </w:tabs>
        <w:rPr>
          <w:rFonts w:asciiTheme="minorHAnsi" w:eastAsiaTheme="minorEastAsia" w:hAnsiTheme="minorHAnsi"/>
          <w:noProof/>
          <w:sz w:val="22"/>
          <w:lang w:val="en-US"/>
        </w:rPr>
      </w:pPr>
      <w:hyperlink w:anchor="_Toc490854698" w:history="1">
        <w:r w:rsidR="001B24BB" w:rsidRPr="00232EED">
          <w:rPr>
            <w:rStyle w:val="Hyperlink"/>
            <w:noProof/>
          </w:rPr>
          <w:t xml:space="preserve">May or </w:t>
        </w:r>
        <w:r w:rsidR="001B24BB" w:rsidRPr="00232EED">
          <w:rPr>
            <w:rStyle w:val="Hyperlink"/>
            <w:rFonts w:ascii="FreeSerifAvvaShenouda" w:eastAsia="Arial Unicode MS" w:hAnsi="FreeSerifAvvaShenouda" w:cs="FreeSerifAvvaShenouda"/>
            <w:noProof/>
            <w:lang w:val="en-US"/>
          </w:rPr>
          <w:t>Ⲡⲁϣⲁⲛⲥ</w:t>
        </w:r>
        <w:r w:rsidR="001B24BB">
          <w:rPr>
            <w:noProof/>
            <w:webHidden/>
          </w:rPr>
          <w:tab/>
        </w:r>
        <w:r w:rsidR="001B24BB">
          <w:rPr>
            <w:noProof/>
            <w:webHidden/>
          </w:rPr>
          <w:fldChar w:fldCharType="begin"/>
        </w:r>
        <w:r w:rsidR="001B24BB">
          <w:rPr>
            <w:noProof/>
            <w:webHidden/>
          </w:rPr>
          <w:instrText xml:space="preserve"> PAGEREF _Toc490854698 \h </w:instrText>
        </w:r>
        <w:r w:rsidR="001B24BB">
          <w:rPr>
            <w:noProof/>
            <w:webHidden/>
          </w:rPr>
        </w:r>
        <w:r w:rsidR="001B24BB">
          <w:rPr>
            <w:noProof/>
            <w:webHidden/>
          </w:rPr>
          <w:fldChar w:fldCharType="separate"/>
        </w:r>
        <w:r w:rsidR="001B24BB">
          <w:rPr>
            <w:noProof/>
            <w:webHidden/>
          </w:rPr>
          <w:t>1030</w:t>
        </w:r>
        <w:r w:rsidR="001B24BB">
          <w:rPr>
            <w:noProof/>
            <w:webHidden/>
          </w:rPr>
          <w:fldChar w:fldCharType="end"/>
        </w:r>
      </w:hyperlink>
    </w:p>
    <w:p w14:paraId="32A0F628" w14:textId="1E0C0979" w:rsidR="001B24BB" w:rsidRDefault="00217567">
      <w:pPr>
        <w:pStyle w:val="TOC2"/>
        <w:tabs>
          <w:tab w:val="right" w:leader="dot" w:pos="8846"/>
        </w:tabs>
        <w:rPr>
          <w:rFonts w:asciiTheme="minorHAnsi" w:eastAsiaTheme="minorEastAsia" w:hAnsiTheme="minorHAnsi"/>
          <w:noProof/>
          <w:sz w:val="22"/>
          <w:lang w:val="en-US"/>
        </w:rPr>
      </w:pPr>
      <w:hyperlink w:anchor="_Toc490854699" w:history="1">
        <w:r w:rsidR="001B24BB" w:rsidRPr="00232EED">
          <w:rPr>
            <w:rStyle w:val="Hyperlink"/>
            <w:noProof/>
          </w:rPr>
          <w:t xml:space="preserve">June or </w:t>
        </w:r>
        <w:r w:rsidR="001B24BB" w:rsidRPr="00232EED">
          <w:rPr>
            <w:rStyle w:val="Hyperlink"/>
            <w:rFonts w:ascii="FreeSerifAvvaShenouda" w:hAnsi="FreeSerifAvvaShenouda" w:cs="FreeSerifAvvaShenouda"/>
            <w:noProof/>
          </w:rPr>
          <w:t>Ⲡⲁⲱⲛⲉ</w:t>
        </w:r>
        <w:r w:rsidR="001B24BB">
          <w:rPr>
            <w:noProof/>
            <w:webHidden/>
          </w:rPr>
          <w:tab/>
        </w:r>
        <w:r w:rsidR="001B24BB">
          <w:rPr>
            <w:noProof/>
            <w:webHidden/>
          </w:rPr>
          <w:fldChar w:fldCharType="begin"/>
        </w:r>
        <w:r w:rsidR="001B24BB">
          <w:rPr>
            <w:noProof/>
            <w:webHidden/>
          </w:rPr>
          <w:instrText xml:space="preserve"> PAGEREF _Toc490854699 \h </w:instrText>
        </w:r>
        <w:r w:rsidR="001B24BB">
          <w:rPr>
            <w:noProof/>
            <w:webHidden/>
          </w:rPr>
        </w:r>
        <w:r w:rsidR="001B24BB">
          <w:rPr>
            <w:noProof/>
            <w:webHidden/>
          </w:rPr>
          <w:fldChar w:fldCharType="separate"/>
        </w:r>
        <w:r w:rsidR="001B24BB">
          <w:rPr>
            <w:noProof/>
            <w:webHidden/>
          </w:rPr>
          <w:t>1057</w:t>
        </w:r>
        <w:r w:rsidR="001B24BB">
          <w:rPr>
            <w:noProof/>
            <w:webHidden/>
          </w:rPr>
          <w:fldChar w:fldCharType="end"/>
        </w:r>
      </w:hyperlink>
    </w:p>
    <w:p w14:paraId="64102C8E" w14:textId="052B5C35" w:rsidR="001B24BB" w:rsidRDefault="00217567">
      <w:pPr>
        <w:pStyle w:val="TOC2"/>
        <w:tabs>
          <w:tab w:val="right" w:leader="dot" w:pos="8846"/>
        </w:tabs>
        <w:rPr>
          <w:rFonts w:asciiTheme="minorHAnsi" w:eastAsiaTheme="minorEastAsia" w:hAnsiTheme="minorHAnsi"/>
          <w:noProof/>
          <w:sz w:val="22"/>
          <w:lang w:val="en-US"/>
        </w:rPr>
      </w:pPr>
      <w:hyperlink w:anchor="_Toc490854700" w:history="1">
        <w:r w:rsidR="001B24BB" w:rsidRPr="00232EED">
          <w:rPr>
            <w:rStyle w:val="Hyperlink"/>
            <w:noProof/>
          </w:rPr>
          <w:t xml:space="preserve">July or </w:t>
        </w:r>
        <w:r w:rsidR="001B24BB" w:rsidRPr="00232EED">
          <w:rPr>
            <w:rStyle w:val="Hyperlink"/>
            <w:rFonts w:ascii="FreeSerifAvvaShenouda" w:hAnsi="FreeSerifAvvaShenouda" w:cs="FreeSerifAvvaShenouda"/>
            <w:noProof/>
          </w:rPr>
          <w:t>Ⲉⲡⲏⲡ</w:t>
        </w:r>
        <w:r w:rsidR="001B24BB">
          <w:rPr>
            <w:noProof/>
            <w:webHidden/>
          </w:rPr>
          <w:tab/>
        </w:r>
        <w:r w:rsidR="001B24BB">
          <w:rPr>
            <w:noProof/>
            <w:webHidden/>
          </w:rPr>
          <w:fldChar w:fldCharType="begin"/>
        </w:r>
        <w:r w:rsidR="001B24BB">
          <w:rPr>
            <w:noProof/>
            <w:webHidden/>
          </w:rPr>
          <w:instrText xml:space="preserve"> PAGEREF _Toc490854700 \h </w:instrText>
        </w:r>
        <w:r w:rsidR="001B24BB">
          <w:rPr>
            <w:noProof/>
            <w:webHidden/>
          </w:rPr>
        </w:r>
        <w:r w:rsidR="001B24BB">
          <w:rPr>
            <w:noProof/>
            <w:webHidden/>
          </w:rPr>
          <w:fldChar w:fldCharType="separate"/>
        </w:r>
        <w:r w:rsidR="001B24BB">
          <w:rPr>
            <w:noProof/>
            <w:webHidden/>
          </w:rPr>
          <w:t>1092</w:t>
        </w:r>
        <w:r w:rsidR="001B24BB">
          <w:rPr>
            <w:noProof/>
            <w:webHidden/>
          </w:rPr>
          <w:fldChar w:fldCharType="end"/>
        </w:r>
      </w:hyperlink>
    </w:p>
    <w:p w14:paraId="5B8A1D20" w14:textId="419DC319" w:rsidR="001B24BB" w:rsidRDefault="00217567">
      <w:pPr>
        <w:pStyle w:val="TOC2"/>
        <w:tabs>
          <w:tab w:val="right" w:leader="dot" w:pos="8846"/>
        </w:tabs>
        <w:rPr>
          <w:rFonts w:asciiTheme="minorHAnsi" w:eastAsiaTheme="minorEastAsia" w:hAnsiTheme="minorHAnsi"/>
          <w:noProof/>
          <w:sz w:val="22"/>
          <w:lang w:val="en-US"/>
        </w:rPr>
      </w:pPr>
      <w:hyperlink w:anchor="_Toc490854701" w:history="1">
        <w:r w:rsidR="001B24BB" w:rsidRPr="00232EED">
          <w:rPr>
            <w:rStyle w:val="Hyperlink"/>
            <w:noProof/>
          </w:rPr>
          <w:t xml:space="preserve">August or </w:t>
        </w:r>
        <w:r w:rsidR="001B24BB" w:rsidRPr="00232EED">
          <w:rPr>
            <w:rStyle w:val="Hyperlink"/>
            <w:rFonts w:ascii="FreeSerifAvvaShenouda" w:hAnsi="FreeSerifAvvaShenouda" w:cs="FreeSerifAvvaShenouda"/>
            <w:noProof/>
          </w:rPr>
          <w:t>Ⲙⲉⲥⲟⲣⲏ and Ⲕⲟⲩϫⲓ ⲛ</w:t>
        </w:r>
        <w:r w:rsidR="001B24BB" w:rsidRPr="00232EED">
          <w:rPr>
            <w:rStyle w:val="Hyperlink"/>
            <w:rFonts w:ascii="FreeSerifAvvaShenouda" w:hAnsi="FreeSerifAvvaShenouda" w:cs="FreeSerifAvvaShenouda"/>
            <w:noProof/>
            <w:lang w:val="en-US"/>
          </w:rPr>
          <w:t xml:space="preserve">̀ⲁ̀ⲃⲟⲧ </w:t>
        </w:r>
        <w:r w:rsidR="001B24BB" w:rsidRPr="00232EED">
          <w:rPr>
            <w:rStyle w:val="Hyperlink"/>
            <w:noProof/>
          </w:rPr>
          <w:t>(The Little Month)</w:t>
        </w:r>
        <w:r w:rsidR="001B24BB">
          <w:rPr>
            <w:noProof/>
            <w:webHidden/>
          </w:rPr>
          <w:tab/>
        </w:r>
        <w:r w:rsidR="001B24BB">
          <w:rPr>
            <w:noProof/>
            <w:webHidden/>
          </w:rPr>
          <w:fldChar w:fldCharType="begin"/>
        </w:r>
        <w:r w:rsidR="001B24BB">
          <w:rPr>
            <w:noProof/>
            <w:webHidden/>
          </w:rPr>
          <w:instrText xml:space="preserve"> PAGEREF _Toc490854701 \h </w:instrText>
        </w:r>
        <w:r w:rsidR="001B24BB">
          <w:rPr>
            <w:noProof/>
            <w:webHidden/>
          </w:rPr>
        </w:r>
        <w:r w:rsidR="001B24BB">
          <w:rPr>
            <w:noProof/>
            <w:webHidden/>
          </w:rPr>
          <w:fldChar w:fldCharType="separate"/>
        </w:r>
        <w:r w:rsidR="001B24BB">
          <w:rPr>
            <w:noProof/>
            <w:webHidden/>
          </w:rPr>
          <w:t>1115</w:t>
        </w:r>
        <w:r w:rsidR="001B24BB">
          <w:rPr>
            <w:noProof/>
            <w:webHidden/>
          </w:rPr>
          <w:fldChar w:fldCharType="end"/>
        </w:r>
      </w:hyperlink>
    </w:p>
    <w:p w14:paraId="5C8C30C9" w14:textId="086545B6" w:rsidR="001B24BB" w:rsidRDefault="00217567">
      <w:pPr>
        <w:pStyle w:val="TOC2"/>
        <w:tabs>
          <w:tab w:val="right" w:leader="dot" w:pos="8846"/>
        </w:tabs>
        <w:rPr>
          <w:rFonts w:asciiTheme="minorHAnsi" w:eastAsiaTheme="minorEastAsia" w:hAnsiTheme="minorHAnsi"/>
          <w:noProof/>
          <w:sz w:val="22"/>
          <w:lang w:val="en-US"/>
        </w:rPr>
      </w:pPr>
      <w:hyperlink w:anchor="_Toc490854702" w:history="1">
        <w:r w:rsidR="001B24BB" w:rsidRPr="00232EED">
          <w:rPr>
            <w:rStyle w:val="Hyperlink"/>
            <w:noProof/>
          </w:rPr>
          <w:t>The Pascal Cycle</w:t>
        </w:r>
        <w:r w:rsidR="001B24BB">
          <w:rPr>
            <w:noProof/>
            <w:webHidden/>
          </w:rPr>
          <w:tab/>
        </w:r>
        <w:r w:rsidR="001B24BB">
          <w:rPr>
            <w:noProof/>
            <w:webHidden/>
          </w:rPr>
          <w:fldChar w:fldCharType="begin"/>
        </w:r>
        <w:r w:rsidR="001B24BB">
          <w:rPr>
            <w:noProof/>
            <w:webHidden/>
          </w:rPr>
          <w:instrText xml:space="preserve"> PAGEREF _Toc490854702 \h </w:instrText>
        </w:r>
        <w:r w:rsidR="001B24BB">
          <w:rPr>
            <w:noProof/>
            <w:webHidden/>
          </w:rPr>
        </w:r>
        <w:r w:rsidR="001B24BB">
          <w:rPr>
            <w:noProof/>
            <w:webHidden/>
          </w:rPr>
          <w:fldChar w:fldCharType="separate"/>
        </w:r>
        <w:r w:rsidR="001B24BB">
          <w:rPr>
            <w:noProof/>
            <w:webHidden/>
          </w:rPr>
          <w:t>1144</w:t>
        </w:r>
        <w:r w:rsidR="001B24BB">
          <w:rPr>
            <w:noProof/>
            <w:webHidden/>
          </w:rPr>
          <w:fldChar w:fldCharType="end"/>
        </w:r>
      </w:hyperlink>
    </w:p>
    <w:p w14:paraId="093878E6" w14:textId="333421C5" w:rsidR="001B24BB" w:rsidRDefault="00217567">
      <w:pPr>
        <w:pStyle w:val="TOC2"/>
        <w:tabs>
          <w:tab w:val="right" w:leader="dot" w:pos="8846"/>
        </w:tabs>
        <w:rPr>
          <w:rFonts w:asciiTheme="minorHAnsi" w:eastAsiaTheme="minorEastAsia" w:hAnsiTheme="minorHAnsi"/>
          <w:noProof/>
          <w:sz w:val="22"/>
          <w:lang w:val="en-US"/>
        </w:rPr>
      </w:pPr>
      <w:hyperlink w:anchor="_Toc490854703" w:history="1">
        <w:r w:rsidR="001B24BB" w:rsidRPr="00232EED">
          <w:rPr>
            <w:rStyle w:val="Hyperlink"/>
            <w:noProof/>
          </w:rPr>
          <w:t>Index of Psalis</w:t>
        </w:r>
        <w:r w:rsidR="001B24BB">
          <w:rPr>
            <w:noProof/>
            <w:webHidden/>
          </w:rPr>
          <w:tab/>
        </w:r>
        <w:r w:rsidR="001B24BB">
          <w:rPr>
            <w:noProof/>
            <w:webHidden/>
          </w:rPr>
          <w:fldChar w:fldCharType="begin"/>
        </w:r>
        <w:r w:rsidR="001B24BB">
          <w:rPr>
            <w:noProof/>
            <w:webHidden/>
          </w:rPr>
          <w:instrText xml:space="preserve"> PAGEREF _Toc490854703 \h </w:instrText>
        </w:r>
        <w:r w:rsidR="001B24BB">
          <w:rPr>
            <w:noProof/>
            <w:webHidden/>
          </w:rPr>
        </w:r>
        <w:r w:rsidR="001B24BB">
          <w:rPr>
            <w:noProof/>
            <w:webHidden/>
          </w:rPr>
          <w:fldChar w:fldCharType="separate"/>
        </w:r>
        <w:r w:rsidR="001B24BB">
          <w:rPr>
            <w:noProof/>
            <w:webHidden/>
          </w:rPr>
          <w:t>1264</w:t>
        </w:r>
        <w:r w:rsidR="001B24BB">
          <w:rPr>
            <w:noProof/>
            <w:webHidden/>
          </w:rPr>
          <w:fldChar w:fldCharType="end"/>
        </w:r>
      </w:hyperlink>
    </w:p>
    <w:p w14:paraId="5682B5EB" w14:textId="79FFAF71" w:rsidR="001B24BB" w:rsidRDefault="00217567">
      <w:pPr>
        <w:pStyle w:val="TOC2"/>
        <w:tabs>
          <w:tab w:val="right" w:leader="dot" w:pos="8846"/>
        </w:tabs>
        <w:rPr>
          <w:rFonts w:asciiTheme="minorHAnsi" w:eastAsiaTheme="minorEastAsia" w:hAnsiTheme="minorHAnsi"/>
          <w:noProof/>
          <w:sz w:val="22"/>
          <w:lang w:val="en-US"/>
        </w:rPr>
      </w:pPr>
      <w:hyperlink w:anchor="_Toc490854704" w:history="1">
        <w:r w:rsidR="001B24BB" w:rsidRPr="00232EED">
          <w:rPr>
            <w:rStyle w:val="Hyperlink"/>
            <w:noProof/>
          </w:rPr>
          <w:t>Index of Doxologies</w:t>
        </w:r>
        <w:r w:rsidR="001B24BB">
          <w:rPr>
            <w:noProof/>
            <w:webHidden/>
          </w:rPr>
          <w:tab/>
        </w:r>
        <w:r w:rsidR="001B24BB">
          <w:rPr>
            <w:noProof/>
            <w:webHidden/>
          </w:rPr>
          <w:fldChar w:fldCharType="begin"/>
        </w:r>
        <w:r w:rsidR="001B24BB">
          <w:rPr>
            <w:noProof/>
            <w:webHidden/>
          </w:rPr>
          <w:instrText xml:space="preserve"> PAGEREF _Toc490854704 \h </w:instrText>
        </w:r>
        <w:r w:rsidR="001B24BB">
          <w:rPr>
            <w:noProof/>
            <w:webHidden/>
          </w:rPr>
        </w:r>
        <w:r w:rsidR="001B24BB">
          <w:rPr>
            <w:noProof/>
            <w:webHidden/>
          </w:rPr>
          <w:fldChar w:fldCharType="separate"/>
        </w:r>
        <w:r w:rsidR="001B24BB">
          <w:rPr>
            <w:noProof/>
            <w:webHidden/>
          </w:rPr>
          <w:t>1266</w:t>
        </w:r>
        <w:r w:rsidR="001B24BB">
          <w:rPr>
            <w:noProof/>
            <w:webHidden/>
          </w:rPr>
          <w:fldChar w:fldCharType="end"/>
        </w:r>
      </w:hyperlink>
    </w:p>
    <w:p w14:paraId="35FEF736" w14:textId="677845D5"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90854662"/>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90854663"/>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790F70E8" w14:textId="1230959A"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90854723" w:history="1">
            <w:r w:rsidR="001B24BB" w:rsidRPr="005C5E34">
              <w:rPr>
                <w:rStyle w:val="Hyperlink"/>
                <w:noProof/>
              </w:rPr>
              <w:t>Vespers Praise</w:t>
            </w:r>
            <w:r w:rsidR="001B24BB">
              <w:rPr>
                <w:noProof/>
                <w:webHidden/>
              </w:rPr>
              <w:tab/>
            </w:r>
            <w:r w:rsidR="001B24BB">
              <w:rPr>
                <w:noProof/>
                <w:webHidden/>
              </w:rPr>
              <w:fldChar w:fldCharType="begin"/>
            </w:r>
            <w:r w:rsidR="001B24BB">
              <w:rPr>
                <w:noProof/>
                <w:webHidden/>
              </w:rPr>
              <w:instrText xml:space="preserve"> PAGEREF _Toc490854723 \h </w:instrText>
            </w:r>
            <w:r w:rsidR="001B24BB">
              <w:rPr>
                <w:noProof/>
                <w:webHidden/>
              </w:rPr>
            </w:r>
            <w:r w:rsidR="001B24BB">
              <w:rPr>
                <w:noProof/>
                <w:webHidden/>
              </w:rPr>
              <w:fldChar w:fldCharType="separate"/>
            </w:r>
            <w:r w:rsidR="001B24BB">
              <w:rPr>
                <w:noProof/>
                <w:webHidden/>
              </w:rPr>
              <w:t>5</w:t>
            </w:r>
            <w:r w:rsidR="001B24BB">
              <w:rPr>
                <w:noProof/>
                <w:webHidden/>
              </w:rPr>
              <w:fldChar w:fldCharType="end"/>
            </w:r>
          </w:hyperlink>
        </w:p>
        <w:p w14:paraId="606B6D97" w14:textId="6064F613" w:rsidR="001B24BB" w:rsidRDefault="00217567">
          <w:pPr>
            <w:pStyle w:val="TOC3"/>
            <w:tabs>
              <w:tab w:val="right" w:leader="dot" w:pos="8846"/>
            </w:tabs>
            <w:rPr>
              <w:rFonts w:asciiTheme="minorHAnsi" w:eastAsiaTheme="minorEastAsia" w:hAnsiTheme="minorHAnsi"/>
              <w:noProof/>
              <w:sz w:val="22"/>
              <w:lang w:val="en-US"/>
            </w:rPr>
          </w:pPr>
          <w:hyperlink w:anchor="_Toc490854724" w:history="1">
            <w:r w:rsidR="001B24BB" w:rsidRPr="005C5E34">
              <w:rPr>
                <w:rStyle w:val="Hyperlink"/>
                <w:noProof/>
              </w:rPr>
              <w:t>The Psalms of the Eleventh Hour (Little Vespers)</w:t>
            </w:r>
            <w:r w:rsidR="001B24BB">
              <w:rPr>
                <w:noProof/>
                <w:webHidden/>
              </w:rPr>
              <w:tab/>
            </w:r>
            <w:r w:rsidR="001B24BB">
              <w:rPr>
                <w:noProof/>
                <w:webHidden/>
              </w:rPr>
              <w:fldChar w:fldCharType="begin"/>
            </w:r>
            <w:r w:rsidR="001B24BB">
              <w:rPr>
                <w:noProof/>
                <w:webHidden/>
              </w:rPr>
              <w:instrText xml:space="preserve"> PAGEREF _Toc490854724 \h </w:instrText>
            </w:r>
            <w:r w:rsidR="001B24BB">
              <w:rPr>
                <w:noProof/>
                <w:webHidden/>
              </w:rPr>
            </w:r>
            <w:r w:rsidR="001B24BB">
              <w:rPr>
                <w:noProof/>
                <w:webHidden/>
              </w:rPr>
              <w:fldChar w:fldCharType="separate"/>
            </w:r>
            <w:r w:rsidR="001B24BB">
              <w:rPr>
                <w:noProof/>
                <w:webHidden/>
              </w:rPr>
              <w:t>10</w:t>
            </w:r>
            <w:r w:rsidR="001B24BB">
              <w:rPr>
                <w:noProof/>
                <w:webHidden/>
              </w:rPr>
              <w:fldChar w:fldCharType="end"/>
            </w:r>
          </w:hyperlink>
        </w:p>
        <w:p w14:paraId="145816B2" w14:textId="2111C20E" w:rsidR="001B24BB" w:rsidRDefault="00217567">
          <w:pPr>
            <w:pStyle w:val="TOC3"/>
            <w:tabs>
              <w:tab w:val="right" w:leader="dot" w:pos="8846"/>
            </w:tabs>
            <w:rPr>
              <w:rFonts w:asciiTheme="minorHAnsi" w:eastAsiaTheme="minorEastAsia" w:hAnsiTheme="minorHAnsi"/>
              <w:noProof/>
              <w:sz w:val="22"/>
              <w:lang w:val="en-US"/>
            </w:rPr>
          </w:pPr>
          <w:hyperlink w:anchor="_Toc490854725" w:history="1">
            <w:r w:rsidR="001B24BB" w:rsidRPr="005C5E34">
              <w:rPr>
                <w:rStyle w:val="Hyperlink"/>
                <w:noProof/>
              </w:rPr>
              <w:t>The Raising of Evening Incense</w:t>
            </w:r>
            <w:r w:rsidR="001B24BB">
              <w:rPr>
                <w:noProof/>
                <w:webHidden/>
              </w:rPr>
              <w:tab/>
            </w:r>
            <w:r w:rsidR="001B24BB">
              <w:rPr>
                <w:noProof/>
                <w:webHidden/>
              </w:rPr>
              <w:fldChar w:fldCharType="begin"/>
            </w:r>
            <w:r w:rsidR="001B24BB">
              <w:rPr>
                <w:noProof/>
                <w:webHidden/>
              </w:rPr>
              <w:instrText xml:space="preserve"> PAGEREF _Toc490854725 \h </w:instrText>
            </w:r>
            <w:r w:rsidR="001B24BB">
              <w:rPr>
                <w:noProof/>
                <w:webHidden/>
              </w:rPr>
            </w:r>
            <w:r w:rsidR="001B24BB">
              <w:rPr>
                <w:noProof/>
                <w:webHidden/>
              </w:rPr>
              <w:fldChar w:fldCharType="separate"/>
            </w:r>
            <w:r w:rsidR="001B24BB">
              <w:rPr>
                <w:noProof/>
                <w:webHidden/>
              </w:rPr>
              <w:t>16</w:t>
            </w:r>
            <w:r w:rsidR="001B24BB">
              <w:rPr>
                <w:noProof/>
                <w:webHidden/>
              </w:rPr>
              <w:fldChar w:fldCharType="end"/>
            </w:r>
          </w:hyperlink>
        </w:p>
        <w:p w14:paraId="50F528F7" w14:textId="27801E19"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90854723"/>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76376E7A"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1B24BB">
        <w:rPr>
          <w:noProof/>
          <w:lang w:val="en-US"/>
        </w:rPr>
        <w:t>1127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5813956" w:rsidR="00B102EF" w:rsidRDefault="00B102EF" w:rsidP="004D23BC">
      <w:pPr>
        <w:tabs>
          <w:tab w:val="left" w:pos="720"/>
          <w:tab w:val="left" w:leader="dot" w:pos="7920"/>
        </w:tabs>
      </w:pPr>
      <w:r>
        <w:fldChar w:fldCharType="begin"/>
      </w:r>
      <w:r>
        <w:instrText xml:space="preserve"> REF _Ref448228501 \h </w:instrText>
      </w:r>
      <w:r>
        <w:fldChar w:fldCharType="separate"/>
      </w:r>
      <w:r w:rsidR="001B24BB">
        <w:t>The Fourth Canticle</w:t>
      </w:r>
      <w:r>
        <w:fldChar w:fldCharType="end"/>
      </w:r>
      <w:r>
        <w:tab/>
      </w:r>
      <w:r>
        <w:fldChar w:fldCharType="begin"/>
      </w:r>
      <w:r>
        <w:instrText xml:space="preserve"> PAGEREF _Ref448228505 \h </w:instrText>
      </w:r>
      <w:r>
        <w:fldChar w:fldCharType="separate"/>
      </w:r>
      <w:r w:rsidR="001B24BB">
        <w:rPr>
          <w:noProof/>
        </w:rPr>
        <w:t>406</w:t>
      </w:r>
      <w:r>
        <w:fldChar w:fldCharType="end"/>
      </w:r>
    </w:p>
    <w:p w14:paraId="714598C9" w14:textId="5578807A" w:rsidR="00B102EF" w:rsidRDefault="00B102EF" w:rsidP="004D23BC">
      <w:pPr>
        <w:tabs>
          <w:tab w:val="left" w:pos="720"/>
          <w:tab w:val="left" w:leader="dot" w:pos="7920"/>
        </w:tabs>
      </w:pPr>
      <w:r>
        <w:fldChar w:fldCharType="begin"/>
      </w:r>
      <w:r>
        <w:instrText xml:space="preserve"> REF _Ref448228521 \h </w:instrText>
      </w:r>
      <w:r>
        <w:fldChar w:fldCharType="separate"/>
      </w:r>
      <w:r w:rsidR="001B24BB">
        <w:t>The Annual Psalis and Theotokia</w:t>
      </w:r>
      <w:r>
        <w:fldChar w:fldCharType="end"/>
      </w:r>
      <w:r>
        <w:tab/>
      </w:r>
      <w:r>
        <w:fldChar w:fldCharType="begin"/>
      </w:r>
      <w:r>
        <w:instrText xml:space="preserve"> PAGEREF _Ref448228524 \h </w:instrText>
      </w:r>
      <w:r>
        <w:fldChar w:fldCharType="separate"/>
      </w:r>
      <w:r w:rsidR="001B24BB">
        <w:rPr>
          <w:noProof/>
        </w:rPr>
        <w:t>416</w:t>
      </w:r>
      <w:r>
        <w:fldChar w:fldCharType="end"/>
      </w:r>
    </w:p>
    <w:p w14:paraId="022D0E0B" w14:textId="77777777" w:rsidR="00100C9C" w:rsidRDefault="00B102EF" w:rsidP="00100C9C">
      <w:pPr>
        <w:tabs>
          <w:tab w:val="left" w:pos="720"/>
          <w:tab w:val="left" w:leader="dot" w:pos="7920"/>
        </w:tabs>
      </w:pPr>
      <w:r>
        <w:tab/>
        <w:t>Or</w:t>
      </w:r>
    </w:p>
    <w:p w14:paraId="160344F1" w14:textId="0F01B650" w:rsidR="00B102EF" w:rsidRDefault="008008DC" w:rsidP="008008DC">
      <w:pPr>
        <w:tabs>
          <w:tab w:val="left" w:pos="720"/>
          <w:tab w:val="left" w:leader="dot" w:pos="7920"/>
        </w:tabs>
      </w:pPr>
      <w:r>
        <w:fldChar w:fldCharType="begin"/>
      </w:r>
      <w:r>
        <w:instrText xml:space="preserve"> REF _Ref488693394 \h </w:instrText>
      </w:r>
      <w:r>
        <w:fldChar w:fldCharType="separate"/>
      </w:r>
      <w:r w:rsidR="001B24BB">
        <w:t>The Book of Psalis and Doxologies</w:t>
      </w:r>
      <w:r>
        <w:fldChar w:fldCharType="end"/>
      </w:r>
      <w:r>
        <w:tab/>
      </w:r>
      <w:r>
        <w:fldChar w:fldCharType="begin"/>
      </w:r>
      <w:r>
        <w:instrText xml:space="preserve"> PAGEREF _Ref488693394 \h </w:instrText>
      </w:r>
      <w:r>
        <w:fldChar w:fldCharType="separate"/>
      </w:r>
      <w:r w:rsidR="001B24BB">
        <w:rPr>
          <w:noProof/>
        </w:rPr>
        <w:t>705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60AAF947" w:rsidR="00B102EF" w:rsidRPr="006458F1" w:rsidRDefault="00B102EF" w:rsidP="00B102EF">
            <w:pPr>
              <w:pStyle w:val="EngInd"/>
              <w:jc w:val="both"/>
            </w:pPr>
            <w:r w:rsidRPr="006458F1">
              <w:t>We exalt you, the Mother of the True Light</w:t>
            </w:r>
            <w:r>
              <w:t xml:space="preserve">. </w:t>
            </w:r>
            <w:r w:rsidRPr="006458F1">
              <w:t xml:space="preserve">We glorify you, O saint and </w:t>
            </w:r>
            <w:r w:rsidR="000C001C">
              <w:t>Theotokos</w:t>
            </w:r>
            <w:r w:rsidRPr="006458F1">
              <w:t>,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90854724"/>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A6932A4"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1B24BB">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31F7DCCA"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1B24BB">
        <w:rPr>
          <w:noProof/>
        </w:rPr>
        <w:t>271</w:t>
      </w:r>
      <w:r w:rsidR="003A78C2">
        <w:fldChar w:fldCharType="end"/>
      </w:r>
    </w:p>
    <w:p w14:paraId="10E2000F" w14:textId="62EFD4EB"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1B24BB">
        <w:rPr>
          <w:noProof/>
        </w:rPr>
        <w:t>271</w:t>
      </w:r>
      <w:r w:rsidR="003A78C2">
        <w:fldChar w:fldCharType="end"/>
      </w:r>
    </w:p>
    <w:p w14:paraId="4928E776" w14:textId="05BEC50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1B24BB">
        <w:rPr>
          <w:noProof/>
        </w:rPr>
        <w:t>289</w:t>
      </w:r>
      <w:r w:rsidR="003A78C2">
        <w:fldChar w:fldCharType="end"/>
      </w:r>
    </w:p>
    <w:p w14:paraId="4144738E" w14:textId="1B65EF6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1B24BB">
        <w:rPr>
          <w:noProof/>
        </w:rPr>
        <w:t>290</w:t>
      </w:r>
      <w:r w:rsidR="003A78C2">
        <w:fldChar w:fldCharType="end"/>
      </w:r>
    </w:p>
    <w:p w14:paraId="7A11F8AE" w14:textId="3B9CE5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1B24BB">
        <w:rPr>
          <w:noProof/>
        </w:rPr>
        <w:t>291</w:t>
      </w:r>
      <w:r w:rsidR="003A78C2">
        <w:fldChar w:fldCharType="end"/>
      </w:r>
    </w:p>
    <w:p w14:paraId="1E7E3335" w14:textId="59CEBC8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1B24BB">
        <w:rPr>
          <w:noProof/>
        </w:rPr>
        <w:t>292</w:t>
      </w:r>
      <w:r w:rsidR="003A78C2">
        <w:fldChar w:fldCharType="end"/>
      </w:r>
    </w:p>
    <w:p w14:paraId="6A7F45CD" w14:textId="7A7231AB"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1B24BB">
        <w:rPr>
          <w:noProof/>
        </w:rPr>
        <w:t>293</w:t>
      </w:r>
      <w:r w:rsidR="003A78C2">
        <w:fldChar w:fldCharType="end"/>
      </w:r>
    </w:p>
    <w:p w14:paraId="2FA5C99A" w14:textId="3DCDB6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1B24BB">
        <w:rPr>
          <w:noProof/>
        </w:rPr>
        <w:t>294</w:t>
      </w:r>
      <w:r w:rsidR="003A78C2">
        <w:fldChar w:fldCharType="end"/>
      </w:r>
    </w:p>
    <w:p w14:paraId="0633E3A7" w14:textId="41A1E390"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1B24BB">
        <w:rPr>
          <w:noProof/>
        </w:rPr>
        <w:t>295</w:t>
      </w:r>
      <w:r w:rsidR="003A78C2">
        <w:fldChar w:fldCharType="end"/>
      </w:r>
    </w:p>
    <w:p w14:paraId="0FB134D2" w14:textId="28230155"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1B24BB">
        <w:rPr>
          <w:noProof/>
        </w:rPr>
        <w:t>296</w:t>
      </w:r>
      <w:r w:rsidR="003A78C2">
        <w:fldChar w:fldCharType="end"/>
      </w:r>
    </w:p>
    <w:p w14:paraId="1C4403C7" w14:textId="7980625A"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1B24BB">
        <w:rPr>
          <w:noProof/>
        </w:rPr>
        <w:t>297</w:t>
      </w:r>
      <w:r w:rsidR="003A78C2">
        <w:fldChar w:fldCharType="end"/>
      </w:r>
    </w:p>
    <w:p w14:paraId="7851B890" w14:textId="35B0681F"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1B24BB">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6361A8A6"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7C3D22">
        <w:t>Look</w:t>
      </w:r>
      <w:r>
        <w:t>, as the eyes of servants look to th</w:t>
      </w:r>
      <w:r w:rsidR="007C3D22">
        <w:t>e hands of their masters, and like</w:t>
      </w:r>
      <w:r>
        <w:t xml:space="preserve"> the eyes</w:t>
      </w:r>
      <w:r w:rsidR="007C3D22">
        <w:t xml:space="preserve"> of a handmaiden</w:t>
      </w:r>
      <w:r w:rsidR="00031314">
        <w:t xml:space="preserve">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2EF0D649"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w:t>
      </w:r>
      <w:r w:rsidR="00B82A29">
        <w:t>do not disregard</w:t>
      </w:r>
      <w:r>
        <w:t xml:space="preserve">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90854725"/>
      <w:r>
        <w:lastRenderedPageBreak/>
        <w:t>The Raising of Evening Incense</w:t>
      </w:r>
      <w:bookmarkEnd w:id="69"/>
    </w:p>
    <w:p w14:paraId="617A3433" w14:textId="51DA1315" w:rsidR="00A85C56" w:rsidRDefault="006869EE" w:rsidP="00A85C56">
      <w:pPr>
        <w:pStyle w:val="Rubric"/>
      </w:pPr>
      <w:r>
        <w:t>See</w:t>
      </w:r>
      <w:r w:rsidR="006D6137">
        <w:t xml:space="preserve"> </w:t>
      </w:r>
      <w:r w:rsidR="00A85C56">
        <w:fldChar w:fldCharType="begin"/>
      </w:r>
      <w:r w:rsidR="00A85C56">
        <w:instrText xml:space="preserve"> REF _Ref490846341 \h </w:instrText>
      </w:r>
      <w:r w:rsidR="00A85C56">
        <w:fldChar w:fldCharType="separate"/>
      </w:r>
      <w:r w:rsidR="001B24BB">
        <w:t>The Raising of Incense</w:t>
      </w:r>
      <w:r w:rsidR="00A85C56">
        <w:fldChar w:fldCharType="end"/>
      </w:r>
      <w:r w:rsidR="00A85C56">
        <w:t xml:space="preserve">, page </w:t>
      </w:r>
      <w:r w:rsidR="00A85C56">
        <w:fldChar w:fldCharType="begin"/>
      </w:r>
      <w:r w:rsidR="00A85C56">
        <w:instrText xml:space="preserve"> PAGEREF _Ref490846348 \h </w:instrText>
      </w:r>
      <w:r w:rsidR="00A85C56">
        <w:fldChar w:fldCharType="separate"/>
      </w:r>
      <w:r w:rsidR="001B24BB">
        <w:rPr>
          <w:noProof/>
        </w:rPr>
        <w:t>671</w:t>
      </w:r>
      <w:r w:rsidR="00A85C56">
        <w:fldChar w:fldCharType="end"/>
      </w:r>
      <w:r w:rsidR="00A85C56">
        <w:t>.</w:t>
      </w:r>
    </w:p>
    <w:p w14:paraId="01FE6B91" w14:textId="0919590D" w:rsidR="00A02728" w:rsidRPr="000D107E" w:rsidRDefault="00346189" w:rsidP="006D6137">
      <w:pPr>
        <w:pStyle w:val="Rubric"/>
      </w:pPr>
      <w:r>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90854664"/>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1693C2BF" w14:textId="10014283"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90854726" w:history="1">
            <w:r w:rsidR="001B24BB" w:rsidRPr="008463BB">
              <w:rPr>
                <w:rStyle w:val="Hyperlink"/>
                <w:noProof/>
              </w:rPr>
              <w:t>The Psalms of the Twelfth Hour</w:t>
            </w:r>
            <w:r w:rsidR="001B24BB">
              <w:rPr>
                <w:noProof/>
                <w:webHidden/>
              </w:rPr>
              <w:tab/>
            </w:r>
            <w:r w:rsidR="001B24BB">
              <w:rPr>
                <w:noProof/>
                <w:webHidden/>
              </w:rPr>
              <w:fldChar w:fldCharType="begin"/>
            </w:r>
            <w:r w:rsidR="001B24BB">
              <w:rPr>
                <w:noProof/>
                <w:webHidden/>
              </w:rPr>
              <w:instrText xml:space="preserve"> PAGEREF _Toc490854726 \h </w:instrText>
            </w:r>
            <w:r w:rsidR="001B24BB">
              <w:rPr>
                <w:noProof/>
                <w:webHidden/>
              </w:rPr>
            </w:r>
            <w:r w:rsidR="001B24BB">
              <w:rPr>
                <w:noProof/>
                <w:webHidden/>
              </w:rPr>
              <w:fldChar w:fldCharType="separate"/>
            </w:r>
            <w:r w:rsidR="001B24BB">
              <w:rPr>
                <w:noProof/>
                <w:webHidden/>
              </w:rPr>
              <w:t>18</w:t>
            </w:r>
            <w:r w:rsidR="001B24BB">
              <w:rPr>
                <w:noProof/>
                <w:webHidden/>
              </w:rPr>
              <w:fldChar w:fldCharType="end"/>
            </w:r>
          </w:hyperlink>
        </w:p>
        <w:p w14:paraId="3DA2C4B2" w14:textId="15080BF3" w:rsidR="001B24BB" w:rsidRDefault="00217567">
          <w:pPr>
            <w:pStyle w:val="TOC3"/>
            <w:tabs>
              <w:tab w:val="right" w:leader="dot" w:pos="8846"/>
            </w:tabs>
            <w:rPr>
              <w:rFonts w:asciiTheme="minorHAnsi" w:eastAsiaTheme="minorEastAsia" w:hAnsiTheme="minorHAnsi"/>
              <w:noProof/>
              <w:sz w:val="22"/>
              <w:lang w:val="en-US"/>
            </w:rPr>
          </w:pPr>
          <w:hyperlink w:anchor="_Toc490854727" w:history="1">
            <w:r w:rsidR="001B24BB" w:rsidRPr="008463BB">
              <w:rPr>
                <w:rStyle w:val="Hyperlink"/>
                <w:noProof/>
              </w:rPr>
              <w:t>The Psalms of the Twelfth Hour (Old Rite)</w:t>
            </w:r>
            <w:r w:rsidR="001B24BB">
              <w:rPr>
                <w:noProof/>
                <w:webHidden/>
              </w:rPr>
              <w:tab/>
            </w:r>
            <w:r w:rsidR="001B24BB">
              <w:rPr>
                <w:noProof/>
                <w:webHidden/>
              </w:rPr>
              <w:fldChar w:fldCharType="begin"/>
            </w:r>
            <w:r w:rsidR="001B24BB">
              <w:rPr>
                <w:noProof/>
                <w:webHidden/>
              </w:rPr>
              <w:instrText xml:space="preserve"> PAGEREF _Toc490854727 \h </w:instrText>
            </w:r>
            <w:r w:rsidR="001B24BB">
              <w:rPr>
                <w:noProof/>
                <w:webHidden/>
              </w:rPr>
            </w:r>
            <w:r w:rsidR="001B24BB">
              <w:rPr>
                <w:noProof/>
                <w:webHidden/>
              </w:rPr>
              <w:fldChar w:fldCharType="separate"/>
            </w:r>
            <w:r w:rsidR="001B24BB">
              <w:rPr>
                <w:noProof/>
                <w:webHidden/>
              </w:rPr>
              <w:t>23</w:t>
            </w:r>
            <w:r w:rsidR="001B24BB">
              <w:rPr>
                <w:noProof/>
                <w:webHidden/>
              </w:rPr>
              <w:fldChar w:fldCharType="end"/>
            </w:r>
          </w:hyperlink>
        </w:p>
        <w:p w14:paraId="2860BA0E" w14:textId="024733FC" w:rsidR="001B24BB" w:rsidRDefault="00217567">
          <w:pPr>
            <w:pStyle w:val="TOC3"/>
            <w:tabs>
              <w:tab w:val="right" w:leader="dot" w:pos="8846"/>
            </w:tabs>
            <w:rPr>
              <w:rFonts w:asciiTheme="minorHAnsi" w:eastAsiaTheme="minorEastAsia" w:hAnsiTheme="minorHAnsi"/>
              <w:noProof/>
              <w:sz w:val="22"/>
              <w:lang w:val="en-US"/>
            </w:rPr>
          </w:pPr>
          <w:hyperlink w:anchor="_Toc490854728" w:history="1">
            <w:r w:rsidR="001B24BB" w:rsidRPr="008463BB">
              <w:rPr>
                <w:rStyle w:val="Hyperlink"/>
                <w:noProof/>
              </w:rPr>
              <w:t>The Prayer of the Veil</w:t>
            </w:r>
            <w:r w:rsidR="001B24BB">
              <w:rPr>
                <w:noProof/>
                <w:webHidden/>
              </w:rPr>
              <w:tab/>
            </w:r>
            <w:r w:rsidR="001B24BB">
              <w:rPr>
                <w:noProof/>
                <w:webHidden/>
              </w:rPr>
              <w:fldChar w:fldCharType="begin"/>
            </w:r>
            <w:r w:rsidR="001B24BB">
              <w:rPr>
                <w:noProof/>
                <w:webHidden/>
              </w:rPr>
              <w:instrText xml:space="preserve"> PAGEREF _Toc490854728 \h </w:instrText>
            </w:r>
            <w:r w:rsidR="001B24BB">
              <w:rPr>
                <w:noProof/>
                <w:webHidden/>
              </w:rPr>
            </w:r>
            <w:r w:rsidR="001B24BB">
              <w:rPr>
                <w:noProof/>
                <w:webHidden/>
              </w:rPr>
              <w:fldChar w:fldCharType="separate"/>
            </w:r>
            <w:r w:rsidR="001B24BB">
              <w:rPr>
                <w:noProof/>
                <w:webHidden/>
              </w:rPr>
              <w:t>30</w:t>
            </w:r>
            <w:r w:rsidR="001B24BB">
              <w:rPr>
                <w:noProof/>
                <w:webHidden/>
              </w:rPr>
              <w:fldChar w:fldCharType="end"/>
            </w:r>
          </w:hyperlink>
        </w:p>
        <w:p w14:paraId="6F3A0055" w14:textId="47335013"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90854726"/>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FB5C8E7"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06C8546" w14:textId="04330DF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E41A6D8" w14:textId="0A619CA2"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31D7555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5C89ADF0" w14:textId="01474370"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28E2C0BB" w14:textId="54C363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1E089908" w14:textId="75ED053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AE38C3E" w14:textId="69208D7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687F32E" w14:textId="5C91C025"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7888D837" w14:textId="472400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34DBB223" w14:textId="18FED0E1"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B4DC1CD" w14:textId="7D6F7AD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110D48E" w14:textId="0880C6C8"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DB70176" w14:textId="4E19BBE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10BFD659" w14:textId="70DA3F8E"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2EF14BE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w:t>
      </w:r>
      <w:r w:rsidR="000C001C">
        <w:t>Thetokos</w:t>
      </w:r>
      <w:r w:rsidRPr="001A4291">
        <w:t xml:space="preserve">;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5CA51C0A" w:rsidR="00BD252D" w:rsidRPr="001A4291" w:rsidRDefault="00BD252D" w:rsidP="00BD252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27233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07FBBB7F"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90854727"/>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016E6EF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FA51813" w14:textId="325CBDF3"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B99716A" w14:textId="700347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C1CEFDD"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B75A28D" w14:textId="0C5285A6"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0AE9AF27" w14:textId="6E61D9AC"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41F119EC" w14:textId="2ACA4320"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597C59C2" w14:textId="2C96969B"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128C5E51" w14:textId="2E4924F5"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2E0B000D" w14:textId="5B9A607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770DB628" w14:textId="5FE113FE"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641208A7" w14:textId="61EFA46C"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22E2CCB4" w14:textId="1AEE0EDE"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71D3EDA7" w14:textId="0C268A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6A511ED2" w14:textId="68984E2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16662A49" w:rsidR="00441BAC" w:rsidRDefault="00ED2A80" w:rsidP="00441BAC">
      <w:pPr>
        <w:pStyle w:val="Prose"/>
      </w:pPr>
      <w:r>
        <w:t>Look,</w:t>
      </w:r>
      <w:r w:rsidR="00441BAC">
        <w:t xml:space="preserve"> the day has passed. We give thanks to</w:t>
      </w:r>
      <w:r w:rsidR="00A741EE">
        <w:t xml:space="preserve"> You, Lord, and we entreat You,</w:t>
      </w:r>
      <w:r w:rsidR="00441BAC">
        <w:t xml:space="preserve"> graciously accord to us</w:t>
      </w:r>
      <w:r w:rsidR="007955F4">
        <w:t xml:space="preserve"> that</w:t>
      </w:r>
      <w:r w:rsidR="00E9291D">
        <w:t xml:space="preserve"> this evening and this night</w:t>
      </w:r>
      <w:r w:rsidR="00441BAC">
        <w:t xml:space="preserve"> we </w:t>
      </w:r>
      <w:r w:rsidR="007955F4">
        <w:t xml:space="preserve">may </w:t>
      </w:r>
      <w:r w:rsidR="00441BAC">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62A3EDB4" w:rsidR="007955F4" w:rsidRDefault="00E9291D" w:rsidP="007955F4">
      <w:pPr>
        <w:pStyle w:val="Prose"/>
      </w:pPr>
      <w:r>
        <w:t>Look,</w:t>
      </w:r>
      <w:commentRangeStart w:id="92"/>
      <w:r w:rsidR="007955F4">
        <w:t xml:space="preserve"> </w:t>
      </w:r>
      <w:commentRangeEnd w:id="92"/>
      <w:r w:rsidR="007955F4">
        <w:rPr>
          <w:rStyle w:val="CommentReference"/>
          <w:lang w:val="en-CA"/>
        </w:rPr>
        <w:commentReference w:id="92"/>
      </w:r>
      <w:r w:rsidR="007955F4">
        <w:t>the day has passed. We give thanks to You, Lord, and we entreat You, graciously accord to us t</w:t>
      </w:r>
      <w:r>
        <w:t>hat this evening and this night</w:t>
      </w:r>
      <w:r w:rsidR="007955F4">
        <w:t xml:space="preserve">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4A89DA5D"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w:t>
      </w:r>
      <w:r w:rsidR="00E9291D">
        <w:t>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47C1AAEA"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1D9F5055" w:rsidR="00B65D4D" w:rsidRPr="001A4291" w:rsidRDefault="00B65D4D" w:rsidP="00B65D4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3419D8AB" w:rsidR="00441BAC" w:rsidRDefault="00E9291D" w:rsidP="00441BAC">
      <w:pPr>
        <w:pStyle w:val="Prose"/>
      </w:pPr>
      <w:r>
        <w:t xml:space="preserve">Lord, </w:t>
      </w:r>
      <w:r w:rsidR="00441BAC">
        <w:t xml:space="preserve">You </w:t>
      </w:r>
      <w:r w:rsidR="007955F4">
        <w:t>know</w:t>
      </w:r>
      <w:r w:rsidR="00441BAC">
        <w:t xml:space="preserve"> the rising up of </w:t>
      </w:r>
      <w:r>
        <w:t>my</w:t>
      </w:r>
      <w:r w:rsidR="00441BAC">
        <w:t xml:space="preserve"> enemies, and </w:t>
      </w:r>
      <w:r w:rsidR="007955F4">
        <w:t xml:space="preserve">You understand </w:t>
      </w:r>
      <w:r w:rsidR="00441BAC">
        <w:t xml:space="preserve">the feebleness of my nature, O Creator. </w:t>
      </w:r>
      <w:r>
        <w:t>Look</w:t>
      </w:r>
      <w:r w:rsidR="00441BAC">
        <w:t xml:space="preserve">, I will commit my spirit into Your hands. Overshadow me with the wings of Your goodness, </w:t>
      </w:r>
      <w:r>
        <w:t>so</w:t>
      </w:r>
      <w:r w:rsidR="00441BAC">
        <w:t xml:space="preserve"> that I </w:t>
      </w:r>
      <w:r>
        <w:t xml:space="preserve">do not </w:t>
      </w:r>
      <w:r w:rsidR="00441BAC">
        <w:t>sleep unto death. Enlighten my eyes to the greatness of Your word</w:t>
      </w:r>
      <w:r w:rsidR="007955F4">
        <w:t>s, raise me up at all times to</w:t>
      </w:r>
      <w:r w:rsidR="00E064B4">
        <w:t xml:space="preserve"> glorify</w:t>
      </w:r>
      <w:r w:rsidR="00441BAC">
        <w:t xml:space="preserve"> You, for You alone </w:t>
      </w:r>
      <w:r w:rsidR="00C104A1">
        <w:t>are</w:t>
      </w:r>
      <w:r w:rsidR="00441BAC">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BD06EC7"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DDC0BB6"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90854728"/>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A7CE99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1C8B7C0A" w14:textId="47CB3F3B"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2E223CF0" w14:textId="3A8F9C95"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5CE0F0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1B24BB">
        <w:rPr>
          <w:noProof/>
        </w:rPr>
        <w:t>84</w:t>
      </w:r>
      <w:r w:rsidR="003A78C2">
        <w:fldChar w:fldCharType="end"/>
      </w:r>
    </w:p>
    <w:p w14:paraId="11005B88" w14:textId="45912EFA"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1B24BB">
        <w:rPr>
          <w:noProof/>
        </w:rPr>
        <w:t>86</w:t>
      </w:r>
      <w:r w:rsidR="003A78C2">
        <w:fldChar w:fldCharType="end"/>
      </w:r>
    </w:p>
    <w:p w14:paraId="55C4356A" w14:textId="58CA1B7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1B24BB">
        <w:rPr>
          <w:noProof/>
        </w:rPr>
        <w:t>95</w:t>
      </w:r>
      <w:r w:rsidR="003A78C2">
        <w:fldChar w:fldCharType="end"/>
      </w:r>
    </w:p>
    <w:p w14:paraId="63420882" w14:textId="7451B18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1B24BB">
        <w:rPr>
          <w:noProof/>
        </w:rPr>
        <w:t>98</w:t>
      </w:r>
      <w:r w:rsidR="003A78C2">
        <w:fldChar w:fldCharType="end"/>
      </w:r>
    </w:p>
    <w:p w14:paraId="774D5DBB" w14:textId="2C398DE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1B24BB">
        <w:rPr>
          <w:noProof/>
        </w:rPr>
        <w:t>114</w:t>
      </w:r>
      <w:r w:rsidR="003A78C2">
        <w:fldChar w:fldCharType="end"/>
      </w:r>
    </w:p>
    <w:p w14:paraId="6E11CE76" w14:textId="5B9DF51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1B24BB">
        <w:rPr>
          <w:noProof/>
        </w:rPr>
        <w:t>118</w:t>
      </w:r>
      <w:r w:rsidR="003A78C2">
        <w:fldChar w:fldCharType="end"/>
      </w:r>
    </w:p>
    <w:p w14:paraId="3C2A64B3" w14:textId="1FE4F4F2"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1B24BB">
        <w:rPr>
          <w:noProof/>
        </w:rPr>
        <w:t>180</w:t>
      </w:r>
      <w:r w:rsidR="003A78C2">
        <w:fldChar w:fldCharType="end"/>
      </w:r>
    </w:p>
    <w:p w14:paraId="41660D28" w14:textId="2947E044"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1B24BB">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310411"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1B24BB">
        <w:rPr>
          <w:noProof/>
        </w:rPr>
        <w:t>112</w:t>
      </w:r>
      <w:r w:rsidR="003A78C2">
        <w:fldChar w:fldCharType="end"/>
      </w:r>
    </w:p>
    <w:p w14:paraId="09B61132" w14:textId="76A992D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1B24BB">
        <w:rPr>
          <w:noProof/>
        </w:rPr>
        <w:t>122</w:t>
      </w:r>
      <w:r w:rsidR="003A78C2">
        <w:fldChar w:fldCharType="end"/>
      </w:r>
    </w:p>
    <w:p w14:paraId="28BE6576" w14:textId="035644E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1B24BB">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B9F89E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1B24BB">
        <w:rPr>
          <w:noProof/>
        </w:rPr>
        <w:t>167</w:t>
      </w:r>
      <w:r w:rsidR="003A78C2">
        <w:fldChar w:fldCharType="end"/>
      </w:r>
    </w:p>
    <w:p w14:paraId="3921B741" w14:textId="4E7EB4AB"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1B24BB">
        <w:rPr>
          <w:noProof/>
        </w:rPr>
        <w:t>215</w:t>
      </w:r>
      <w:r w:rsidR="003A78C2">
        <w:fldChar w:fldCharType="end"/>
      </w:r>
    </w:p>
    <w:p w14:paraId="5D801D2A" w14:textId="4EA3C9C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1B24BB">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B34F50D"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1B24BB">
        <w:rPr>
          <w:noProof/>
        </w:rPr>
        <w:t>234</w:t>
      </w:r>
      <w:r w:rsidR="003A78C2">
        <w:fldChar w:fldCharType="end"/>
      </w:r>
    </w:p>
    <w:p w14:paraId="355504DD" w14:textId="7A8649C5"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1B24BB">
        <w:rPr>
          <w:noProof/>
        </w:rPr>
        <w:t>261</w:t>
      </w:r>
      <w:r w:rsidR="003A78C2">
        <w:fldChar w:fldCharType="end"/>
      </w:r>
    </w:p>
    <w:p w14:paraId="19A8593F" w14:textId="3776D463"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1B24BB">
        <w:rPr>
          <w:noProof/>
        </w:rPr>
        <w:t>268</w:t>
      </w:r>
      <w:r w:rsidR="003A78C2">
        <w:fldChar w:fldCharType="end"/>
      </w:r>
    </w:p>
    <w:p w14:paraId="6A7479E2" w14:textId="70B180E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1B24BB">
        <w:rPr>
          <w:noProof/>
        </w:rPr>
        <w:t>269</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2436AD54"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1B24BB">
        <w:rPr>
          <w:noProof/>
        </w:rPr>
        <w:t>299</w:t>
      </w:r>
      <w:r w:rsidR="003A78C2">
        <w:fldChar w:fldCharType="end"/>
      </w:r>
    </w:p>
    <w:p w14:paraId="640173D6" w14:textId="1CFE125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1B24BB">
        <w:rPr>
          <w:noProof/>
        </w:rPr>
        <w:t>300</w:t>
      </w:r>
      <w:r w:rsidR="003A78C2">
        <w:fldChar w:fldCharType="end"/>
      </w:r>
    </w:p>
    <w:p w14:paraId="26C5B235" w14:textId="2ECBC30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1B24BB">
        <w:rPr>
          <w:noProof/>
        </w:rPr>
        <w:t>301</w:t>
      </w:r>
      <w:r w:rsidR="003A78C2">
        <w:fldChar w:fldCharType="end"/>
      </w:r>
    </w:p>
    <w:p w14:paraId="09527073" w14:textId="178BED41"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1B24BB">
        <w:rPr>
          <w:noProof/>
        </w:rPr>
        <w:t>303</w:t>
      </w:r>
      <w:r w:rsidR="003A78C2">
        <w:fldChar w:fldCharType="end"/>
      </w:r>
    </w:p>
    <w:p w14:paraId="3AB0B369" w14:textId="72E906E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1B24BB">
        <w:rPr>
          <w:noProof/>
        </w:rPr>
        <w:t>303</w:t>
      </w:r>
      <w:r w:rsidR="003A78C2">
        <w:fldChar w:fldCharType="end"/>
      </w:r>
    </w:p>
    <w:p w14:paraId="27DF8F80" w14:textId="1E151E9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1B24BB">
        <w:rPr>
          <w:noProof/>
        </w:rPr>
        <w:t>308</w:t>
      </w:r>
      <w:r w:rsidR="003A78C2">
        <w:fldChar w:fldCharType="end"/>
      </w:r>
    </w:p>
    <w:p w14:paraId="4690D87F" w14:textId="1A955DC5"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1B24BB">
        <w:rPr>
          <w:noProof/>
        </w:rPr>
        <w:t>314</w:t>
      </w:r>
      <w:r w:rsidR="003A78C2">
        <w:fldChar w:fldCharType="end"/>
      </w:r>
    </w:p>
    <w:p w14:paraId="3DCE666A" w14:textId="121C8A06"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1B24BB">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5188171"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1B24BB">
        <w:t>Psalm 118 Part 20 (</w:t>
      </w:r>
      <w:r w:rsidR="001B24BB" w:rsidRPr="001B24BB">
        <w:rPr>
          <w:rFonts w:ascii="Times New Roman" w:hAnsi="Times New Roman"/>
          <w:rtl/>
          <w:lang w:bidi="he-IL"/>
        </w:rPr>
        <w:t>ר</w:t>
      </w:r>
      <w:r w:rsidR="001B24BB">
        <w:t>): “See my humiliation and deliver me”</w:t>
      </w:r>
      <w:r>
        <w:fldChar w:fldCharType="end"/>
      </w:r>
      <w:r>
        <w:tab/>
      </w:r>
      <w:r>
        <w:fldChar w:fldCharType="begin"/>
      </w:r>
      <w:r>
        <w:instrText xml:space="preserve"> PAGEREF _Ref434579036 \h </w:instrText>
      </w:r>
      <w:r>
        <w:fldChar w:fldCharType="separate"/>
      </w:r>
      <w:r w:rsidR="001B24BB">
        <w:rPr>
          <w:noProof/>
        </w:rPr>
        <w:t>287</w:t>
      </w:r>
      <w:r>
        <w:fldChar w:fldCharType="end"/>
      </w:r>
    </w:p>
    <w:p w14:paraId="460A4F24" w14:textId="33DA6E82"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1B24BB">
        <w:t>Psalm 118 Part 21 (</w:t>
      </w:r>
      <w:r w:rsidR="001B24BB" w:rsidRPr="001B24BB">
        <w:rPr>
          <w:rFonts w:ascii="Times New Roman" w:hAnsi="Times New Roman"/>
          <w:rtl/>
          <w:lang w:bidi="he-IL"/>
        </w:rPr>
        <w:t>ש</w:t>
      </w:r>
      <w:r w:rsidR="001B24BB">
        <w:t>): “Rulers persecute me without cause”</w:t>
      </w:r>
      <w:r>
        <w:fldChar w:fldCharType="end"/>
      </w:r>
      <w:r>
        <w:tab/>
      </w:r>
      <w:r>
        <w:fldChar w:fldCharType="begin"/>
      </w:r>
      <w:r>
        <w:instrText xml:space="preserve"> PAGEREF _Ref434579051 \h </w:instrText>
      </w:r>
      <w:r>
        <w:fldChar w:fldCharType="separate"/>
      </w:r>
      <w:r w:rsidR="001B24BB">
        <w:rPr>
          <w:noProof/>
        </w:rPr>
        <w:t>288</w:t>
      </w:r>
      <w:r>
        <w:fldChar w:fldCharType="end"/>
      </w:r>
    </w:p>
    <w:p w14:paraId="148B010E" w14:textId="33F12A24"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1B24BB">
        <w:t>Psalm 118 Part 22 (</w:t>
      </w:r>
      <w:r w:rsidR="001B24BB" w:rsidRPr="001B24BB">
        <w:rPr>
          <w:rFonts w:ascii="Times New Roman" w:hAnsi="Times New Roman"/>
          <w:rtl/>
          <w:lang w:bidi="he-IL"/>
        </w:rPr>
        <w:t>ת</w:t>
      </w:r>
      <w:r w:rsidR="001B24BB">
        <w:t>): “Let my supplication come before You, O Lord”</w:t>
      </w:r>
      <w:r>
        <w:fldChar w:fldCharType="end"/>
      </w:r>
      <w:r>
        <w:tab/>
      </w:r>
      <w:r>
        <w:fldChar w:fldCharType="begin"/>
      </w:r>
      <w:r>
        <w:instrText xml:space="preserve"> PAGEREF _Ref434579065 \h </w:instrText>
      </w:r>
      <w:r>
        <w:fldChar w:fldCharType="separate"/>
      </w:r>
      <w:r w:rsidR="001B24BB">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C38F8E5"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1B24B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9DE6D2A"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90854665"/>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0E14DD73" w14:textId="5194094C"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90854729" w:history="1">
            <w:r w:rsidR="001B24BB" w:rsidRPr="00910FCD">
              <w:rPr>
                <w:rStyle w:val="Hyperlink"/>
                <w:noProof/>
              </w:rPr>
              <w:t>The Psalms of Midnight (The Beginning of Watches)</w:t>
            </w:r>
            <w:r w:rsidR="001B24BB">
              <w:rPr>
                <w:noProof/>
                <w:webHidden/>
              </w:rPr>
              <w:tab/>
            </w:r>
            <w:r w:rsidR="001B24BB">
              <w:rPr>
                <w:noProof/>
                <w:webHidden/>
              </w:rPr>
              <w:fldChar w:fldCharType="begin"/>
            </w:r>
            <w:r w:rsidR="001B24BB">
              <w:rPr>
                <w:noProof/>
                <w:webHidden/>
              </w:rPr>
              <w:instrText xml:space="preserve"> PAGEREF _Toc490854729 \h </w:instrText>
            </w:r>
            <w:r w:rsidR="001B24BB">
              <w:rPr>
                <w:noProof/>
                <w:webHidden/>
              </w:rPr>
            </w:r>
            <w:r w:rsidR="001B24BB">
              <w:rPr>
                <w:noProof/>
                <w:webHidden/>
              </w:rPr>
              <w:fldChar w:fldCharType="separate"/>
            </w:r>
            <w:r w:rsidR="001B24BB">
              <w:rPr>
                <w:noProof/>
                <w:webHidden/>
              </w:rPr>
              <w:t>34</w:t>
            </w:r>
            <w:r w:rsidR="001B24BB">
              <w:rPr>
                <w:noProof/>
                <w:webHidden/>
              </w:rPr>
              <w:fldChar w:fldCharType="end"/>
            </w:r>
          </w:hyperlink>
        </w:p>
        <w:p w14:paraId="518035B4" w14:textId="3A8924C6" w:rsidR="001B24BB" w:rsidRDefault="00217567">
          <w:pPr>
            <w:pStyle w:val="TOC3"/>
            <w:tabs>
              <w:tab w:val="right" w:leader="dot" w:pos="8846"/>
            </w:tabs>
            <w:rPr>
              <w:rFonts w:asciiTheme="minorHAnsi" w:eastAsiaTheme="minorEastAsia" w:hAnsiTheme="minorHAnsi"/>
              <w:noProof/>
              <w:sz w:val="22"/>
              <w:lang w:val="en-US"/>
            </w:rPr>
          </w:pPr>
          <w:hyperlink w:anchor="_Toc490854730" w:history="1">
            <w:r w:rsidR="001B24BB" w:rsidRPr="00910FCD">
              <w:rPr>
                <w:rStyle w:val="Hyperlink"/>
                <w:noProof/>
              </w:rPr>
              <w:t>The Psalms of the Middle Watch</w:t>
            </w:r>
            <w:r w:rsidR="001B24BB">
              <w:rPr>
                <w:noProof/>
                <w:webHidden/>
              </w:rPr>
              <w:tab/>
            </w:r>
            <w:r w:rsidR="001B24BB">
              <w:rPr>
                <w:noProof/>
                <w:webHidden/>
              </w:rPr>
              <w:fldChar w:fldCharType="begin"/>
            </w:r>
            <w:r w:rsidR="001B24BB">
              <w:rPr>
                <w:noProof/>
                <w:webHidden/>
              </w:rPr>
              <w:instrText xml:space="preserve"> PAGEREF _Toc490854730 \h </w:instrText>
            </w:r>
            <w:r w:rsidR="001B24BB">
              <w:rPr>
                <w:noProof/>
                <w:webHidden/>
              </w:rPr>
            </w:r>
            <w:r w:rsidR="001B24BB">
              <w:rPr>
                <w:noProof/>
                <w:webHidden/>
              </w:rPr>
              <w:fldChar w:fldCharType="separate"/>
            </w:r>
            <w:r w:rsidR="001B24BB">
              <w:rPr>
                <w:noProof/>
                <w:webHidden/>
              </w:rPr>
              <w:t>37</w:t>
            </w:r>
            <w:r w:rsidR="001B24BB">
              <w:rPr>
                <w:noProof/>
                <w:webHidden/>
              </w:rPr>
              <w:fldChar w:fldCharType="end"/>
            </w:r>
          </w:hyperlink>
        </w:p>
        <w:p w14:paraId="3E992BAF" w14:textId="6F183473" w:rsidR="001B24BB" w:rsidRDefault="00217567">
          <w:pPr>
            <w:pStyle w:val="TOC3"/>
            <w:tabs>
              <w:tab w:val="right" w:leader="dot" w:pos="8846"/>
            </w:tabs>
            <w:rPr>
              <w:rFonts w:asciiTheme="minorHAnsi" w:eastAsiaTheme="minorEastAsia" w:hAnsiTheme="minorHAnsi"/>
              <w:noProof/>
              <w:sz w:val="22"/>
              <w:lang w:val="en-US"/>
            </w:rPr>
          </w:pPr>
          <w:hyperlink w:anchor="_Toc490854731" w:history="1">
            <w:r w:rsidR="001B24BB" w:rsidRPr="00910FCD">
              <w:rPr>
                <w:rStyle w:val="Hyperlink"/>
                <w:noProof/>
              </w:rPr>
              <w:t>The Psalms of the Morning Watch</w:t>
            </w:r>
            <w:r w:rsidR="001B24BB">
              <w:rPr>
                <w:noProof/>
                <w:webHidden/>
              </w:rPr>
              <w:tab/>
            </w:r>
            <w:r w:rsidR="001B24BB">
              <w:rPr>
                <w:noProof/>
                <w:webHidden/>
              </w:rPr>
              <w:fldChar w:fldCharType="begin"/>
            </w:r>
            <w:r w:rsidR="001B24BB">
              <w:rPr>
                <w:noProof/>
                <w:webHidden/>
              </w:rPr>
              <w:instrText xml:space="preserve"> PAGEREF _Toc490854731 \h </w:instrText>
            </w:r>
            <w:r w:rsidR="001B24BB">
              <w:rPr>
                <w:noProof/>
                <w:webHidden/>
              </w:rPr>
            </w:r>
            <w:r w:rsidR="001B24BB">
              <w:rPr>
                <w:noProof/>
                <w:webHidden/>
              </w:rPr>
              <w:fldChar w:fldCharType="separate"/>
            </w:r>
            <w:r w:rsidR="001B24BB">
              <w:rPr>
                <w:noProof/>
                <w:webHidden/>
              </w:rPr>
              <w:t>39</w:t>
            </w:r>
            <w:r w:rsidR="001B24BB">
              <w:rPr>
                <w:noProof/>
                <w:webHidden/>
              </w:rPr>
              <w:fldChar w:fldCharType="end"/>
            </w:r>
          </w:hyperlink>
        </w:p>
        <w:p w14:paraId="152DA4A1" w14:textId="056D9B7A" w:rsidR="001B24BB" w:rsidRDefault="00217567">
          <w:pPr>
            <w:pStyle w:val="TOC3"/>
            <w:tabs>
              <w:tab w:val="right" w:leader="dot" w:pos="8846"/>
            </w:tabs>
            <w:rPr>
              <w:rFonts w:asciiTheme="minorHAnsi" w:eastAsiaTheme="minorEastAsia" w:hAnsiTheme="minorHAnsi"/>
              <w:noProof/>
              <w:sz w:val="22"/>
              <w:lang w:val="en-US"/>
            </w:rPr>
          </w:pPr>
          <w:hyperlink w:anchor="_Toc490854732" w:history="1">
            <w:r w:rsidR="001B24BB" w:rsidRPr="00910FCD">
              <w:rPr>
                <w:rStyle w:val="Hyperlink"/>
                <w:noProof/>
              </w:rPr>
              <w:t>The Midnight Praise</w:t>
            </w:r>
            <w:r w:rsidR="001B24BB">
              <w:rPr>
                <w:noProof/>
                <w:webHidden/>
              </w:rPr>
              <w:tab/>
            </w:r>
            <w:r w:rsidR="001B24BB">
              <w:rPr>
                <w:noProof/>
                <w:webHidden/>
              </w:rPr>
              <w:fldChar w:fldCharType="begin"/>
            </w:r>
            <w:r w:rsidR="001B24BB">
              <w:rPr>
                <w:noProof/>
                <w:webHidden/>
              </w:rPr>
              <w:instrText xml:space="preserve"> PAGEREF _Toc490854732 \h </w:instrText>
            </w:r>
            <w:r w:rsidR="001B24BB">
              <w:rPr>
                <w:noProof/>
                <w:webHidden/>
              </w:rPr>
            </w:r>
            <w:r w:rsidR="001B24BB">
              <w:rPr>
                <w:noProof/>
                <w:webHidden/>
              </w:rPr>
              <w:fldChar w:fldCharType="separate"/>
            </w:r>
            <w:r w:rsidR="001B24BB">
              <w:rPr>
                <w:noProof/>
                <w:webHidden/>
              </w:rPr>
              <w:t>43</w:t>
            </w:r>
            <w:r w:rsidR="001B24BB">
              <w:rPr>
                <w:noProof/>
                <w:webHidden/>
              </w:rPr>
              <w:fldChar w:fldCharType="end"/>
            </w:r>
          </w:hyperlink>
        </w:p>
        <w:p w14:paraId="44C7334F" w14:textId="3B4CD85B"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90854729"/>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23BEB0CF"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0C23CB7" w14:textId="756DD97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6A01756" w14:textId="654A285D"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101A4DCE"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1B24BB">
        <w:rPr>
          <w:noProof/>
        </w:rPr>
        <w:t>83</w:t>
      </w:r>
      <w:r w:rsidR="003A78C2">
        <w:fldChar w:fldCharType="end"/>
      </w:r>
    </w:p>
    <w:p w14:paraId="065B6E4C" w14:textId="38E4D0D9"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1B24BB">
        <w:rPr>
          <w:noProof/>
        </w:rPr>
        <w:t>86</w:t>
      </w:r>
      <w:r w:rsidR="003A78C2">
        <w:fldChar w:fldCharType="end"/>
      </w:r>
    </w:p>
    <w:p w14:paraId="7CA30D28" w14:textId="0ABA743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1B24BB">
        <w:rPr>
          <w:noProof/>
        </w:rPr>
        <w:t>95</w:t>
      </w:r>
      <w:r w:rsidR="003A78C2">
        <w:fldChar w:fldCharType="end"/>
      </w:r>
    </w:p>
    <w:p w14:paraId="163CB68A" w14:textId="44C8326C"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1B24BB">
        <w:rPr>
          <w:noProof/>
        </w:rPr>
        <w:t>187</w:t>
      </w:r>
      <w:r w:rsidR="003A78C2">
        <w:fldChar w:fldCharType="end"/>
      </w:r>
    </w:p>
    <w:p w14:paraId="32337B1D" w14:textId="65EC2B6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1B24BB">
        <w:rPr>
          <w:noProof/>
        </w:rPr>
        <w:t>215</w:t>
      </w:r>
      <w:r w:rsidR="003A78C2">
        <w:fldChar w:fldCharType="end"/>
      </w:r>
    </w:p>
    <w:p w14:paraId="7C06DD1A" w14:textId="7B843957"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1B24BB">
        <w:rPr>
          <w:noProof/>
        </w:rPr>
        <w:t>226</w:t>
      </w:r>
      <w:r w:rsidR="003A78C2">
        <w:fldChar w:fldCharType="end"/>
      </w:r>
    </w:p>
    <w:p w14:paraId="2E5D18EB" w14:textId="5F1D333D"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1B24BB">
        <w:t>Psalm</w:t>
      </w:r>
      <w:r w:rsidR="001B24BB" w:rsidRPr="00AB1781">
        <w:t xml:space="preserve"> 116</w:t>
      </w:r>
      <w:r w:rsidR="001B24B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1B24BB">
        <w:rPr>
          <w:noProof/>
        </w:rPr>
        <w:t>271</w:t>
      </w:r>
      <w:r w:rsidR="003A78C2">
        <w:fldChar w:fldCharType="end"/>
      </w:r>
    </w:p>
    <w:p w14:paraId="110463A5" w14:textId="3E59A1B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1B24BB">
        <w:t>Psalm</w:t>
      </w:r>
      <w:r w:rsidR="001B24BB" w:rsidRPr="00AB1781">
        <w:t xml:space="preserve"> 117</w:t>
      </w:r>
      <w:r w:rsidR="001B24B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1B24BB">
        <w:rPr>
          <w:noProof/>
        </w:rPr>
        <w:t>271</w:t>
      </w:r>
      <w:r w:rsidR="003A78C2">
        <w:fldChar w:fldCharType="end"/>
      </w:r>
    </w:p>
    <w:p w14:paraId="2887A6CA" w14:textId="3388CA68"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1B24BB">
        <w:t>Psalm</w:t>
      </w:r>
      <w:r w:rsidR="001B24BB" w:rsidRPr="00AB1781">
        <w:t xml:space="preserve"> 118</w:t>
      </w:r>
      <w:r w:rsidR="001B24BB">
        <w:t>: “Blessed are the blameless in the way”</w:t>
      </w:r>
      <w:r>
        <w:fldChar w:fldCharType="end"/>
      </w:r>
      <w:r w:rsidR="006A0403">
        <w:tab/>
      </w:r>
      <w:r>
        <w:fldChar w:fldCharType="begin"/>
      </w:r>
      <w:r w:rsidR="006A0403">
        <w:instrText xml:space="preserve"> PAGEREF _Ref412027139 \h </w:instrText>
      </w:r>
      <w:r>
        <w:fldChar w:fldCharType="separate"/>
      </w:r>
      <w:r w:rsidR="001B24BB">
        <w:rPr>
          <w:noProof/>
        </w:rPr>
        <w:t>274</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4174DFB"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90854730"/>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39A38FD4"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1B24BB">
        <w:t>Psalm</w:t>
      </w:r>
      <w:r w:rsidR="001B24BB" w:rsidRPr="00AB1781">
        <w:t xml:space="preserve"> 119</w:t>
      </w:r>
      <w:r w:rsidR="001B24B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1B24BB">
        <w:rPr>
          <w:noProof/>
        </w:rPr>
        <w:t>289</w:t>
      </w:r>
      <w:r w:rsidR="003A78C2">
        <w:fldChar w:fldCharType="end"/>
      </w:r>
    </w:p>
    <w:p w14:paraId="49DCC6DD" w14:textId="745D0DF5"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1B24BB">
        <w:t>Psalm</w:t>
      </w:r>
      <w:r w:rsidR="001B24BB" w:rsidRPr="00AB1781">
        <w:t xml:space="preserve"> 120</w:t>
      </w:r>
      <w:r w:rsidR="001B24B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1B24BB">
        <w:rPr>
          <w:noProof/>
        </w:rPr>
        <w:t>290</w:t>
      </w:r>
      <w:r w:rsidR="003A78C2">
        <w:fldChar w:fldCharType="end"/>
      </w:r>
    </w:p>
    <w:p w14:paraId="35C5E1C7" w14:textId="45CDEDB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1B24BB">
        <w:t>Psalm</w:t>
      </w:r>
      <w:r w:rsidR="001B24BB" w:rsidRPr="00AB1781">
        <w:t xml:space="preserve"> 121</w:t>
      </w:r>
      <w:r w:rsidR="001B24B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1B24BB">
        <w:rPr>
          <w:noProof/>
        </w:rPr>
        <w:t>291</w:t>
      </w:r>
      <w:r w:rsidR="003A78C2">
        <w:fldChar w:fldCharType="end"/>
      </w:r>
    </w:p>
    <w:p w14:paraId="037372CD" w14:textId="72E7B0CA"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1B24BB">
        <w:t>Psalm</w:t>
      </w:r>
      <w:r w:rsidR="001B24BB" w:rsidRPr="00AB1781">
        <w:t xml:space="preserve"> 122</w:t>
      </w:r>
      <w:r w:rsidR="001B24B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1B24BB">
        <w:rPr>
          <w:noProof/>
        </w:rPr>
        <w:t>292</w:t>
      </w:r>
      <w:r w:rsidR="003A78C2">
        <w:fldChar w:fldCharType="end"/>
      </w:r>
    </w:p>
    <w:p w14:paraId="7F07DE56" w14:textId="3BDD50C2"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1B24BB">
        <w:t>Psalm</w:t>
      </w:r>
      <w:r w:rsidR="001B24BB" w:rsidRPr="00AB1781">
        <w:t xml:space="preserve"> 123</w:t>
      </w:r>
      <w:r w:rsidR="001B24B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1B24BB">
        <w:rPr>
          <w:noProof/>
        </w:rPr>
        <w:t>293</w:t>
      </w:r>
      <w:r w:rsidR="003A78C2">
        <w:fldChar w:fldCharType="end"/>
      </w:r>
    </w:p>
    <w:p w14:paraId="6BE98E76" w14:textId="278167C4"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1B24BB">
        <w:t>Psalm</w:t>
      </w:r>
      <w:r w:rsidR="001B24BB" w:rsidRPr="00AB1781">
        <w:t xml:space="preserve"> 124</w:t>
      </w:r>
      <w:r w:rsidR="001B24B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1B24BB">
        <w:rPr>
          <w:noProof/>
        </w:rPr>
        <w:t>294</w:t>
      </w:r>
      <w:r w:rsidR="003A78C2">
        <w:fldChar w:fldCharType="end"/>
      </w:r>
    </w:p>
    <w:p w14:paraId="7A0B4391" w14:textId="38452DB8"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1B24BB">
        <w:t>Psalm</w:t>
      </w:r>
      <w:r w:rsidR="001B24BB" w:rsidRPr="00AB1781">
        <w:t xml:space="preserve"> 125</w:t>
      </w:r>
      <w:r w:rsidR="001B24B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1B24BB">
        <w:rPr>
          <w:noProof/>
        </w:rPr>
        <w:t>295</w:t>
      </w:r>
      <w:r w:rsidR="003A78C2">
        <w:fldChar w:fldCharType="end"/>
      </w:r>
    </w:p>
    <w:p w14:paraId="1D2C17E0" w14:textId="638F2DF3"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1B24BB">
        <w:t>Psalm</w:t>
      </w:r>
      <w:r w:rsidR="001B24BB" w:rsidRPr="00AB1781">
        <w:t xml:space="preserve"> 126</w:t>
      </w:r>
      <w:r w:rsidR="001B24B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1B24BB">
        <w:rPr>
          <w:noProof/>
        </w:rPr>
        <w:t>296</w:t>
      </w:r>
      <w:r w:rsidR="003A78C2">
        <w:fldChar w:fldCharType="end"/>
      </w:r>
    </w:p>
    <w:p w14:paraId="3F9CAC24" w14:textId="1FA1B43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1B24BB">
        <w:t>Psalm</w:t>
      </w:r>
      <w:r w:rsidR="001B24BB" w:rsidRPr="00AB1781">
        <w:t xml:space="preserve"> 127</w:t>
      </w:r>
      <w:r w:rsidR="001B24B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1B24BB">
        <w:rPr>
          <w:noProof/>
        </w:rPr>
        <w:t>297</w:t>
      </w:r>
      <w:r w:rsidR="003A78C2">
        <w:fldChar w:fldCharType="end"/>
      </w:r>
    </w:p>
    <w:p w14:paraId="7884AAA8" w14:textId="0E205BD9"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1B24BB">
        <w:t>Psalm</w:t>
      </w:r>
      <w:r w:rsidR="001B24BB" w:rsidRPr="00AB1781">
        <w:t xml:space="preserve"> 128</w:t>
      </w:r>
      <w:r w:rsidR="001B24B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1B24BB">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F7DDE1C"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1B24BB">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90854731"/>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5392574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24BB">
        <w:t>Psalm</w:t>
      </w:r>
      <w:r w:rsidR="001B24BB" w:rsidRPr="00AB1781">
        <w:t xml:space="preserve"> 129</w:t>
      </w:r>
      <w:r w:rsidR="001B24B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1B24BB">
        <w:rPr>
          <w:rFonts w:cstheme="minorBidi"/>
          <w:noProof/>
        </w:rPr>
        <w:t>299</w:t>
      </w:r>
      <w:r w:rsidR="003A78C2" w:rsidRPr="00AC19C5">
        <w:rPr>
          <w:rFonts w:cstheme="minorBidi"/>
        </w:rPr>
        <w:fldChar w:fldCharType="end"/>
      </w:r>
    </w:p>
    <w:p w14:paraId="15303FBF" w14:textId="00D3D3F9"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24BB">
        <w:t>Psalm</w:t>
      </w:r>
      <w:r w:rsidR="001B24BB" w:rsidRPr="00AB1781">
        <w:t xml:space="preserve"> 130</w:t>
      </w:r>
      <w:r w:rsidR="001B24B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1B24BB">
        <w:rPr>
          <w:rFonts w:cstheme="minorBidi"/>
          <w:noProof/>
        </w:rPr>
        <w:t>300</w:t>
      </w:r>
      <w:r w:rsidR="003A78C2" w:rsidRPr="00AC19C5">
        <w:rPr>
          <w:rFonts w:cstheme="minorBidi"/>
        </w:rPr>
        <w:fldChar w:fldCharType="end"/>
      </w:r>
    </w:p>
    <w:p w14:paraId="770A2C32" w14:textId="704ED8A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24BB">
        <w:t>Psalm</w:t>
      </w:r>
      <w:r w:rsidR="001B24BB" w:rsidRPr="00AB1781">
        <w:t xml:space="preserve"> 131</w:t>
      </w:r>
      <w:r w:rsidR="001B24B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1B24BB">
        <w:rPr>
          <w:rFonts w:cstheme="minorBidi"/>
          <w:noProof/>
        </w:rPr>
        <w:t>301</w:t>
      </w:r>
      <w:r w:rsidR="003A78C2" w:rsidRPr="00AC19C5">
        <w:rPr>
          <w:rFonts w:cstheme="minorBidi"/>
        </w:rPr>
        <w:fldChar w:fldCharType="end"/>
      </w:r>
    </w:p>
    <w:p w14:paraId="5C4E61A3" w14:textId="14810A31"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4604A493" w14:textId="1608357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24BB">
        <w:t>Psalm</w:t>
      </w:r>
      <w:r w:rsidR="001B24BB" w:rsidRPr="00AB1781">
        <w:t xml:space="preserve"> 133</w:t>
      </w:r>
      <w:r w:rsidR="001B24BB">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1B24BB">
        <w:rPr>
          <w:rFonts w:cstheme="minorBidi"/>
          <w:noProof/>
        </w:rPr>
        <w:t>303</w:t>
      </w:r>
      <w:r w:rsidR="003A78C2" w:rsidRPr="00AC19C5">
        <w:rPr>
          <w:rFonts w:cstheme="minorBidi"/>
        </w:rPr>
        <w:fldChar w:fldCharType="end"/>
      </w:r>
    </w:p>
    <w:p w14:paraId="3B2A66A2" w14:textId="13ABE91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24BB">
        <w:t>Psalm</w:t>
      </w:r>
      <w:r w:rsidR="001B24BB" w:rsidRPr="00AB1781">
        <w:t xml:space="preserve"> 136</w:t>
      </w:r>
      <w:r w:rsidR="001B24B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1B24BB">
        <w:rPr>
          <w:rFonts w:cstheme="minorBidi"/>
          <w:noProof/>
        </w:rPr>
        <w:t>308</w:t>
      </w:r>
      <w:r w:rsidR="003A78C2" w:rsidRPr="00AC19C5">
        <w:rPr>
          <w:rFonts w:cstheme="minorBidi"/>
        </w:rPr>
        <w:fldChar w:fldCharType="end"/>
      </w:r>
    </w:p>
    <w:p w14:paraId="64B01669" w14:textId="224F69CE"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24BB">
        <w:t>Psalm</w:t>
      </w:r>
      <w:r w:rsidR="001B24BB" w:rsidRPr="00AB1781">
        <w:t xml:space="preserve"> 137</w:t>
      </w:r>
      <w:r w:rsidR="001B24B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1B24BB">
        <w:rPr>
          <w:rFonts w:cstheme="minorBidi"/>
          <w:noProof/>
        </w:rPr>
        <w:t>310</w:t>
      </w:r>
      <w:r w:rsidR="003A78C2" w:rsidRPr="00AC19C5">
        <w:rPr>
          <w:rFonts w:cstheme="minorBidi"/>
        </w:rPr>
        <w:fldChar w:fldCharType="end"/>
      </w:r>
    </w:p>
    <w:p w14:paraId="5258B7E0" w14:textId="6947E6A2"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24BB">
        <w:t>Psalm</w:t>
      </w:r>
      <w:r w:rsidR="001B24BB" w:rsidRPr="00AB1781">
        <w:t xml:space="preserve"> 140</w:t>
      </w:r>
      <w:r w:rsidR="001B24B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1B24BB">
        <w:rPr>
          <w:rFonts w:cstheme="minorBidi"/>
          <w:noProof/>
        </w:rPr>
        <w:t>314</w:t>
      </w:r>
      <w:r w:rsidR="003A78C2" w:rsidRPr="00AC19C5">
        <w:rPr>
          <w:rFonts w:cstheme="minorBidi"/>
        </w:rPr>
        <w:fldChar w:fldCharType="end"/>
      </w:r>
    </w:p>
    <w:p w14:paraId="3092DE46" w14:textId="591E156A"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24BB">
        <w:t>Psalm</w:t>
      </w:r>
      <w:r w:rsidR="001B24BB" w:rsidRPr="00AB1781">
        <w:t xml:space="preserve"> 141</w:t>
      </w:r>
      <w:r w:rsidR="001B24B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1B24BB">
        <w:rPr>
          <w:rFonts w:cstheme="minorBidi"/>
          <w:noProof/>
        </w:rPr>
        <w:t>315</w:t>
      </w:r>
      <w:r w:rsidR="003A78C2" w:rsidRPr="00AC19C5">
        <w:rPr>
          <w:rFonts w:cstheme="minorBidi"/>
        </w:rPr>
        <w:fldChar w:fldCharType="end"/>
      </w:r>
    </w:p>
    <w:p w14:paraId="0D65EB5D" w14:textId="00B3B63E"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24BB">
        <w:t>Psalm</w:t>
      </w:r>
      <w:r w:rsidR="001B24BB" w:rsidRPr="00AB1781">
        <w:t xml:space="preserve"> 145</w:t>
      </w:r>
      <w:r w:rsidR="001B24B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1B24BB">
        <w:rPr>
          <w:rFonts w:cstheme="minorBidi"/>
          <w:noProof/>
        </w:rPr>
        <w:t>321</w:t>
      </w:r>
      <w:r w:rsidR="003A78C2" w:rsidRPr="00AC19C5">
        <w:rPr>
          <w:rFonts w:cstheme="minorBidi"/>
        </w:rPr>
        <w:fldChar w:fldCharType="end"/>
      </w:r>
    </w:p>
    <w:p w14:paraId="1A0310A6" w14:textId="7033739A"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24BB">
        <w:t>Psalm</w:t>
      </w:r>
      <w:r w:rsidR="001B24BB" w:rsidRPr="00AB1781">
        <w:t xml:space="preserve"> 146</w:t>
      </w:r>
      <w:r w:rsidR="001B24B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1B24BB">
        <w:rPr>
          <w:rFonts w:cstheme="minorBidi"/>
          <w:noProof/>
        </w:rPr>
        <w:t>323</w:t>
      </w:r>
      <w:r w:rsidR="003A78C2" w:rsidRPr="00AC19C5">
        <w:rPr>
          <w:rFonts w:cstheme="minorBidi"/>
        </w:rPr>
        <w:fldChar w:fldCharType="end"/>
      </w:r>
    </w:p>
    <w:p w14:paraId="02A27D2F" w14:textId="60738E20"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1B24BB">
        <w:t>Psalm</w:t>
      </w:r>
      <w:r w:rsidR="001B24BB" w:rsidRPr="00AB1781">
        <w:t xml:space="preserve"> 147</w:t>
      </w:r>
      <w:r w:rsidR="001B24B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1B24BB">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FD9140"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0F13A43A"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90854732"/>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508674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B24BB">
        <w:t>The First Canticle</w:t>
      </w:r>
      <w:r>
        <w:fldChar w:fldCharType="end"/>
      </w:r>
      <w:r>
        <w:tab/>
      </w:r>
      <w:r>
        <w:fldChar w:fldCharType="begin"/>
      </w:r>
      <w:r>
        <w:instrText xml:space="preserve"> PAGEREF _Ref448228164 \h </w:instrText>
      </w:r>
      <w:r>
        <w:fldChar w:fldCharType="separate"/>
      </w:r>
      <w:r w:rsidR="001B24BB">
        <w:rPr>
          <w:noProof/>
        </w:rPr>
        <w:t>330</w:t>
      </w:r>
      <w:r>
        <w:fldChar w:fldCharType="end"/>
      </w:r>
    </w:p>
    <w:p w14:paraId="5928D17A" w14:textId="71AA59D6" w:rsidR="00B102EF" w:rsidRDefault="00BC3E53" w:rsidP="00E97A49">
      <w:pPr>
        <w:pStyle w:val="EngHang"/>
        <w:tabs>
          <w:tab w:val="right" w:leader="dot" w:pos="8460"/>
        </w:tabs>
      </w:pPr>
      <w:r>
        <w:fldChar w:fldCharType="begin"/>
      </w:r>
      <w:r>
        <w:instrText xml:space="preserve"> REF _Ref449954885 \h </w:instrText>
      </w:r>
      <w:r>
        <w:fldChar w:fldCharType="separate"/>
      </w:r>
      <w:r w:rsidR="001B24B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B24BB">
        <w:rPr>
          <w:noProof/>
        </w:rPr>
        <w:t>342</w:t>
      </w:r>
      <w:r w:rsidR="00B102EF">
        <w:fldChar w:fldCharType="end"/>
      </w:r>
    </w:p>
    <w:p w14:paraId="3796AB97" w14:textId="225407C8" w:rsidR="00D9682B" w:rsidRDefault="00BC3E53" w:rsidP="00D9682B">
      <w:pPr>
        <w:pStyle w:val="EngHang"/>
        <w:tabs>
          <w:tab w:val="right" w:leader="dot" w:pos="8460"/>
        </w:tabs>
      </w:pPr>
      <w:r>
        <w:fldChar w:fldCharType="begin"/>
      </w:r>
      <w:r>
        <w:instrText xml:space="preserve"> REF _Ref449954950 \h </w:instrText>
      </w:r>
      <w:r>
        <w:fldChar w:fldCharType="separate"/>
      </w:r>
      <w:r w:rsidR="001B24BB">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B24BB">
        <w:rPr>
          <w:noProof/>
        </w:rPr>
        <w:t>348</w:t>
      </w:r>
      <w:r w:rsidR="00D9682B">
        <w:fldChar w:fldCharType="end"/>
      </w:r>
    </w:p>
    <w:p w14:paraId="3068653C" w14:textId="3C8F7EDE" w:rsidR="00D9682B" w:rsidRDefault="00D9682B" w:rsidP="00D9682B">
      <w:pPr>
        <w:pStyle w:val="EngHang"/>
        <w:tabs>
          <w:tab w:val="right" w:leader="dot" w:pos="8460"/>
        </w:tabs>
      </w:pPr>
      <w:r>
        <w:fldChar w:fldCharType="begin"/>
      </w:r>
      <w:r>
        <w:instrText xml:space="preserve"> REF _Ref450335240 \h </w:instrText>
      </w:r>
      <w:r>
        <w:fldChar w:fldCharType="separate"/>
      </w:r>
      <w:r w:rsidR="001B24BB">
        <w:t>Additional Canticles for the Vigil of Joyous Saturday from the New Testament</w:t>
      </w:r>
      <w:r>
        <w:fldChar w:fldCharType="end"/>
      </w:r>
      <w:r>
        <w:tab/>
      </w:r>
      <w:r>
        <w:fldChar w:fldCharType="begin"/>
      </w:r>
      <w:r>
        <w:instrText xml:space="preserve"> PAGEREF _Ref450335240 \h </w:instrText>
      </w:r>
      <w:r>
        <w:fldChar w:fldCharType="separate"/>
      </w:r>
      <w:r w:rsidR="001B24BB">
        <w:rPr>
          <w:noProof/>
        </w:rPr>
        <w:t>365</w:t>
      </w:r>
      <w:r>
        <w:fldChar w:fldCharType="end"/>
      </w:r>
    </w:p>
    <w:p w14:paraId="46EDCFEC" w14:textId="05191AB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B24BB">
        <w:t>The Communion of the Saints</w:t>
      </w:r>
      <w:r>
        <w:fldChar w:fldCharType="end"/>
      </w:r>
      <w:r>
        <w:tab/>
      </w:r>
      <w:r>
        <w:fldChar w:fldCharType="begin"/>
      </w:r>
      <w:r>
        <w:instrText xml:space="preserve"> PAGEREF _Ref448228224 \h </w:instrText>
      </w:r>
      <w:r>
        <w:fldChar w:fldCharType="separate"/>
      </w:r>
      <w:r w:rsidR="001B24BB">
        <w:rPr>
          <w:noProof/>
        </w:rPr>
        <w:t>384</w:t>
      </w:r>
      <w:r>
        <w:fldChar w:fldCharType="end"/>
      </w:r>
    </w:p>
    <w:p w14:paraId="103CDB1E" w14:textId="17505381"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B24BB">
        <w:t>The Doxologies</w:t>
      </w:r>
      <w:r>
        <w:fldChar w:fldCharType="end"/>
      </w:r>
      <w:r>
        <w:tab/>
      </w:r>
      <w:r>
        <w:fldChar w:fldCharType="begin"/>
      </w:r>
      <w:r>
        <w:instrText xml:space="preserve"> PAGEREF _Ref448228235 \h </w:instrText>
      </w:r>
      <w:r>
        <w:fldChar w:fldCharType="separate"/>
      </w:r>
      <w:r w:rsidR="001B24BB">
        <w:rPr>
          <w:noProof/>
        </w:rPr>
        <w:t>404</w:t>
      </w:r>
      <w:r>
        <w:fldChar w:fldCharType="end"/>
      </w:r>
    </w:p>
    <w:p w14:paraId="661E2504" w14:textId="23A39DDE" w:rsidR="00E97A49" w:rsidRDefault="00E97A49" w:rsidP="00E97A49">
      <w:pPr>
        <w:pStyle w:val="EngHang"/>
        <w:tabs>
          <w:tab w:val="right" w:leader="dot" w:pos="8460"/>
        </w:tabs>
      </w:pPr>
      <w:r>
        <w:fldChar w:fldCharType="begin"/>
      </w:r>
      <w:r>
        <w:instrText xml:space="preserve"> REF _Ref448471060 \h </w:instrText>
      </w:r>
      <w:r>
        <w:fldChar w:fldCharType="separate"/>
      </w:r>
      <w:r w:rsidR="001B24BB">
        <w:t>The Conclusion of the Midnight Praise</w:t>
      </w:r>
      <w:r>
        <w:fldChar w:fldCharType="end"/>
      </w:r>
      <w:r>
        <w:tab/>
      </w:r>
      <w:r>
        <w:fldChar w:fldCharType="begin"/>
      </w:r>
      <w:r>
        <w:instrText xml:space="preserve"> PAGEREF _Ref448471060 \h </w:instrText>
      </w:r>
      <w:r>
        <w:fldChar w:fldCharType="separate"/>
      </w:r>
      <w:r w:rsidR="001B24BB">
        <w:rPr>
          <w:noProof/>
        </w:rPr>
        <w:t>5</w:t>
      </w:r>
      <w:r>
        <w:fldChar w:fldCharType="end"/>
      </w:r>
    </w:p>
    <w:p w14:paraId="4AF2B63F" w14:textId="2EF5159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B24B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B24BB">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90854666"/>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667A2AE2" w:rsidR="00B102EF" w:rsidRPr="00B102EF" w:rsidRDefault="00B102EF" w:rsidP="00B102EF">
      <w:pPr>
        <w:pStyle w:val="Rubric"/>
      </w:pPr>
      <w:r>
        <w:t xml:space="preserve">See </w:t>
      </w:r>
      <w:r>
        <w:fldChar w:fldCharType="begin"/>
      </w:r>
      <w:r>
        <w:instrText xml:space="preserve"> REF _Ref448228969 \h </w:instrText>
      </w:r>
      <w:r>
        <w:fldChar w:fldCharType="separate"/>
      </w:r>
      <w:r w:rsidR="001B24BB">
        <w:t>Vespers Praise</w:t>
      </w:r>
      <w:r>
        <w:fldChar w:fldCharType="end"/>
      </w:r>
      <w:r>
        <w:t xml:space="preserve">, page </w:t>
      </w:r>
      <w:r>
        <w:fldChar w:fldCharType="begin"/>
      </w:r>
      <w:r>
        <w:instrText xml:space="preserve"> PAGEREF _Ref448228965 \h </w:instrText>
      </w:r>
      <w:r>
        <w:fldChar w:fldCharType="separate"/>
      </w:r>
      <w:r w:rsidR="001B24BB">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90854667"/>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05ED39C6" w14:textId="3D78391E" w:rsidR="001B24BB"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90854733" w:history="1">
            <w:r w:rsidR="001B24BB" w:rsidRPr="003A606F">
              <w:rPr>
                <w:rStyle w:val="Hyperlink"/>
                <w:noProof/>
              </w:rPr>
              <w:t>The Psalms of Prime</w:t>
            </w:r>
            <w:r w:rsidR="001B24BB">
              <w:rPr>
                <w:noProof/>
                <w:webHidden/>
              </w:rPr>
              <w:tab/>
            </w:r>
            <w:r w:rsidR="001B24BB">
              <w:rPr>
                <w:noProof/>
                <w:webHidden/>
              </w:rPr>
              <w:fldChar w:fldCharType="begin"/>
            </w:r>
            <w:r w:rsidR="001B24BB">
              <w:rPr>
                <w:noProof/>
                <w:webHidden/>
              </w:rPr>
              <w:instrText xml:space="preserve"> PAGEREF _Toc490854733 \h </w:instrText>
            </w:r>
            <w:r w:rsidR="001B24BB">
              <w:rPr>
                <w:noProof/>
                <w:webHidden/>
              </w:rPr>
            </w:r>
            <w:r w:rsidR="001B24BB">
              <w:rPr>
                <w:noProof/>
                <w:webHidden/>
              </w:rPr>
              <w:fldChar w:fldCharType="separate"/>
            </w:r>
            <w:r w:rsidR="001B24BB">
              <w:rPr>
                <w:noProof/>
                <w:webHidden/>
              </w:rPr>
              <w:t>49</w:t>
            </w:r>
            <w:r w:rsidR="001B24BB">
              <w:rPr>
                <w:noProof/>
                <w:webHidden/>
              </w:rPr>
              <w:fldChar w:fldCharType="end"/>
            </w:r>
          </w:hyperlink>
        </w:p>
        <w:p w14:paraId="78CE15D3" w14:textId="1323C21B" w:rsidR="001B24BB" w:rsidRDefault="00217567">
          <w:pPr>
            <w:pStyle w:val="TOC3"/>
            <w:tabs>
              <w:tab w:val="right" w:leader="dot" w:pos="8846"/>
            </w:tabs>
            <w:rPr>
              <w:rFonts w:asciiTheme="minorHAnsi" w:eastAsiaTheme="minorEastAsia" w:hAnsiTheme="minorHAnsi"/>
              <w:noProof/>
              <w:sz w:val="22"/>
              <w:lang w:val="en-US"/>
            </w:rPr>
          </w:pPr>
          <w:hyperlink w:anchor="_Toc490854734" w:history="1">
            <w:r w:rsidR="001B24BB" w:rsidRPr="003A606F">
              <w:rPr>
                <w:rStyle w:val="Hyperlink"/>
                <w:noProof/>
              </w:rPr>
              <w:t>The Doxology of Prime</w:t>
            </w:r>
            <w:r w:rsidR="001B24BB">
              <w:rPr>
                <w:noProof/>
                <w:webHidden/>
              </w:rPr>
              <w:tab/>
            </w:r>
            <w:r w:rsidR="001B24BB">
              <w:rPr>
                <w:noProof/>
                <w:webHidden/>
              </w:rPr>
              <w:fldChar w:fldCharType="begin"/>
            </w:r>
            <w:r w:rsidR="001B24BB">
              <w:rPr>
                <w:noProof/>
                <w:webHidden/>
              </w:rPr>
              <w:instrText xml:space="preserve"> PAGEREF _Toc490854734 \h </w:instrText>
            </w:r>
            <w:r w:rsidR="001B24BB">
              <w:rPr>
                <w:noProof/>
                <w:webHidden/>
              </w:rPr>
            </w:r>
            <w:r w:rsidR="001B24BB">
              <w:rPr>
                <w:noProof/>
                <w:webHidden/>
              </w:rPr>
              <w:fldChar w:fldCharType="separate"/>
            </w:r>
            <w:r w:rsidR="001B24BB">
              <w:rPr>
                <w:noProof/>
                <w:webHidden/>
              </w:rPr>
              <w:t>55</w:t>
            </w:r>
            <w:r w:rsidR="001B24BB">
              <w:rPr>
                <w:noProof/>
                <w:webHidden/>
              </w:rPr>
              <w:fldChar w:fldCharType="end"/>
            </w:r>
          </w:hyperlink>
        </w:p>
        <w:p w14:paraId="15284900" w14:textId="0142BF7A" w:rsidR="001B24BB" w:rsidRDefault="00217567">
          <w:pPr>
            <w:pStyle w:val="TOC3"/>
            <w:tabs>
              <w:tab w:val="right" w:leader="dot" w:pos="8846"/>
            </w:tabs>
            <w:rPr>
              <w:rFonts w:asciiTheme="minorHAnsi" w:eastAsiaTheme="minorEastAsia" w:hAnsiTheme="minorHAnsi"/>
              <w:noProof/>
              <w:sz w:val="22"/>
              <w:lang w:val="en-US"/>
            </w:rPr>
          </w:pPr>
          <w:hyperlink w:anchor="_Toc490854735" w:history="1">
            <w:r w:rsidR="001B24BB" w:rsidRPr="003A606F">
              <w:rPr>
                <w:rStyle w:val="Hyperlink"/>
                <w:noProof/>
              </w:rPr>
              <w:t>The Raising of Morning Incense</w:t>
            </w:r>
            <w:r w:rsidR="001B24BB">
              <w:rPr>
                <w:noProof/>
                <w:webHidden/>
              </w:rPr>
              <w:tab/>
            </w:r>
            <w:r w:rsidR="001B24BB">
              <w:rPr>
                <w:noProof/>
                <w:webHidden/>
              </w:rPr>
              <w:fldChar w:fldCharType="begin"/>
            </w:r>
            <w:r w:rsidR="001B24BB">
              <w:rPr>
                <w:noProof/>
                <w:webHidden/>
              </w:rPr>
              <w:instrText xml:space="preserve"> PAGEREF _Toc490854735 \h </w:instrText>
            </w:r>
            <w:r w:rsidR="001B24BB">
              <w:rPr>
                <w:noProof/>
                <w:webHidden/>
              </w:rPr>
            </w:r>
            <w:r w:rsidR="001B24BB">
              <w:rPr>
                <w:noProof/>
                <w:webHidden/>
              </w:rPr>
              <w:fldChar w:fldCharType="separate"/>
            </w:r>
            <w:r w:rsidR="001B24BB">
              <w:rPr>
                <w:noProof/>
                <w:webHidden/>
              </w:rPr>
              <w:t>66</w:t>
            </w:r>
            <w:r w:rsidR="001B24BB">
              <w:rPr>
                <w:noProof/>
                <w:webHidden/>
              </w:rPr>
              <w:fldChar w:fldCharType="end"/>
            </w:r>
          </w:hyperlink>
        </w:p>
        <w:p w14:paraId="36CF2147" w14:textId="0AB2BC44"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90854733"/>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5828A52"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1B24B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806E141" w14:textId="4B46F90A"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1B24B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AFC4FF5" w14:textId="54CE217C"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1EA7805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1B24B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1B24BB">
        <w:rPr>
          <w:noProof/>
        </w:rPr>
        <w:t>81</w:t>
      </w:r>
      <w:r w:rsidR="003A78C2">
        <w:fldChar w:fldCharType="end"/>
      </w:r>
    </w:p>
    <w:p w14:paraId="7F06AC31" w14:textId="269F068A"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1B24BB">
        <w:t>Psalm</w:t>
      </w:r>
      <w:r w:rsidR="001B24BB" w:rsidRPr="00AB1781">
        <w:t xml:space="preserve"> 2</w:t>
      </w:r>
      <w:r w:rsidR="001B24B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1B24BB">
        <w:rPr>
          <w:noProof/>
        </w:rPr>
        <w:t>82</w:t>
      </w:r>
      <w:r w:rsidR="003A78C2">
        <w:fldChar w:fldCharType="end"/>
      </w:r>
    </w:p>
    <w:p w14:paraId="3E08DA39" w14:textId="41E6970E"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1B24BB">
        <w:t>Psalm</w:t>
      </w:r>
      <w:r w:rsidR="001B24BB" w:rsidRPr="00AB1781">
        <w:t xml:space="preserve"> 3</w:t>
      </w:r>
      <w:r w:rsidR="001B24B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1B24BB">
        <w:rPr>
          <w:noProof/>
        </w:rPr>
        <w:t>83</w:t>
      </w:r>
      <w:r w:rsidR="003A78C2">
        <w:fldChar w:fldCharType="end"/>
      </w:r>
    </w:p>
    <w:p w14:paraId="74A89173" w14:textId="5B5EE1E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1B24BB">
        <w:t>Psalm</w:t>
      </w:r>
      <w:r w:rsidR="001B24BB" w:rsidRPr="00AB1781">
        <w:t xml:space="preserve"> 4</w:t>
      </w:r>
      <w:r w:rsidR="001B24B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1B24BB">
        <w:rPr>
          <w:noProof/>
        </w:rPr>
        <w:t>84</w:t>
      </w:r>
      <w:r w:rsidR="003A78C2">
        <w:fldChar w:fldCharType="end"/>
      </w:r>
    </w:p>
    <w:p w14:paraId="01E0D354" w14:textId="368EF11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1B24BB">
        <w:t>Psalm</w:t>
      </w:r>
      <w:r w:rsidR="001B24BB" w:rsidRPr="00AB1781">
        <w:t xml:space="preserve"> 5</w:t>
      </w:r>
      <w:r w:rsidR="001B24B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1B24BB">
        <w:rPr>
          <w:noProof/>
        </w:rPr>
        <w:t>85</w:t>
      </w:r>
      <w:r w:rsidR="003A78C2">
        <w:fldChar w:fldCharType="end"/>
      </w:r>
    </w:p>
    <w:p w14:paraId="2917FC62" w14:textId="2E21168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1B24BB">
        <w:t>Psalm</w:t>
      </w:r>
      <w:r w:rsidR="001B24BB" w:rsidRPr="00AB1781">
        <w:t xml:space="preserve"> 6</w:t>
      </w:r>
      <w:r w:rsidR="001B24B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1B24BB">
        <w:rPr>
          <w:noProof/>
        </w:rPr>
        <w:t>86</w:t>
      </w:r>
      <w:r w:rsidR="003A78C2">
        <w:fldChar w:fldCharType="end"/>
      </w:r>
    </w:p>
    <w:p w14:paraId="1839FE4B" w14:textId="6B0712AF"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1B24BB">
        <w:t>Psalm</w:t>
      </w:r>
      <w:r w:rsidR="001B24BB" w:rsidRPr="00AB1781">
        <w:t xml:space="preserve"> 8</w:t>
      </w:r>
      <w:r w:rsidR="001B24B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1B24BB">
        <w:rPr>
          <w:noProof/>
        </w:rPr>
        <w:t>89</w:t>
      </w:r>
      <w:r w:rsidR="003A78C2">
        <w:fldChar w:fldCharType="end"/>
      </w:r>
    </w:p>
    <w:p w14:paraId="03DD40B1" w14:textId="1F28ACC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1B24BB">
        <w:t>Psalm</w:t>
      </w:r>
      <w:r w:rsidR="001B24BB" w:rsidRPr="00AB1781">
        <w:t xml:space="preserve"> 11</w:t>
      </w:r>
      <w:r w:rsidR="001B24B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1B24BB">
        <w:rPr>
          <w:noProof/>
        </w:rPr>
        <w:t>94</w:t>
      </w:r>
      <w:r w:rsidR="003A78C2">
        <w:fldChar w:fldCharType="end"/>
      </w:r>
    </w:p>
    <w:p w14:paraId="5A0777AD" w14:textId="1A75334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1B24BB">
        <w:t>Psalm</w:t>
      </w:r>
      <w:r w:rsidR="001B24BB" w:rsidRPr="00AB1781">
        <w:t xml:space="preserve"> 12</w:t>
      </w:r>
      <w:r w:rsidR="001B24B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1B24BB">
        <w:rPr>
          <w:noProof/>
        </w:rPr>
        <w:t>95</w:t>
      </w:r>
      <w:r w:rsidR="003A78C2">
        <w:fldChar w:fldCharType="end"/>
      </w:r>
    </w:p>
    <w:p w14:paraId="6B871C95" w14:textId="33870E0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1B24BB">
        <w:t>Psalm</w:t>
      </w:r>
      <w:r w:rsidR="001B24BB" w:rsidRPr="00AB1781">
        <w:t xml:space="preserve"> 14</w:t>
      </w:r>
      <w:r w:rsidR="001B24BB">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1B24BB">
        <w:rPr>
          <w:noProof/>
        </w:rPr>
        <w:t>97</w:t>
      </w:r>
      <w:r w:rsidR="003A78C2">
        <w:fldChar w:fldCharType="end"/>
      </w:r>
    </w:p>
    <w:p w14:paraId="3960802F" w14:textId="56DE5ADE"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1B24BB">
        <w:t>Psalm</w:t>
      </w:r>
      <w:r w:rsidR="001B24BB" w:rsidRPr="00AB1781">
        <w:t xml:space="preserve"> 15</w:t>
      </w:r>
      <w:r w:rsidR="001B24B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1B24BB">
        <w:rPr>
          <w:noProof/>
        </w:rPr>
        <w:t>98</w:t>
      </w:r>
      <w:r w:rsidR="003A78C2">
        <w:fldChar w:fldCharType="end"/>
      </w:r>
    </w:p>
    <w:p w14:paraId="46224EE2" w14:textId="556B503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1B24BB">
        <w:t>Psalm</w:t>
      </w:r>
      <w:r w:rsidR="001B24BB" w:rsidRPr="00AB1781">
        <w:t xml:space="preserve"> 18</w:t>
      </w:r>
      <w:r w:rsidR="001B24B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1B24BB">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630FABA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1B24BB">
        <w:t>Psalm</w:t>
      </w:r>
      <w:r w:rsidR="001B24BB" w:rsidRPr="00AB1781">
        <w:t xml:space="preserve"> 24</w:t>
      </w:r>
      <w:r w:rsidR="001B24B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1B24BB">
        <w:rPr>
          <w:noProof/>
        </w:rPr>
        <w:t>114</w:t>
      </w:r>
      <w:r w:rsidR="003A78C2">
        <w:fldChar w:fldCharType="end"/>
      </w:r>
    </w:p>
    <w:p w14:paraId="6EE9E88E" w14:textId="300C84DF"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1B24BB">
        <w:t>Psalm</w:t>
      </w:r>
      <w:r w:rsidR="001B24BB" w:rsidRPr="00AB1781">
        <w:t xml:space="preserve"> 26</w:t>
      </w:r>
      <w:r w:rsidR="001B24B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1B24BB">
        <w:rPr>
          <w:noProof/>
        </w:rPr>
        <w:t>118</w:t>
      </w:r>
      <w:r w:rsidR="003A78C2">
        <w:fldChar w:fldCharType="end"/>
      </w:r>
    </w:p>
    <w:p w14:paraId="1E8B8142" w14:textId="3DEC88DB"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1B24BB">
        <w:rPr>
          <w:noProof/>
        </w:rPr>
        <w:t>174</w:t>
      </w:r>
      <w:r w:rsidR="003A78C2">
        <w:fldChar w:fldCharType="end"/>
      </w:r>
    </w:p>
    <w:p w14:paraId="68EA7A25" w14:textId="63921C6D"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1B24BB">
        <w:rPr>
          <w:noProof/>
        </w:rPr>
        <w:t>180</w:t>
      </w:r>
      <w:r w:rsidR="003A78C2">
        <w:fldChar w:fldCharType="end"/>
      </w:r>
    </w:p>
    <w:p w14:paraId="065CCDFD" w14:textId="585BD20A"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1B24BB">
        <w:t>Psalm</w:t>
      </w:r>
      <w:r w:rsidR="001B24BB" w:rsidRPr="00AB1781">
        <w:t xml:space="preserve"> 69</w:t>
      </w:r>
      <w:r w:rsidR="001B24B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1B24BB">
        <w:rPr>
          <w:noProof/>
        </w:rPr>
        <w:t>187</w:t>
      </w:r>
      <w:r w:rsidR="003A78C2">
        <w:fldChar w:fldCharType="end"/>
      </w:r>
    </w:p>
    <w:p w14:paraId="31570FA5" w14:textId="73A952AD"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1B24BB">
        <w:rPr>
          <w:noProof/>
        </w:rPr>
        <w:t>265</w:t>
      </w:r>
      <w:r w:rsidR="003A78C2">
        <w:fldChar w:fldCharType="end"/>
      </w:r>
    </w:p>
    <w:p w14:paraId="73FFF146" w14:textId="338060D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1B24BB">
        <w:t>Psalm</w:t>
      </w:r>
      <w:r w:rsidR="001B24BB" w:rsidRPr="00AB1781">
        <w:t xml:space="preserve"> 142</w:t>
      </w:r>
      <w:r w:rsidR="001B24B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1B24BB">
        <w:rPr>
          <w:noProof/>
        </w:rPr>
        <w:t>317</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CE8022B"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1B24BB">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3FB1EAD"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1B24BB">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050AD2BA"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5BC8042E" w:rsidR="00CC066E" w:rsidRPr="001A4291" w:rsidRDefault="00CC066E" w:rsidP="00CC066E">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F23024"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4B674E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90854734"/>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CD0E3AE"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1B24B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1B24BB">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90854735"/>
      <w:r>
        <w:lastRenderedPageBreak/>
        <w:t>The Raising of Morning Incense</w:t>
      </w:r>
      <w:bookmarkEnd w:id="170"/>
      <w:bookmarkEnd w:id="171"/>
      <w:bookmarkEnd w:id="172"/>
      <w:bookmarkEnd w:id="173"/>
      <w:bookmarkEnd w:id="177"/>
    </w:p>
    <w:p w14:paraId="20CBF5B4" w14:textId="3164A25A" w:rsidR="00507E90" w:rsidRPr="003F5279" w:rsidRDefault="00495F1A" w:rsidP="00507E90">
      <w:pPr>
        <w:pStyle w:val="Rubric"/>
      </w:pPr>
      <w: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t xml:space="preserve"> The service is found under “</w:t>
      </w:r>
      <w:r w:rsidR="00507E90">
        <w:fldChar w:fldCharType="begin"/>
      </w:r>
      <w:r w:rsidR="00507E90">
        <w:instrText xml:space="preserve"> REF _Ref490846467 \h </w:instrText>
      </w:r>
      <w:r w:rsidR="00507E90">
        <w:fldChar w:fldCharType="separate"/>
      </w:r>
      <w:r w:rsidR="001B24BB">
        <w:t>The Raising of Evening (or Morning) Incense</w:t>
      </w:r>
      <w:r w:rsidR="00507E90">
        <w:fldChar w:fldCharType="end"/>
      </w:r>
      <w:r w:rsidR="00507E90">
        <w:t xml:space="preserve">”, page </w:t>
      </w:r>
      <w:r w:rsidR="00507E90">
        <w:fldChar w:fldCharType="begin"/>
      </w:r>
      <w:r w:rsidR="00507E90">
        <w:instrText xml:space="preserve"> PAGEREF _Ref490846467 \h </w:instrText>
      </w:r>
      <w:r w:rsidR="00507E90">
        <w:fldChar w:fldCharType="separate"/>
      </w:r>
      <w:r w:rsidR="001B24BB">
        <w:rPr>
          <w:noProof/>
        </w:rPr>
        <w:t>672</w:t>
      </w:r>
      <w:r w:rsidR="00507E90">
        <w:fldChar w:fldCharType="end"/>
      </w:r>
      <w:r w:rsidR="00507E90">
        <w:t>.</w:t>
      </w:r>
    </w:p>
    <w:p w14:paraId="6E334613" w14:textId="3400D059" w:rsidR="00495F1A" w:rsidRPr="003F5279" w:rsidRDefault="00495F1A" w:rsidP="00542C2E">
      <w:pPr>
        <w:rPr>
          <w:i/>
        </w:rPr>
      </w:pP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90854668"/>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35A9CFCC"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C931A86" w14:textId="6952568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626D6935" w14:textId="323E6C0E"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59732A4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1B24BB">
        <w:t>Psalm</w:t>
      </w:r>
      <w:r w:rsidR="001B24BB" w:rsidRPr="00AB1781">
        <w:t xml:space="preserve"> 19</w:t>
      </w:r>
      <w:r w:rsidR="001B24B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1B24BB">
        <w:rPr>
          <w:noProof/>
        </w:rPr>
        <w:t>107</w:t>
      </w:r>
      <w:r w:rsidR="003A78C2">
        <w:fldChar w:fldCharType="end"/>
      </w:r>
    </w:p>
    <w:p w14:paraId="441D23D2" w14:textId="0D2ACD02"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1B24BB">
        <w:t>Psalm</w:t>
      </w:r>
      <w:r w:rsidR="001B24BB" w:rsidRPr="00AB1781">
        <w:t xml:space="preserve"> 22</w:t>
      </w:r>
      <w:r w:rsidR="001B24B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1B24BB">
        <w:rPr>
          <w:noProof/>
        </w:rPr>
        <w:t>112</w:t>
      </w:r>
      <w:r w:rsidR="003A78C2">
        <w:fldChar w:fldCharType="end"/>
      </w:r>
    </w:p>
    <w:p w14:paraId="2CF3F8A5" w14:textId="4440A2FB"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1B24BB">
        <w:t>Psalm</w:t>
      </w:r>
      <w:r w:rsidR="001B24BB" w:rsidRPr="00AB1781">
        <w:t xml:space="preserve"> 23</w:t>
      </w:r>
      <w:r w:rsidR="001B24B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1B24BB">
        <w:rPr>
          <w:noProof/>
        </w:rPr>
        <w:t>113</w:t>
      </w:r>
      <w:r w:rsidR="003A78C2">
        <w:fldChar w:fldCharType="end"/>
      </w:r>
    </w:p>
    <w:p w14:paraId="2696A51D" w14:textId="2EF2FE10"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1B24BB">
        <w:t>Psalm</w:t>
      </w:r>
      <w:r w:rsidR="001B24BB" w:rsidRPr="00AB1781">
        <w:t xml:space="preserve"> 25</w:t>
      </w:r>
      <w:r w:rsidR="001B24B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1B24BB">
        <w:rPr>
          <w:noProof/>
        </w:rPr>
        <w:t>116</w:t>
      </w:r>
      <w:r w:rsidR="003A78C2">
        <w:fldChar w:fldCharType="end"/>
      </w:r>
    </w:p>
    <w:p w14:paraId="7C4914D6" w14:textId="05029C18"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1B24BB">
        <w:t>Psalm</w:t>
      </w:r>
      <w:r w:rsidR="001B24BB" w:rsidRPr="00AB1781">
        <w:t xml:space="preserve"> 28</w:t>
      </w:r>
      <w:r w:rsidR="001B24B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1B24BB">
        <w:rPr>
          <w:noProof/>
        </w:rPr>
        <w:t>121</w:t>
      </w:r>
      <w:r w:rsidR="003A78C2">
        <w:fldChar w:fldCharType="end"/>
      </w:r>
    </w:p>
    <w:p w14:paraId="1AB144A3" w14:textId="4A968A9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1B24BB">
        <w:t>Psalm</w:t>
      </w:r>
      <w:r w:rsidR="001B24BB" w:rsidRPr="00AB1781">
        <w:t xml:space="preserve"> 29</w:t>
      </w:r>
      <w:r w:rsidR="001B24B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1B24BB">
        <w:rPr>
          <w:noProof/>
        </w:rPr>
        <w:t>122</w:t>
      </w:r>
      <w:r w:rsidR="003A78C2">
        <w:fldChar w:fldCharType="end"/>
      </w:r>
    </w:p>
    <w:p w14:paraId="1DA2F476" w14:textId="775E936B"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1B24BB">
        <w:t>Psalm</w:t>
      </w:r>
      <w:r w:rsidR="001B24BB" w:rsidRPr="00AB1781">
        <w:t xml:space="preserve"> 33</w:t>
      </w:r>
      <w:r w:rsidR="001B24B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1B24BB">
        <w:rPr>
          <w:noProof/>
        </w:rPr>
        <w:t>129</w:t>
      </w:r>
      <w:r w:rsidR="003A78C2">
        <w:fldChar w:fldCharType="end"/>
      </w:r>
    </w:p>
    <w:p w14:paraId="0F892524" w14:textId="469E435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1B24BB">
        <w:t>Psalm</w:t>
      </w:r>
      <w:r w:rsidR="001B24BB" w:rsidRPr="00AB1781">
        <w:t xml:space="preserve"> 40</w:t>
      </w:r>
      <w:r w:rsidR="001B24B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1B24BB">
        <w:rPr>
          <w:noProof/>
        </w:rPr>
        <w:t>143</w:t>
      </w:r>
      <w:r w:rsidR="003A78C2">
        <w:fldChar w:fldCharType="end"/>
      </w:r>
    </w:p>
    <w:p w14:paraId="1B629A7D" w14:textId="24F3302A"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1B24BB">
        <w:t>Psalm</w:t>
      </w:r>
      <w:r w:rsidR="001B24BB" w:rsidRPr="00AB1781">
        <w:t xml:space="preserve"> 42</w:t>
      </w:r>
      <w:r w:rsidR="001B24B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1B24BB">
        <w:rPr>
          <w:noProof/>
        </w:rPr>
        <w:t>146</w:t>
      </w:r>
      <w:r w:rsidR="003A78C2">
        <w:fldChar w:fldCharType="end"/>
      </w:r>
    </w:p>
    <w:p w14:paraId="30CD8108" w14:textId="723FCB7D"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1B24BB">
        <w:t>Psalm</w:t>
      </w:r>
      <w:r w:rsidR="001B24BB" w:rsidRPr="00AB1781">
        <w:t xml:space="preserve"> 44</w:t>
      </w:r>
      <w:r w:rsidR="001B24B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1B24BB">
        <w:rPr>
          <w:noProof/>
        </w:rPr>
        <w:t>150</w:t>
      </w:r>
      <w:r w:rsidR="003A78C2">
        <w:fldChar w:fldCharType="end"/>
      </w:r>
    </w:p>
    <w:p w14:paraId="56DBDEA8" w14:textId="5BA60432"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1B24BB">
        <w:t>Psalm</w:t>
      </w:r>
      <w:r w:rsidR="001B24BB" w:rsidRPr="00AB1781">
        <w:t xml:space="preserve"> 45</w:t>
      </w:r>
      <w:r w:rsidR="001B24B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1B24BB">
        <w:rPr>
          <w:noProof/>
        </w:rPr>
        <w:t>151</w:t>
      </w:r>
      <w:r w:rsidR="003A78C2">
        <w:fldChar w:fldCharType="end"/>
      </w:r>
    </w:p>
    <w:p w14:paraId="4BF9A933" w14:textId="20B22F3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1B24BB">
        <w:t>Psalm</w:t>
      </w:r>
      <w:r w:rsidR="001B24BB" w:rsidRPr="00AB1781">
        <w:t xml:space="preserve"> 46</w:t>
      </w:r>
      <w:r w:rsidR="001B24B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1B24BB">
        <w:rPr>
          <w:noProof/>
        </w:rPr>
        <w:t>153</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EDBC564"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2B7433FC"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90854669"/>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1DD39A5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4B899AA0" w14:textId="7B33DB7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78FDBE9E" w14:textId="4D9B23D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39C3A1B9"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1B24BB">
        <w:t>Psalm</w:t>
      </w:r>
      <w:r w:rsidR="001B24BB" w:rsidRPr="00AB1781">
        <w:t xml:space="preserve"> 53</w:t>
      </w:r>
      <w:r w:rsidR="001B24B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1B24BB">
        <w:rPr>
          <w:noProof/>
        </w:rPr>
        <w:t>162</w:t>
      </w:r>
      <w:r w:rsidR="003A78C2">
        <w:fldChar w:fldCharType="end"/>
      </w:r>
    </w:p>
    <w:p w14:paraId="196531E2" w14:textId="7CD7664A"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1B24BB">
        <w:t>Psalm</w:t>
      </w:r>
      <w:r w:rsidR="001B24BB" w:rsidRPr="00AB1781">
        <w:t xml:space="preserve"> 56</w:t>
      </w:r>
      <w:r w:rsidR="001B24B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1B24BB">
        <w:rPr>
          <w:noProof/>
        </w:rPr>
        <w:t>167</w:t>
      </w:r>
      <w:r w:rsidR="003A78C2">
        <w:fldChar w:fldCharType="end"/>
      </w:r>
    </w:p>
    <w:p w14:paraId="5A377B80" w14:textId="39943C75"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1B24BB">
        <w:t>Psalm</w:t>
      </w:r>
      <w:r w:rsidR="001B24BB" w:rsidRPr="00AB1781">
        <w:t xml:space="preserve"> 60</w:t>
      </w:r>
      <w:r w:rsidR="001B24B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1B24BB">
        <w:rPr>
          <w:noProof/>
        </w:rPr>
        <w:t>172</w:t>
      </w:r>
      <w:r w:rsidR="003A78C2">
        <w:fldChar w:fldCharType="end"/>
      </w:r>
    </w:p>
    <w:p w14:paraId="1D89B385" w14:textId="47A445A9"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1B24BB">
        <w:t>Psalm</w:t>
      </w:r>
      <w:r w:rsidR="001B24BB" w:rsidRPr="00AB1781">
        <w:t xml:space="preserve"> 62</w:t>
      </w:r>
      <w:r w:rsidR="001B24B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1B24BB">
        <w:rPr>
          <w:noProof/>
        </w:rPr>
        <w:t>174</w:t>
      </w:r>
      <w:r w:rsidR="003A78C2">
        <w:fldChar w:fldCharType="end"/>
      </w:r>
    </w:p>
    <w:p w14:paraId="46B8BCDF" w14:textId="25E15A2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1B24BB">
        <w:t>Psalm</w:t>
      </w:r>
      <w:r w:rsidR="001B24BB" w:rsidRPr="00AB1781">
        <w:t xml:space="preserve"> 66</w:t>
      </w:r>
      <w:r w:rsidR="001B24B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1B24BB">
        <w:rPr>
          <w:noProof/>
        </w:rPr>
        <w:t>180</w:t>
      </w:r>
      <w:r w:rsidR="003A78C2">
        <w:fldChar w:fldCharType="end"/>
      </w:r>
    </w:p>
    <w:p w14:paraId="3832A2C2" w14:textId="7E93E430" w:rsidR="00075EAD" w:rsidRDefault="008B0324" w:rsidP="00075EAD">
      <w:pPr>
        <w:pStyle w:val="EngHang"/>
        <w:tabs>
          <w:tab w:val="left" w:leader="dot" w:pos="8280"/>
        </w:tabs>
      </w:pP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rsidR="00075EAD">
        <w:tab/>
      </w:r>
      <w:r>
        <w:fldChar w:fldCharType="begin"/>
      </w:r>
      <w:r>
        <w:instrText xml:space="preserve"> PAGEREF _Ref412026055 \h </w:instrText>
      </w:r>
      <w:r>
        <w:fldChar w:fldCharType="separate"/>
      </w:r>
      <w:r w:rsidR="001B24BB">
        <w:rPr>
          <w:noProof/>
        </w:rPr>
        <w:t>187</w:t>
      </w:r>
      <w:r>
        <w:fldChar w:fldCharType="end"/>
      </w:r>
    </w:p>
    <w:p w14:paraId="099ACDF6" w14:textId="02499DD0"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1B24BB">
        <w:t>Psalm</w:t>
      </w:r>
      <w:r w:rsidR="001B24BB" w:rsidRPr="00AB1781">
        <w:t xml:space="preserve"> 83</w:t>
      </w:r>
      <w:r w:rsidR="001B24B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1B24BB">
        <w:rPr>
          <w:noProof/>
        </w:rPr>
        <w:t>213</w:t>
      </w:r>
      <w:r w:rsidR="003A78C2">
        <w:fldChar w:fldCharType="end"/>
      </w:r>
    </w:p>
    <w:p w14:paraId="12DC15E9" w14:textId="7CB5ECE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1B24BB">
        <w:t>Psalm</w:t>
      </w:r>
      <w:r w:rsidR="001B24BB" w:rsidRPr="00AB1781">
        <w:t xml:space="preserve"> 84</w:t>
      </w:r>
      <w:r w:rsidR="001B24B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1B24BB">
        <w:rPr>
          <w:noProof/>
        </w:rPr>
        <w:t>214</w:t>
      </w:r>
      <w:r w:rsidR="003A78C2">
        <w:fldChar w:fldCharType="end"/>
      </w:r>
    </w:p>
    <w:p w14:paraId="20414052" w14:textId="1AAE5BC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1B24BB">
        <w:t>Psalm</w:t>
      </w:r>
      <w:r w:rsidR="001B24BB" w:rsidRPr="00AB1781">
        <w:t xml:space="preserve"> 85</w:t>
      </w:r>
      <w:r w:rsidR="001B24B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1B24BB">
        <w:rPr>
          <w:noProof/>
        </w:rPr>
        <w:t>215</w:t>
      </w:r>
      <w:r w:rsidR="003A78C2">
        <w:fldChar w:fldCharType="end"/>
      </w:r>
    </w:p>
    <w:p w14:paraId="024D57DE" w14:textId="6F20F62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1B24BB">
        <w:t>Psalm</w:t>
      </w:r>
      <w:r w:rsidR="001B24BB" w:rsidRPr="00AB1781">
        <w:t xml:space="preserve"> 86</w:t>
      </w:r>
      <w:r w:rsidR="001B24B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1B24BB">
        <w:rPr>
          <w:noProof/>
        </w:rPr>
        <w:t>217</w:t>
      </w:r>
      <w:r w:rsidR="003A78C2">
        <w:fldChar w:fldCharType="end"/>
      </w:r>
    </w:p>
    <w:p w14:paraId="6C309D76" w14:textId="6CFBC54F"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1B24BB">
        <w:t>Psalm</w:t>
      </w:r>
      <w:r w:rsidR="001B24BB" w:rsidRPr="00AB1781">
        <w:t xml:space="preserve"> 90</w:t>
      </w:r>
      <w:r w:rsidR="001B24B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1B24BB">
        <w:rPr>
          <w:noProof/>
        </w:rPr>
        <w:t>226</w:t>
      </w:r>
      <w:r w:rsidR="003A78C2">
        <w:fldChar w:fldCharType="end"/>
      </w:r>
    </w:p>
    <w:p w14:paraId="2015B274" w14:textId="7BC664A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1B24BB">
        <w:t>Psalm</w:t>
      </w:r>
      <w:r w:rsidR="001B24BB" w:rsidRPr="00AB1781">
        <w:t xml:space="preserve"> 92</w:t>
      </w:r>
      <w:r w:rsidR="001B24B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1B24BB">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66A7BC31"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28533F4E"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90854670"/>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5414AF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1B24B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04BF2C4A" w14:textId="7A3FBE1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1B24B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1B24BB">
        <w:rPr>
          <w:noProof/>
          <w:lang w:val="en-US"/>
        </w:rPr>
        <w:t>10</w:t>
      </w:r>
      <w:r w:rsidR="003A78C2">
        <w:rPr>
          <w:lang w:val="en-US"/>
        </w:rPr>
        <w:fldChar w:fldCharType="end"/>
      </w:r>
    </w:p>
    <w:p w14:paraId="3512D80B" w14:textId="5FFFCA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1B24BB">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78898CF4"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1B24BB">
        <w:t>Psalm</w:t>
      </w:r>
      <w:r w:rsidR="001B24BB" w:rsidRPr="00AB1781">
        <w:t xml:space="preserve"> 95</w:t>
      </w:r>
      <w:r w:rsidR="001B24B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1B24BB">
        <w:rPr>
          <w:noProof/>
        </w:rPr>
        <w:t>233</w:t>
      </w:r>
      <w:r w:rsidR="003A78C2">
        <w:fldChar w:fldCharType="end"/>
      </w:r>
    </w:p>
    <w:p w14:paraId="70C04BAE" w14:textId="4C73708D"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1B24BB">
        <w:t>Psalm</w:t>
      </w:r>
      <w:r w:rsidR="001B24BB" w:rsidRPr="00AB1781">
        <w:t xml:space="preserve"> 96</w:t>
      </w:r>
      <w:r w:rsidR="001B24B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1B24BB">
        <w:rPr>
          <w:noProof/>
        </w:rPr>
        <w:t>234</w:t>
      </w:r>
      <w:r w:rsidR="003A78C2">
        <w:fldChar w:fldCharType="end"/>
      </w:r>
    </w:p>
    <w:p w14:paraId="1C2440CF" w14:textId="422872E8"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1B24BB">
        <w:t>Psalm</w:t>
      </w:r>
      <w:r w:rsidR="001B24BB" w:rsidRPr="00AB1781">
        <w:t xml:space="preserve"> 97</w:t>
      </w:r>
      <w:r w:rsidR="001B24B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1B24BB">
        <w:rPr>
          <w:noProof/>
        </w:rPr>
        <w:t>236</w:t>
      </w:r>
      <w:r w:rsidR="003A78C2">
        <w:fldChar w:fldCharType="end"/>
      </w:r>
    </w:p>
    <w:p w14:paraId="35D6FC92" w14:textId="75BCE11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1B24BB">
        <w:t>Psalm</w:t>
      </w:r>
      <w:r w:rsidR="001B24BB" w:rsidRPr="00AB1781">
        <w:t xml:space="preserve"> 98</w:t>
      </w:r>
      <w:r w:rsidR="001B24B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1B24BB">
        <w:rPr>
          <w:noProof/>
        </w:rPr>
        <w:t>237</w:t>
      </w:r>
      <w:r w:rsidR="003A78C2">
        <w:fldChar w:fldCharType="end"/>
      </w:r>
    </w:p>
    <w:p w14:paraId="13A44FCC" w14:textId="7475646C"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1B24BB">
        <w:t>Psalm</w:t>
      </w:r>
      <w:r w:rsidR="001B24BB" w:rsidRPr="00AB1781">
        <w:t xml:space="preserve"> 99</w:t>
      </w:r>
      <w:r w:rsidR="001B24B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1B24BB">
        <w:rPr>
          <w:noProof/>
        </w:rPr>
        <w:t>238</w:t>
      </w:r>
      <w:r w:rsidR="003A78C2">
        <w:fldChar w:fldCharType="end"/>
      </w:r>
    </w:p>
    <w:p w14:paraId="21960806" w14:textId="116A870F"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1B24BB">
        <w:t>Psalm</w:t>
      </w:r>
      <w:r w:rsidR="001B24BB" w:rsidRPr="00AB1781">
        <w:t xml:space="preserve"> 100</w:t>
      </w:r>
      <w:r w:rsidR="001B24B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1B24BB">
        <w:rPr>
          <w:noProof/>
        </w:rPr>
        <w:t>238</w:t>
      </w:r>
      <w:r w:rsidR="003A78C2">
        <w:fldChar w:fldCharType="end"/>
      </w:r>
    </w:p>
    <w:p w14:paraId="13BE8987" w14:textId="318AFB1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1B24BB">
        <w:t>Psalm</w:t>
      </w:r>
      <w:r w:rsidR="001B24BB" w:rsidRPr="00AB1781">
        <w:t xml:space="preserve"> 109</w:t>
      </w:r>
      <w:r w:rsidR="001B24B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1B24BB">
        <w:rPr>
          <w:noProof/>
        </w:rPr>
        <w:t>261</w:t>
      </w:r>
      <w:r w:rsidR="003A78C2">
        <w:fldChar w:fldCharType="end"/>
      </w:r>
    </w:p>
    <w:commentRangeStart w:id="215"/>
    <w:p w14:paraId="0FAEAE21" w14:textId="21128890"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1B24BB">
        <w:t>Psalm</w:t>
      </w:r>
      <w:r w:rsidR="001B24BB" w:rsidRPr="00AB1781">
        <w:t xml:space="preserve"> 110</w:t>
      </w:r>
      <w:r w:rsidR="001B24B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1B24BB">
        <w:rPr>
          <w:noProof/>
        </w:rPr>
        <w:t>262</w:t>
      </w:r>
      <w:r>
        <w:fldChar w:fldCharType="end"/>
      </w:r>
    </w:p>
    <w:p w14:paraId="3B5AD04D" w14:textId="51C6B8F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1B24BB">
        <w:t>Psalm</w:t>
      </w:r>
      <w:r w:rsidR="001B24BB" w:rsidRPr="00AB1781">
        <w:t xml:space="preserve"> 111</w:t>
      </w:r>
      <w:r w:rsidR="001B24B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1B24BB">
        <w:rPr>
          <w:noProof/>
        </w:rPr>
        <w:t>264</w:t>
      </w:r>
      <w:r w:rsidR="003A78C2">
        <w:fldChar w:fldCharType="end"/>
      </w:r>
    </w:p>
    <w:p w14:paraId="25F5E92C" w14:textId="2D7CE2FB"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1B24BB">
        <w:t>Psalm</w:t>
      </w:r>
      <w:r w:rsidR="001B24BB" w:rsidRPr="00AB1781">
        <w:t xml:space="preserve"> 112</w:t>
      </w:r>
      <w:r w:rsidR="001B24B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1B24BB">
        <w:rPr>
          <w:noProof/>
        </w:rPr>
        <w:t>265</w:t>
      </w:r>
      <w:r w:rsidR="003A78C2">
        <w:fldChar w:fldCharType="end"/>
      </w:r>
    </w:p>
    <w:p w14:paraId="65FF1699" w14:textId="5CD517DB"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1B24BB">
        <w:t>Psalm</w:t>
      </w:r>
      <w:r w:rsidR="001B24BB" w:rsidRPr="00AB1781">
        <w:t xml:space="preserve"> 114</w:t>
      </w:r>
      <w:r w:rsidR="001B24B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1B24BB">
        <w:rPr>
          <w:noProof/>
        </w:rPr>
        <w:t>268</w:t>
      </w:r>
      <w:r w:rsidR="003A78C2">
        <w:fldChar w:fldCharType="end"/>
      </w:r>
    </w:p>
    <w:p w14:paraId="0612CEB7" w14:textId="51938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1B24BB">
        <w:t>Psalm</w:t>
      </w:r>
      <w:r w:rsidR="001B24BB" w:rsidRPr="00AB1781">
        <w:t xml:space="preserve"> 115</w:t>
      </w:r>
      <w:r w:rsidR="001B24B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1B24BB">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D35D9A"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1B24BB">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31838F66"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1B24BB">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90854671"/>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E6DB09C" w:rsidR="00CB700D" w:rsidRDefault="00D44900" w:rsidP="00336170">
            <w:r>
              <w:fldChar w:fldCharType="begin"/>
            </w:r>
            <w:r>
              <w:instrText xml:space="preserve"> REF _Ref439535283 \h </w:instrText>
            </w:r>
            <w:r>
              <w:fldChar w:fldCharType="separate"/>
            </w:r>
            <w:r w:rsidR="001B24BB">
              <w:t>Kathisma 1</w:t>
            </w:r>
            <w:r>
              <w:fldChar w:fldCharType="end"/>
            </w:r>
          </w:p>
        </w:tc>
        <w:tc>
          <w:tcPr>
            <w:tcW w:w="3024" w:type="dxa"/>
          </w:tcPr>
          <w:p w14:paraId="3E7DF9CE" w14:textId="1ADED33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1B24BB" w:rsidRPr="00AB1781">
              <w:t>K</w:t>
            </w:r>
            <w:r w:rsidR="001B24B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1B24B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7FD1CDB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1B24B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1B24BB" w:rsidRPr="00AB1781">
              <w:t>K</w:t>
            </w:r>
            <w:r w:rsidR="001B24B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172651E" w:rsidR="00CB700D" w:rsidRDefault="00CB700D" w:rsidP="0044639B">
            <w:r>
              <w:fldChar w:fldCharType="begin"/>
            </w:r>
            <w:r>
              <w:instrText xml:space="preserve"> REF _Ref435438548 \h </w:instrText>
            </w:r>
            <w:r w:rsidR="00336170">
              <w:instrText xml:space="preserve"> \* MERGEFORMAT </w:instrText>
            </w:r>
            <w:r>
              <w:fldChar w:fldCharType="separate"/>
            </w:r>
            <w:r w:rsidR="001B24BB" w:rsidRPr="00AB1781">
              <w:t>K</w:t>
            </w:r>
            <w:r w:rsidR="001B24BB">
              <w:t>athisma 6</w:t>
            </w:r>
            <w:r>
              <w:fldChar w:fldCharType="end"/>
            </w:r>
          </w:p>
        </w:tc>
        <w:tc>
          <w:tcPr>
            <w:tcW w:w="3024" w:type="dxa"/>
          </w:tcPr>
          <w:p w14:paraId="082B149A" w14:textId="4F4874E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1B24B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1B24BB" w:rsidRPr="00AB1781">
              <w:t>K</w:t>
            </w:r>
            <w:r w:rsidR="001B24B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16123D4E" w:rsidR="00CB700D" w:rsidRDefault="00CB700D" w:rsidP="0044639B">
            <w:r>
              <w:fldChar w:fldCharType="begin"/>
            </w:r>
            <w:r>
              <w:instrText xml:space="preserve"> REF _Ref435438574 \h </w:instrText>
            </w:r>
            <w:r w:rsidR="00336170">
              <w:instrText xml:space="preserve"> \* MERGEFORMAT </w:instrText>
            </w:r>
            <w:r>
              <w:fldChar w:fldCharType="separate"/>
            </w:r>
            <w:r w:rsidR="001B24BB" w:rsidRPr="00AB1781">
              <w:t>K</w:t>
            </w:r>
            <w:r w:rsidR="001B24BB">
              <w:t>athisma 9</w:t>
            </w:r>
            <w:r>
              <w:fldChar w:fldCharType="end"/>
            </w:r>
          </w:p>
        </w:tc>
        <w:tc>
          <w:tcPr>
            <w:tcW w:w="3024" w:type="dxa"/>
          </w:tcPr>
          <w:p w14:paraId="223BE2C2" w14:textId="4AD2C13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B901C9D"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1B24BB">
              <w:t>Kathisma 12</w:t>
            </w:r>
            <w:r w:rsidRPr="00926985">
              <w:fldChar w:fldCharType="end"/>
            </w:r>
          </w:p>
        </w:tc>
        <w:tc>
          <w:tcPr>
            <w:tcW w:w="3024" w:type="dxa"/>
          </w:tcPr>
          <w:p w14:paraId="353A9FDD" w14:textId="29963170"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97ABDD9" w:rsidR="00CB700D" w:rsidRDefault="00CB700D" w:rsidP="0044639B">
            <w:r>
              <w:fldChar w:fldCharType="begin"/>
            </w:r>
            <w:r>
              <w:instrText xml:space="preserve"> REF _Ref435438622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5</w:t>
            </w:r>
            <w:r>
              <w:fldChar w:fldCharType="end"/>
            </w:r>
          </w:p>
        </w:tc>
        <w:tc>
          <w:tcPr>
            <w:tcW w:w="3024" w:type="dxa"/>
          </w:tcPr>
          <w:p w14:paraId="6DD26E94" w14:textId="35FA9F6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1B24B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4D110CD" w:rsidR="00CB700D" w:rsidRDefault="00D016DC" w:rsidP="0044639B">
            <w:r>
              <w:fldChar w:fldCharType="begin"/>
            </w:r>
            <w:r>
              <w:instrText xml:space="preserve"> REF _Ref435990063 \h </w:instrText>
            </w:r>
            <w:r w:rsidR="00336170">
              <w:instrText xml:space="preserve"> \* MERGEFORMAT </w:instrText>
            </w:r>
            <w:r>
              <w:fldChar w:fldCharType="separate"/>
            </w:r>
            <w:r w:rsidR="001B24BB">
              <w:t>Kathisma 18</w:t>
            </w:r>
            <w:r>
              <w:fldChar w:fldCharType="end"/>
            </w:r>
          </w:p>
        </w:tc>
        <w:tc>
          <w:tcPr>
            <w:tcW w:w="3024" w:type="dxa"/>
          </w:tcPr>
          <w:p w14:paraId="0F5729C0" w14:textId="4C5EF8A2"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1B24BB" w:rsidRPr="00AB1781">
              <w:t>K</w:t>
            </w:r>
            <w:r w:rsidR="001B24B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2CAA5ECD" w:rsidR="000B1D6D" w:rsidRDefault="00D44900" w:rsidP="00AB3348">
            <w:r>
              <w:fldChar w:fldCharType="begin"/>
            </w:r>
            <w:r>
              <w:instrText xml:space="preserve"> REF _Ref439535283 \h </w:instrText>
            </w:r>
            <w:r>
              <w:fldChar w:fldCharType="separate"/>
            </w:r>
            <w:r w:rsidR="001B24BB">
              <w:t>Kathisma 1</w:t>
            </w:r>
            <w:r>
              <w:fldChar w:fldCharType="end"/>
            </w:r>
          </w:p>
        </w:tc>
        <w:tc>
          <w:tcPr>
            <w:tcW w:w="3024" w:type="dxa"/>
          </w:tcPr>
          <w:p w14:paraId="1C0C5D94" w14:textId="5838F8E1"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1B24BB" w:rsidRPr="00AB1781">
              <w:t>K</w:t>
            </w:r>
            <w:r w:rsidR="001B24B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1B24BB" w:rsidRPr="00AB1781">
              <w:t>K</w:t>
            </w:r>
            <w:r w:rsidR="001B24B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5FEBAB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1B24B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1B24BB" w:rsidRPr="00AB1781">
              <w:t>K</w:t>
            </w:r>
            <w:r w:rsidR="001B24B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1B24BB" w:rsidRPr="00AB1781">
              <w:t>K</w:t>
            </w:r>
            <w:r w:rsidR="001B24B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548DFA9"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E6A0F7" w14:textId="32BCF011"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1B24B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1B24BB" w:rsidRPr="00AB1781">
              <w:t>K</w:t>
            </w:r>
            <w:r w:rsidR="001B24B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1B24BB" w:rsidRPr="00AB1781">
              <w:t>K</w:t>
            </w:r>
            <w:r w:rsidR="001B24B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D25789B"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EAD97E5" w14:textId="78A7DB8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1B24BB" w:rsidRPr="00AB1781">
              <w:t>K</w:t>
            </w:r>
            <w:r w:rsidR="001B24B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1B24B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F9D55F6"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14C76F95" w14:textId="29411416"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1B24BB" w:rsidRPr="00AB1781">
              <w:t>K</w:t>
            </w:r>
            <w:r w:rsidR="001B24BB">
              <w:t>athisma</w:t>
            </w:r>
            <w:r w:rsidR="001B24BB" w:rsidRPr="00AB1781">
              <w:t xml:space="preserve"> 1</w:t>
            </w:r>
            <w:r w:rsidR="001B24B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D63799C" w:rsidR="000B1D6D" w:rsidRDefault="002F2287"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23EDA40F" w14:textId="2689A898"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1B24B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1B24B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69BF801E" w:rsidR="000B1D6D" w:rsidRDefault="000B1D6D" w:rsidP="000B1D6D">
            <w:r>
              <w:fldChar w:fldCharType="begin"/>
            </w:r>
            <w:r>
              <w:instrText xml:space="preserve"> REF _Ref435990063 \h </w:instrText>
            </w:r>
            <w:r w:rsidR="00AB3348">
              <w:instrText xml:space="preserve"> \* MERGEFORMAT </w:instrText>
            </w:r>
            <w:r>
              <w:fldChar w:fldCharType="separate"/>
            </w:r>
            <w:r w:rsidR="001B24BB">
              <w:t>Kathisma 18</w:t>
            </w:r>
            <w:r>
              <w:fldChar w:fldCharType="end"/>
            </w:r>
          </w:p>
        </w:tc>
        <w:tc>
          <w:tcPr>
            <w:tcW w:w="3024" w:type="dxa"/>
          </w:tcPr>
          <w:p w14:paraId="0484B885" w14:textId="5F365A10" w:rsidR="000B1D6D" w:rsidRDefault="000B1D6D" w:rsidP="00336170">
            <w:r>
              <w:fldChar w:fldCharType="begin"/>
            </w:r>
            <w:r>
              <w:instrText xml:space="preserve"> REF _Ref435438658 \h </w:instrText>
            </w:r>
            <w:r w:rsidR="00AB3348">
              <w:instrText xml:space="preserve"> \* MERGEFORMAT </w:instrText>
            </w:r>
            <w:r>
              <w:fldChar w:fldCharType="separate"/>
            </w:r>
            <w:r w:rsidR="001B24BB" w:rsidRPr="00AB1781">
              <w:t>K</w:t>
            </w:r>
            <w:r w:rsidR="001B24BB">
              <w:t>athisma</w:t>
            </w:r>
            <w:r w:rsidR="001B24BB" w:rsidRPr="00AB1781">
              <w:t xml:space="preserve"> 1</w:t>
            </w:r>
            <w:r w:rsidR="001B24B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1B24BB" w:rsidRPr="00AB1781">
              <w:t>K</w:t>
            </w:r>
            <w:r w:rsidR="001B24BB">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90854672"/>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361913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527DD7FE" w:rsidR="00AD40FB" w:rsidRPr="00980D99"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1B24BB">
        <w:t>Psalm</w:t>
      </w:r>
      <w:r w:rsidR="001B24BB" w:rsidRPr="00AB1781">
        <w:t xml:space="preserve"> 2</w:t>
      </w:r>
      <w:r w:rsidR="001B24BB">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049057F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0DE5DD4E" w:rsidR="00704CAA"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1B24BB">
        <w:t>Psalm</w:t>
      </w:r>
      <w:r w:rsidR="001B24BB" w:rsidRPr="00AB1781">
        <w:t xml:space="preserve"> 3</w:t>
      </w:r>
      <w:r w:rsidR="001B24BB">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535D1A14"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5945431" w14:textId="51F4DCEF"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31CD744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1B24BB">
        <w:t>Psalm</w:t>
      </w:r>
      <w:r w:rsidR="001B24BB" w:rsidRPr="00AB1781">
        <w:t xml:space="preserve"> 4</w:t>
      </w:r>
      <w:r w:rsidR="001B24BB">
        <w:t>: “You heard me when I called”</w:t>
      </w:r>
      <w:r>
        <w:fldChar w:fldCharType="end"/>
      </w:r>
      <w:r>
        <w:t>.</w:t>
      </w:r>
    </w:p>
    <w:p w14:paraId="2117383A" w14:textId="713D3B77" w:rsidR="0008188E" w:rsidRPr="00AB1781"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63650B1B"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A6909F" w14:textId="50F4B30B" w:rsidR="004942E9" w:rsidRPr="00AD40FB"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13C2B2DE"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1B24BB">
        <w:t>Psalm</w:t>
      </w:r>
      <w:r w:rsidR="001B24BB" w:rsidRPr="00AB1781">
        <w:t xml:space="preserve"> 5</w:t>
      </w:r>
      <w:r w:rsidR="001B24BB">
        <w:t>: “Give ear to my words, O Lord”</w:t>
      </w:r>
      <w:r>
        <w:fldChar w:fldCharType="end"/>
      </w:r>
      <w:r>
        <w:t>.</w:t>
      </w:r>
    </w:p>
    <w:p w14:paraId="39E8462C" w14:textId="39268E88" w:rsidR="004942E9" w:rsidRPr="009C1C97"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 xml:space="preserve">, page </w:t>
      </w:r>
      <w:r>
        <w:fldChar w:fldCharType="begin"/>
      </w:r>
      <w:r>
        <w:instrText xml:space="preserve"> PAGEREF _Ref412025822 \h </w:instrText>
      </w:r>
      <w:r>
        <w:fldChar w:fldCharType="separate"/>
      </w:r>
      <w:r w:rsidR="001B24BB">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627D6FE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5FAE00C1" w:rsidR="00AD40FB" w:rsidRPr="009C1C9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1B24BB">
        <w:t>Psalm</w:t>
      </w:r>
      <w:r w:rsidR="001B24BB" w:rsidRPr="00AB1781">
        <w:t xml:space="preserve"> 6</w:t>
      </w:r>
      <w:r w:rsidR="001B24BB">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1E816EE6" w:rsidR="00AD40FB" w:rsidRDefault="00AD40FB" w:rsidP="00AD40FB">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p>
    <w:p w14:paraId="648AEC97" w14:textId="6B0C0A1E"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6A24CE9" w14:textId="5010916A" w:rsidR="0008188E" w:rsidRPr="00AD40FB"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6AD8F6F3"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1B24BB">
        <w:t>Psalm</w:t>
      </w:r>
      <w:r w:rsidR="001B24BB" w:rsidRPr="00AB1781">
        <w:t xml:space="preserve"> 8</w:t>
      </w:r>
      <w:r w:rsidR="001B24BB">
        <w:t>: “O Lord, our Lord, how wonderful is Your Name”</w:t>
      </w:r>
      <w:r>
        <w:fldChar w:fldCharType="end"/>
      </w:r>
      <w:r>
        <w:t xml:space="preserve">, page </w:t>
      </w:r>
      <w:r>
        <w:fldChar w:fldCharType="begin"/>
      </w:r>
      <w:r>
        <w:instrText xml:space="preserve"> PAGEREF _Ref412098295 \h </w:instrText>
      </w:r>
      <w:r>
        <w:fldChar w:fldCharType="separate"/>
      </w:r>
      <w:r w:rsidR="001B24BB">
        <w:rPr>
          <w:noProof/>
        </w:rPr>
        <w:t>89</w:t>
      </w:r>
      <w:r>
        <w:fldChar w:fldCharType="end"/>
      </w:r>
      <w:r>
        <w:t>.</w:t>
      </w:r>
    </w:p>
    <w:p w14:paraId="0C0BE84C" w14:textId="5EC654C7" w:rsidR="004942E9" w:rsidRPr="00AB178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 xml:space="preserve">, page </w:t>
      </w:r>
      <w:r>
        <w:fldChar w:fldCharType="begin"/>
      </w:r>
      <w:r>
        <w:instrText xml:space="preserve"> PAGEREF _Ref412025965 \h </w:instrText>
      </w:r>
      <w:r>
        <w:fldChar w:fldCharType="separate"/>
      </w:r>
      <w:r w:rsidR="001B24BB">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3BCE3A20" w:rsidR="00AD40FB" w:rsidRP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099CD8F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1B24BB">
        <w:t>Psalm</w:t>
      </w:r>
      <w:r w:rsidR="001B24BB" w:rsidRPr="00AB1781">
        <w:t xml:space="preserve"> 11</w:t>
      </w:r>
      <w:r w:rsidR="001B24BB">
        <w:t>: “Save me, O Lord, for there is no saint left”</w:t>
      </w:r>
      <w:r>
        <w:fldChar w:fldCharType="end"/>
      </w:r>
      <w:r>
        <w:t xml:space="preserve">, page </w:t>
      </w:r>
      <w:r>
        <w:fldChar w:fldCharType="begin"/>
      </w:r>
      <w:r>
        <w:instrText xml:space="preserve"> PAGEREF _Ref412098310 \h </w:instrText>
      </w:r>
      <w:r>
        <w:fldChar w:fldCharType="separate"/>
      </w:r>
      <w:r w:rsidR="001B24BB">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586BCF1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745CD0B6" w:rsidR="00704CAA" w:rsidRPr="00435BD3"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1B24BB">
        <w:t>Psalm</w:t>
      </w:r>
      <w:r w:rsidR="001B24BB" w:rsidRPr="00AB1781">
        <w:t xml:space="preserve"> 12</w:t>
      </w:r>
      <w:r w:rsidR="001B24BB">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756E90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68CD993" w14:textId="134D54C1"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BFB8489" w14:textId="2BA75609"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6FFE426C"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1B24BB">
        <w:t>Psalm</w:t>
      </w:r>
      <w:r w:rsidR="001B24BB" w:rsidRPr="00AB1781">
        <w:t xml:space="preserve"> 14</w:t>
      </w:r>
      <w:r w:rsidR="001B24BB">
        <w:t>: “Lord, who can dwell in Your tent”</w:t>
      </w:r>
      <w:r>
        <w:fldChar w:fldCharType="end"/>
      </w:r>
      <w:r>
        <w:t xml:space="preserve">, page </w:t>
      </w:r>
      <w:r>
        <w:fldChar w:fldCharType="begin"/>
      </w:r>
      <w:r>
        <w:instrText xml:space="preserve"> PAGEREF _Ref412098343 \h </w:instrText>
      </w:r>
      <w:r>
        <w:fldChar w:fldCharType="separate"/>
      </w:r>
      <w:r w:rsidR="001B24BB">
        <w:rPr>
          <w:noProof/>
        </w:rPr>
        <w:t>97</w:t>
      </w:r>
      <w:r>
        <w:fldChar w:fldCharType="end"/>
      </w:r>
      <w:r>
        <w:t>.</w:t>
      </w:r>
    </w:p>
    <w:p w14:paraId="1D72ED6C" w14:textId="4B142ABD"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 xml:space="preserve">, page </w:t>
      </w:r>
      <w:r>
        <w:fldChar w:fldCharType="begin"/>
      </w:r>
      <w:r>
        <w:instrText xml:space="preserve"> PAGEREF _Ref412025981 \h </w:instrText>
      </w:r>
      <w:r>
        <w:fldChar w:fldCharType="separate"/>
      </w:r>
      <w:r w:rsidR="001B24BB">
        <w:rPr>
          <w:noProof/>
        </w:rPr>
        <w:t>98</w:t>
      </w:r>
      <w:r>
        <w:fldChar w:fldCharType="end"/>
      </w:r>
      <w:r>
        <w:t>.</w:t>
      </w:r>
    </w:p>
    <w:p w14:paraId="0897B028" w14:textId="34CCA473" w:rsidR="0008188E" w:rsidRDefault="0008188E" w:rsidP="00AD40FB">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61FB7129"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226E64A0"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1B24BB">
        <w:t>Psalm</w:t>
      </w:r>
      <w:r w:rsidR="001B24BB" w:rsidRPr="00AB1781">
        <w:t xml:space="preserve"> 15</w:t>
      </w:r>
      <w:r w:rsidR="001B24BB">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7932E22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51A58470" w14:textId="08AAF57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0A2515C8"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1B24BB">
        <w:t>Psalm</w:t>
      </w:r>
      <w:r w:rsidR="001B24BB" w:rsidRPr="00AB1781">
        <w:t xml:space="preserve"> 18</w:t>
      </w:r>
      <w:r w:rsidR="001B24BB">
        <w:t>: “The heavens declare the glory of God”</w:t>
      </w:r>
      <w:r>
        <w:fldChar w:fldCharType="end"/>
      </w:r>
      <w:r>
        <w:t xml:space="preserve">, page </w:t>
      </w:r>
      <w:r>
        <w:fldChar w:fldCharType="begin"/>
      </w:r>
      <w:r>
        <w:instrText xml:space="preserve"> PAGEREF _Ref412098373 \h </w:instrText>
      </w:r>
      <w:r>
        <w:fldChar w:fldCharType="separate"/>
      </w:r>
      <w:r w:rsidR="001B24BB">
        <w:rPr>
          <w:noProof/>
        </w:rPr>
        <w:t>105</w:t>
      </w:r>
      <w:r>
        <w:fldChar w:fldCharType="end"/>
      </w:r>
      <w:r>
        <w:t>.</w:t>
      </w:r>
    </w:p>
    <w:p w14:paraId="0DE73242" w14:textId="46391995"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6EF78402"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4477B9" w:rsidR="00704CAA" w:rsidRPr="00CF35A1" w:rsidRDefault="00AD40FB" w:rsidP="00704CAA">
      <w:pPr>
        <w:pStyle w:val="Rubric"/>
      </w:pPr>
      <w:r>
        <w:lastRenderedPageBreak/>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1B24BB">
        <w:t>Psalm</w:t>
      </w:r>
      <w:r w:rsidR="001B24BB" w:rsidRPr="00AB1781">
        <w:t xml:space="preserve"> 24</w:t>
      </w:r>
      <w:r w:rsidR="001B24BB">
        <w:t>: “To You, O Lord, I lift up my soul”</w:t>
      </w:r>
      <w:r>
        <w:fldChar w:fldCharType="end"/>
      </w:r>
      <w:r>
        <w:t xml:space="preserve">, page </w:t>
      </w:r>
      <w:r>
        <w:fldChar w:fldCharType="begin"/>
      </w:r>
      <w:r>
        <w:instrText xml:space="preserve"> PAGEREF _Ref412026003 \h </w:instrText>
      </w:r>
      <w:r>
        <w:fldChar w:fldCharType="separate"/>
      </w:r>
      <w:r w:rsidR="001B24BB">
        <w:rPr>
          <w:noProof/>
        </w:rPr>
        <w:t>114</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0CBD6C1D"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68E0B8F5" w:rsidR="00704CAA" w:rsidRPr="00CF35A1"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783DBBC3"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46119BE" w14:textId="3EEA5F0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55B9E082" w:rsidR="002B6AEC" w:rsidRDefault="002B6AEC" w:rsidP="00704CAA">
      <w:pPr>
        <w:pStyle w:val="Rubric"/>
      </w:pPr>
      <w:r>
        <w:lastRenderedPageBreak/>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1B24BB">
        <w:t>Psalm</w:t>
      </w:r>
      <w:r w:rsidR="001B24BB" w:rsidRPr="00AB1781">
        <w:t xml:space="preserve"> 23</w:t>
      </w:r>
      <w:r w:rsidR="001B24BB">
        <w:t>: “The earth is the Lord's and all that is in it”</w:t>
      </w:r>
      <w:r>
        <w:fldChar w:fldCharType="end"/>
      </w:r>
      <w:r>
        <w:t>.</w:t>
      </w:r>
    </w:p>
    <w:p w14:paraId="7E6FDE9F" w14:textId="05EB8F7C" w:rsidR="004942E9" w:rsidRPr="00CF35A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 xml:space="preserve">, page </w:t>
      </w:r>
      <w:r>
        <w:fldChar w:fldCharType="begin"/>
      </w:r>
      <w:r>
        <w:instrText xml:space="preserve"> PAGEREF _Ref412026124 \h </w:instrText>
      </w:r>
      <w:r>
        <w:fldChar w:fldCharType="separate"/>
      </w:r>
      <w:r w:rsidR="001B24BB">
        <w:rPr>
          <w:noProof/>
        </w:rPr>
        <w:t>122</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1B28588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48BA05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1B24BB">
        <w:t>Psalm</w:t>
      </w:r>
      <w:r w:rsidR="001B24BB" w:rsidRPr="00AB1781">
        <w:t xml:space="preserve"> 25</w:t>
      </w:r>
      <w:r w:rsidR="001B24BB">
        <w:t>: “Judge me, O Lord, for I have walked in my innocence”</w:t>
      </w:r>
      <w:r>
        <w:fldChar w:fldCharType="end"/>
      </w:r>
      <w:r>
        <w:t xml:space="preserve">, page </w:t>
      </w:r>
      <w:r>
        <w:fldChar w:fldCharType="begin"/>
      </w:r>
      <w:r>
        <w:instrText xml:space="preserve"> PAGEREF _Ref412110770 \h </w:instrText>
      </w:r>
      <w:r>
        <w:fldChar w:fldCharType="separate"/>
      </w:r>
      <w:r w:rsidR="001B24BB">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3D337776"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A9DC3D2" w14:textId="454B2300"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508A007C"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5A651441" w14:textId="22423D61" w:rsidR="004942E9" w:rsidRPr="0090607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_Ref412026021 \h </w:instrText>
      </w:r>
      <w:r>
        <w:fldChar w:fldCharType="separate"/>
      </w:r>
      <w:r w:rsidR="001B24BB">
        <w:t>Psalm</w:t>
      </w:r>
      <w:r w:rsidR="001B24BB" w:rsidRPr="00AB1781">
        <w:t xml:space="preserve"> 26</w:t>
      </w:r>
      <w:r w:rsidR="001B24B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1B24BB">
        <w:rPr>
          <w:noProof/>
        </w:rPr>
        <w:t>118</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5AC3D2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149B69B4" w:rsidR="00704CAA"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1B24BB">
        <w:t>Psalm</w:t>
      </w:r>
      <w:r w:rsidR="001B24BB" w:rsidRPr="00AB1781">
        <w:t xml:space="preserve"> 28</w:t>
      </w:r>
      <w:r w:rsidR="001B24BB">
        <w:t>: “Bring to the Lord, O sons of God”</w:t>
      </w:r>
      <w:r>
        <w:fldChar w:fldCharType="end"/>
      </w:r>
      <w:r>
        <w:t xml:space="preserve">, page </w:t>
      </w:r>
      <w:r>
        <w:fldChar w:fldCharType="begin"/>
      </w:r>
      <w:r>
        <w:instrText xml:space="preserve"> PAGEREF _Ref412110790 \h </w:instrText>
      </w:r>
      <w:r>
        <w:fldChar w:fldCharType="separate"/>
      </w:r>
      <w:r w:rsidR="001B24BB">
        <w:rPr>
          <w:noProof/>
        </w:rPr>
        <w:t>121</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03BEE08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748A54C2" w14:textId="1ADF7E16"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11484335"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77233D1D" w14:textId="22A90ED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0AB08DC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39F73EEB" w:rsidR="002B6AEC" w:rsidRPr="00906079"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1B24BB">
        <w:t>Psalm</w:t>
      </w:r>
      <w:r w:rsidR="001B24BB" w:rsidRPr="00AB1781">
        <w:t xml:space="preserve"> 29</w:t>
      </w:r>
      <w:r w:rsidR="001B24BB">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674E7B44"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5D9F7EDE" w14:textId="60938A19"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4EC74D95"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1B24BB">
        <w:t>Psalm</w:t>
      </w:r>
      <w:r w:rsidR="001B24BB" w:rsidRPr="00AB1781">
        <w:t xml:space="preserve"> 33</w:t>
      </w:r>
      <w:r w:rsidR="001B24BB">
        <w:t>: “I will bless the Lord at all times”</w:t>
      </w:r>
      <w:r>
        <w:fldChar w:fldCharType="end"/>
      </w:r>
      <w:r>
        <w:t xml:space="preserve">, page </w:t>
      </w:r>
      <w:r>
        <w:fldChar w:fldCharType="begin"/>
      </w:r>
      <w:r>
        <w:instrText xml:space="preserve"> PAGEREF _Ref412110815 \h </w:instrText>
      </w:r>
      <w:r>
        <w:fldChar w:fldCharType="separate"/>
      </w:r>
      <w:r w:rsidR="001B24BB">
        <w:rPr>
          <w:noProof/>
        </w:rPr>
        <w:t>129</w:t>
      </w:r>
      <w:r>
        <w:fldChar w:fldCharType="end"/>
      </w:r>
      <w:r>
        <w:t>.</w:t>
      </w:r>
    </w:p>
    <w:p w14:paraId="451B8A21" w14:textId="2CA9D2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ABDF798"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8CE049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1B24BB">
        <w:t>Psalm</w:t>
      </w:r>
      <w:r w:rsidR="001B24BB" w:rsidRPr="00AB1781">
        <w:t xml:space="preserve"> 40</w:t>
      </w:r>
      <w:r w:rsidR="001B24BB">
        <w:t>: “Blessed is he who considers the poor and needy”</w:t>
      </w:r>
      <w:r>
        <w:fldChar w:fldCharType="end"/>
      </w:r>
      <w:r>
        <w:t xml:space="preserve">, page </w:t>
      </w:r>
      <w:r>
        <w:fldChar w:fldCharType="begin"/>
      </w:r>
      <w:r>
        <w:instrText xml:space="preserve"> PAGEREF _Ref412110829 \h </w:instrText>
      </w:r>
      <w:r>
        <w:fldChar w:fldCharType="separate"/>
      </w:r>
      <w:r w:rsidR="001B24BB">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03607DBE"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AF04869" w:rsidR="00704CAA"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1B24BB">
        <w:t>Psalm</w:t>
      </w:r>
      <w:r w:rsidR="001B24BB" w:rsidRPr="00AB1781">
        <w:t xml:space="preserve"> 42</w:t>
      </w:r>
      <w:r w:rsidR="001B24BB">
        <w:t>: “Judge me, O God, and defend my cause”</w:t>
      </w:r>
      <w:r>
        <w:fldChar w:fldCharType="end"/>
      </w:r>
      <w:r>
        <w:t xml:space="preserve">, page </w:t>
      </w:r>
      <w:r>
        <w:fldChar w:fldCharType="begin"/>
      </w:r>
      <w:r>
        <w:instrText xml:space="preserve"> PAGEREF _Ref412026139 \h </w:instrText>
      </w:r>
      <w:r>
        <w:fldChar w:fldCharType="separate"/>
      </w:r>
      <w:r w:rsidR="001B24BB">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3FED93CF"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456ACD15" w14:textId="1B77BAC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60ED1CF1"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1B24BB">
        <w:t>Psalm</w:t>
      </w:r>
      <w:r w:rsidR="001B24BB" w:rsidRPr="00AB1781">
        <w:t xml:space="preserve"> 44</w:t>
      </w:r>
      <w:r w:rsidR="001B24BB">
        <w:t>: “My heart erupted with a good word”</w:t>
      </w:r>
      <w:r>
        <w:fldChar w:fldCharType="end"/>
      </w:r>
      <w:r>
        <w:t xml:space="preserve">, page </w:t>
      </w:r>
      <w:r>
        <w:fldChar w:fldCharType="begin"/>
      </w:r>
      <w:r>
        <w:instrText xml:space="preserve"> PAGEREF _Ref412110857 \h </w:instrText>
      </w:r>
      <w:r>
        <w:fldChar w:fldCharType="separate"/>
      </w:r>
      <w:r w:rsidR="001B24BB">
        <w:rPr>
          <w:noProof/>
        </w:rPr>
        <w:t>150</w:t>
      </w:r>
      <w:r>
        <w:fldChar w:fldCharType="end"/>
      </w:r>
      <w:r>
        <w:t>.</w:t>
      </w:r>
    </w:p>
    <w:p w14:paraId="5063191A" w14:textId="3CBD66CD"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472E8DB7"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74DC7484" w:rsidR="00704CAA" w:rsidRPr="008242AB"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1B24BB">
        <w:t>Psalm</w:t>
      </w:r>
      <w:r w:rsidR="001B24BB" w:rsidRPr="00AB1781">
        <w:t xml:space="preserve"> 45</w:t>
      </w:r>
      <w:r w:rsidR="001B24BB">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01C26503" w:rsidR="00704CAA" w:rsidRDefault="00704CAA"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1B24BB">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292BA716" w:rsidR="002B6AEC"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1B24BB">
        <w:t>Psalm</w:t>
      </w:r>
      <w:r w:rsidR="001B24BB" w:rsidRPr="00AB1781">
        <w:t xml:space="preserve"> 46</w:t>
      </w:r>
      <w:r w:rsidR="001B24BB">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24F4B085" w:rsidR="002B6AEC" w:rsidRDefault="002B6AEC" w:rsidP="00F71DC7">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0BA996C3" w:rsidR="00704CAA" w:rsidRPr="00A6346F" w:rsidRDefault="002B6AEC" w:rsidP="00704CAA">
      <w:pPr>
        <w:pStyle w:val="Rubric"/>
      </w:pPr>
      <w:r>
        <w:fldChar w:fldCharType="begin"/>
      </w:r>
      <w:r>
        <w:instrText xml:space="preserve"> REF _Ref434576019 \h </w:instrText>
      </w:r>
      <w:r>
        <w:fldChar w:fldCharType="separate"/>
      </w:r>
      <w:r w:rsidR="001B24BB">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1A4CF545" w:rsidR="00C853E6" w:rsidRDefault="00C853E6" w:rsidP="008B0324">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770D30B" w:rsidR="00704CAA" w:rsidRPr="00FD3FDA"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1B24BB">
        <w:t>Psalm</w:t>
      </w:r>
      <w:r w:rsidR="001B24BB" w:rsidRPr="00AB1781">
        <w:t xml:space="preserve"> 56</w:t>
      </w:r>
      <w:r w:rsidR="001B24BB">
        <w:t>: “Have mercy on me, O God, have mercy on me”</w:t>
      </w:r>
      <w:r>
        <w:fldChar w:fldCharType="end"/>
      </w:r>
      <w:r>
        <w:t xml:space="preserve">, page </w:t>
      </w:r>
      <w:r>
        <w:fldChar w:fldCharType="begin"/>
      </w:r>
      <w:r>
        <w:instrText xml:space="preserve"> PAGEREF _Ref412026190 \h </w:instrText>
      </w:r>
      <w:r>
        <w:fldChar w:fldCharType="separate"/>
      </w:r>
      <w:r w:rsidR="001B24BB">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79B66E8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C868DD" w14:textId="7ABC10D7"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6B0CE453"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1B24BB">
        <w:t>Psalm</w:t>
      </w:r>
      <w:r w:rsidR="001B24BB" w:rsidRPr="00AB1781">
        <w:t xml:space="preserve"> 60</w:t>
      </w:r>
      <w:r w:rsidR="001B24BB">
        <w:t>: “Hear my supplication, O God”</w:t>
      </w:r>
      <w:r>
        <w:fldChar w:fldCharType="end"/>
      </w:r>
      <w:r>
        <w:t xml:space="preserve">, page </w:t>
      </w:r>
      <w:r>
        <w:fldChar w:fldCharType="begin"/>
      </w:r>
      <w:r>
        <w:instrText xml:space="preserve"> PAGEREF _Ref412111219 \h </w:instrText>
      </w:r>
      <w:r>
        <w:fldChar w:fldCharType="separate"/>
      </w:r>
      <w:r w:rsidR="001B24BB">
        <w:rPr>
          <w:noProof/>
        </w:rPr>
        <w:t>172</w:t>
      </w:r>
      <w:r>
        <w:fldChar w:fldCharType="end"/>
      </w:r>
      <w:r>
        <w:t>.</w:t>
      </w:r>
    </w:p>
    <w:p w14:paraId="03ECF184" w14:textId="7A80854C" w:rsidR="004942E9" w:rsidRPr="009E711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D7E8A2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4DCC8BB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1B24BB">
        <w:t>Psalm</w:t>
      </w:r>
      <w:r w:rsidR="001B24BB" w:rsidRPr="00AB1781">
        <w:t xml:space="preserve"> 62</w:t>
      </w:r>
      <w:r w:rsidR="001B24BB">
        <w:t>: “O God, my God, I rise early to be with You”</w:t>
      </w:r>
      <w:r>
        <w:fldChar w:fldCharType="end"/>
      </w:r>
      <w:r>
        <w:t xml:space="preserve">, page </w:t>
      </w:r>
      <w:r>
        <w:fldChar w:fldCharType="begin"/>
      </w:r>
      <w:r>
        <w:instrText xml:space="preserve"> PAGEREF _Ref412098429 \h </w:instrText>
      </w:r>
      <w:r>
        <w:fldChar w:fldCharType="separate"/>
      </w:r>
      <w:r w:rsidR="001B24BB">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28ED839F"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5149B251" w14:textId="4D210625"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6017D3C2" w:rsidR="00704CAA" w:rsidRPr="00035647"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1B24BB">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1B24BB">
        <w:t>Psalm</w:t>
      </w:r>
      <w:r w:rsidR="001B24BB" w:rsidRPr="00AB1781">
        <w:t xml:space="preserve"> 66</w:t>
      </w:r>
      <w:r w:rsidR="001B24BB">
        <w:t>: “May God have compassion on us and bless us”</w:t>
      </w:r>
      <w:r>
        <w:fldChar w:fldCharType="end"/>
      </w:r>
      <w:r>
        <w:t xml:space="preserve">, page </w:t>
      </w:r>
      <w:r>
        <w:fldChar w:fldCharType="begin"/>
      </w:r>
      <w:r>
        <w:instrText xml:space="preserve"> PAGEREF _Ref412026041 \h </w:instrText>
      </w:r>
      <w:r>
        <w:fldChar w:fldCharType="separate"/>
      </w:r>
      <w:r w:rsidR="001B24BB">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529F7EF7"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392E2AE0" w14:textId="67BCC8D3"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03466A1A" w14:textId="0F49D701"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5FBF5697"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1B24BB">
        <w:t>Psalm</w:t>
      </w:r>
      <w:r w:rsidR="001B24BB" w:rsidRPr="00AB1781">
        <w:t xml:space="preserve"> 69</w:t>
      </w:r>
      <w:r w:rsidR="001B24BB">
        <w:t>: “O Lord, make haste to help me”</w:t>
      </w:r>
      <w:r>
        <w:fldChar w:fldCharType="end"/>
      </w:r>
      <w:r>
        <w:t xml:space="preserve">, page </w:t>
      </w:r>
      <w:r>
        <w:fldChar w:fldCharType="begin"/>
      </w:r>
      <w:r>
        <w:instrText xml:space="preserve"> PAGEREF _Ref412026055 \h </w:instrText>
      </w:r>
      <w:r>
        <w:fldChar w:fldCharType="separate"/>
      </w:r>
      <w:r w:rsidR="001B24BB">
        <w:rPr>
          <w:noProof/>
        </w:rPr>
        <w:t>187</w:t>
      </w:r>
      <w:r>
        <w:fldChar w:fldCharType="end"/>
      </w:r>
      <w:r>
        <w:t>.</w:t>
      </w:r>
    </w:p>
    <w:p w14:paraId="0428E64A" w14:textId="7BD31660" w:rsidR="004942E9"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1B24BB">
        <w:t>Psalm</w:t>
      </w:r>
      <w:r w:rsidR="001B24BB" w:rsidRPr="00AB1781">
        <w:t xml:space="preserve"> 69</w:t>
      </w:r>
      <w:r w:rsidR="001B24BB">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1B24BB">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01CB92DE"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131815F6" w14:textId="45BB3412" w:rsidR="008B0324" w:rsidRDefault="008B0324" w:rsidP="00AD40FB">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A550BB5" w14:textId="5E688A9A" w:rsidR="004942E9" w:rsidRDefault="004942E9" w:rsidP="00AD40FB">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8CB47AB" w14:textId="175D1F8B" w:rsidR="0008188E" w:rsidRDefault="0008188E" w:rsidP="00AD40FB">
      <w:pPr>
        <w:pStyle w:val="Rubric"/>
      </w:pPr>
      <w:r>
        <w:lastRenderedPageBreak/>
        <w:fldChar w:fldCharType="begin"/>
      </w:r>
      <w:r>
        <w:instrText xml:space="preserve"> REF _Ref448127130 \h </w:instrText>
      </w:r>
      <w:r>
        <w:fldChar w:fldCharType="separate"/>
      </w:r>
      <w:r w:rsidR="001B24BB">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B83BEE9"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 xml:space="preserve">, page </w:t>
      </w:r>
      <w:r>
        <w:fldChar w:fldCharType="begin"/>
      </w:r>
      <w:r>
        <w:instrText xml:space="preserve"> PAGEREF _Ref412098484 \h </w:instrText>
      </w:r>
      <w:r>
        <w:fldChar w:fldCharType="separate"/>
      </w:r>
      <w:r w:rsidR="001B24BB">
        <w:rPr>
          <w:noProof/>
        </w:rPr>
        <w:t>265</w:t>
      </w:r>
      <w:r>
        <w:fldChar w:fldCharType="end"/>
      </w:r>
      <w:r>
        <w:t>.</w:t>
      </w:r>
    </w:p>
    <w:p w14:paraId="377B2EDF" w14:textId="6D9E4CED" w:rsidR="008B0324" w:rsidRDefault="008B0324"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1B24BB">
        <w:t>Psalm</w:t>
      </w:r>
      <w:r w:rsidR="001B24BB" w:rsidRPr="00AB1781">
        <w:t xml:space="preserve"> 83</w:t>
      </w:r>
      <w:r w:rsidR="001B24BB">
        <w:t>: “How I love Your dwellings, O Lord of Hosts”</w:t>
      </w:r>
      <w:r>
        <w:fldChar w:fldCharType="end"/>
      </w:r>
      <w:r>
        <w:t xml:space="preserve">, page </w:t>
      </w:r>
      <w:r>
        <w:fldChar w:fldCharType="begin"/>
      </w:r>
      <w:r>
        <w:instrText xml:space="preserve"> PAGEREF _Ref412111290 \h </w:instrText>
      </w:r>
      <w:r>
        <w:fldChar w:fldCharType="separate"/>
      </w:r>
      <w:r w:rsidR="001B24BB">
        <w:rPr>
          <w:noProof/>
        </w:rPr>
        <w:t>213</w:t>
      </w:r>
      <w:r>
        <w:fldChar w:fldCharType="end"/>
      </w:r>
      <w:r>
        <w:t>.</w:t>
      </w:r>
    </w:p>
    <w:p w14:paraId="3A089F49" w14:textId="180B928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_Ref412026111 \h </w:instrText>
      </w:r>
      <w:r>
        <w:fldChar w:fldCharType="separate"/>
      </w:r>
      <w:r w:rsidR="001B24BB">
        <w:t>Psalm</w:t>
      </w:r>
      <w:r w:rsidR="001B24BB" w:rsidRPr="00AB1781">
        <w:t xml:space="preserve"> 22</w:t>
      </w:r>
      <w:r w:rsidR="001B24BB">
        <w:t>: “The Lord is my Shepherd, and I will lack nothing”</w:t>
      </w:r>
      <w:r>
        <w:fldChar w:fldCharType="end"/>
      </w:r>
      <w:r>
        <w:t xml:space="preserve">, page </w:t>
      </w:r>
      <w:r>
        <w:fldChar w:fldCharType="begin"/>
      </w:r>
      <w:r>
        <w:instrText xml:space="preserve"> PAGEREF _Ref412026111 \h </w:instrText>
      </w:r>
      <w:r>
        <w:fldChar w:fldCharType="separate"/>
      </w:r>
      <w:r w:rsidR="001B24BB">
        <w:rPr>
          <w:noProof/>
        </w:rPr>
        <w:t>112</w:t>
      </w:r>
      <w:r>
        <w:fldChar w:fldCharType="end"/>
      </w:r>
      <w:r>
        <w:t>.</w:t>
      </w:r>
    </w:p>
    <w:p w14:paraId="788807C7" w14:textId="168761E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 xml:space="preserve">, page </w:t>
      </w:r>
      <w:r>
        <w:fldChar w:fldCharType="begin"/>
      </w:r>
      <w:r>
        <w:instrText xml:space="preserve"> PAGEREF _Ref412026212 \h </w:instrText>
      </w:r>
      <w:r>
        <w:fldChar w:fldCharType="separate"/>
      </w:r>
      <w:r w:rsidR="001B24BB">
        <w:rPr>
          <w:noProof/>
        </w:rPr>
        <w:t>215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0454AC70"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403686DB" w:rsidR="00704CAA" w:rsidRPr="00A93CE8"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1B24BB">
        <w:t>Psalm</w:t>
      </w:r>
      <w:r w:rsidR="001B24BB" w:rsidRPr="00AB1781">
        <w:t xml:space="preserve"> 84</w:t>
      </w:r>
      <w:r w:rsidR="001B24BB">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1F2DE9BF" w:rsidR="00005A18" w:rsidRDefault="00005A18"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2E429C1A"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1B24BB">
        <w:t>Psalm</w:t>
      </w:r>
      <w:r w:rsidR="001B24BB" w:rsidRPr="00AB1781">
        <w:t xml:space="preserve"> 85</w:t>
      </w:r>
      <w:r w:rsidR="001B24BB">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04380AFF"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59FB87C6" w14:textId="793C8397"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7A349D22" w14:textId="08FD115D" w:rsidR="0008188E" w:rsidRDefault="0008188E" w:rsidP="00C853E6">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39D2CCD9" w:rsidR="00C853E6" w:rsidRDefault="00C853E6" w:rsidP="00C853E6">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449AE8BA" w14:textId="032ACEE5" w:rsidR="004942E9" w:rsidRDefault="004942E9" w:rsidP="00C853E6">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1B24BB">
        <w:t>Psalm</w:t>
      </w:r>
      <w:r w:rsidR="001B24BB" w:rsidRPr="00AB1781">
        <w:t xml:space="preserve"> 90</w:t>
      </w:r>
      <w:r w:rsidR="001B24BB">
        <w:t>: “He who dwells in the help of the Most High”</w:t>
      </w:r>
      <w:r>
        <w:fldChar w:fldCharType="end"/>
      </w:r>
      <w:r>
        <w:t xml:space="preserve">, page </w:t>
      </w:r>
      <w:r>
        <w:fldChar w:fldCharType="begin"/>
      </w:r>
      <w:r>
        <w:instrText xml:space="preserve"> PAGEREF _Ref412026283 \h </w:instrText>
      </w:r>
      <w:r>
        <w:fldChar w:fldCharType="separate"/>
      </w:r>
      <w:r w:rsidR="001B24BB">
        <w:rPr>
          <w:noProof/>
        </w:rPr>
        <w:t>226</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8FE2302"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p>
    <w:p w14:paraId="3B21146F" w14:textId="02241C3F"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1C6922D" w14:textId="022EB10E"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0A9BCF6F"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1B24BB">
        <w:t>Psalm</w:t>
      </w:r>
      <w:r w:rsidR="001B24BB" w:rsidRPr="00AB1781">
        <w:t xml:space="preserve"> 92</w:t>
      </w:r>
      <w:r w:rsidR="001B24BB">
        <w:t>: “The Lord is reigns, He is robed in majesty”</w:t>
      </w:r>
      <w:r>
        <w:fldChar w:fldCharType="end"/>
      </w:r>
      <w:r>
        <w:t xml:space="preserve">, page </w:t>
      </w:r>
      <w:r>
        <w:fldChar w:fldCharType="begin"/>
      </w:r>
      <w:r>
        <w:instrText xml:space="preserve"> PAGEREF _Ref412111374 \h </w:instrText>
      </w:r>
      <w:r>
        <w:fldChar w:fldCharType="separate"/>
      </w:r>
      <w:r w:rsidR="001B24BB">
        <w:rPr>
          <w:noProof/>
        </w:rPr>
        <w:t>229</w:t>
      </w:r>
      <w:r>
        <w:fldChar w:fldCharType="end"/>
      </w:r>
      <w:r>
        <w:t>.</w:t>
      </w:r>
    </w:p>
    <w:p w14:paraId="7A156308" w14:textId="42285B0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 xml:space="preserve">, page </w:t>
      </w:r>
      <w:r>
        <w:fldChar w:fldCharType="begin"/>
      </w:r>
      <w:r>
        <w:instrText xml:space="preserve"> PAGEREF _Ref412026313 \h </w:instrText>
      </w:r>
      <w:r>
        <w:fldChar w:fldCharType="separate"/>
      </w:r>
      <w:r w:rsidR="001B24BB">
        <w:rPr>
          <w:noProof/>
        </w:rPr>
        <w:t>234</w:t>
      </w:r>
      <w:r>
        <w:fldChar w:fldCharType="end"/>
      </w:r>
      <w:r>
        <w:t>.</w:t>
      </w:r>
    </w:p>
    <w:p w14:paraId="34D23BA5" w14:textId="4585211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_Ref411967180 \h </w:instrText>
      </w:r>
      <w:r>
        <w:fldChar w:fldCharType="separate"/>
      </w:r>
      <w:r w:rsidR="001B24BB">
        <w:t>Psalm</w:t>
      </w:r>
      <w:r w:rsidR="001B24BB" w:rsidRPr="00AB1781">
        <w:t xml:space="preserve"> 116</w:t>
      </w:r>
      <w:r w:rsidR="001B24BB">
        <w:t>: “Praise the Lord, all you nations”</w:t>
      </w:r>
      <w:r>
        <w:fldChar w:fldCharType="end"/>
      </w:r>
      <w:r>
        <w:t xml:space="preserve">, page </w:t>
      </w:r>
      <w:r>
        <w:fldChar w:fldCharType="begin"/>
      </w:r>
      <w:r>
        <w:instrText xml:space="preserve"> PAGEREF _Ref411967180 \h </w:instrText>
      </w:r>
      <w:r>
        <w:fldChar w:fldCharType="separate"/>
      </w:r>
      <w:r w:rsidR="001B24BB">
        <w:rPr>
          <w:noProof/>
        </w:rPr>
        <w:t>271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3CF96C00" w:rsidR="00C853E6"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1B00F115" w:rsidR="00704CAA" w:rsidRPr="008016CF" w:rsidRDefault="00C853E6" w:rsidP="00704CAA">
      <w:pPr>
        <w:pStyle w:val="Rubric"/>
      </w:pPr>
      <w:r>
        <w:fldChar w:fldCharType="begin"/>
      </w:r>
      <w:r>
        <w:instrText xml:space="preserve"> REF _Ref434576249 \h </w:instrText>
      </w:r>
      <w:r>
        <w:fldChar w:fldCharType="separate"/>
      </w:r>
      <w:r w:rsidR="001B24BB">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6CAC3900"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839DB48" w:rsidR="00704CAA" w:rsidRPr="008016C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1B24BB">
        <w:t>Psalm</w:t>
      </w:r>
      <w:r w:rsidR="001B24BB" w:rsidRPr="00AB1781">
        <w:t xml:space="preserve"> 96</w:t>
      </w:r>
      <w:r w:rsidR="001B24BB">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B48A2A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111BCB28" w14:textId="025F3CB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72F7753E"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1B24BB">
        <w:t>Psalm</w:t>
      </w:r>
      <w:r w:rsidR="001B24BB" w:rsidRPr="00AB1781">
        <w:t xml:space="preserve"> 97</w:t>
      </w:r>
      <w:r w:rsidR="001B24BB">
        <w:t>: “Sing a new song to the Lord, for the Lord has done wondrous things”</w:t>
      </w:r>
      <w:r>
        <w:fldChar w:fldCharType="end"/>
      </w:r>
      <w:r>
        <w:t>.</w:t>
      </w:r>
    </w:p>
    <w:p w14:paraId="5AEE54F8" w14:textId="33FA6A2E" w:rsidR="004942E9" w:rsidRPr="00A0015F"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AAF960F"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267B0518" w:rsidR="00704CAA" w:rsidRPr="00A0015F" w:rsidRDefault="00396E1C" w:rsidP="00704CAA">
      <w:pPr>
        <w:pStyle w:val="Rubric"/>
      </w:pPr>
      <w:r>
        <w:lastRenderedPageBreak/>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1B24BB">
        <w:t>Psalm</w:t>
      </w:r>
      <w:r w:rsidR="001B24BB" w:rsidRPr="00AB1781">
        <w:t xml:space="preserve"> 98</w:t>
      </w:r>
      <w:r w:rsidR="001B24BB">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B28E254" w:rsidR="00704CAA" w:rsidRDefault="00704CAA"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1B24BB">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1F4FE5E2"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1B24BB">
        <w:t>Psalm</w:t>
      </w:r>
      <w:r w:rsidR="001B24BB" w:rsidRPr="00AB1781">
        <w:t xml:space="preserve"> 99</w:t>
      </w:r>
      <w:r w:rsidR="001B24BB">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7845B7E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5E67FACA" w:rsidR="00704CAA" w:rsidRPr="00A0015F"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1B24BB">
        <w:t>Psalm</w:t>
      </w:r>
      <w:r w:rsidR="001B24BB" w:rsidRPr="00AB1781">
        <w:t xml:space="preserve"> 100</w:t>
      </w:r>
      <w:r w:rsidR="001B24BB">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5ADB5545"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421A906B"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1B24BB">
        <w:t>Psalm</w:t>
      </w:r>
      <w:r w:rsidR="001B24BB" w:rsidRPr="00AB1781">
        <w:t xml:space="preserve"> 109</w:t>
      </w:r>
      <w:r w:rsidR="001B24BB">
        <w:t>: “The Lord said to my Lord, “Sit at My right hand’”</w:t>
      </w:r>
      <w:r>
        <w:fldChar w:fldCharType="end"/>
      </w:r>
      <w:r>
        <w:t xml:space="preserve">, page </w:t>
      </w:r>
      <w:r>
        <w:fldChar w:fldCharType="begin"/>
      </w:r>
      <w:r>
        <w:instrText xml:space="preserve"> PAGEREF _Ref412026343 \h </w:instrText>
      </w:r>
      <w:r>
        <w:fldChar w:fldCharType="separate"/>
      </w:r>
      <w:r w:rsidR="001B24BB">
        <w:rPr>
          <w:noProof/>
        </w:rPr>
        <w:t>261</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7A0869E8"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479C61D1" w14:textId="15C1F13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25283AAB" w:rsidR="00704CAA" w:rsidRDefault="00396E1C" w:rsidP="00704CAA">
      <w:pPr>
        <w:pStyle w:val="Rubric"/>
      </w:pPr>
      <w:r w:rsidRPr="00396E1C">
        <w:t xml:space="preserve"> </w:t>
      </w:r>
      <w:r>
        <w:fldChar w:fldCharType="begin"/>
      </w:r>
      <w:r>
        <w:instrText xml:space="preserve"> REF _Ref434576482 \h </w:instrText>
      </w:r>
      <w:r>
        <w:fldChar w:fldCharType="separate"/>
      </w:r>
      <w:r w:rsidR="001B24BB">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1B24BB">
        <w:t>Psalm</w:t>
      </w:r>
      <w:r w:rsidR="001B24BB" w:rsidRPr="00AB1781">
        <w:t xml:space="preserve"> 110</w:t>
      </w:r>
      <w:r w:rsidR="001B24BB">
        <w:t>: “I will confess You, O Lord, with my whole heart”</w:t>
      </w:r>
      <w:r>
        <w:fldChar w:fldCharType="end"/>
      </w:r>
      <w:r>
        <w:t>.</w:t>
      </w:r>
    </w:p>
    <w:p w14:paraId="39ACD4D5" w14:textId="0B2039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_Ref412026361 \h </w:instrText>
      </w:r>
      <w:r>
        <w:fldChar w:fldCharType="separate"/>
      </w:r>
      <w:r w:rsidR="001B24BB">
        <w:t>Psalm</w:t>
      </w:r>
      <w:r w:rsidR="001B24BB" w:rsidRPr="00AB1781">
        <w:t xml:space="preserve"> 114</w:t>
      </w:r>
      <w:r w:rsidR="001B24BB">
        <w:t>: “I love Him, because the Lord will hear”</w:t>
      </w:r>
      <w:r>
        <w:fldChar w:fldCharType="end"/>
      </w:r>
      <w:r>
        <w:t xml:space="preserve">, page </w:t>
      </w:r>
      <w:r>
        <w:fldChar w:fldCharType="begin"/>
      </w:r>
      <w:r>
        <w:instrText xml:space="preserve"> PAGEREF _Ref412026361 \h </w:instrText>
      </w:r>
      <w:r>
        <w:fldChar w:fldCharType="separate"/>
      </w:r>
      <w:r w:rsidR="001B24BB">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0A89C1A"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598A4ED" w:rsidR="00704CAA"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1B24BB">
        <w:t>Psalm</w:t>
      </w:r>
      <w:r w:rsidR="001B24BB" w:rsidRPr="00AB1781">
        <w:t xml:space="preserve"> 111</w:t>
      </w:r>
      <w:r w:rsidR="001B24BB">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2D700E73"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0E5A1906" w:rsidR="00396E1C" w:rsidRPr="00267F42"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1B24BB">
        <w:t>Psalm</w:t>
      </w:r>
      <w:r w:rsidR="001B24BB" w:rsidRPr="00AB1781">
        <w:t xml:space="preserve"> 112</w:t>
      </w:r>
      <w:r w:rsidR="001B24BB">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750A02D5" w:rsidR="00AD40FB" w:rsidRDefault="00AD40FB" w:rsidP="00AD40FB">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p>
    <w:p w14:paraId="217B0118" w14:textId="1659F521" w:rsidR="00396E1C" w:rsidRDefault="00396E1C"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2032973A" w:rsidR="00704CAA" w:rsidRPr="00267F42"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1B24BB">
        <w:t>Psalm</w:t>
      </w:r>
      <w:r w:rsidR="001B24BB" w:rsidRPr="00AB1781">
        <w:t xml:space="preserve"> 142</w:t>
      </w:r>
      <w:r w:rsidR="001B24B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1B24BB">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1B24BB">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1B24BB">
        <w:t>Psalm</w:t>
      </w:r>
      <w:r w:rsidR="001B24BB" w:rsidRPr="00AB1781">
        <w:t xml:space="preserve"> 114</w:t>
      </w:r>
      <w:r w:rsidR="001B24BB">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1B24BB">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7CBC3F90"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p>
    <w:p w14:paraId="7CD8AED5" w14:textId="234EFA70"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61810287" w:rsidR="004942E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1B24BB">
        <w:t>Psalm</w:t>
      </w:r>
      <w:r w:rsidR="001B24BB" w:rsidRPr="00AB1781">
        <w:t xml:space="preserve"> 115</w:t>
      </w:r>
      <w:r w:rsidR="001B24BB">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4FA3560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rsidR="005E7E27">
        <w:t>. Reserved for the presbyter, if present.</w:t>
      </w:r>
    </w:p>
    <w:p w14:paraId="391E94DE" w14:textId="24303E3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37BA69FD" w:rsidR="004A3479" w:rsidRDefault="004A3479" w:rsidP="00704CAA">
      <w:pPr>
        <w:pStyle w:val="Rubric"/>
      </w:pPr>
      <w:r>
        <w:fldChar w:fldCharType="begin"/>
      </w:r>
      <w:r>
        <w:instrText xml:space="preserve"> REF _Ref434576482 \h </w:instrText>
      </w:r>
      <w:r>
        <w:fldChar w:fldCharType="separate"/>
      </w:r>
      <w:r w:rsidR="001B24BB">
        <w:rPr>
          <w:lang w:val="en-GB"/>
        </w:rPr>
        <w:t>The Psalms of the Afternoon (Ninth hour)</w:t>
      </w:r>
      <w:r>
        <w:fldChar w:fldCharType="end"/>
      </w:r>
      <w:r>
        <w:t xml:space="preserve"> conclude here.</w:t>
      </w:r>
    </w:p>
    <w:p w14:paraId="5BB23FF3" w14:textId="54B5CCFB" w:rsidR="004942E9" w:rsidRPr="00267F42"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_Ref411968046 \h </w:instrText>
      </w:r>
      <w:r>
        <w:fldChar w:fldCharType="separate"/>
      </w:r>
      <w:r w:rsidR="001B24BB">
        <w:t>Psalm</w:t>
      </w:r>
      <w:r w:rsidR="001B24BB" w:rsidRPr="00AB1781">
        <w:t xml:space="preserve"> 129</w:t>
      </w:r>
      <w:r w:rsidR="001B24BB">
        <w:t>: “I cried to You, O Lord, out of the depths”</w:t>
      </w:r>
      <w:r>
        <w:fldChar w:fldCharType="end"/>
      </w:r>
      <w:r>
        <w:t xml:space="preserve">, page </w:t>
      </w:r>
      <w:r>
        <w:fldChar w:fldCharType="begin"/>
      </w:r>
      <w:r>
        <w:instrText xml:space="preserve"> PAGEREF _Ref411968046 \h </w:instrText>
      </w:r>
      <w:r>
        <w:fldChar w:fldCharType="separate"/>
      </w:r>
      <w:r w:rsidR="001B24BB">
        <w:rPr>
          <w:noProof/>
        </w:rPr>
        <w:t>299</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31B2750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1CF18176" w14:textId="0E4E2820"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2B596BD1" w:rsidR="00704CAA" w:rsidRPr="00267F42"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1B24BB">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1B24BB">
        <w:t>Psalm</w:t>
      </w:r>
      <w:r w:rsidR="001B24BB" w:rsidRPr="00AB1781">
        <w:t xml:space="preserve"> 117</w:t>
      </w:r>
      <w:r w:rsidR="001B24BB">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7429736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0014A812" w14:textId="55B215CF"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06B559EF"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continue with </w:t>
      </w:r>
      <w:r>
        <w:fldChar w:fldCharType="begin"/>
      </w:r>
      <w:r>
        <w:instrText xml:space="preserve"> REF _Ref411967235 \h </w:instrText>
      </w:r>
      <w:r>
        <w:fldChar w:fldCharType="separate"/>
      </w:r>
      <w:r w:rsidR="001B24BB">
        <w:t>Psalm</w:t>
      </w:r>
      <w:r w:rsidR="001B24BB" w:rsidRPr="00AB1781">
        <w:t xml:space="preserve"> 119</w:t>
      </w:r>
      <w:r w:rsidR="001B24BB">
        <w:t>: “When I was afflicted, I cried out to the Lord”</w:t>
      </w:r>
      <w:r>
        <w:fldChar w:fldCharType="end"/>
      </w:r>
      <w:r>
        <w:t xml:space="preserve">, page </w:t>
      </w:r>
      <w:r>
        <w:fldChar w:fldCharType="begin"/>
      </w:r>
      <w:r>
        <w:instrText xml:space="preserve"> PAGEREF _Ref411967235 \h </w:instrText>
      </w:r>
      <w:r>
        <w:fldChar w:fldCharType="separate"/>
      </w:r>
      <w:r w:rsidR="001B24BB">
        <w:rPr>
          <w:noProof/>
        </w:rPr>
        <w:t>289</w:t>
      </w:r>
      <w:r>
        <w:fldChar w:fldCharType="end"/>
      </w:r>
      <w:r>
        <w:t>.</w:t>
      </w:r>
    </w:p>
    <w:p w14:paraId="58607EDB" w14:textId="0D99C9F1" w:rsidR="0008188E" w:rsidRDefault="0008188E"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r>
        <w:t xml:space="preserve"> continue with </w:t>
      </w:r>
      <w:r>
        <w:fldChar w:fldCharType="begin"/>
      </w:r>
      <w:r>
        <w:instrText xml:space="preserve"> REF _Ref412027139 \h </w:instrText>
      </w:r>
      <w:r>
        <w:fldChar w:fldCharType="separate"/>
      </w:r>
      <w:r w:rsidR="001B24BB">
        <w:t>Psalm</w:t>
      </w:r>
      <w:r w:rsidR="001B24BB" w:rsidRPr="00AB1781">
        <w:t xml:space="preserve"> 118</w:t>
      </w:r>
      <w:r w:rsidR="001B24BB">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35C890DB" w:rsidR="00445B52" w:rsidRDefault="00445B52" w:rsidP="00704CAA">
      <w:pPr>
        <w:pStyle w:val="Rubric"/>
      </w:pPr>
      <w:r>
        <w:fldChar w:fldCharType="begin"/>
      </w:r>
      <w:r>
        <w:instrText xml:space="preserve"> REF _Ref448127130 \h </w:instrText>
      </w:r>
      <w:r>
        <w:fldChar w:fldCharType="separate"/>
      </w:r>
      <w:r w:rsidR="001B24BB">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051772AA"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75A40BBF"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_Ref434579051 \h </w:instrText>
      </w:r>
      <w:r>
        <w:fldChar w:fldCharType="separate"/>
      </w:r>
      <w:r w:rsidR="001B24BB">
        <w:t>Psalm 118 Part 21 (</w:t>
      </w:r>
      <w:r w:rsidR="001B24BB" w:rsidRPr="0082523C">
        <w:rPr>
          <w:rFonts w:ascii="Tahoma" w:eastAsia="Tahoma" w:hAnsi="Tahoma" w:cs="Tahoma"/>
          <w:szCs w:val="28"/>
          <w:rtl/>
          <w:lang w:bidi="he-IL"/>
        </w:rPr>
        <w:t>ש</w:t>
      </w:r>
      <w:r w:rsidR="001B24BB">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4B7EA932" w:rsid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79A9620B" w:rsidR="00704CAA"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_Ref434579065 \h </w:instrText>
      </w:r>
      <w:r>
        <w:fldChar w:fldCharType="separate"/>
      </w:r>
      <w:r w:rsidR="001B24BB">
        <w:t>Psalm 118 Part 22 (</w:t>
      </w:r>
      <w:r w:rsidR="001B24BB" w:rsidRPr="0082523C">
        <w:rPr>
          <w:rFonts w:ascii="Tahoma" w:eastAsia="Tahoma" w:hAnsi="Tahoma" w:cs="Tahoma"/>
          <w:szCs w:val="28"/>
          <w:rtl/>
          <w:lang w:bidi="he-IL"/>
        </w:rPr>
        <w:t>ת</w:t>
      </w:r>
      <w:r w:rsidR="001B24BB">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704E777F" w:rsidR="004942E9" w:rsidRPr="004942E9" w:rsidRDefault="004942E9" w:rsidP="004942E9">
      <w:pPr>
        <w:pStyle w:val="Rubric"/>
      </w:pPr>
      <w:r>
        <w:fldChar w:fldCharType="begin"/>
      </w:r>
      <w:r>
        <w:instrText xml:space="preserve"> REF _Ref434578449 \h </w:instrText>
      </w:r>
      <w:r>
        <w:fldChar w:fldCharType="separate"/>
      </w:r>
      <w:r w:rsidR="001B24BB">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F3FFCB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1B24BB">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3C5C138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360884DE" w14:textId="2F846D24" w:rsidR="0008188E" w:rsidRDefault="0008188E" w:rsidP="00704CAA">
      <w:pPr>
        <w:pStyle w:val="Rubric"/>
      </w:pPr>
      <w:r>
        <w:fldChar w:fldCharType="begin"/>
      </w:r>
      <w:r>
        <w:instrText xml:space="preserve"> REF _Ref434580361 \h </w:instrText>
      </w:r>
      <w:r>
        <w:fldChar w:fldCharType="separate"/>
      </w:r>
      <w:r w:rsidR="001B24BB">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02DA068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1B24BB">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1B24BB">
        <w:t>Psalm</w:t>
      </w:r>
      <w:r w:rsidR="001B24BB" w:rsidRPr="00AB1781">
        <w:t xml:space="preserve"> 120</w:t>
      </w:r>
      <w:r w:rsidR="001B24BB">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4BDF2DC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591CEAC9" w14:textId="641573CA"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6425F6D2"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1B24BB">
        <w:t>Psalm</w:t>
      </w:r>
      <w:r w:rsidR="001B24BB" w:rsidRPr="00AB1781">
        <w:t xml:space="preserve"> 121</w:t>
      </w:r>
      <w:r w:rsidR="001B24BB">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266FCD6D"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49277EA1" w14:textId="541F4B81"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0C9F10C0"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1B24BB">
        <w:t>Psalm</w:t>
      </w:r>
      <w:r w:rsidR="001B24BB" w:rsidRPr="00AB1781">
        <w:t xml:space="preserve"> 122</w:t>
      </w:r>
      <w:r w:rsidR="001B24BB">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41D201F5"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FBC7DA9" w14:textId="1209AB4F"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440B9CCB"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1B24BB">
        <w:t>Psalm</w:t>
      </w:r>
      <w:r w:rsidR="001B24BB" w:rsidRPr="00AB1781">
        <w:t xml:space="preserve"> 123</w:t>
      </w:r>
      <w:r w:rsidR="001B24BB">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3A467226"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6AF29E60" w14:textId="5C6E984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0D24CA81"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1B24BB">
        <w:t>Psalm</w:t>
      </w:r>
      <w:r w:rsidR="001B24BB" w:rsidRPr="00AB1781">
        <w:t xml:space="preserve"> 124</w:t>
      </w:r>
      <w:r w:rsidR="001B24BB">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00767BE"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F151E9A" w14:textId="0302D33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2600EB4D"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1B24BB">
        <w:t>Psalm</w:t>
      </w:r>
      <w:r w:rsidR="001B24BB" w:rsidRPr="00AB1781">
        <w:t xml:space="preserve"> 125</w:t>
      </w:r>
      <w:r w:rsidR="001B24BB">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595C3550"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7285F4C3" w14:textId="38205875"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7CB9EC3"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1B24BB">
        <w:t>Psalm</w:t>
      </w:r>
      <w:r w:rsidR="001B24BB" w:rsidRPr="00AB1781">
        <w:t xml:space="preserve"> 126</w:t>
      </w:r>
      <w:r w:rsidR="001B24BB">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52FF9DA2"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24429C55" w14:textId="3707F95E"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6D5D4EBA"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1B24BB">
        <w:t>Psalm</w:t>
      </w:r>
      <w:r w:rsidR="001B24BB" w:rsidRPr="00AB1781">
        <w:t xml:space="preserve"> 127</w:t>
      </w:r>
      <w:r w:rsidR="001B24BB">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733924A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p>
    <w:p w14:paraId="1CD678B0" w14:textId="7BA78B57" w:rsidR="00445B52" w:rsidRDefault="00445B52" w:rsidP="00704CAA">
      <w:pPr>
        <w:pStyle w:val="Rubric"/>
      </w:pPr>
      <w:r>
        <w:fldChar w:fldCharType="begin"/>
      </w:r>
      <w:r>
        <w:instrText xml:space="preserve"> REF _Ref434580361 \h </w:instrText>
      </w:r>
      <w:r>
        <w:fldChar w:fldCharType="separate"/>
      </w:r>
      <w:r w:rsidR="001B24BB">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605B5CA6" w:rsidR="00704CAA"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1B24BB">
        <w:t>Psalm</w:t>
      </w:r>
      <w:r w:rsidR="001B24BB" w:rsidRPr="00AB1781">
        <w:t xml:space="preserve"> 128</w:t>
      </w:r>
      <w:r w:rsidR="001B24BB">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76C9D22C" w:rsidR="00AD6F95"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rsidR="005E7E27">
        <w:t>. Reserved for the presbyter, if present.</w:t>
      </w:r>
    </w:p>
    <w:p w14:paraId="6E4990B7" w14:textId="03C88D30" w:rsidR="00721035" w:rsidRDefault="00721035" w:rsidP="00704CAA">
      <w:pPr>
        <w:pStyle w:val="Rubric"/>
      </w:pPr>
      <w:r>
        <w:fldChar w:fldCharType="begin"/>
      </w:r>
      <w:r>
        <w:instrText xml:space="preserve"> REF _Ref434580361 \h </w:instrText>
      </w:r>
      <w:r>
        <w:fldChar w:fldCharType="separate"/>
      </w:r>
      <w:r w:rsidR="001B24BB">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78CC5837" w:rsidR="00AD6F95" w:rsidRPr="00FD25B7" w:rsidRDefault="00AD6F95" w:rsidP="00704CAA">
      <w:pPr>
        <w:pStyle w:val="Rubric"/>
      </w:pPr>
      <w:r>
        <w:fldChar w:fldCharType="begin"/>
      </w:r>
      <w:r>
        <w:instrText xml:space="preserve"> REF _Ref445106453 \h </w:instrText>
      </w:r>
      <w:r>
        <w:fldChar w:fldCharType="separate"/>
      </w:r>
      <w:r w:rsidR="001B24BB">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1B24BB">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7965F95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20BC7717" w14:textId="0202356E"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56E9FEBB" w14:textId="794C2AE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218A3080" w:rsidR="00704CAA" w:rsidRPr="00FD25B7"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1B24BB">
        <w:t>Psalm</w:t>
      </w:r>
      <w:r w:rsidR="001B24BB" w:rsidRPr="00AB1781">
        <w:t xml:space="preserve"> 130</w:t>
      </w:r>
      <w:r w:rsidR="001B24BB">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ECE97B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BFA5CE6" w14:textId="0B5E7B12"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85A74C2" w14:textId="2474D8FA"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4E04B4C4" w:rsidR="00704CAA" w:rsidRPr="00FD25B7"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1B24BB">
        <w:t>Psalm</w:t>
      </w:r>
      <w:r w:rsidR="001B24BB" w:rsidRPr="00AB1781">
        <w:t xml:space="preserve"> 131</w:t>
      </w:r>
      <w:r w:rsidR="001B24BB">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0B6E5638"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F456198" w14:textId="64EDD1D8"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60A415F9" w14:textId="2A90C82C"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397EAED"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1B24BB">
        <w:t>Psalm</w:t>
      </w:r>
      <w:r w:rsidR="001B24BB" w:rsidRPr="00AB1781">
        <w:t xml:space="preserve"> 132</w:t>
      </w:r>
      <w:r w:rsidR="001B24BB">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3D37DFF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632F248E" w14:textId="26B5BFF3"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04AD8FE6" w14:textId="05C6780E"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020855BF" w:rsidR="00704CAA" w:rsidRPr="00F431B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1B24BB">
        <w:t>Psalm</w:t>
      </w:r>
      <w:r w:rsidR="001B24BB" w:rsidRPr="00AB1781">
        <w:t xml:space="preserve"> 133</w:t>
      </w:r>
      <w:r w:rsidR="001B24BB">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44EAB6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7029DB1A" w14:textId="42571F0C" w:rsidR="004942E9" w:rsidRDefault="004942E9" w:rsidP="00704CAA">
      <w:pPr>
        <w:pStyle w:val="Rubric"/>
      </w:pPr>
      <w:r>
        <w:lastRenderedPageBreak/>
        <w:fldChar w:fldCharType="begin"/>
      </w:r>
      <w:r>
        <w:instrText xml:space="preserve"> REF _Ref434578449 \h </w:instrText>
      </w:r>
      <w:r>
        <w:fldChar w:fldCharType="separate"/>
      </w:r>
      <w:r w:rsidR="001B24BB">
        <w:rPr>
          <w:lang w:val="en-GB"/>
        </w:rPr>
        <w:t>The Psalms of the Veil</w:t>
      </w:r>
      <w:r>
        <w:fldChar w:fldCharType="end"/>
      </w:r>
    </w:p>
    <w:p w14:paraId="4C84EC31" w14:textId="1ED1DE6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0704D41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1B24BB">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1B24BB">
        <w:t>Psalm</w:t>
      </w:r>
      <w:r w:rsidR="001B24BB" w:rsidRPr="00AB1781">
        <w:t xml:space="preserve"> 136</w:t>
      </w:r>
      <w:r w:rsidR="001B24BB">
        <w:t>: “By the rivers of Babylon—we sat down, and wept”</w:t>
      </w:r>
      <w:r>
        <w:fldChar w:fldCharType="end"/>
      </w:r>
      <w:r>
        <w:t xml:space="preserve">, page </w:t>
      </w:r>
      <w:r>
        <w:fldChar w:fldCharType="begin"/>
      </w:r>
      <w:r>
        <w:instrText xml:space="preserve"> PAGEREF _Ref411968136 \h </w:instrText>
      </w:r>
      <w:r>
        <w:fldChar w:fldCharType="separate"/>
      </w:r>
      <w:r w:rsidR="001B24BB">
        <w:rPr>
          <w:noProof/>
        </w:rPr>
        <w:t>308</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44AEA658" w:rsidR="00A26F67" w:rsidRDefault="00A26F67" w:rsidP="00704CAA">
      <w:pPr>
        <w:pStyle w:val="Rubric"/>
      </w:pPr>
      <w:r>
        <w:fldChar w:fldCharType="begin"/>
      </w:r>
      <w:r>
        <w:instrText xml:space="preserve"> REF _Ref485365475 \h </w:instrText>
      </w:r>
      <w:r>
        <w:fldChar w:fldCharType="separate"/>
      </w:r>
      <w:r w:rsidR="001B24BB">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27015431"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009ABCF" w14:textId="4C599A91"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261785DE" w14:textId="0B80FA99"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46B276C6"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1B24BB">
        <w:t>Psalm</w:t>
      </w:r>
      <w:r w:rsidR="001B24BB" w:rsidRPr="00AB1781">
        <w:t xml:space="preserve"> 137</w:t>
      </w:r>
      <w:r w:rsidR="001B24BB">
        <w:t>: “I will confess You, O Lord, with all my heart”</w:t>
      </w:r>
      <w:r>
        <w:fldChar w:fldCharType="end"/>
      </w:r>
      <w:r>
        <w:t>.</w:t>
      </w:r>
    </w:p>
    <w:p w14:paraId="29753332" w14:textId="70146814"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7685B2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446C8AA0" w14:textId="288E974B" w:rsidR="00C7294F" w:rsidRDefault="00C7294F"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1CCC1DCD"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1B24BB">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1B24BB">
        <w:t>Psalm</w:t>
      </w:r>
      <w:r w:rsidR="001B24BB" w:rsidRPr="00AB1781">
        <w:t xml:space="preserve"> 140</w:t>
      </w:r>
      <w:r w:rsidR="001B24BB">
        <w:t>: “O Lord, I have cried to You, hear me”</w:t>
      </w:r>
      <w:r>
        <w:fldChar w:fldCharType="end"/>
      </w:r>
      <w:r>
        <w:t xml:space="preserve">, page </w:t>
      </w:r>
      <w:r>
        <w:fldChar w:fldCharType="begin"/>
      </w:r>
      <w:r>
        <w:instrText xml:space="preserve"> PAGEREF _Ref411968172 \h </w:instrText>
      </w:r>
      <w:r>
        <w:fldChar w:fldCharType="separate"/>
      </w:r>
      <w:r w:rsidR="001B24BB">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52123A5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69E3C315" w14:textId="2E363AF6"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5968424" w14:textId="3A8BD63F"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513CA2ED" w:rsidR="00704CAA"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1B24BB">
        <w:t>Psalm</w:t>
      </w:r>
      <w:r w:rsidR="001B24BB" w:rsidRPr="00AB1781">
        <w:t xml:space="preserve"> 141</w:t>
      </w:r>
      <w:r w:rsidR="001B24BB">
        <w:t>: “I cried to the Lord with my voice, I prayed with my voice”</w:t>
      </w:r>
      <w:r>
        <w:fldChar w:fldCharType="end"/>
      </w:r>
      <w:r>
        <w:t>.</w:t>
      </w:r>
      <w:r w:rsidR="00704CAA">
        <w:t xml:space="preserve"> </w:t>
      </w:r>
    </w:p>
    <w:p w14:paraId="752EC399" w14:textId="4C67E170" w:rsidR="004942E9" w:rsidRPr="00E276C1"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65655554" w:rsidR="00101A6E" w:rsidRDefault="00101A6E" w:rsidP="00704CAA">
      <w:pPr>
        <w:pStyle w:val="Rubric"/>
      </w:pPr>
      <w:r>
        <w:lastRenderedPageBreak/>
        <w:fldChar w:fldCharType="begin"/>
      </w:r>
      <w:r>
        <w:instrText xml:space="preserve"> REF _Ref434576945 \h </w:instrText>
      </w:r>
      <w:r>
        <w:fldChar w:fldCharType="separate"/>
      </w:r>
      <w:r w:rsidR="001B24BB">
        <w:rPr>
          <w:lang w:val="en-GB"/>
        </w:rPr>
        <w:t>The Psalms of Retiring (the Twelfth Hour)</w:t>
      </w:r>
      <w:r>
        <w:fldChar w:fldCharType="end"/>
      </w:r>
    </w:p>
    <w:p w14:paraId="6A2DFBFE" w14:textId="3818E8CB"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640EC3AA" w:rsidR="00704CAA" w:rsidRPr="00E276C1"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1B24BB">
        <w:t>Psalm</w:t>
      </w:r>
      <w:r w:rsidR="001B24BB" w:rsidRPr="00AB1781">
        <w:t xml:space="preserve"> 145</w:t>
      </w:r>
      <w:r w:rsidR="001B24B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1B24BB">
        <w:rPr>
          <w:noProof/>
        </w:rPr>
        <w:t>321</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1B8B23F2" w:rsidR="00AD40FB" w:rsidRDefault="00AD40FB" w:rsidP="00F71DC7">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D9FB6A6" w:rsidR="00AD40FB" w:rsidRDefault="00AD40FB" w:rsidP="00704CAA">
      <w:pPr>
        <w:pStyle w:val="Rubric"/>
      </w:pPr>
      <w:r>
        <w:fldChar w:fldCharType="begin"/>
      </w:r>
      <w:r>
        <w:instrText xml:space="preserve"> REF _Ref434575533 \h </w:instrText>
      </w:r>
      <w:r>
        <w:fldChar w:fldCharType="separate"/>
      </w:r>
      <w:r w:rsidR="001B24BB">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15D8F082"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123E6312" w14:textId="22F15DAC" w:rsidR="004942E9"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p>
    <w:p w14:paraId="4790634E" w14:textId="0C2B96CC"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1BC9DF73" w:rsidR="004942E9"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1B24BB">
        <w:t>Psalm</w:t>
      </w:r>
      <w:r w:rsidR="001B24BB" w:rsidRPr="00AB1781">
        <w:t xml:space="preserve"> 146</w:t>
      </w:r>
      <w:r w:rsidR="001B24BB">
        <w:t>: “Praise the Lord, for psalmody a is good thing”</w:t>
      </w:r>
      <w:r>
        <w:fldChar w:fldCharType="end"/>
      </w:r>
      <w:r>
        <w:t>.</w:t>
      </w:r>
    </w:p>
    <w:p w14:paraId="2319F19D" w14:textId="146DB99B" w:rsidR="00704CAA" w:rsidRPr="002A0A20" w:rsidRDefault="004942E9" w:rsidP="00704CAA">
      <w:pPr>
        <w:pStyle w:val="Rubric"/>
      </w:pPr>
      <w:r>
        <w:fldChar w:fldCharType="begin"/>
      </w:r>
      <w:r>
        <w:instrText xml:space="preserve"> REF _Ref434578449 \h </w:instrText>
      </w:r>
      <w:r>
        <w:fldChar w:fldCharType="separate"/>
      </w:r>
      <w:r w:rsidR="001B24BB">
        <w:rPr>
          <w:lang w:val="en-GB"/>
        </w:rPr>
        <w:t>The Psalms of the Veil</w:t>
      </w:r>
      <w:r>
        <w:fldChar w:fldCharType="end"/>
      </w:r>
      <w:r>
        <w:t xml:space="preserve"> continue with </w:t>
      </w:r>
      <w:r>
        <w:fldChar w:fldCharType="begin"/>
      </w:r>
      <w:r>
        <w:instrText xml:space="preserve"> REF _Ref434579036 \h </w:instrText>
      </w:r>
      <w:r>
        <w:fldChar w:fldCharType="separate"/>
      </w:r>
      <w:r w:rsidR="001B24BB">
        <w:t>Psalm 118 Part 20 (</w:t>
      </w:r>
      <w:r w:rsidR="001B24BB" w:rsidRPr="0082523C">
        <w:rPr>
          <w:rFonts w:ascii="Tahoma" w:eastAsia="Tahoma" w:hAnsi="Tahoma" w:cs="Tahoma"/>
          <w:szCs w:val="28"/>
          <w:rtl/>
          <w:lang w:bidi="he-IL"/>
        </w:rPr>
        <w:t>ר</w:t>
      </w:r>
      <w:r w:rsidR="001B24BB">
        <w:t>): “See my humiliation and deliver me”</w:t>
      </w:r>
      <w:r>
        <w:fldChar w:fldCharType="end"/>
      </w:r>
      <w:r>
        <w:t xml:space="preserve">, page </w:t>
      </w:r>
      <w:r>
        <w:fldChar w:fldCharType="begin"/>
      </w:r>
      <w:r>
        <w:instrText xml:space="preserve"> PAGEREF _Ref434579036 \h </w:instrText>
      </w:r>
      <w:r>
        <w:fldChar w:fldCharType="separate"/>
      </w:r>
      <w:r w:rsidR="001B24BB">
        <w:rPr>
          <w:noProof/>
        </w:rPr>
        <w:t>287</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4A5B4CB"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p>
    <w:p w14:paraId="2583A8C4" w14:textId="58AE3A96"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2394E0C0" w:rsidR="00704CAA" w:rsidRPr="002A0A20"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1B24BB">
        <w:t>Psalm</w:t>
      </w:r>
      <w:r w:rsidR="001B24BB" w:rsidRPr="00AB1781">
        <w:t xml:space="preserve"> 147</w:t>
      </w:r>
      <w:r w:rsidR="001B24BB">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577EB170"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rsidR="005E7E27">
        <w:t>. Reserved for the presbyter, if present.</w:t>
      </w:r>
    </w:p>
    <w:p w14:paraId="12A2EB94" w14:textId="49B4903E" w:rsidR="00066E8C" w:rsidRDefault="00066E8C" w:rsidP="00704CAA">
      <w:pPr>
        <w:pStyle w:val="Rubric"/>
      </w:pPr>
      <w:r>
        <w:fldChar w:fldCharType="begin"/>
      </w:r>
      <w:r>
        <w:instrText xml:space="preserve"> REF _Ref434580482 \h </w:instrText>
      </w:r>
      <w:r>
        <w:fldChar w:fldCharType="separate"/>
      </w:r>
      <w:r w:rsidR="001B24BB">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4830857" w:rsidR="00101A6E" w:rsidRDefault="00101A6E" w:rsidP="00704CAA">
      <w:pPr>
        <w:pStyle w:val="Rubric"/>
      </w:pPr>
      <w:r>
        <w:fldChar w:fldCharType="begin"/>
      </w:r>
      <w:r>
        <w:instrText xml:space="preserve"> REF _Ref434576945 \h </w:instrText>
      </w:r>
      <w:r>
        <w:fldChar w:fldCharType="separate"/>
      </w:r>
      <w:r w:rsidR="001B24BB">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1B24BB">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2FA02FC7" w:rsidR="00A26F67" w:rsidRDefault="00A26F67" w:rsidP="00704CAA">
      <w:pPr>
        <w:pStyle w:val="Rubric"/>
      </w:pPr>
      <w:r>
        <w:fldChar w:fldCharType="begin"/>
      </w:r>
      <w:r>
        <w:instrText xml:space="preserve"> REF _Ref485365372 \h </w:instrText>
      </w:r>
      <w:r>
        <w:fldChar w:fldCharType="separate"/>
      </w:r>
      <w:r w:rsidR="001B24BB">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3DB6859B"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08CA37F7" w:rsidR="00A26F67" w:rsidRDefault="00A26F67" w:rsidP="00A26F67">
      <w:pPr>
        <w:pStyle w:val="Rubric"/>
      </w:pPr>
      <w:r>
        <w:fldChar w:fldCharType="begin"/>
      </w:r>
      <w:r>
        <w:instrText xml:space="preserve"> REF _Ref485365372 \h </w:instrText>
      </w:r>
      <w:r>
        <w:fldChar w:fldCharType="separate"/>
      </w:r>
      <w:r w:rsidR="001B24BB">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12149E9A" w:rsidR="00A26F67" w:rsidRDefault="00A26F67" w:rsidP="00704CAA">
      <w:pPr>
        <w:pStyle w:val="Rubric"/>
      </w:pPr>
      <w:r>
        <w:fldChar w:fldCharType="begin"/>
      </w:r>
      <w:r>
        <w:instrText xml:space="preserve"> REF _Ref485365426 \h </w:instrText>
      </w:r>
      <w:r>
        <w:fldChar w:fldCharType="separate"/>
      </w:r>
      <w:r w:rsidR="001B24BB">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90854673"/>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3A78F032" w:rsidR="00D31F38" w:rsidRDefault="00F4438F" w:rsidP="00D31F38">
            <w:pPr>
              <w:pStyle w:val="EngEnd"/>
            </w:pPr>
            <w:r>
              <w:t>Look</w:t>
            </w:r>
            <w:r w:rsidR="00D31F38" w:rsidRPr="004E04E2">
              <w:t xml:space="preserve">, bless the Lord, all </w:t>
            </w:r>
            <w:r w:rsidR="00D31F38">
              <w:t>you</w:t>
            </w:r>
            <w:r w:rsidR="00D31F38" w:rsidRPr="004E04E2">
              <w:t xml:space="preserve"> servants of the Lord: Glory to </w:t>
            </w:r>
            <w:r w:rsidR="00D31F38">
              <w:t>You</w:t>
            </w:r>
            <w:r w:rsidR="00D31F38"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1DDD3178" w:rsidR="00D31F38" w:rsidRDefault="00D31F38" w:rsidP="009B7141">
            <w:pPr>
              <w:pStyle w:val="EngEnd"/>
            </w:pPr>
            <w:r w:rsidRPr="004E04E2">
              <w:t>In the nights, lift up your hands</w:t>
            </w:r>
            <w:r w:rsidR="009B7141">
              <w:t>, O you saints</w:t>
            </w:r>
            <w:r w:rsidR="009B7141">
              <w:rPr>
                <w:rStyle w:val="CommentReference"/>
              </w:rPr>
              <w:t xml:space="preserve"> </w:t>
            </w:r>
            <w:r>
              <w:rPr>
                <w:rStyle w:val="CommentReference"/>
              </w:rPr>
              <w:commentReference w:id="358"/>
            </w:r>
            <w:r w:rsidR="009B7141">
              <w:rPr>
                <w:rStyle w:val="FootnoteReference"/>
              </w:rPr>
              <w:footnoteReference w:id="877"/>
            </w:r>
            <w:r w:rsidR="009B7141">
              <w:rPr>
                <w:rStyle w:val="CommentReference"/>
              </w:rPr>
              <w:t>,</w:t>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1CC53B6C" w:rsidR="00D31F38" w:rsidRDefault="00D31F38" w:rsidP="00D31F38">
            <w:pPr>
              <w:pStyle w:val="EngEnd"/>
            </w:pPr>
            <w:r w:rsidRPr="004E04E2">
              <w:t>The Lord</w:t>
            </w:r>
            <w:r w:rsidR="00F4438F">
              <w:t>,</w:t>
            </w:r>
            <w:r w:rsidRPr="004E04E2">
              <w:t xml:space="preserve"> </w:t>
            </w:r>
            <w:r w:rsidR="00F4438F">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8482FD5"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00F4438F">
              <w:t>r</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lastRenderedPageBreak/>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5DA9A207"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w:t>
            </w:r>
            <w:r w:rsidR="00F4438F">
              <w:t>will</w:t>
            </w:r>
            <w:r w:rsidRPr="004E04E2">
              <w:t xml:space="preserve">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42C0DC54" w:rsidR="00D31F38" w:rsidRDefault="00D31F38" w:rsidP="00D31F38">
            <w:pPr>
              <w:pStyle w:val="EngEnd"/>
            </w:pPr>
            <w:r w:rsidRPr="004E04E2">
              <w:t xml:space="preserve">But let </w:t>
            </w:r>
            <w:r>
              <w:t>Your</w:t>
            </w:r>
            <w:r w:rsidRPr="004E04E2">
              <w:t xml:space="preserve"> people be in blessing, thousands of thousands, and </w:t>
            </w:r>
            <w:r w:rsidR="00F4438F">
              <w:t>ten thousand times ten thousand</w:t>
            </w:r>
            <w:r w:rsidRPr="004E04E2">
              <w:t xml:space="preserve">,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45A5A3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rsidR="002E24D4">
              <w:t>will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74F56CE6"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1B24BB">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1B24BB">
        <w:rPr>
          <w:noProof/>
        </w:rPr>
        <w:t>641</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5B7142D2" w:rsidR="00D31F38" w:rsidRDefault="003122D0" w:rsidP="00E35F1F">
            <w:pPr>
              <w:pStyle w:val="EngHang"/>
            </w:pPr>
            <w:r>
              <w:t>We bow down before</w:t>
            </w:r>
            <w:r w:rsidR="00D31F38">
              <w:t xml:space="preserve">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2E6A247E" w:rsidR="00D31F38" w:rsidRDefault="003122D0" w:rsidP="00E35F1F">
            <w:pPr>
              <w:pStyle w:val="EngHang"/>
            </w:pPr>
            <w:r>
              <w:t>We bow down before</w:t>
            </w:r>
            <w:r w:rsidR="00D31F38">
              <w:t xml:space="preserve"> Your Cross, O Christ.</w:t>
            </w:r>
          </w:p>
          <w:p w14:paraId="7D5B6FD0" w14:textId="5C8D86D9" w:rsidR="00D31F38" w:rsidRDefault="00D31F38" w:rsidP="00E35F1F">
            <w:pPr>
              <w:pStyle w:val="EngHang"/>
            </w:pPr>
            <w:r>
              <w:t>We sin</w:t>
            </w:r>
            <w:r w:rsidR="003122D0">
              <w:t>g, glorifying Your resurrection,</w:t>
            </w:r>
          </w:p>
          <w:p w14:paraId="37DD7433" w14:textId="5CDE881D"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rsidR="003122D0">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6A776F99" w:rsidR="00D31F38" w:rsidRDefault="00D31F38" w:rsidP="00E35F1F">
            <w:pPr>
              <w:pStyle w:val="EngHang"/>
            </w:pPr>
            <w:r>
              <w:t xml:space="preserve">Let us bow down </w:t>
            </w:r>
            <w:r w:rsidR="003122D0">
              <w:t>before</w:t>
            </w:r>
            <w:commentRangeStart w:id="384"/>
            <w:r>
              <w:t xml:space="preserve"> </w:t>
            </w:r>
            <w:commentRangeEnd w:id="384"/>
            <w:r>
              <w:rPr>
                <w:rStyle w:val="CommentReference"/>
                <w:lang w:val="en-CA"/>
              </w:rPr>
              <w:commentReference w:id="384"/>
            </w:r>
            <w:r>
              <w:t>the Resurrection of Christ.</w:t>
            </w:r>
          </w:p>
          <w:p w14:paraId="59CB36EA" w14:textId="17B175B7" w:rsidR="00D31F38" w:rsidRDefault="003122D0" w:rsidP="00E35F1F">
            <w:pPr>
              <w:pStyle w:val="EngHang"/>
            </w:pPr>
            <w:r>
              <w:t>See</w:t>
            </w:r>
            <w:r w:rsidR="00D31F38">
              <w:t>,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39FB79D7" w:rsidR="00D31F38" w:rsidRDefault="003122D0" w:rsidP="00E35F1F">
            <w:pPr>
              <w:pStyle w:val="EngHangEnd"/>
            </w:pPr>
            <w:r>
              <w:t>You are b</w:t>
            </w:r>
            <w:r w:rsidR="00D31F38">
              <w:t xml:space="preserve">lessed, O Lord. Teach me Your </w:t>
            </w:r>
            <w:r>
              <w:t>statutes</w:t>
            </w:r>
            <w:r w:rsidR="00D31F38">
              <w:t>.</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689BADBA" w:rsidR="00D31F38" w:rsidRDefault="003122D0" w:rsidP="00E35F1F">
            <w:pPr>
              <w:pStyle w:val="EngHangEnd"/>
            </w:pPr>
            <w:r>
              <w:t>You are b</w:t>
            </w:r>
            <w:r w:rsidR="00D31F38">
              <w:t xml:space="preserve">lessed, O Lord. Teach my Your </w:t>
            </w:r>
            <w:r>
              <w:t>statutes</w:t>
            </w:r>
            <w:r w:rsidR="00D31F38">
              <w:t>.</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0A40D193" w:rsidR="00D31F38" w:rsidRDefault="003122D0" w:rsidP="00E35F1F">
            <w:pPr>
              <w:pStyle w:val="EngHangEnd"/>
            </w:pPr>
            <w:r>
              <w:t>“Look</w:t>
            </w:r>
            <w:r w:rsidR="00D31F38">
              <w:t xml:space="preserve"> and see that the Saviour </w:t>
            </w:r>
            <w:commentRangeStart w:id="390"/>
            <w:r w:rsidR="00D31F38">
              <w:t xml:space="preserve">is risen </w:t>
            </w:r>
            <w:commentRangeEnd w:id="390"/>
            <w:r w:rsidR="00D31F38">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0AA60873" w:rsidR="00D31F38" w:rsidRDefault="003122D0" w:rsidP="00E35F1F">
            <w:pPr>
              <w:pStyle w:val="EngHangEnd"/>
            </w:pPr>
            <w:r>
              <w:t>You are b</w:t>
            </w:r>
            <w:r w:rsidR="00D31F38">
              <w:t xml:space="preserve">lessed, O Lord. Teach my Your </w:t>
            </w:r>
            <w:r>
              <w:t>statutes</w:t>
            </w:r>
            <w:r w:rsidR="00D31F38">
              <w:t>.</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5724C339" w:rsidR="00D31F38" w:rsidRDefault="003122D0" w:rsidP="00E35F1F">
            <w:pPr>
              <w:pStyle w:val="EngHang"/>
            </w:pPr>
            <w:r>
              <w:t>“</w:t>
            </w:r>
            <w:r w:rsidR="00D31F38">
              <w:t>The time of weeping has passed, do not cry</w:t>
            </w:r>
          </w:p>
          <w:p w14:paraId="5E39AB8E" w14:textId="676E3B4D"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rsidR="003122D0">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07DD2F14" w:rsidR="00D31F38" w:rsidRDefault="003122D0" w:rsidP="00E35F1F">
            <w:pPr>
              <w:pStyle w:val="EngHangEnd"/>
            </w:pPr>
            <w:r>
              <w:t>You are b</w:t>
            </w:r>
            <w:r w:rsidR="00D31F38">
              <w:t xml:space="preserve">lessed, O Lord. Teach me Your </w:t>
            </w:r>
            <w:r>
              <w:t>statutes</w:t>
            </w:r>
            <w:r w:rsidR="00D31F38">
              <w:t>.</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30E000E4" w:rsidR="00D31F38" w:rsidRDefault="00D31F38" w:rsidP="00E35F1F">
            <w:pPr>
              <w:pStyle w:val="EngHang"/>
            </w:pPr>
            <w:r>
              <w:t xml:space="preserve">O Saviour, </w:t>
            </w:r>
            <w:r w:rsidR="003122D0">
              <w:t>carrying</w:t>
            </w:r>
            <w:r>
              <w:t xml:space="preserve"> ointment, and with incense.</w:t>
            </w:r>
          </w:p>
          <w:p w14:paraId="03016C21" w14:textId="77777777" w:rsidR="00D31F38" w:rsidRDefault="00D31F38" w:rsidP="00E35F1F">
            <w:pPr>
              <w:pStyle w:val="EngHang"/>
            </w:pPr>
            <w:r>
              <w:t xml:space="preserve">They heard the angel ask them, </w:t>
            </w:r>
          </w:p>
          <w:p w14:paraId="689DEB0D" w14:textId="7D70AB6B" w:rsidR="00D31F38" w:rsidRDefault="003122D0" w:rsidP="00E35F1F">
            <w:pPr>
              <w:pStyle w:val="EngHang"/>
            </w:pPr>
            <w:r>
              <w:t>“</w:t>
            </w:r>
            <w:r w:rsidR="00D31F38">
              <w:t xml:space="preserve">Why do you </w:t>
            </w:r>
            <w:r>
              <w:t>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2442E207" w:rsidR="00D31F38" w:rsidRDefault="003122D0" w:rsidP="00E35F1F">
            <w:pPr>
              <w:pStyle w:val="EngHangEnd"/>
            </w:pPr>
            <w:r>
              <w:t>“</w:t>
            </w:r>
            <w:r w:rsidR="00D31F38">
              <w:t>Ho</w:t>
            </w:r>
            <w:r>
              <w:t>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687DDB5D"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r w:rsidR="00533A68">
              <w:t xml:space="preserve">has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3FAC67F8" w:rsidR="00D31F38" w:rsidRDefault="00D31F38" w:rsidP="00E35F1F">
            <w:pPr>
              <w:pStyle w:val="EngEnd"/>
            </w:pPr>
            <w:r>
              <w:t>Through the breath</w:t>
            </w:r>
            <w:r w:rsidR="00865C59">
              <w:rPr>
                <w:rStyle w:val="FootnoteReference"/>
              </w:rPr>
              <w:footnoteReference w:id="878"/>
            </w:r>
            <w:r>
              <w:t xml:space="preserve"> of Your wrath, the waters were separated; the waters were congealed like a wall; the waters were congealed in the </w:t>
            </w:r>
            <w:r w:rsidR="00F701D6">
              <w:t>middle</w:t>
            </w:r>
            <w:r>
              <w:t xml:space="preserve">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65ACF0B4"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xml:space="preserve">, </w:t>
            </w:r>
            <w:r w:rsidR="00F701D6">
              <w:t>performing</w:t>
            </w:r>
            <w:r w:rsidR="00D31F38">
              <w:t xml:space="preserve">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10CF631E" w:rsidR="00D31F38" w:rsidRDefault="00F701D6" w:rsidP="00E35F1F">
            <w:pPr>
              <w:pStyle w:val="EngEnd"/>
            </w:pPr>
            <w:r>
              <w:t>B</w:t>
            </w:r>
            <w:r w:rsidR="00D31F38">
              <w:t>y the greatness of Yo</w:t>
            </w:r>
            <w:r w:rsidR="00CB63B1">
              <w:t xml:space="preserve">ur arm </w:t>
            </w:r>
            <w:r>
              <w:t>they will become like</w:t>
            </w:r>
            <w:r w:rsidR="00CB63B1">
              <w:t xml:space="preserve"> stone,</w:t>
            </w:r>
            <w:r w:rsidR="00D31F38">
              <w:t xml:space="preserve"> </w:t>
            </w:r>
            <w:r w:rsidR="00CB63B1">
              <w:t>unt</w:t>
            </w:r>
            <w:r w:rsidR="00252B69">
              <w:t>i</w:t>
            </w:r>
            <w:r w:rsidR="00CB63B1">
              <w:t>l your people pass over, O Lord,</w:t>
            </w:r>
            <w:r w:rsidR="00D31F38">
              <w:t xml:space="preserve"> </w:t>
            </w:r>
            <w:r w:rsidR="00CB63B1">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04075449" w:rsidR="00D31F38" w:rsidRDefault="00434346" w:rsidP="00E35F1F">
            <w:pPr>
              <w:pStyle w:val="EngEnd"/>
            </w:pPr>
            <w:r>
              <w:t>T</w:t>
            </w:r>
            <w:r w:rsidR="00D31F38">
              <w:t xml:space="preserve">he Lord brought the waters of the sea upon them, but the children of Israel walked through dry land in the </w:t>
            </w:r>
            <w:r>
              <w:t>middle</w:t>
            </w:r>
            <w:r w:rsidR="00D31F38">
              <w:t xml:space="preserve">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25F7EDB8" w14:textId="77777777" w:rsidR="00434346" w:rsidRDefault="00D31F38" w:rsidP="00434346">
            <w:pPr>
              <w:pStyle w:val="EngInd"/>
            </w:pPr>
            <w:r>
              <w:t xml:space="preserve">The sun has </w:t>
            </w:r>
            <w:r w:rsidR="00434346">
              <w:t>shone upon an unseen land,</w:t>
            </w:r>
          </w:p>
          <w:p w14:paraId="5B153829" w14:textId="76B14231" w:rsidR="00D31F38" w:rsidRDefault="00434346" w:rsidP="00434346">
            <w:pPr>
              <w:pStyle w:val="EngIndEnd"/>
            </w:pPr>
            <w:r>
              <w:t>A</w:t>
            </w:r>
            <w:r w:rsidR="00D31F38">
              <w:t>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3530F046" w14:textId="77777777" w:rsidR="00434346" w:rsidRDefault="00434346" w:rsidP="00434346">
            <w:pPr>
              <w:pStyle w:val="EngInd"/>
            </w:pPr>
            <w:r>
              <w:t>Flowing water stood upright,</w:t>
            </w:r>
          </w:p>
          <w:p w14:paraId="6676F954" w14:textId="50B1B8A0" w:rsidR="00D31F38" w:rsidRDefault="00434346" w:rsidP="00E35F1F">
            <w:pPr>
              <w:pStyle w:val="EngIndEnd"/>
            </w:pPr>
            <w:r>
              <w:t>B</w:t>
            </w:r>
            <w:r w:rsidR="00D31F38">
              <w:t xml:space="preserve">y a wonderful and </w:t>
            </w:r>
            <w:commentRangeStart w:id="424"/>
            <w:r w:rsidR="00D31F38">
              <w:t xml:space="preserve">miraculous </w:t>
            </w:r>
            <w:commentRangeEnd w:id="424"/>
            <w:r w:rsidR="00D31F38">
              <w:rPr>
                <w:rStyle w:val="CommentReference"/>
                <w:lang w:val="en-CA"/>
              </w:rPr>
              <w:commentReference w:id="424"/>
            </w:r>
            <w:r w:rsidR="00D31F38">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1F7D52A5" w14:textId="77777777" w:rsidR="00434346" w:rsidRDefault="00D31F38" w:rsidP="00434346">
            <w:pPr>
              <w:pStyle w:val="EngInd"/>
            </w:pPr>
            <w:r>
              <w:t>Pharaoh and hi</w:t>
            </w:r>
            <w:r w:rsidR="00434346">
              <w:t>s chariots were drowned in it,</w:t>
            </w:r>
          </w:p>
          <w:p w14:paraId="7810B65E" w14:textId="6786F7CF" w:rsidR="00D31F38" w:rsidRDefault="00434346" w:rsidP="00E35F1F">
            <w:pPr>
              <w:pStyle w:val="EngIndEnd"/>
            </w:pPr>
            <w:r>
              <w:t>A</w:t>
            </w:r>
            <w:r w:rsidR="00D31F38">
              <w:t xml:space="preserve">nd the children of Israel </w:t>
            </w:r>
            <w:commentRangeStart w:id="425"/>
            <w:r w:rsidR="00D31F38">
              <w:t xml:space="preserve">passed </w:t>
            </w:r>
            <w:commentRangeEnd w:id="425"/>
            <w:r w:rsidR="00D31F38">
              <w:rPr>
                <w:rStyle w:val="CommentReference"/>
                <w:lang w:val="en-CA"/>
              </w:rPr>
              <w:commentReference w:id="425"/>
            </w:r>
            <w:r w:rsidR="00D31F38">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56AAFDC6" w14:textId="77777777" w:rsidR="00434346" w:rsidRDefault="00D31F38" w:rsidP="00434346">
            <w:pPr>
              <w:pStyle w:val="EngInd"/>
            </w:pPr>
            <w:r>
              <w:t xml:space="preserve">Moses the prophet was </w:t>
            </w:r>
            <w:commentRangeStart w:id="426"/>
            <w:r>
              <w:t xml:space="preserve">praising </w:t>
            </w:r>
            <w:commentRangeEnd w:id="426"/>
            <w:r>
              <w:rPr>
                <w:rStyle w:val="CommentReference"/>
                <w:lang w:val="en-CA"/>
              </w:rPr>
              <w:commentReference w:id="426"/>
            </w:r>
            <w:r w:rsidR="00434346">
              <w:t>before them,</w:t>
            </w:r>
          </w:p>
          <w:p w14:paraId="65B3D944" w14:textId="3604C470" w:rsidR="00D31F38" w:rsidRDefault="00434346" w:rsidP="00E35F1F">
            <w:pPr>
              <w:pStyle w:val="EngIndEnd"/>
            </w:pPr>
            <w:r>
              <w:t>U</w:t>
            </w:r>
            <w:r w:rsidR="00D31F38">
              <w:t xml:space="preserve">ntil he </w:t>
            </w:r>
            <w:r>
              <w:t>brought</w:t>
            </w:r>
            <w:r w:rsidR="00D31F38">
              <w:t xml:space="preserve">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2605CCFB" w14:textId="73E388AD" w:rsidR="00434346" w:rsidRDefault="00D31F38" w:rsidP="00434346">
            <w:pPr>
              <w:pStyle w:val="EngInd"/>
            </w:pPr>
            <w:r>
              <w:t>They praised the L</w:t>
            </w:r>
            <w:r w:rsidR="00434346">
              <w:t>ord with this new song, saying,</w:t>
            </w:r>
          </w:p>
          <w:p w14:paraId="3DBB63FD" w14:textId="407A11B3" w:rsidR="00D31F38" w:rsidRDefault="007F3F25" w:rsidP="00985EC5">
            <w:pPr>
              <w:pStyle w:val="EngIndEnd"/>
            </w:pPr>
            <w:r>
              <w:t>“</w:t>
            </w:r>
            <w:r w:rsidR="00D31F38">
              <w:t xml:space="preserve">Let us </w:t>
            </w:r>
            <w:r w:rsidR="00985EC5">
              <w:t>sing to</w:t>
            </w:r>
            <w:commentRangeStart w:id="427"/>
            <w:r w:rsidR="00D31F38">
              <w:t xml:space="preserve"> </w:t>
            </w:r>
            <w:commentRangeEnd w:id="427"/>
            <w:r w:rsidR="00D31F38">
              <w:rPr>
                <w:rStyle w:val="CommentReference"/>
                <w:lang w:val="en-CA"/>
              </w:rPr>
              <w:commentReference w:id="427"/>
            </w:r>
            <w:r w:rsidR="00D31F38">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02FD3163" w:rsidR="00D31F38" w:rsidRDefault="00D31F38" w:rsidP="00E35F1F">
            <w:pPr>
              <w:pStyle w:val="EngEnd"/>
            </w:pPr>
            <w:r w:rsidRPr="007425E1">
              <w:t xml:space="preserve">Through the intercessions of the </w:t>
            </w:r>
            <w:r w:rsidR="004D0F20">
              <w:t>holy Theotokos</w:t>
            </w:r>
            <w:r w:rsidRPr="007425E1">
              <w:t xml:space="preserve">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4D0F20">
            <w:pPr>
              <w:pStyle w:val="EngEnd"/>
            </w:pPr>
            <w:r w:rsidRPr="00D33B3C">
              <w:t xml:space="preserve">We worship </w:t>
            </w:r>
            <w:r>
              <w:t>You</w:t>
            </w:r>
            <w:r w:rsidRPr="00D33B3C">
              <w:t xml:space="preserve">, O Christ, with </w:t>
            </w:r>
            <w:r>
              <w:t>Your</w:t>
            </w:r>
            <w:r w:rsidRPr="00D33B3C">
              <w:t xml:space="preserve"> Good Father and the Holy Spirit, for </w:t>
            </w:r>
            <w:r>
              <w:t>You</w:t>
            </w:r>
            <w:r w:rsidRPr="00D33B3C">
              <w:t xml:space="preserve"> </w:t>
            </w:r>
            <w:r>
              <w:t>have {</w:t>
            </w:r>
            <w:r w:rsidRPr="00D33B3C">
              <w:t>come</w:t>
            </w:r>
            <w:r>
              <w:t>}</w:t>
            </w:r>
            <w:r w:rsidRPr="00D33B3C">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21B09D84"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1B24BB">
        <w:rPr>
          <w:noProof/>
        </w:rPr>
        <w:t>438</w:t>
      </w:r>
      <w:r>
        <w:fldChar w:fldCharType="end"/>
      </w:r>
      <w:r>
        <w:t>, until Part Nine of the Sunday Theotokia before continuing as usual from the Second Canticle.</w:t>
      </w:r>
    </w:p>
    <w:p w14:paraId="7A906C89" w14:textId="4740EDC6"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1B24BB">
        <w:rPr>
          <w:noProof/>
        </w:rPr>
        <w:t>559</w:t>
      </w:r>
      <w:r w:rsidR="007F3F25">
        <w:fldChar w:fldCharType="end"/>
      </w:r>
      <w:r w:rsidR="007F3F25">
        <w:t>.</w:t>
      </w:r>
    </w:p>
    <w:p w14:paraId="262EA7FD" w14:textId="7CCC630E"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1B24BB">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6AD52452"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1B24BB">
        <w:rPr>
          <w:noProof/>
        </w:rPr>
        <w:t>562</w:t>
      </w:r>
      <w:r w:rsidR="007F3F25">
        <w:fldChar w:fldCharType="end"/>
      </w:r>
      <w:r>
        <w:t>, is said.</w:t>
      </w:r>
    </w:p>
    <w:p w14:paraId="02804624" w14:textId="4BC9DABE"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1B24BB">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8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2758BA5" w:rsidR="00344A59" w:rsidRDefault="00403A4D" w:rsidP="00344A59">
            <w:pPr>
              <w:pStyle w:val="EngInd"/>
            </w:pPr>
            <w:r>
              <w:t>C</w:t>
            </w:r>
            <w:r w:rsidR="00344A59">
              <w:t>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36E1B77A" w:rsidR="00344A59" w:rsidRDefault="00403A4D" w:rsidP="00344A59">
            <w:pPr>
              <w:pStyle w:val="EngInd"/>
            </w:pPr>
            <w:r>
              <w:t>C</w:t>
            </w:r>
            <w:r w:rsidR="00344A59">
              <w:t>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13F83A8E" w:rsidR="00344A59" w:rsidRDefault="00403A4D" w:rsidP="00344A59">
            <w:pPr>
              <w:pStyle w:val="EngInd"/>
            </w:pPr>
            <w:r>
              <w:rPr>
                <w:i/>
              </w:rPr>
              <w:t>[T</w:t>
            </w:r>
            <w:r w:rsidR="00344A59" w:rsidRPr="008D5F3D">
              <w:rPr>
                <w:i/>
              </w:rPr>
              <w:t>o Him]</w:t>
            </w:r>
            <w:r w:rsidR="00344A59">
              <w:rPr>
                <w:rStyle w:val="FootnoteReference"/>
              </w:rPr>
              <w:footnoteReference w:id="881"/>
            </w:r>
            <w:r w:rsidR="00344A59">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3BFC8746" w:rsidR="00344A59" w:rsidRDefault="00403A4D" w:rsidP="00344A59">
            <w:pPr>
              <w:pStyle w:val="EngInd"/>
            </w:pPr>
            <w:r>
              <w:rPr>
                <w:i/>
              </w:rPr>
              <w:t>[T</w:t>
            </w:r>
            <w:r w:rsidR="00344A59" w:rsidRPr="008D5F3D">
              <w:rPr>
                <w:i/>
              </w:rPr>
              <w:t>o Him]</w:t>
            </w:r>
            <w:r w:rsidR="00344A59">
              <w:rPr>
                <w:i/>
              </w:rPr>
              <w:t xml:space="preserve"> </w:t>
            </w:r>
            <w:r w:rsidR="00344A59">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015051A3" w:rsidR="00344A59" w:rsidRDefault="00403A4D" w:rsidP="00344A59">
            <w:pPr>
              <w:pStyle w:val="EngInd"/>
            </w:pPr>
            <w:r>
              <w:rPr>
                <w:i/>
              </w:rPr>
              <w:t>[T</w:t>
            </w:r>
            <w:r w:rsidR="00344A59" w:rsidRPr="008D5F3D">
              <w:rPr>
                <w:i/>
              </w:rPr>
              <w:t>o Him]</w:t>
            </w:r>
            <w:r w:rsidR="00344A59">
              <w:rPr>
                <w:i/>
              </w:rPr>
              <w:t xml:space="preserve"> </w:t>
            </w:r>
            <w:r w:rsidR="00344A59">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1DEA288A" w:rsidR="00344A59" w:rsidRDefault="00403A4D" w:rsidP="00344A59">
            <w:pPr>
              <w:pStyle w:val="EngInd"/>
            </w:pPr>
            <w:r>
              <w:rPr>
                <w:i/>
              </w:rPr>
              <w:t>[T</w:t>
            </w:r>
            <w:r w:rsidR="00344A59" w:rsidRPr="008D5F3D">
              <w:rPr>
                <w:i/>
              </w:rPr>
              <w:t>o Him]</w:t>
            </w:r>
            <w:r w:rsidR="00344A59">
              <w:rPr>
                <w:i/>
              </w:rPr>
              <w:t xml:space="preserve"> </w:t>
            </w:r>
            <w:r w:rsidR="00344A59">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2268190E" w:rsidR="00344A59" w:rsidRDefault="00403A4D" w:rsidP="00344A59">
            <w:pPr>
              <w:pStyle w:val="EngInd"/>
            </w:pPr>
            <w:r>
              <w:t>T</w:t>
            </w:r>
            <w:r w:rsidR="00344A59">
              <w: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31F2E418" w:rsidR="00344A59" w:rsidRDefault="00403A4D" w:rsidP="00344A59">
            <w:pPr>
              <w:pStyle w:val="EngInd"/>
            </w:pPr>
            <w:r>
              <w:t>T</w:t>
            </w:r>
            <w:r w:rsidR="00344A59">
              <w: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0C6EA7CE" w:rsidR="00344A59" w:rsidRDefault="00403A4D" w:rsidP="00344A59">
            <w:pPr>
              <w:pStyle w:val="EngInd"/>
            </w:pPr>
            <w:r>
              <w:t>A</w:t>
            </w:r>
            <w:r w:rsidR="00344A59">
              <w:t>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373A26C8" w:rsidR="00344A59" w:rsidRDefault="00403A4D" w:rsidP="00344A59">
            <w:pPr>
              <w:pStyle w:val="EngInd"/>
            </w:pPr>
            <w:r>
              <w:t>W</w:t>
            </w:r>
            <w:r w:rsidR="00344A59">
              <w:t>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6099C3C6" w:rsidR="00344A59" w:rsidRDefault="00403A4D" w:rsidP="00344A59">
            <w:pPr>
              <w:pStyle w:val="EngInd"/>
            </w:pPr>
            <w:r>
              <w:rPr>
                <w:i/>
              </w:rPr>
              <w:t>[T</w:t>
            </w:r>
            <w:r w:rsidR="00344A59" w:rsidRPr="008D5F3D">
              <w:rPr>
                <w:i/>
              </w:rPr>
              <w:t>o Him]</w:t>
            </w:r>
            <w:r w:rsidR="00344A59">
              <w:rPr>
                <w:i/>
              </w:rPr>
              <w:t xml:space="preserve"> </w:t>
            </w:r>
            <w:r w:rsidR="00344A59">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0FAED545" w:rsidR="00344A59" w:rsidRDefault="00403A4D" w:rsidP="00344A59">
            <w:pPr>
              <w:pStyle w:val="EngInd"/>
            </w:pPr>
            <w:r>
              <w:t>A</w:t>
            </w:r>
            <w:r w:rsidR="00344A59">
              <w:t xml:space="preserve">nd brought [out] Israel through the </w:t>
            </w:r>
            <w:r>
              <w:t>middle</w:t>
            </w:r>
            <w:r w:rsidR="00344A59">
              <w:t xml:space="preserve">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03EFDE30" w:rsidR="00344A59" w:rsidRDefault="00403A4D" w:rsidP="00344A59">
            <w:pPr>
              <w:pStyle w:val="EngInd"/>
            </w:pPr>
            <w:r>
              <w:t>B</w:t>
            </w:r>
            <w:r w:rsidR="00344A59">
              <w:t>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37D4FA3A" w:rsidR="00344A59" w:rsidRDefault="00403A4D" w:rsidP="00344A59">
            <w:pPr>
              <w:pStyle w:val="EngInd"/>
            </w:pPr>
            <w:r>
              <w:rPr>
                <w:i/>
              </w:rPr>
              <w:t>[T</w:t>
            </w:r>
            <w:r w:rsidR="00344A59" w:rsidRPr="008D5F3D">
              <w:rPr>
                <w:i/>
              </w:rPr>
              <w:t>o Him]</w:t>
            </w:r>
            <w:r w:rsidR="00344A59">
              <w:rPr>
                <w:i/>
              </w:rPr>
              <w:t xml:space="preserve"> </w:t>
            </w:r>
            <w:r w:rsidR="00344A59">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0DA60FFF" w:rsidR="00344A59" w:rsidRDefault="00403A4D" w:rsidP="00344A59">
            <w:pPr>
              <w:pStyle w:val="EngInd"/>
            </w:pPr>
            <w:r>
              <w:rPr>
                <w:i/>
              </w:rPr>
              <w:t>[T</w:t>
            </w:r>
            <w:r w:rsidR="00344A59" w:rsidRPr="008D5F3D">
              <w:rPr>
                <w:i/>
              </w:rPr>
              <w:t>o Him]</w:t>
            </w:r>
            <w:r w:rsidR="00344A59">
              <w:rPr>
                <w:i/>
              </w:rPr>
              <w:t xml:space="preserve"> </w:t>
            </w:r>
            <w:r w:rsidR="00344A59">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50E92D0F" w:rsidR="00344A59" w:rsidRDefault="00403A4D" w:rsidP="00344A59">
            <w:pPr>
              <w:pStyle w:val="EngInd"/>
            </w:pPr>
            <w:r>
              <w:rPr>
                <w:i/>
              </w:rPr>
              <w:t>[T</w:t>
            </w:r>
            <w:r w:rsidR="00344A59" w:rsidRPr="008D5F3D">
              <w:rPr>
                <w:i/>
              </w:rPr>
              <w:t>o Him]</w:t>
            </w:r>
            <w:r w:rsidR="00344A59">
              <w:rPr>
                <w:i/>
              </w:rPr>
              <w:t xml:space="preserve"> </w:t>
            </w:r>
            <w:r w:rsidR="00344A59">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48A164B9" w:rsidR="00344A59" w:rsidRDefault="00403A4D" w:rsidP="00344A59">
            <w:pPr>
              <w:pStyle w:val="EngInd"/>
            </w:pPr>
            <w:r>
              <w:t>A</w:t>
            </w:r>
            <w:r w:rsidR="00344A59">
              <w:t>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50377A2B" w:rsidR="00344A59" w:rsidRDefault="00403A4D" w:rsidP="00344A59">
            <w:pPr>
              <w:pStyle w:val="EngInd"/>
            </w:pPr>
            <w:r>
              <w:t>A</w:t>
            </w:r>
            <w:r w:rsidR="00344A59">
              <w:t>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205C2E8D" w:rsidR="00344A59" w:rsidRDefault="00403A4D" w:rsidP="00344A59">
            <w:pPr>
              <w:pStyle w:val="EngInd"/>
            </w:pPr>
            <w:r>
              <w:t>A</w:t>
            </w:r>
            <w:r w:rsidR="00344A59">
              <w:t>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68789F0" w:rsidR="00344A59" w:rsidRDefault="00403A4D" w:rsidP="00344A59">
            <w:pPr>
              <w:pStyle w:val="EngInd"/>
            </w:pPr>
            <w:r>
              <w:t>A</w:t>
            </w:r>
            <w:r w:rsidR="00344A59">
              <w:t xml:space="preserve">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6315813D" w:rsidR="00344A59" w:rsidRDefault="00403A4D" w:rsidP="00344A59">
            <w:pPr>
              <w:pStyle w:val="EngInd"/>
            </w:pPr>
            <w:r>
              <w:t>A</w:t>
            </w:r>
            <w:r w:rsidR="00344A59">
              <w:t>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36A5354A" w:rsidR="00344A59" w:rsidRDefault="00344A59" w:rsidP="00344A59">
            <w:pPr>
              <w:pStyle w:val="EngInd"/>
            </w:pPr>
            <w:r>
              <w:t xml:space="preserve">O confess the </w:t>
            </w:r>
            <w:r w:rsidR="00403A4D">
              <w:t>Lord of Lords, [for He is good]</w:t>
            </w:r>
            <w:r>
              <w:t>;</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4ACD6CCF"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1B24BB">
        <w:rPr>
          <w:noProof/>
        </w:rPr>
        <w:t>566</w:t>
      </w:r>
      <w:r>
        <w:fldChar w:fldCharType="end"/>
      </w:r>
      <w:r>
        <w:t>, is said instead of the following.</w:t>
      </w:r>
    </w:p>
    <w:p w14:paraId="367D7149" w14:textId="73BC9035"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1B24BB">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2035D43B" w:rsidR="00344A59" w:rsidRPr="004C0CA2" w:rsidRDefault="00344A59" w:rsidP="00344A59">
            <w:pPr>
              <w:pStyle w:val="EngInd"/>
              <w:rPr>
                <w:szCs w:val="20"/>
              </w:rPr>
            </w:pPr>
            <w:r w:rsidRPr="004C0CA2">
              <w:t xml:space="preserve">And </w:t>
            </w:r>
            <w:r w:rsidR="00403A4D">
              <w:t>confess</w:t>
            </w:r>
            <w:r w:rsidRPr="004C0CA2">
              <w:t xml:space="preserve">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2E7A68B9" w14:textId="14050A02" w:rsidR="00D31F38" w:rsidRDefault="00344A59" w:rsidP="00FD15BD">
      <w:pPr>
        <w:pStyle w:val="Rubric"/>
      </w:pPr>
      <w:r>
        <w:t xml:space="preserve">During Sundays of the month of Koiahk, "The Fiery Bush" is said. See page </w:t>
      </w:r>
      <w:r>
        <w:fldChar w:fldCharType="begin"/>
      </w:r>
      <w:r>
        <w:instrText xml:space="preserve"> PAGEREF _Ref435645467 \h </w:instrText>
      </w:r>
      <w:r>
        <w:fldChar w:fldCharType="separate"/>
      </w:r>
      <w:r w:rsidR="001B24BB">
        <w:rPr>
          <w:noProof/>
        </w:rPr>
        <w:t>618</w:t>
      </w:r>
      <w:r>
        <w:fldChar w:fldCharType="end"/>
      </w:r>
      <w:r>
        <w:t>.</w:t>
      </w:r>
      <w:bookmarkEnd w:id="429"/>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2"/>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3"/>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4"/>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6"/>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9"/>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9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1"/>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4"/>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4B1F0A20" w:rsidR="00D31F38" w:rsidRPr="00BE273A" w:rsidRDefault="00D31F38" w:rsidP="00E35F1F">
            <w:pPr>
              <w:pStyle w:val="EngEnd"/>
              <w:rPr>
                <w:szCs w:val="20"/>
              </w:rPr>
            </w:pPr>
            <w:r w:rsidRPr="00BE273A">
              <w:t>You</w:t>
            </w:r>
            <w:r w:rsidR="00403A4D">
              <w:t xml:space="preserve"> are blessed</w:t>
            </w:r>
            <w:r w:rsidRPr="00BE273A">
              <w:t>,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5E22FF6E" w:rsidR="00D31F38" w:rsidRPr="00BE273A" w:rsidRDefault="009448DA" w:rsidP="009448DA">
            <w:pPr>
              <w:pStyle w:val="EngEnd"/>
              <w:rPr>
                <w:szCs w:val="20"/>
              </w:rPr>
            </w:pPr>
            <w:r>
              <w:t>Your glorious</w:t>
            </w:r>
            <w:r w:rsidR="00D31F38" w:rsidRPr="00BE273A">
              <w:t xml:space="preserve"> Holy Name</w:t>
            </w:r>
            <w:r w:rsidR="00403A4D">
              <w:t xml:space="preserve"> is blessed</w:t>
            </w:r>
            <w:r w:rsidR="00D31F38" w:rsidRPr="00BE273A">
              <w:t>,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069A915F" w:rsidR="00D31F38" w:rsidRPr="00BE273A" w:rsidRDefault="00D31F38" w:rsidP="009448DA">
            <w:pPr>
              <w:pStyle w:val="EngEnd"/>
              <w:rPr>
                <w:szCs w:val="20"/>
              </w:rPr>
            </w:pPr>
            <w:r w:rsidRPr="00BE273A">
              <w:t xml:space="preserve">You </w:t>
            </w:r>
            <w:r w:rsidR="00403A4D">
              <w:t xml:space="preserve">are blessed </w:t>
            </w:r>
            <w:r w:rsidRPr="00BE273A">
              <w:t xml:space="preserve">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3964A718" w:rsidR="00D31F38" w:rsidRPr="00BE273A" w:rsidRDefault="009448DA" w:rsidP="00E35F1F">
            <w:pPr>
              <w:pStyle w:val="EngEnd"/>
            </w:pPr>
            <w:r>
              <w:t>You W</w:t>
            </w:r>
            <w:r w:rsidR="00D31F38" w:rsidRPr="00BE273A">
              <w:t xml:space="preserve">ho </w:t>
            </w:r>
            <w:r w:rsidR="00403A4D">
              <w:t>sees</w:t>
            </w:r>
            <w:r w:rsidR="00D31F38" w:rsidRPr="00BE273A">
              <w:t xml:space="preserve"> the depths</w:t>
            </w:r>
            <w:r w:rsidR="00403A4D">
              <w:t>,</w:t>
            </w:r>
            <w:r w:rsidR="00D31F38" w:rsidRPr="00BE273A">
              <w:t xml:space="preserve"> sitting </w:t>
            </w:r>
            <w:r>
              <w:t>up</w:t>
            </w:r>
            <w:r w:rsidR="00D31F38" w:rsidRPr="00BE273A">
              <w:t>on the Cherubim</w:t>
            </w:r>
            <w:r w:rsidR="00403A4D">
              <w:t>, are blessed</w:t>
            </w:r>
            <w:r w:rsidR="00D31F38" w:rsidRPr="00BE273A">
              <w:t>,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600EE921" w:rsidR="00D31F38" w:rsidRPr="00BE273A" w:rsidRDefault="00403A4D" w:rsidP="00E35F1F">
            <w:pPr>
              <w:pStyle w:val="EngEnd"/>
            </w:pPr>
            <w:r>
              <w:t>Y</w:t>
            </w:r>
            <w:r w:rsidR="00D31F38" w:rsidRPr="00BE273A">
              <w:t xml:space="preserve">ou </w:t>
            </w:r>
            <w:r>
              <w:t xml:space="preserve">are blessed </w:t>
            </w:r>
            <w:r w:rsidR="00D31F38" w:rsidRPr="00BE273A">
              <w:t xml:space="preserve">on the throne of </w:t>
            </w:r>
            <w:r w:rsidR="00D31F38">
              <w:t>Your</w:t>
            </w:r>
            <w:r w:rsidR="00D31F38"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5387216F" w:rsidR="00D31F38" w:rsidRPr="00BE273A" w:rsidRDefault="00D31F38" w:rsidP="00E35F1F">
            <w:pPr>
              <w:pStyle w:val="EngEnd"/>
            </w:pPr>
            <w:r w:rsidRPr="00BE273A">
              <w:t xml:space="preserve">You </w:t>
            </w:r>
            <w:r w:rsidR="00403A4D">
              <w:t xml:space="preserve">are blessed </w:t>
            </w:r>
            <w:r w:rsidRPr="00BE273A">
              <w:t>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9"/>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0FFE9D49"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 xml:space="preserve">and </w:t>
            </w:r>
            <w:r w:rsidR="00403A4D">
              <w:t>cattle: Praise</w:t>
            </w:r>
            <w:r w:rsidRPr="00BE273A">
              <w:t xml:space="preserv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90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lastRenderedPageBreak/>
        <w:t>The Third Canticle: The Song of the Three Children—Abridged</w:t>
      </w:r>
      <w:r w:rsidR="003641E3">
        <w:rPr>
          <w:rStyle w:val="FootnoteReference"/>
        </w:rPr>
        <w:footnoteReference w:id="90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6BDECA56" w:rsidR="003758F4" w:rsidRPr="00BE273A" w:rsidRDefault="003758F4" w:rsidP="003758F4">
            <w:pPr>
              <w:pStyle w:val="EngEnd"/>
              <w:rPr>
                <w:szCs w:val="20"/>
              </w:rPr>
            </w:pPr>
            <w:r>
              <w:t>You</w:t>
            </w:r>
            <w:r w:rsidR="00403A4D">
              <w:t xml:space="preserve"> are blessed</w:t>
            </w:r>
            <w:r>
              <w:t>, O Lord, God of our fathers; Your glorious</w:t>
            </w:r>
            <w:r w:rsidRPr="00BE273A">
              <w:t xml:space="preserve"> Holy Name</w:t>
            </w:r>
            <w:r w:rsidR="00BF1F02">
              <w:t xml:space="preserve"> is blessed</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188BC437" w:rsidR="003758F4" w:rsidRPr="00BE273A" w:rsidRDefault="003758F4" w:rsidP="003758F4">
            <w:pPr>
              <w:pStyle w:val="EngEnd"/>
              <w:rPr>
                <w:szCs w:val="20"/>
              </w:rPr>
            </w:pPr>
            <w:r w:rsidRPr="00BE273A">
              <w:t xml:space="preserve">You </w:t>
            </w:r>
            <w:r w:rsidR="00403A4D">
              <w:t xml:space="preserve">are blessed </w:t>
            </w:r>
            <w:r w:rsidRPr="00BE273A">
              <w:t xml:space="preserve">in the temple of Your </w:t>
            </w:r>
            <w:r>
              <w:t xml:space="preserve">holy </w:t>
            </w:r>
            <w:r w:rsidRPr="00BE273A">
              <w:t xml:space="preserve">glory, </w:t>
            </w:r>
            <w:r>
              <w:t>You W</w:t>
            </w:r>
            <w:r w:rsidRPr="00BE273A">
              <w:t xml:space="preserve">ho </w:t>
            </w:r>
            <w:r w:rsidR="00BF1F02">
              <w:t>sees</w:t>
            </w:r>
            <w:r w:rsidRPr="00BE273A">
              <w:t xml:space="preserve">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0308778B" w:rsidR="003758F4" w:rsidRPr="00BE273A" w:rsidRDefault="00403A4D" w:rsidP="003758F4">
            <w:pPr>
              <w:pStyle w:val="EngEnd"/>
            </w:pPr>
            <w:r>
              <w:t>Y</w:t>
            </w:r>
            <w:r w:rsidR="003758F4" w:rsidRPr="00BE273A">
              <w:t xml:space="preserve">ou </w:t>
            </w:r>
            <w:r>
              <w:t xml:space="preserve">are blessed </w:t>
            </w:r>
            <w:r w:rsidR="003758F4" w:rsidRPr="00BE273A">
              <w:t xml:space="preserve">on the throne of </w:t>
            </w:r>
            <w:r w:rsidR="003758F4">
              <w:t>Your Kingdom;</w:t>
            </w:r>
            <w:r w:rsidR="003758F4" w:rsidRPr="00BE273A">
              <w:t xml:space="preserve"> </w:t>
            </w:r>
            <w:r w:rsidR="003758F4">
              <w:t xml:space="preserve">You </w:t>
            </w:r>
            <w:r w:rsidR="00BF1F02">
              <w:t xml:space="preserve">are blessed </w:t>
            </w:r>
            <w:r w:rsidR="003758F4">
              <w:t>in the firmament of heaven,</w:t>
            </w:r>
            <w:r w:rsidR="003758F4"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0236D630" w:rsidR="003758F4" w:rsidRPr="00BE273A" w:rsidRDefault="003758F4" w:rsidP="003758F4">
            <w:pPr>
              <w:pStyle w:val="EngEnd"/>
            </w:pPr>
            <w:r w:rsidRPr="00BE273A">
              <w:t xml:space="preserve">Bless the Lord, </w:t>
            </w:r>
            <w:r>
              <w:t>O</w:t>
            </w:r>
            <w:r w:rsidRPr="00BE273A">
              <w:t xml:space="preserve"> heavens</w:t>
            </w:r>
            <w:r w:rsidR="00A626E9">
              <w:t>, and O</w:t>
            </w:r>
            <w:r>
              <w:t xml:space="preserve">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33200381"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403A4D">
              <w:t>: Praise</w:t>
            </w:r>
            <w:r w:rsidR="003758F4" w:rsidRPr="00BE273A">
              <w:t xml:space="preserv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lastRenderedPageBreak/>
        <w:t>Psali Batos</w:t>
      </w:r>
      <w:bookmarkEnd w:id="472"/>
      <w:bookmarkEnd w:id="473"/>
      <w:bookmarkEnd w:id="474"/>
      <w:bookmarkEnd w:id="475"/>
      <w:bookmarkEnd w:id="476"/>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69FC7036" w:rsidR="00D31F38" w:rsidRPr="00C05A5B" w:rsidRDefault="00D31F38" w:rsidP="00E35F1F">
            <w:pPr>
              <w:pStyle w:val="EngHang"/>
              <w:rPr>
                <w:szCs w:val="20"/>
              </w:rPr>
            </w:pPr>
            <w:r w:rsidRPr="00C05A5B">
              <w:t xml:space="preserve">The </w:t>
            </w:r>
            <w:r w:rsidR="00A626E9">
              <w:t>presbyters</w:t>
            </w:r>
            <w:r w:rsidRPr="00C05A5B">
              <w:t xml:space="preserve">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5F81EF4F" w:rsidR="00D31F38" w:rsidRDefault="00D31F38" w:rsidP="00E35F1F">
            <w:pPr>
              <w:pStyle w:val="EngHang"/>
            </w:pPr>
            <w:r w:rsidRPr="00C05A5B">
              <w:t xml:space="preserve">And </w:t>
            </w:r>
            <w:r w:rsidR="00A626E9">
              <w:t>has</w:t>
            </w:r>
            <w:r>
              <w:t xml:space="preserve">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2DB30324" w:rsidR="00D31F38" w:rsidRDefault="00D31F38" w:rsidP="00E35F1F">
            <w:pPr>
              <w:pStyle w:val="EngHang"/>
            </w:pPr>
            <w:r w:rsidRPr="00C05A5B">
              <w:t xml:space="preserve">Come </w:t>
            </w:r>
            <w:r w:rsidR="00A626E9">
              <w:t>to</w:t>
            </w:r>
            <w:r w:rsidRPr="00C05A5B">
              <w:t xml:space="preserve">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47C730AF" w:rsidR="00D31F38" w:rsidRPr="00C05A5B" w:rsidRDefault="00A626E9" w:rsidP="00E35F1F">
            <w:pPr>
              <w:pStyle w:val="EngHang"/>
              <w:rPr>
                <w:szCs w:val="20"/>
              </w:rPr>
            </w:pPr>
            <w:r>
              <w:t>See</w:t>
            </w:r>
            <w:r w:rsidR="00D31F38" w:rsidRPr="00C05A5B">
              <w:t xml:space="preserve">, </w:t>
            </w:r>
            <w:commentRangeStart w:id="488"/>
            <w:r w:rsidR="00D31F38" w:rsidRPr="00C05A5B">
              <w:t>Emmanuel</w:t>
            </w:r>
            <w:commentRangeEnd w:id="488"/>
            <w:r w:rsidR="00D31F38">
              <w:rPr>
                <w:rStyle w:val="CommentReference"/>
                <w:rFonts w:eastAsiaTheme="minorHAnsi" w:cstheme="minorBidi"/>
                <w:color w:val="auto"/>
                <w:lang w:val="en-CA"/>
              </w:rPr>
              <w:commentReference w:id="488"/>
            </w:r>
            <w:r w:rsidR="00D31F38"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3484ACA1" w:rsidR="00D31F38" w:rsidRPr="00C05A5B" w:rsidRDefault="00A626E9" w:rsidP="00E35F1F">
            <w:pPr>
              <w:pStyle w:val="EngHang"/>
              <w:rPr>
                <w:szCs w:val="20"/>
              </w:rPr>
            </w:pPr>
            <w:r>
              <w:t xml:space="preserve">O </w:t>
            </w:r>
            <w:r w:rsidR="00D31F38">
              <w:t>Israel</w:t>
            </w:r>
            <w:r>
              <w:t>,</w:t>
            </w:r>
            <w:r w:rsidR="00D31F38">
              <w:t xml:space="preserve"> offer honour and glory</w:t>
            </w:r>
            <w:r w:rsidR="00D31F38"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66085E11" w14:textId="1AE0B9B8" w:rsidR="00A626E9" w:rsidRDefault="00A626E9" w:rsidP="00E35F1F">
            <w:pPr>
              <w:pStyle w:val="EngHang"/>
            </w:pPr>
            <w:r>
              <w:t>Grant to all of us,</w:t>
            </w:r>
          </w:p>
          <w:p w14:paraId="533BADC0" w14:textId="3B8B31F5" w:rsidR="00D31F38" w:rsidRPr="00C05A5B" w:rsidRDefault="00D31F38" w:rsidP="00E35F1F">
            <w:pPr>
              <w:pStyle w:val="EngHang"/>
              <w:rPr>
                <w:szCs w:val="20"/>
              </w:rPr>
            </w:pPr>
            <w:r w:rsidRPr="00C05A5B">
              <w:t>Coolness and repose without ceasing,</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4CB038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1B24BB">
        <w:rPr>
          <w:noProof/>
        </w:rPr>
        <w:t>570</w:t>
      </w:r>
      <w:r>
        <w:fldChar w:fldCharType="end"/>
      </w:r>
      <w:r>
        <w:t>.</w:t>
      </w:r>
    </w:p>
    <w:p w14:paraId="4DC65A5B" w14:textId="2468146D"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1B24BB">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7"/>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8"/>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t>The Doxologies</w:t>
      </w:r>
      <w:bookmarkEnd w:id="529"/>
      <w:bookmarkEnd w:id="530"/>
      <w:bookmarkEnd w:id="538"/>
    </w:p>
    <w:p w14:paraId="04E32178" w14:textId="1D39BA65"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1B24BB">
        <w:rPr>
          <w:noProof/>
          <w:lang w:val="en-US"/>
        </w:rPr>
        <w:t>705</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EACD35D"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1B24BB">
        <w:rPr>
          <w:noProof/>
          <w:lang w:val="en-US"/>
        </w:rPr>
        <w:t>1267</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lastRenderedPageBreak/>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1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bookmarkStart w:id="553" w:name="_Ref485365372"/>
      <w:r>
        <w:t>The Fourth Canticle</w:t>
      </w:r>
      <w:bookmarkEnd w:id="549"/>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1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lastRenderedPageBreak/>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76244FA"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1B24BB">
        <w:t>Psali Adam After the Fourth Canticle</w:t>
      </w:r>
      <w:r>
        <w:fldChar w:fldCharType="end"/>
      </w:r>
      <w:r>
        <w:t xml:space="preserve">, page </w:t>
      </w:r>
      <w:r>
        <w:fldChar w:fldCharType="begin"/>
      </w:r>
      <w:r>
        <w:instrText xml:space="preserve"> PAGEREF _Ref482774011 \h </w:instrText>
      </w:r>
      <w:r>
        <w:fldChar w:fldCharType="separate"/>
      </w:r>
      <w:r w:rsidR="001B24BB">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1B24BB">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1B24BB">
        <w:rPr>
          <w:noProof/>
        </w:rPr>
        <w:t>705</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90854674"/>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90854675"/>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6674DD7B" w14:textId="531D06F3" w:rsidR="00E35F1F" w:rsidRDefault="00E35F1F" w:rsidP="00FD15BD">
      <w:pPr>
        <w:pStyle w:val="Heading4"/>
      </w:pPr>
      <w:r>
        <w:t>The Conclusion of the Adam Psali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870D2A3" w14:textId="7FD05242"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0F45E093" w14:textId="2B61BA3F"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36C12555" w14:textId="5D734167"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4B8A3079" w14:textId="2D534520"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4350D5FC" w14:textId="1DB1A3BB"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50A5578" w14:textId="4B8FF666" w:rsidR="00E35F1F" w:rsidRPr="00FD15BD" w:rsidRDefault="00E35F1F" w:rsidP="00FD15BD">
            <w:pPr>
              <w:pStyle w:val="EngHang"/>
              <w:rPr>
                <w:rFonts w:eastAsiaTheme="minorHAnsi"/>
              </w:rPr>
            </w:pPr>
            <w:r>
              <w:rPr>
                <w:rFonts w:eastAsiaTheme="minorHAnsi"/>
              </w:rPr>
              <w:t>With the Lover of mankind.</w:t>
            </w: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FD15BD">
              <w:t>Ϯϯϩⲟ</w:t>
            </w:r>
            <w:commentRangeEnd w:id="709"/>
            <w:r w:rsidR="00F71B79" w:rsidRPr="00FD15BD">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03CED0F0" w:rsidR="00E35F1F" w:rsidRDefault="00E35F1F" w:rsidP="00E35F1F">
      <w:pPr>
        <w:pStyle w:val="Rubric"/>
      </w:pPr>
      <w:r>
        <w:t xml:space="preserve">On non-Sundays, return to the Second Canticle on Page </w:t>
      </w:r>
      <w:r w:rsidR="00217567">
        <w:fldChar w:fldCharType="begin"/>
      </w:r>
      <w:r w:rsidR="00217567">
        <w:instrText xml:space="preserve"> PAGEREF _Ref297493889 </w:instrText>
      </w:r>
      <w:r w:rsidR="00217567">
        <w:fldChar w:fldCharType="separate"/>
      </w:r>
      <w:r w:rsidR="001B24BB">
        <w:rPr>
          <w:noProof/>
        </w:rPr>
        <w:t>342</w:t>
      </w:r>
      <w:r w:rsidR="00217567">
        <w:rPr>
          <w:noProof/>
        </w:rPr>
        <w:fldChar w:fldCharType="end"/>
      </w:r>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lastRenderedPageBreak/>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90854676"/>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90854677"/>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46034F"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1B24BB">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90854678"/>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15279E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1B24BB">
        <w:rPr>
          <w:noProof/>
        </w:rPr>
        <w:t>455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90854679"/>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bookmarkStart w:id="941" w:name="_Ref483549093"/>
      <w:r>
        <w:t>Part Seven</w:t>
      </w:r>
      <w:bookmarkEnd w:id="940"/>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2"/>
            <w:r>
              <w:t xml:space="preserve">sits </w:t>
            </w:r>
            <w:commentRangeEnd w:id="942"/>
            <w:r>
              <w:rPr>
                <w:rStyle w:val="CommentReference"/>
                <w:rFonts w:ascii="Times New Roman" w:eastAsiaTheme="minorHAnsi" w:hAnsi="Times New Roman" w:cstheme="minorBidi"/>
                <w:color w:val="auto"/>
              </w:rPr>
              <w:commentReference w:id="94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3"/>
            <w:r w:rsidRPr="00FA5B8C">
              <w:t>ⲉⲧⲁϥⲟⲩⲱⲛϩ</w:t>
            </w:r>
            <w:r w:rsidRPr="002147AA">
              <w:t xml:space="preserve"> </w:t>
            </w:r>
            <w:commentRangeEnd w:id="943"/>
            <w:r>
              <w:rPr>
                <w:rStyle w:val="CommentReference"/>
                <w:rFonts w:ascii="Garamond" w:hAnsi="Garamond" w:cstheme="minorBidi"/>
                <w:noProof w:val="0"/>
                <w:lang w:val="en-CA"/>
              </w:rPr>
              <w:commentReference w:id="94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4"/>
            <w:r w:rsidRPr="00FA5B8C">
              <w:t>Ϫⲉ ⲡⲓⲁⲧⲥⲁⲣⲝ</w:t>
            </w:r>
            <w:commentRangeEnd w:id="944"/>
            <w:r>
              <w:rPr>
                <w:rStyle w:val="CommentReference"/>
                <w:rFonts w:ascii="Garamond" w:hAnsi="Garamond" w:cstheme="minorBidi"/>
                <w:noProof w:val="0"/>
                <w:lang w:val="en-CA"/>
              </w:rPr>
              <w:commentReference w:id="94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5" w:name="_Toc298681312"/>
      <w:bookmarkStart w:id="946" w:name="_Toc308441927"/>
      <w:r>
        <w:t>The Crown Batos</w:t>
      </w:r>
      <w:bookmarkEnd w:id="945"/>
      <w:bookmarkEnd w:id="94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7"/>
            <w:r w:rsidRPr="007425E1">
              <w:t>has entered and come forth</w:t>
            </w:r>
            <w:commentRangeEnd w:id="947"/>
            <w:r>
              <w:rPr>
                <w:rStyle w:val="CommentReference"/>
                <w:rFonts w:ascii="Times New Roman" w:eastAsiaTheme="minorHAnsi" w:hAnsi="Times New Roman" w:cstheme="minorBidi"/>
                <w:color w:val="auto"/>
              </w:rPr>
              <w:commentReference w:id="94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8"/>
            <w:r w:rsidRPr="007425E1">
              <w:t>manifestation</w:t>
            </w:r>
            <w:commentRangeEnd w:id="948"/>
            <w:r>
              <w:rPr>
                <w:rStyle w:val="CommentReference"/>
              </w:rPr>
              <w:commentReference w:id="94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9"/>
            <w:r>
              <w:t>and</w:t>
            </w:r>
            <w:r w:rsidRPr="007425E1">
              <w:t xml:space="preserve"> </w:t>
            </w:r>
            <w:commentRangeEnd w:id="949"/>
            <w:r>
              <w:rPr>
                <w:rStyle w:val="CommentReference"/>
              </w:rPr>
              <w:commentReference w:id="94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092DE79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1B24BB">
        <w:rPr>
          <w:noProof/>
        </w:rPr>
        <w:t>537</w:t>
      </w:r>
      <w:r>
        <w:fldChar w:fldCharType="end"/>
      </w:r>
      <w:r>
        <w:t>.</w:t>
      </w:r>
    </w:p>
    <w:p w14:paraId="6C2803B6" w14:textId="77777777" w:rsidR="00E35F1F" w:rsidRDefault="00E35F1F" w:rsidP="00E35F1F">
      <w:pPr>
        <w:pStyle w:val="Heading2"/>
      </w:pPr>
      <w:bookmarkStart w:id="950" w:name="_Toc298681313"/>
      <w:bookmarkStart w:id="951" w:name="_Toc308441928"/>
      <w:bookmarkStart w:id="952" w:name="_Toc490854680"/>
      <w:r>
        <w:lastRenderedPageBreak/>
        <w:t>Thursday</w:t>
      </w:r>
      <w:bookmarkEnd w:id="950"/>
      <w:bookmarkEnd w:id="951"/>
      <w:bookmarkEnd w:id="952"/>
    </w:p>
    <w:p w14:paraId="562349E9" w14:textId="453ED52C" w:rsidR="00E35F1F" w:rsidRDefault="00E35F1F" w:rsidP="00E35F1F">
      <w:pPr>
        <w:pStyle w:val="Heading3"/>
      </w:pPr>
      <w:bookmarkStart w:id="953" w:name="_Toc298681314"/>
      <w:bookmarkStart w:id="954" w:name="_Toc308441929"/>
      <w:bookmarkStart w:id="955" w:name="_Ref452620057"/>
      <w:r>
        <w:t xml:space="preserve">The Psali Batos for </w:t>
      </w:r>
      <w:bookmarkEnd w:id="953"/>
      <w:bookmarkEnd w:id="954"/>
      <w:r w:rsidR="00CF15BA">
        <w:t>Thursday</w:t>
      </w:r>
      <w:bookmarkEnd w:id="95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6"/>
            <w:r w:rsidRPr="007425E1">
              <w:t xml:space="preserve">on </w:t>
            </w:r>
            <w:commentRangeEnd w:id="956"/>
            <w:r>
              <w:rPr>
                <w:rStyle w:val="CommentReference"/>
              </w:rPr>
              <w:commentReference w:id="95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7"/>
            <w:r w:rsidR="00E35F1F" w:rsidRPr="007425E1">
              <w:t xml:space="preserve"> </w:t>
            </w:r>
            <w:commentRangeEnd w:id="957"/>
            <w:r w:rsidR="00E1284B">
              <w:rPr>
                <w:rStyle w:val="CommentReference"/>
                <w:rFonts w:eastAsiaTheme="minorHAnsi" w:cstheme="minorBidi"/>
                <w:color w:val="auto"/>
                <w:lang w:val="en-CA"/>
              </w:rPr>
              <w:commentReference w:id="957"/>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8"/>
            <w:r w:rsidRPr="007425E1">
              <w:t xml:space="preserve">Crush </w:t>
            </w:r>
            <w:r w:rsidR="00CF15BA" w:rsidRPr="00CF15BA">
              <w:t xml:space="preserve">beneath </w:t>
            </w:r>
            <w:r w:rsidRPr="007425E1">
              <w:t>us</w:t>
            </w:r>
            <w:commentRangeEnd w:id="958"/>
            <w:r>
              <w:rPr>
                <w:rStyle w:val="CommentReference"/>
                <w:rFonts w:ascii="Times New Roman" w:eastAsiaTheme="minorHAnsi" w:hAnsi="Times New Roman" w:cstheme="minorBidi"/>
                <w:color w:val="auto"/>
              </w:rPr>
              <w:commentReference w:id="95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9" w:name="_Toc298681315"/>
      <w:bookmarkStart w:id="960" w:name="_Toc308441930"/>
      <w:r w:rsidRPr="00FD2E69">
        <w:lastRenderedPageBreak/>
        <w:t xml:space="preserve">The Conclusion of the </w:t>
      </w:r>
      <w:r>
        <w:t>Batos</w:t>
      </w:r>
      <w:r w:rsidRPr="00FD2E69">
        <w:t xml:space="preserve"> Psali</w:t>
      </w:r>
      <w:bookmarkEnd w:id="959"/>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1" w:name="_Toc298681316"/>
      <w:bookmarkStart w:id="962" w:name="_Toc308441931"/>
      <w:bookmarkStart w:id="963" w:name="_Ref452620072"/>
      <w:bookmarkStart w:id="964" w:name="_Ref452620076"/>
      <w:r>
        <w:t>The Thursday Theotokia</w:t>
      </w:r>
      <w:bookmarkEnd w:id="961"/>
      <w:bookmarkEnd w:id="962"/>
      <w:bookmarkEnd w:id="963"/>
      <w:bookmarkEnd w:id="96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5" w:name="_Toc298681317"/>
      <w:r>
        <w:t>Part One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6"/>
            <w:r w:rsidRPr="007425E1">
              <w:t>virgin</w:t>
            </w:r>
            <w:commentRangeEnd w:id="966"/>
            <w:r>
              <w:rPr>
                <w:rStyle w:val="CommentReference"/>
                <w:rFonts w:ascii="Times New Roman" w:eastAsiaTheme="minorHAnsi" w:hAnsi="Times New Roman" w:cstheme="minorBidi"/>
                <w:color w:val="auto"/>
              </w:rPr>
              <w:commentReference w:id="96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7" w:name="_Toc298681318"/>
      <w:r>
        <w:t>Part Two</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8"/>
            <w:r>
              <w:t>abolished</w:t>
            </w:r>
            <w:commentRangeEnd w:id="968"/>
            <w:r>
              <w:rPr>
                <w:rStyle w:val="CommentReference"/>
                <w:rFonts w:ascii="Times New Roman" w:eastAsiaTheme="minorHAnsi" w:hAnsi="Times New Roman" w:cstheme="minorBidi"/>
                <w:color w:val="auto"/>
              </w:rPr>
              <w:commentReference w:id="96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9" w:name="_Toc298681319"/>
      <w:r>
        <w:t>Part Three</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0" w:name="_Toc298681320"/>
      <w:r>
        <w:t>Part Four</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1"/>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2"/>
            <w:r>
              <w:t xml:space="preserve">appeared </w:t>
            </w:r>
            <w:commentRangeEnd w:id="972"/>
            <w:r>
              <w:rPr>
                <w:rStyle w:val="CommentReference"/>
                <w:rFonts w:ascii="Times New Roman" w:eastAsiaTheme="minorHAnsi" w:hAnsi="Times New Roman" w:cstheme="minorBidi"/>
                <w:color w:val="auto"/>
              </w:rPr>
              <w:commentReference w:id="97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4"/>
            <w:r w:rsidRPr="007425E1">
              <w:t>strength</w:t>
            </w:r>
            <w:commentRangeEnd w:id="974"/>
            <w:r>
              <w:rPr>
                <w:rStyle w:val="CommentReference"/>
                <w:rFonts w:ascii="Times New Roman" w:eastAsiaTheme="minorHAnsi" w:hAnsi="Times New Roman" w:cstheme="minorBidi"/>
                <w:color w:val="auto"/>
              </w:rPr>
              <w:commentReference w:id="97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5"/>
            <w:r>
              <w:t>N</w:t>
            </w:r>
            <w:r w:rsidRPr="007425E1">
              <w:t xml:space="preserve">ow </w:t>
            </w:r>
            <w:commentRangeEnd w:id="975"/>
            <w:r>
              <w:rPr>
                <w:rStyle w:val="CommentReference"/>
                <w:rFonts w:ascii="Times New Roman" w:eastAsiaTheme="minorHAnsi" w:hAnsi="Times New Roman" w:cstheme="minorBidi"/>
                <w:color w:val="auto"/>
              </w:rPr>
              <w:commentReference w:id="97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6" w:name="_Toc298681321"/>
      <w:r>
        <w:t>Part Five</w:t>
      </w:r>
      <w:bookmarkEnd w:id="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7"/>
            <w:r>
              <w:t>Theotokos</w:t>
            </w:r>
            <w:commentRangeEnd w:id="977"/>
            <w:r>
              <w:rPr>
                <w:rStyle w:val="CommentReference"/>
                <w:rFonts w:ascii="Times New Roman" w:eastAsiaTheme="minorHAnsi" w:hAnsi="Times New Roman" w:cstheme="minorBidi"/>
                <w:color w:val="auto"/>
              </w:rPr>
              <w:commentReference w:id="97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8"/>
            <w:r>
              <w:t xml:space="preserve">of </w:t>
            </w:r>
            <w:commentRangeEnd w:id="978"/>
            <w:r>
              <w:rPr>
                <w:rStyle w:val="CommentReference"/>
                <w:rFonts w:ascii="Times New Roman" w:eastAsiaTheme="minorHAnsi" w:hAnsi="Times New Roman" w:cstheme="minorBidi"/>
                <w:color w:val="auto"/>
              </w:rPr>
              <w:commentReference w:id="97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9" w:name="_Toc298681322"/>
      <w:r>
        <w:t>Part Six</w:t>
      </w:r>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0"/>
            <w:r>
              <w:t xml:space="preserve">The </w:t>
            </w:r>
            <w:commentRangeEnd w:id="980"/>
            <w:r>
              <w:rPr>
                <w:rStyle w:val="CommentReference"/>
                <w:rFonts w:ascii="Times New Roman" w:eastAsiaTheme="minorHAnsi" w:hAnsi="Times New Roman" w:cstheme="minorBidi"/>
                <w:color w:val="auto"/>
              </w:rPr>
              <w:commentReference w:id="98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1"/>
            <w:r>
              <w:t>would</w:t>
            </w:r>
            <w:r w:rsidRPr="007425E1">
              <w:t xml:space="preserve"> </w:t>
            </w:r>
            <w:commentRangeEnd w:id="981"/>
            <w:r>
              <w:rPr>
                <w:rStyle w:val="CommentReference"/>
              </w:rPr>
              <w:commentReference w:id="98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2" w:name="_Toc298681323"/>
      <w:r>
        <w:t>Part Seven</w:t>
      </w:r>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3"/>
            <w:r>
              <w:t>David</w:t>
            </w:r>
            <w:commentRangeEnd w:id="983"/>
            <w:r>
              <w:rPr>
                <w:rStyle w:val="CommentReference"/>
                <w:rFonts w:ascii="Times New Roman" w:eastAsiaTheme="minorHAnsi" w:hAnsi="Times New Roman" w:cstheme="minorBidi"/>
                <w:color w:val="auto"/>
              </w:rPr>
              <w:commentReference w:id="98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4"/>
            <w:r w:rsidRPr="00E03CD4">
              <w:t xml:space="preserve">deemed </w:t>
            </w:r>
            <w:commentRangeEnd w:id="984"/>
            <w:r>
              <w:rPr>
                <w:rStyle w:val="CommentReference"/>
                <w:rFonts w:ascii="Times New Roman" w:eastAsiaTheme="minorHAnsi" w:hAnsi="Times New Roman" w:cstheme="minorBidi"/>
                <w:color w:val="auto"/>
              </w:rPr>
              <w:commentReference w:id="98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5" w:name="_Toc298681324"/>
      <w:r>
        <w:t>Part Eight</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6"/>
            <w:r>
              <w:t>heaven</w:t>
            </w:r>
            <w:r w:rsidRPr="007425E1">
              <w:t xml:space="preserve"> </w:t>
            </w:r>
            <w:commentRangeEnd w:id="986"/>
            <w:r>
              <w:rPr>
                <w:rStyle w:val="CommentReference"/>
                <w:rFonts w:ascii="Times New Roman" w:eastAsiaTheme="minorHAnsi" w:hAnsi="Times New Roman" w:cstheme="minorBidi"/>
                <w:color w:val="auto"/>
              </w:rPr>
              <w:commentReference w:id="98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7" w:name="_Toc298681325"/>
      <w:r>
        <w:t>Part Nine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8"/>
            <w:r w:rsidRPr="007425E1">
              <w:t>Rises</w:t>
            </w:r>
            <w:commentRangeEnd w:id="988"/>
            <w:r>
              <w:rPr>
                <w:rStyle w:val="CommentReference"/>
              </w:rPr>
              <w:commentReference w:id="98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9" w:name="_Toc298681326"/>
      <w:bookmarkStart w:id="990" w:name="_Toc308441932"/>
      <w:r>
        <w:t xml:space="preserve">The </w:t>
      </w:r>
      <w:r w:rsidRPr="007C4181">
        <w:t>Crown</w:t>
      </w:r>
      <w:bookmarkEnd w:id="989"/>
      <w:bookmarkEnd w:id="99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1"/>
            <w:r w:rsidRPr="007425E1">
              <w:t>destroyed</w:t>
            </w:r>
            <w:commentRangeEnd w:id="991"/>
            <w:r>
              <w:rPr>
                <w:rStyle w:val="CommentReference"/>
                <w:rFonts w:ascii="Times New Roman" w:eastAsiaTheme="minorHAnsi" w:hAnsi="Times New Roman" w:cstheme="minorBidi"/>
                <w:color w:val="auto"/>
              </w:rPr>
              <w:commentReference w:id="99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05CE4FB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1B24BB">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2" w:name="_Toc298681327"/>
      <w:bookmarkStart w:id="993" w:name="_Toc308441933"/>
      <w:bookmarkStart w:id="994" w:name="_Toc490854681"/>
      <w:r>
        <w:lastRenderedPageBreak/>
        <w:t>Friday</w:t>
      </w:r>
      <w:bookmarkEnd w:id="992"/>
      <w:bookmarkEnd w:id="993"/>
      <w:bookmarkEnd w:id="994"/>
    </w:p>
    <w:p w14:paraId="05EA9798" w14:textId="77777777" w:rsidR="00E35F1F" w:rsidRDefault="00E35F1F" w:rsidP="00E35F1F">
      <w:pPr>
        <w:pStyle w:val="Heading3"/>
      </w:pPr>
      <w:bookmarkStart w:id="995" w:name="_Toc298681328"/>
      <w:bookmarkStart w:id="996" w:name="_Toc308441934"/>
      <w:bookmarkStart w:id="997" w:name="_Ref452620428"/>
      <w:bookmarkStart w:id="998" w:name="_Ref452620435"/>
      <w:r>
        <w:t>The Psali Batos for Friday</w:t>
      </w:r>
      <w:bookmarkEnd w:id="995"/>
      <w:bookmarkEnd w:id="996"/>
      <w:bookmarkEnd w:id="997"/>
      <w:bookmarkEnd w:id="99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9"/>
            <w:r w:rsidRPr="007425E1">
              <w:t>servants</w:t>
            </w:r>
            <w:commentRangeEnd w:id="999"/>
            <w:r>
              <w:rPr>
                <w:rStyle w:val="CommentReference"/>
                <w:rFonts w:ascii="Times New Roman" w:eastAsiaTheme="minorHAnsi" w:hAnsi="Times New Roman" w:cstheme="minorBidi"/>
                <w:color w:val="auto"/>
              </w:rPr>
              <w:commentReference w:id="99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0"/>
            <w:r w:rsidRPr="007425E1">
              <w:t>To escape the face of the bows.</w:t>
            </w:r>
            <w:commentRangeEnd w:id="1000"/>
            <w:r>
              <w:rPr>
                <w:rStyle w:val="CommentReference"/>
              </w:rPr>
              <w:commentReference w:id="100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1"/>
            <w:r w:rsidRPr="00FA5B8C">
              <w:t>ⲉⲑⲣⲟⲩⲱ̀ϣⲉⲙ ⲛ̀ⲧ̀ϫⲟⲙ ⲛ̀ⲧⲉ ⲡⲓⲭ̀ⲣⲱⲙ</w:t>
            </w:r>
            <w:commentRangeEnd w:id="1001"/>
            <w:r>
              <w:rPr>
                <w:rStyle w:val="CommentReference"/>
                <w:rFonts w:ascii="Garamond" w:hAnsi="Garamond" w:cstheme="minorBidi"/>
                <w:noProof w:val="0"/>
                <w:lang w:val="en-CA"/>
              </w:rPr>
              <w:commentReference w:id="1001"/>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2" w:name="_Toc298681329"/>
      <w:bookmarkStart w:id="1003" w:name="_Toc308441935"/>
      <w:r w:rsidRPr="00FD2E69">
        <w:lastRenderedPageBreak/>
        <w:t xml:space="preserve">The Conclusion of the </w:t>
      </w:r>
      <w:r>
        <w:t>Batos</w:t>
      </w:r>
      <w:r w:rsidRPr="00FD2E69">
        <w:t xml:space="preserve"> Psali</w:t>
      </w:r>
      <w:bookmarkEnd w:id="1002"/>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4" w:name="_Toc298681330"/>
      <w:bookmarkStart w:id="1005" w:name="_Toc308441936"/>
      <w:bookmarkStart w:id="1006" w:name="_Ref452620452"/>
      <w:bookmarkStart w:id="1007" w:name="_Ref452620455"/>
      <w:r>
        <w:t>The Friday Theotokia</w:t>
      </w:r>
      <w:bookmarkEnd w:id="1004"/>
      <w:bookmarkEnd w:id="1005"/>
      <w:bookmarkEnd w:id="1006"/>
      <w:bookmarkEnd w:id="100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8" w:name="_Toc298681331"/>
      <w:r>
        <w:t>Part One</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9"/>
            <w:r>
              <w:t>the fruit of your womb</w:t>
            </w:r>
            <w:commentRangeEnd w:id="1009"/>
            <w:r>
              <w:rPr>
                <w:rStyle w:val="CommentReference"/>
                <w:rFonts w:ascii="Times New Roman" w:eastAsiaTheme="minorHAnsi" w:hAnsi="Times New Roman" w:cstheme="minorBidi"/>
                <w:color w:val="auto"/>
              </w:rPr>
              <w:commentReference w:id="100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0" w:name="_Toc298681332"/>
      <w:r>
        <w:lastRenderedPageBreak/>
        <w:t>Part Two</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1"/>
            <w:r>
              <w:t xml:space="preserve">incarnate </w:t>
            </w:r>
            <w:commentRangeEnd w:id="1011"/>
            <w:r>
              <w:rPr>
                <w:rStyle w:val="CommentReference"/>
                <w:rFonts w:ascii="Times New Roman" w:eastAsiaTheme="minorHAnsi" w:hAnsi="Times New Roman" w:cstheme="minorBidi"/>
                <w:color w:val="auto"/>
              </w:rPr>
              <w:commentReference w:id="1011"/>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2" w:name="_Toc298681333"/>
      <w:r>
        <w:t>Part Three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3" w:name="_Toc298681334"/>
      <w:r>
        <w:t>Part Four</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4" w:name="_Toc298681335"/>
      <w:r>
        <w:t>Part Five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5" w:name="_Toc298681336"/>
      <w:r>
        <w:lastRenderedPageBreak/>
        <w:t>Part Six</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6" w:name="_Toc298681337"/>
      <w:r>
        <w:t>Part Seven</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7"/>
            <w:r>
              <w:t>temple</w:t>
            </w:r>
            <w:commentRangeEnd w:id="1017"/>
            <w:r>
              <w:rPr>
                <w:rStyle w:val="CommentReference"/>
                <w:rFonts w:ascii="Times New Roman" w:eastAsiaTheme="minorHAnsi" w:hAnsi="Times New Roman" w:cstheme="minorBidi"/>
                <w:color w:val="auto"/>
              </w:rPr>
              <w:commentReference w:id="101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8" w:name="_Toc298681338"/>
      <w:bookmarkStart w:id="1019" w:name="_Toc308441937"/>
      <w:r>
        <w:lastRenderedPageBreak/>
        <w:t>The Crown</w:t>
      </w:r>
      <w:bookmarkEnd w:id="1018"/>
      <w:bookmarkEnd w:id="101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0"/>
            <w:r w:rsidRPr="00F0646D">
              <w:t xml:space="preserve">Infinite </w:t>
            </w:r>
            <w:commentRangeEnd w:id="1020"/>
            <w:r>
              <w:rPr>
                <w:rStyle w:val="CommentReference"/>
                <w:rFonts w:ascii="Times New Roman" w:eastAsiaTheme="minorHAnsi" w:hAnsi="Times New Roman" w:cstheme="minorBidi"/>
                <w:color w:val="auto"/>
              </w:rPr>
              <w:commentReference w:id="102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1"/>
            <w:r w:rsidRPr="007425E1">
              <w:t>hook</w:t>
            </w:r>
            <w:commentRangeEnd w:id="1021"/>
            <w:r>
              <w:rPr>
                <w:rStyle w:val="CommentReference"/>
                <w:rFonts w:ascii="Times New Roman" w:eastAsiaTheme="minorHAnsi" w:hAnsi="Times New Roman" w:cstheme="minorBidi"/>
                <w:color w:val="auto"/>
              </w:rPr>
              <w:commentReference w:id="102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2"/>
            <w:r w:rsidRPr="007425E1">
              <w:t xml:space="preserve">Teaching </w:t>
            </w:r>
            <w:commentRangeEnd w:id="1022"/>
            <w:r>
              <w:rPr>
                <w:rStyle w:val="CommentReference"/>
                <w:rFonts w:ascii="Times New Roman" w:eastAsiaTheme="minorHAnsi" w:hAnsi="Times New Roman" w:cstheme="minorBidi"/>
                <w:color w:val="auto"/>
              </w:rPr>
              <w:commentReference w:id="102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3"/>
            <w:r w:rsidRPr="007425E1">
              <w:t>a cause</w:t>
            </w:r>
            <w:r>
              <w:t xml:space="preserve"> for us</w:t>
            </w:r>
            <w:r w:rsidRPr="007425E1">
              <w:t>,</w:t>
            </w:r>
            <w:commentRangeEnd w:id="1023"/>
            <w:r>
              <w:rPr>
                <w:rStyle w:val="CommentReference"/>
                <w:rFonts w:ascii="Times New Roman" w:eastAsiaTheme="minorHAnsi" w:hAnsi="Times New Roman" w:cstheme="minorBidi"/>
                <w:color w:val="auto"/>
              </w:rPr>
              <w:commentReference w:id="1023"/>
            </w:r>
          </w:p>
          <w:p w14:paraId="18A8A756" w14:textId="77777777" w:rsidR="00E35F1F" w:rsidRDefault="00E35F1F" w:rsidP="00E35F1F">
            <w:pPr>
              <w:pStyle w:val="EngHangEnd"/>
            </w:pPr>
            <w:r w:rsidRPr="007425E1">
              <w:t xml:space="preserve">To ascend the </w:t>
            </w:r>
            <w:commentRangeStart w:id="1024"/>
            <w:r w:rsidRPr="007425E1">
              <w:t xml:space="preserve">path </w:t>
            </w:r>
            <w:commentRangeEnd w:id="1024"/>
            <w:r>
              <w:rPr>
                <w:rStyle w:val="CommentReference"/>
                <w:rFonts w:ascii="Times New Roman" w:eastAsiaTheme="minorHAnsi" w:hAnsi="Times New Roman" w:cstheme="minorBidi"/>
                <w:color w:val="auto"/>
              </w:rPr>
              <w:commentReference w:id="102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5"/>
            </w:r>
            <w:r w:rsidR="00E35F1F">
              <w:t>,</w:t>
            </w:r>
          </w:p>
          <w:p w14:paraId="51E3C73A" w14:textId="77777777" w:rsidR="00E35F1F" w:rsidRDefault="00E35F1F" w:rsidP="00E35F1F">
            <w:pPr>
              <w:pStyle w:val="EngHangEnd"/>
            </w:pPr>
            <w:r>
              <w:t>With</w:t>
            </w:r>
            <w:r w:rsidRPr="007425E1">
              <w:t xml:space="preserve"> joy and </w:t>
            </w:r>
            <w:commentRangeStart w:id="1026"/>
            <w:r w:rsidRPr="007425E1">
              <w:t>rejoicing</w:t>
            </w:r>
            <w:commentRangeEnd w:id="1026"/>
            <w:r>
              <w:rPr>
                <w:rStyle w:val="CommentReference"/>
                <w:rFonts w:ascii="Times New Roman" w:eastAsiaTheme="minorHAnsi" w:hAnsi="Times New Roman" w:cstheme="minorBidi"/>
                <w:color w:val="auto"/>
              </w:rPr>
              <w:commentReference w:id="102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A58191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1B24BB">
        <w:rPr>
          <w:noProof/>
        </w:rPr>
        <w:t>537</w:t>
      </w:r>
      <w:r>
        <w:fldChar w:fldCharType="end"/>
      </w:r>
      <w:r>
        <w:t>.</w:t>
      </w:r>
    </w:p>
    <w:p w14:paraId="38557AE9" w14:textId="77777777" w:rsidR="00E35F1F" w:rsidRDefault="00E35F1F" w:rsidP="00E35F1F">
      <w:pPr>
        <w:pStyle w:val="Heading2"/>
      </w:pPr>
      <w:bookmarkStart w:id="1027" w:name="_Toc298681339"/>
      <w:bookmarkStart w:id="1028" w:name="_Toc308441938"/>
      <w:bookmarkStart w:id="1029" w:name="_Toc490854682"/>
      <w:r>
        <w:lastRenderedPageBreak/>
        <w:t>Saturday</w:t>
      </w:r>
      <w:bookmarkEnd w:id="1027"/>
      <w:bookmarkEnd w:id="1028"/>
      <w:bookmarkEnd w:id="1029"/>
    </w:p>
    <w:p w14:paraId="425920E6" w14:textId="77777777" w:rsidR="00E35F1F" w:rsidRDefault="00E35F1F" w:rsidP="00E35F1F">
      <w:pPr>
        <w:pStyle w:val="Heading3"/>
      </w:pPr>
      <w:bookmarkStart w:id="1030" w:name="_Toc298681340"/>
      <w:bookmarkStart w:id="1031" w:name="_Toc308441939"/>
      <w:bookmarkStart w:id="1032" w:name="_Ref452620561"/>
      <w:bookmarkStart w:id="1033" w:name="_Ref452620564"/>
      <w:r>
        <w:t>The Saturday Psali Batos</w:t>
      </w:r>
      <w:bookmarkEnd w:id="1030"/>
      <w:bookmarkEnd w:id="1031"/>
      <w:bookmarkEnd w:id="1032"/>
      <w:bookmarkEnd w:id="103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4"/>
            <w:r w:rsidRPr="007425E1">
              <w:rPr>
                <w:rFonts w:eastAsiaTheme="minorHAnsi"/>
              </w:rPr>
              <w:t xml:space="preserve">All </w:t>
            </w:r>
            <w:commentRangeEnd w:id="1034"/>
            <w:r>
              <w:rPr>
                <w:rStyle w:val="CommentReference"/>
                <w:rFonts w:ascii="Times New Roman" w:eastAsiaTheme="minorHAnsi" w:hAnsi="Times New Roman" w:cstheme="minorBidi"/>
                <w:color w:val="auto"/>
              </w:rPr>
              <w:commentReference w:id="103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5"/>
            <w:r w:rsidRPr="007425E1">
              <w:rPr>
                <w:rFonts w:eastAsiaTheme="minorHAnsi"/>
              </w:rPr>
              <w:t>every</w:t>
            </w:r>
            <w:r>
              <w:rPr>
                <w:rFonts w:eastAsiaTheme="minorHAnsi"/>
              </w:rPr>
              <w:t xml:space="preserve"> </w:t>
            </w:r>
            <w:r w:rsidRPr="007425E1">
              <w:rPr>
                <w:rFonts w:eastAsiaTheme="minorHAnsi"/>
              </w:rPr>
              <w:t>day</w:t>
            </w:r>
            <w:commentRangeEnd w:id="1035"/>
            <w:r>
              <w:rPr>
                <w:rStyle w:val="CommentReference"/>
                <w:rFonts w:ascii="Times New Roman" w:eastAsiaTheme="minorHAnsi" w:hAnsi="Times New Roman" w:cstheme="minorBidi"/>
                <w:color w:val="auto"/>
              </w:rPr>
              <w:commentReference w:id="103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6"/>
            <w:r>
              <w:rPr>
                <w:rFonts w:eastAsiaTheme="minorHAnsi"/>
              </w:rPr>
              <w:t>ecstasy</w:t>
            </w:r>
            <w:commentRangeEnd w:id="1036"/>
            <w:r>
              <w:rPr>
                <w:rStyle w:val="CommentReference"/>
                <w:rFonts w:ascii="Times New Roman" w:eastAsiaTheme="minorHAnsi" w:hAnsi="Times New Roman" w:cstheme="minorBidi"/>
                <w:color w:val="auto"/>
              </w:rPr>
              <w:commentReference w:id="103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7"/>
            <w:r w:rsidRPr="007425E1">
              <w:rPr>
                <w:color w:val="000000"/>
              </w:rPr>
              <w:t xml:space="preserve">glory </w:t>
            </w:r>
            <w:commentRangeEnd w:id="1037"/>
            <w:r>
              <w:rPr>
                <w:rStyle w:val="CommentReference"/>
              </w:rPr>
              <w:commentReference w:id="103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8"/>
            <w:r>
              <w:rPr>
                <w:rFonts w:eastAsiaTheme="minorHAnsi"/>
              </w:rPr>
              <w:t xml:space="preserve">From </w:t>
            </w:r>
            <w:commentRangeEnd w:id="1038"/>
            <w:r>
              <w:rPr>
                <w:rStyle w:val="CommentReference"/>
                <w:rFonts w:ascii="Times New Roman" w:eastAsiaTheme="minorHAnsi" w:hAnsi="Times New Roman" w:cstheme="minorBidi"/>
                <w:color w:val="auto"/>
              </w:rPr>
              <w:commentReference w:id="103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9"/>
            <w:r>
              <w:rPr>
                <w:rFonts w:eastAsiaTheme="minorHAnsi"/>
              </w:rPr>
              <w:t>prophet</w:t>
            </w:r>
            <w:commentRangeEnd w:id="1039"/>
            <w:r>
              <w:rPr>
                <w:rStyle w:val="CommentReference"/>
                <w:rFonts w:ascii="Times New Roman" w:eastAsiaTheme="minorHAnsi" w:hAnsi="Times New Roman" w:cstheme="minorBidi"/>
                <w:color w:val="auto"/>
              </w:rPr>
              <w:commentReference w:id="103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0"/>
            <w:r w:rsidRPr="007425E1">
              <w:rPr>
                <w:rFonts w:eastAsiaTheme="minorHAnsi"/>
              </w:rPr>
              <w:t>everyone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1"/>
            <w:r>
              <w:rPr>
                <w:rFonts w:eastAsiaTheme="minorHAnsi"/>
              </w:rPr>
              <w:t xml:space="preserve">never </w:t>
            </w:r>
            <w:commentRangeEnd w:id="1041"/>
            <w:r>
              <w:rPr>
                <w:rStyle w:val="CommentReference"/>
                <w:rFonts w:ascii="Times New Roman" w:eastAsiaTheme="minorHAnsi" w:hAnsi="Times New Roman" w:cstheme="minorBidi"/>
                <w:color w:val="auto"/>
              </w:rPr>
              <w:commentReference w:id="104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2"/>
            <w:r w:rsidRPr="007425E1">
              <w:rPr>
                <w:rFonts w:eastAsiaTheme="minorHAnsi"/>
              </w:rPr>
              <w:t xml:space="preserve">and </w:t>
            </w:r>
            <w:commentRangeEnd w:id="1042"/>
            <w:r>
              <w:rPr>
                <w:rStyle w:val="CommentReference"/>
                <w:rFonts w:ascii="Times New Roman" w:eastAsiaTheme="minorHAnsi" w:hAnsi="Times New Roman" w:cstheme="minorBidi"/>
                <w:color w:val="auto"/>
              </w:rPr>
              <w:commentReference w:id="104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3"/>
            <w:r w:rsidRPr="007425E1">
              <w:rPr>
                <w:rFonts w:eastAsiaTheme="minorHAnsi"/>
              </w:rPr>
              <w:t xml:space="preserve">praises </w:t>
            </w:r>
            <w:commentRangeEnd w:id="1043"/>
            <w:r>
              <w:rPr>
                <w:rStyle w:val="CommentReference"/>
                <w:rFonts w:ascii="Times New Roman" w:eastAsiaTheme="minorHAnsi" w:hAnsi="Times New Roman" w:cstheme="minorBidi"/>
                <w:color w:val="auto"/>
              </w:rPr>
              <w:commentReference w:id="104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4"/>
            <w:r w:rsidRPr="007425E1">
              <w:rPr>
                <w:rFonts w:eastAsiaTheme="minorHAnsi"/>
              </w:rPr>
              <w:t>blessing</w:t>
            </w:r>
            <w:commentRangeEnd w:id="1044"/>
            <w:r>
              <w:rPr>
                <w:rStyle w:val="CommentReference"/>
                <w:rFonts w:ascii="Times New Roman" w:eastAsiaTheme="minorHAnsi" w:hAnsi="Times New Roman" w:cstheme="minorBidi"/>
                <w:color w:val="auto"/>
              </w:rPr>
              <w:commentReference w:id="104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5"/>
            <w:r w:rsidRPr="007425E1">
              <w:rPr>
                <w:rFonts w:eastAsiaTheme="minorHAnsi"/>
              </w:rPr>
              <w:t xml:space="preserve">we'll </w:t>
            </w:r>
            <w:commentRangeEnd w:id="1045"/>
            <w:r>
              <w:rPr>
                <w:rStyle w:val="CommentReference"/>
                <w:rFonts w:ascii="Times New Roman" w:eastAsiaTheme="minorHAnsi" w:hAnsi="Times New Roman" w:cstheme="minorBidi"/>
                <w:color w:val="auto"/>
              </w:rPr>
              <w:commentReference w:id="104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6"/>
            <w:r w:rsidRPr="007425E1">
              <w:rPr>
                <w:rFonts w:eastAsiaTheme="minorHAnsi"/>
              </w:rPr>
              <w:t xml:space="preserve">perfect </w:t>
            </w:r>
            <w:commentRangeEnd w:id="1046"/>
            <w:r>
              <w:rPr>
                <w:rStyle w:val="CommentReference"/>
                <w:rFonts w:ascii="Times New Roman" w:eastAsiaTheme="minorHAnsi" w:hAnsi="Times New Roman" w:cstheme="minorBidi"/>
                <w:color w:val="auto"/>
              </w:rPr>
              <w:commentReference w:id="104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7" w:name="_Toc298681341"/>
      <w:bookmarkStart w:id="1048" w:name="_Toc308441940"/>
      <w:r w:rsidRPr="00FD2E69">
        <w:lastRenderedPageBreak/>
        <w:t xml:space="preserve">The Conclusion of the </w:t>
      </w:r>
      <w:r>
        <w:t>Batos</w:t>
      </w:r>
      <w:r w:rsidRPr="00FD2E69">
        <w:t xml:space="preserve"> Psali</w:t>
      </w:r>
      <w:bookmarkEnd w:id="1047"/>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9"/>
            <w:r>
              <w:rPr>
                <w:rStyle w:val="CommentReference"/>
                <w:rFonts w:ascii="Garamond" w:hAnsi="Garamond" w:cstheme="minorBidi"/>
                <w:noProof w:val="0"/>
                <w:lang w:val="en-CA"/>
              </w:rPr>
              <w:commentReference w:id="104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0" w:name="_Toc298681342"/>
      <w:bookmarkStart w:id="1051" w:name="_Toc308441941"/>
      <w:bookmarkStart w:id="1052" w:name="_Ref452620570"/>
      <w:bookmarkStart w:id="1053" w:name="_Ref452620573"/>
      <w:r>
        <w:t>The Saturday Theotokia</w:t>
      </w:r>
      <w:bookmarkEnd w:id="1050"/>
      <w:bookmarkEnd w:id="1051"/>
      <w:bookmarkEnd w:id="1052"/>
      <w:bookmarkEnd w:id="105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4" w:name="_Toc298681343"/>
      <w:r>
        <w:t>Part One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5" w:name="_Toc298681344"/>
      <w:r w:rsidRPr="00D24FE1">
        <w:lastRenderedPageBreak/>
        <w:t>Part</w:t>
      </w:r>
      <w:r>
        <w:t xml:space="preserve"> Two</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6"/>
            <w:r w:rsidRPr="007425E1">
              <w:rPr>
                <w:rFonts w:eastAsiaTheme="minorHAnsi"/>
              </w:rPr>
              <w:t xml:space="preserve">honour </w:t>
            </w:r>
            <w:commentRangeEnd w:id="1056"/>
            <w:r>
              <w:rPr>
                <w:rStyle w:val="CommentReference"/>
                <w:rFonts w:ascii="Times New Roman" w:eastAsiaTheme="minorHAnsi" w:hAnsi="Times New Roman" w:cstheme="minorBidi"/>
                <w:color w:val="auto"/>
              </w:rPr>
              <w:commentReference w:id="105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7"/>
            <w:r w:rsidRPr="007425E1">
              <w:rPr>
                <w:rFonts w:eastAsiaTheme="minorHAnsi"/>
              </w:rPr>
              <w:t xml:space="preserve">prudent </w:t>
            </w:r>
            <w:commentRangeEnd w:id="1057"/>
            <w:r>
              <w:rPr>
                <w:rStyle w:val="CommentReference"/>
                <w:rFonts w:ascii="Times New Roman" w:eastAsiaTheme="minorHAnsi" w:hAnsi="Times New Roman" w:cstheme="minorBidi"/>
                <w:color w:val="auto"/>
              </w:rPr>
              <w:commentReference w:id="105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8" w:name="_Toc298681345"/>
      <w:r>
        <w:t>Part Three</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9"/>
            <w:r w:rsidRPr="007425E1">
              <w:rPr>
                <w:rFonts w:eastAsiaTheme="minorHAnsi"/>
              </w:rPr>
              <w:t>bride</w:t>
            </w:r>
            <w:commentRangeEnd w:id="1059"/>
            <w:r>
              <w:rPr>
                <w:rStyle w:val="CommentReference"/>
                <w:rFonts w:ascii="Times New Roman" w:eastAsiaTheme="minorHAnsi" w:hAnsi="Times New Roman" w:cstheme="minorBidi"/>
                <w:color w:val="auto"/>
              </w:rPr>
              <w:commentReference w:id="105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0"/>
            <w:r w:rsidRPr="007425E1">
              <w:rPr>
                <w:rFonts w:eastAsiaTheme="minorHAnsi"/>
              </w:rPr>
              <w:t xml:space="preserve">rue </w:t>
            </w:r>
            <w:commentRangeEnd w:id="1060"/>
            <w:r>
              <w:rPr>
                <w:rStyle w:val="CommentReference"/>
                <w:rFonts w:ascii="Times New Roman" w:eastAsiaTheme="minorHAnsi" w:hAnsi="Times New Roman" w:cstheme="minorBidi"/>
                <w:color w:val="auto"/>
              </w:rPr>
              <w:commentReference w:id="106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1"/>
            <w:r w:rsidRPr="007425E1">
              <w:rPr>
                <w:rFonts w:eastAsiaTheme="minorHAnsi"/>
              </w:rPr>
              <w:t xml:space="preserve">ed </w:t>
            </w:r>
            <w:commentRangeEnd w:id="1061"/>
            <w:r>
              <w:rPr>
                <w:rStyle w:val="CommentReference"/>
                <w:rFonts w:ascii="Times New Roman" w:eastAsiaTheme="minorHAnsi" w:hAnsi="Times New Roman" w:cstheme="minorBidi"/>
                <w:color w:val="auto"/>
              </w:rPr>
              <w:commentReference w:id="106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2" w:name="_Toc298681346"/>
      <w:r w:rsidRPr="00D24FE1">
        <w:lastRenderedPageBreak/>
        <w:t>Part</w:t>
      </w:r>
      <w:r>
        <w:t xml:space="preserve"> Four</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3"/>
            <w:r>
              <w:rPr>
                <w:rFonts w:eastAsiaTheme="minorHAnsi"/>
              </w:rPr>
              <w:t xml:space="preserve">unto </w:t>
            </w:r>
            <w:commentRangeEnd w:id="1063"/>
            <w:r>
              <w:rPr>
                <w:rStyle w:val="CommentReference"/>
                <w:rFonts w:ascii="Times New Roman" w:eastAsiaTheme="minorHAnsi" w:hAnsi="Times New Roman" w:cstheme="minorBidi"/>
                <w:color w:val="auto"/>
              </w:rPr>
              <w:commentReference w:id="1063"/>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4" w:name="_Toc298681347"/>
      <w:r w:rsidRPr="00D24FE1">
        <w:t>Part</w:t>
      </w:r>
      <w:r>
        <w:t xml:space="preserve"> Five</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5" w:name="_Toc298681348"/>
      <w:r>
        <w:t>Part Six</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6"/>
            <w:r w:rsidRPr="007425E1">
              <w:t>rejoice</w:t>
            </w:r>
            <w:r>
              <w:t>d</w:t>
            </w:r>
            <w:commentRangeEnd w:id="1066"/>
            <w:r>
              <w:rPr>
                <w:rStyle w:val="CommentReference"/>
                <w:rFonts w:ascii="Times New Roman" w:eastAsiaTheme="minorHAnsi" w:hAnsi="Times New Roman" w:cstheme="minorBidi"/>
                <w:color w:val="auto"/>
              </w:rPr>
              <w:commentReference w:id="106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7"/>
            <w:r>
              <w:t>save</w:t>
            </w:r>
            <w:r w:rsidRPr="007425E1">
              <w:t xml:space="preserve"> </w:t>
            </w:r>
            <w:commentRangeEnd w:id="1067"/>
            <w:r>
              <w:rPr>
                <w:rStyle w:val="CommentReference"/>
              </w:rPr>
              <w:commentReference w:id="106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8" w:name="_Toc298681349"/>
      <w:r>
        <w:t>Part Seven</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9"/>
            <w:r>
              <w:t>Paradoxically</w:t>
            </w:r>
            <w:commentRangeEnd w:id="1069"/>
            <w:r>
              <w:rPr>
                <w:rStyle w:val="CommentReference"/>
                <w:rFonts w:ascii="Times New Roman" w:eastAsiaTheme="minorHAnsi" w:hAnsi="Times New Roman" w:cstheme="minorBidi"/>
                <w:color w:val="auto"/>
              </w:rPr>
              <w:commentReference w:id="106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0"/>
            <w:r>
              <w:t xml:space="preserve">is </w:t>
            </w:r>
            <w:commentRangeEnd w:id="1070"/>
            <w:r>
              <w:rPr>
                <w:rStyle w:val="CommentReference"/>
                <w:rFonts w:ascii="Times New Roman" w:eastAsiaTheme="minorHAnsi" w:hAnsi="Times New Roman" w:cstheme="minorBidi"/>
                <w:color w:val="auto"/>
              </w:rPr>
              <w:commentReference w:id="107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1" w:name="_Toc298681350"/>
      <w:r>
        <w:t>Part Eight</w:t>
      </w:r>
      <w:bookmarkEnd w:id="1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2"/>
            <w:r w:rsidRPr="007425E1">
              <w:t>from all sides</w:t>
            </w:r>
            <w:commentRangeEnd w:id="1072"/>
            <w:r>
              <w:rPr>
                <w:rStyle w:val="CommentReference"/>
                <w:rFonts w:ascii="Times New Roman" w:eastAsiaTheme="minorHAnsi" w:hAnsi="Times New Roman" w:cstheme="minorBidi"/>
                <w:color w:val="auto"/>
              </w:rPr>
              <w:commentReference w:id="107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3"/>
            <w:r>
              <w:t>Saviour</w:t>
            </w:r>
            <w:commentRangeEnd w:id="1073"/>
            <w:r>
              <w:rPr>
                <w:rStyle w:val="CommentReference"/>
                <w:rFonts w:ascii="Times New Roman" w:eastAsiaTheme="minorHAnsi" w:hAnsi="Times New Roman" w:cstheme="minorBidi"/>
                <w:color w:val="auto"/>
              </w:rPr>
              <w:commentReference w:id="107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4" w:name="_Toc298681351"/>
      <w:r>
        <w:t>Part Nine</w:t>
      </w:r>
      <w:bookmarkEnd w:id="1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5"/>
            <w:r>
              <w:t>compassion</w:t>
            </w:r>
            <w:commentRangeEnd w:id="1075"/>
            <w:r>
              <w:rPr>
                <w:rStyle w:val="CommentReference"/>
                <w:rFonts w:ascii="Times New Roman" w:eastAsiaTheme="minorHAnsi" w:hAnsi="Times New Roman" w:cstheme="minorBidi"/>
                <w:color w:val="auto"/>
              </w:rPr>
              <w:commentReference w:id="107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6" w:name="_Toc298681352"/>
      <w:bookmarkStart w:id="1077" w:name="_Toc308441942"/>
      <w:r>
        <w:lastRenderedPageBreak/>
        <w:t>The Crown Batos</w:t>
      </w:r>
      <w:bookmarkEnd w:id="1076"/>
      <w:bookmarkEnd w:id="107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8"/>
            <w:r>
              <w:t>Sanctuary</w:t>
            </w:r>
            <w:commentRangeEnd w:id="1078"/>
            <w:r>
              <w:rPr>
                <w:rStyle w:val="CommentReference"/>
                <w:rFonts w:ascii="Times New Roman" w:eastAsiaTheme="minorHAnsi" w:hAnsi="Times New Roman" w:cstheme="minorBidi"/>
                <w:color w:val="auto"/>
              </w:rPr>
              <w:commentReference w:id="107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9"/>
            <w:r>
              <w:t>lampstand</w:t>
            </w:r>
            <w:commentRangeEnd w:id="1079"/>
            <w:r>
              <w:rPr>
                <w:rStyle w:val="CommentReference"/>
                <w:rFonts w:ascii="Times New Roman" w:eastAsiaTheme="minorHAnsi" w:hAnsi="Times New Roman" w:cstheme="minorBidi"/>
                <w:color w:val="auto"/>
              </w:rPr>
              <w:commentReference w:id="107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0"/>
            <w:r>
              <w:t>Greeted</w:t>
            </w:r>
            <w:commentRangeEnd w:id="1080"/>
            <w:r>
              <w:rPr>
                <w:rStyle w:val="CommentReference"/>
                <w:rFonts w:ascii="Times New Roman" w:eastAsiaTheme="minorHAnsi" w:hAnsi="Times New Roman" w:cstheme="minorBidi"/>
                <w:color w:val="auto"/>
              </w:rPr>
              <w:commentReference w:id="108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1"/>
            <w:r w:rsidRPr="007425E1">
              <w:t xml:space="preserve">For </w:t>
            </w:r>
            <w:commentRangeEnd w:id="1081"/>
            <w:r>
              <w:rPr>
                <w:rStyle w:val="CommentReference"/>
                <w:rFonts w:ascii="Times New Roman" w:eastAsiaTheme="minorHAnsi" w:hAnsi="Times New Roman" w:cstheme="minorBidi"/>
                <w:color w:val="auto"/>
              </w:rPr>
              <w:commentReference w:id="108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2"/>
            <w:r>
              <w:t>coming</w:t>
            </w:r>
            <w:r w:rsidRPr="007425E1">
              <w:t xml:space="preserve"> </w:t>
            </w:r>
            <w:commentRangeEnd w:id="1082"/>
            <w:r>
              <w:rPr>
                <w:rStyle w:val="CommentReference"/>
                <w:rFonts w:ascii="Times New Roman" w:eastAsiaTheme="minorHAnsi" w:hAnsi="Times New Roman" w:cstheme="minorBidi"/>
                <w:color w:val="auto"/>
              </w:rPr>
              <w:commentReference w:id="108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3"/>
            <w:r w:rsidRPr="00582AD7">
              <w:t>ⲧⲉⲥⲱⲙⲁ</w:t>
            </w:r>
            <w:commentRangeEnd w:id="1083"/>
            <w:r>
              <w:rPr>
                <w:rStyle w:val="CommentReference"/>
                <w:rFonts w:ascii="Garamond" w:hAnsi="Garamond" w:cstheme="minorBidi"/>
                <w:noProof w:val="0"/>
                <w:lang w:val="en-CA"/>
              </w:rPr>
              <w:commentReference w:id="108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4"/>
            <w:r w:rsidRPr="007425E1">
              <w:t>you</w:t>
            </w:r>
            <w:commentRangeEnd w:id="1084"/>
            <w:r>
              <w:rPr>
                <w:rStyle w:val="CommentReference"/>
                <w:rFonts w:ascii="Times New Roman" w:eastAsiaTheme="minorHAnsi" w:hAnsi="Times New Roman" w:cstheme="minorBidi"/>
                <w:color w:val="auto"/>
              </w:rPr>
              <w:commentReference w:id="108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5" w:name="_Toc298681353"/>
      <w:bookmarkStart w:id="1086" w:name="_Toc308441943"/>
      <w:r>
        <w:lastRenderedPageBreak/>
        <w:t>The Second Crown Batos</w:t>
      </w:r>
      <w:bookmarkEnd w:id="1085"/>
      <w:bookmarkEnd w:id="108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7"/>
            <w:r>
              <w:t>evangelized</w:t>
            </w:r>
            <w:r w:rsidRPr="007425E1">
              <w:t xml:space="preserve"> </w:t>
            </w:r>
            <w:commentRangeEnd w:id="1087"/>
            <w:r>
              <w:rPr>
                <w:rStyle w:val="CommentReference"/>
                <w:rFonts w:ascii="Times New Roman" w:eastAsiaTheme="minorHAnsi" w:hAnsi="Times New Roman" w:cstheme="minorBidi"/>
                <w:color w:val="auto"/>
              </w:rPr>
              <w:commentReference w:id="108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8"/>
            <w:r w:rsidRPr="007425E1">
              <w:t>thereof</w:t>
            </w:r>
            <w:commentRangeEnd w:id="1088"/>
            <w:r>
              <w:rPr>
                <w:rStyle w:val="CommentReference"/>
                <w:rFonts w:ascii="Times New Roman" w:eastAsiaTheme="minorHAnsi" w:hAnsi="Times New Roman" w:cstheme="minorBidi"/>
                <w:color w:val="auto"/>
              </w:rPr>
              <w:commentReference w:id="108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9"/>
            <w:r>
              <w:rPr>
                <w:rStyle w:val="CommentReference"/>
                <w:rFonts w:ascii="Garamond" w:hAnsi="Garamond" w:cstheme="minorBidi"/>
                <w:noProof w:val="0"/>
                <w:lang w:val="en-CA"/>
              </w:rPr>
              <w:commentReference w:id="108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0" w:name="_Toc298681354"/>
      <w:bookmarkStart w:id="1091" w:name="_Ref299212102"/>
      <w:bookmarkStart w:id="1092" w:name="_Ref299212144"/>
      <w:bookmarkStart w:id="1093" w:name="_Ref299212161"/>
      <w:bookmarkStart w:id="1094" w:name="_Toc308441944"/>
      <w:bookmarkStart w:id="1095" w:name="_Ref452620758"/>
      <w:bookmarkStart w:id="1096" w:name="_Ref452620761"/>
      <w:bookmarkStart w:id="1097" w:name="_Toc490854683"/>
      <w:r>
        <w:lastRenderedPageBreak/>
        <w:t>The Ending of the Batos Theotokias</w:t>
      </w:r>
      <w:bookmarkEnd w:id="1090"/>
      <w:bookmarkEnd w:id="1091"/>
      <w:bookmarkEnd w:id="1092"/>
      <w:bookmarkEnd w:id="1093"/>
      <w:bookmarkEnd w:id="1094"/>
      <w:bookmarkEnd w:id="1095"/>
      <w:bookmarkEnd w:id="1096"/>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8"/>
            <w:r w:rsidRPr="007425E1">
              <w:rPr>
                <w:rFonts w:eastAsiaTheme="minorHAnsi"/>
              </w:rPr>
              <w:t>Awesome and full of glory</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9"/>
            <w:r w:rsidRPr="007425E1">
              <w:rPr>
                <w:rFonts w:eastAsiaTheme="minorHAnsi"/>
              </w:rPr>
              <w:t>works</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0"/>
            <w:r w:rsidRPr="00582AD7">
              <w:t>ϥ̀ⲛⲁϯ ⲙ̀ⲡⲓⲟⲩⲁⲓ</w:t>
            </w:r>
            <w:commentRangeEnd w:id="1100"/>
            <w:r>
              <w:rPr>
                <w:rStyle w:val="CommentReference"/>
                <w:rFonts w:ascii="Garamond" w:hAnsi="Garamond" w:cstheme="minorBidi"/>
                <w:noProof w:val="0"/>
                <w:lang w:val="en-CA"/>
              </w:rPr>
              <w:commentReference w:id="110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1"/>
            <w:r w:rsidRPr="007425E1">
              <w:rPr>
                <w:rFonts w:eastAsiaTheme="minorHAnsi"/>
              </w:rPr>
              <w:t xml:space="preserve">with </w:t>
            </w:r>
            <w:commentRangeEnd w:id="1101"/>
            <w:r>
              <w:rPr>
                <w:rStyle w:val="CommentReference"/>
                <w:rFonts w:ascii="Times New Roman" w:eastAsiaTheme="minorHAnsi" w:hAnsi="Times New Roman" w:cstheme="minorBidi"/>
                <w:color w:val="auto"/>
              </w:rPr>
              <w:commentReference w:id="110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2"/>
            <w:r w:rsidRPr="00582AD7">
              <w:t>ⲡⲁⲓ ⲉ̀ϩⲟⲟⲩ</w:t>
            </w:r>
            <w:commentRangeEnd w:id="1102"/>
            <w:r>
              <w:rPr>
                <w:rStyle w:val="CommentReference"/>
                <w:rFonts w:ascii="Garamond" w:hAnsi="Garamond" w:cstheme="minorBidi"/>
                <w:noProof w:val="0"/>
                <w:lang w:val="en-CA"/>
              </w:rPr>
              <w:commentReference w:id="110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3"/>
            <w:r w:rsidRPr="007425E1">
              <w:rPr>
                <w:rFonts w:eastAsiaTheme="minorHAnsi"/>
              </w:rPr>
              <w:t xml:space="preserve">bless </w:t>
            </w:r>
            <w:commentRangeEnd w:id="1103"/>
            <w:r>
              <w:rPr>
                <w:rStyle w:val="CommentReference"/>
                <w:rFonts w:ascii="Times New Roman" w:eastAsiaTheme="minorHAnsi" w:hAnsi="Times New Roman" w:cstheme="minorBidi"/>
                <w:color w:val="auto"/>
              </w:rPr>
              <w:commentReference w:id="110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58AB62A"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1B24BB">
        <w:rPr>
          <w:noProof/>
        </w:rPr>
        <w:t>5</w:t>
      </w:r>
      <w:r>
        <w:fldChar w:fldCharType="end"/>
      </w:r>
      <w:r>
        <w:t>.</w:t>
      </w:r>
    </w:p>
    <w:p w14:paraId="38969E2B" w14:textId="77777777" w:rsidR="00E60591" w:rsidRDefault="00E60591" w:rsidP="00E60591">
      <w:pPr>
        <w:pStyle w:val="Heading1"/>
      </w:pPr>
      <w:bookmarkStart w:id="1104" w:name="_Toc490854684"/>
      <w:bookmarkStart w:id="1105" w:name="_Ref448227875"/>
      <w:bookmarkStart w:id="1106" w:name="_Ref448227880"/>
      <w:r>
        <w:lastRenderedPageBreak/>
        <w:t>Hymns for December and for Paschaltide</w:t>
      </w:r>
      <w:bookmarkStart w:id="1107" w:name="_Toc410196981"/>
      <w:bookmarkEnd w:id="1104"/>
    </w:p>
    <w:p w14:paraId="4F5248A6" w14:textId="50250DFE" w:rsidR="00E60591" w:rsidRDefault="00E60591" w:rsidP="00E60591">
      <w:pPr>
        <w:pStyle w:val="Heading2"/>
      </w:pPr>
      <w:bookmarkStart w:id="1108" w:name="_Toc490854685"/>
      <w:r>
        <w:lastRenderedPageBreak/>
        <w:t xml:space="preserve">Hymns for December or </w:t>
      </w:r>
      <w:r>
        <w:rPr>
          <w:rFonts w:ascii="FreeSerifAvvaShenouda" w:hAnsi="FreeSerifAvvaShenouda" w:cs="FreeSerifAvvaShenouda"/>
        </w:rPr>
        <w:t>Ⲕⲟⲓⲁϩⲕ</w:t>
      </w:r>
      <w:bookmarkEnd w:id="1107"/>
      <w:bookmarkEnd w:id="1108"/>
    </w:p>
    <w:p w14:paraId="22B9EC7C" w14:textId="77777777" w:rsidR="00E60591" w:rsidRDefault="00E60591" w:rsidP="00E60591">
      <w:pPr>
        <w:pStyle w:val="Heading3"/>
      </w:pPr>
      <w:bookmarkStart w:id="1109" w:name="_Toc479145646"/>
      <w:r>
        <w:t>The Order of 7/4</w:t>
      </w:r>
      <w:bookmarkEnd w:id="1109"/>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2C91951C"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1B24BB">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1B24BB">
        <w:rPr>
          <w:noProof/>
        </w:rPr>
        <w:t>330</w:t>
      </w:r>
      <w:r w:rsidRPr="005E37D0">
        <w:fldChar w:fldCharType="end"/>
      </w:r>
    </w:p>
    <w:p w14:paraId="25E6EAD4" w14:textId="5F9A9B05"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1B24BB">
        <w:t>Psalm</w:t>
      </w:r>
      <w:r w:rsidR="001B24BB" w:rsidRPr="00AB1781">
        <w:t xml:space="preserve"> 50</w:t>
      </w:r>
      <w:r w:rsidR="001B24BB">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1B24BB">
        <w:rPr>
          <w:noProof/>
        </w:rPr>
        <w:t>159</w:t>
      </w:r>
      <w:r w:rsidRPr="005E37D0">
        <w:fldChar w:fldCharType="end"/>
      </w:r>
    </w:p>
    <w:p w14:paraId="26CB8E59" w14:textId="729F8A1B"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1B24BB">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1B24BB">
        <w:rPr>
          <w:noProof/>
        </w:rPr>
        <w:t>333</w:t>
      </w:r>
      <w:r w:rsidRPr="005E37D0">
        <w:fldChar w:fldCharType="end"/>
      </w:r>
    </w:p>
    <w:p w14:paraId="6A20C32C" w14:textId="76F84100"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1B24BB">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1B24BB">
        <w:rPr>
          <w:noProof/>
        </w:rPr>
        <w:t>543</w:t>
      </w:r>
      <w:r w:rsidRPr="005E37D0">
        <w:fldChar w:fldCharType="end"/>
      </w:r>
    </w:p>
    <w:p w14:paraId="05EC5CD5" w14:textId="0BF419BF"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1B24BB">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1B24BB">
        <w:rPr>
          <w:noProof/>
        </w:rPr>
        <w:t>551</w:t>
      </w:r>
      <w:r w:rsidRPr="005E37D0">
        <w:fldChar w:fldCharType="end"/>
      </w:r>
    </w:p>
    <w:p w14:paraId="57B215CB" w14:textId="07EE3C7C"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1B24BB">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1B24BB">
        <w:rPr>
          <w:noProof/>
        </w:rPr>
        <w:t>337</w:t>
      </w:r>
      <w:r w:rsidRPr="005E37D0">
        <w:fldChar w:fldCharType="end"/>
      </w:r>
    </w:p>
    <w:p w14:paraId="65FAF259" w14:textId="3DB6FB4D"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1B24BB">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1B24BB">
        <w:rPr>
          <w:noProof/>
        </w:rPr>
        <w:t>340</w:t>
      </w:r>
      <w:r w:rsidRPr="005E37D0">
        <w:fldChar w:fldCharType="end"/>
      </w:r>
    </w:p>
    <w:p w14:paraId="673025DC" w14:textId="28BC3767"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1B24BB">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1B24BB">
        <w:rPr>
          <w:noProof/>
        </w:rPr>
        <w:t>559</w:t>
      </w:r>
      <w:r w:rsidRPr="005E37D0">
        <w:fldChar w:fldCharType="end"/>
      </w:r>
    </w:p>
    <w:p w14:paraId="3D29477B" w14:textId="70EB2426"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1B24BB">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1B24BB">
        <w:rPr>
          <w:noProof/>
        </w:rPr>
        <w:t>459</w:t>
      </w:r>
      <w:r w:rsidRPr="005E37D0">
        <w:fldChar w:fldCharType="end"/>
      </w:r>
    </w:p>
    <w:p w14:paraId="73A81C5C" w14:textId="33657CFA"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1B24BB">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1B24BB">
        <w:rPr>
          <w:noProof/>
        </w:rPr>
        <w:t>464</w:t>
      </w:r>
      <w:r w:rsidRPr="005E37D0">
        <w:fldChar w:fldCharType="end"/>
      </w:r>
    </w:p>
    <w:p w14:paraId="1354FE18" w14:textId="5F824642"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1B24BB">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1B24BB">
        <w:rPr>
          <w:noProof/>
        </w:rPr>
        <w:t>605</w:t>
      </w:r>
      <w:r w:rsidRPr="005E37D0">
        <w:fldChar w:fldCharType="end"/>
      </w:r>
    </w:p>
    <w:p w14:paraId="3EA49E2F" w14:textId="10E34D1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1B24BB">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1B24BB">
        <w:rPr>
          <w:noProof/>
        </w:rPr>
        <w:t>474</w:t>
      </w:r>
      <w:r w:rsidRPr="005E37D0">
        <w:fldChar w:fldCharType="end"/>
      </w:r>
    </w:p>
    <w:p w14:paraId="4C554525" w14:textId="1A12D248"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1B24BB">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1B24BB">
        <w:rPr>
          <w:noProof/>
        </w:rPr>
        <w:t>476</w:t>
      </w:r>
      <w:r w:rsidRPr="005E37D0">
        <w:fldChar w:fldCharType="end"/>
      </w:r>
    </w:p>
    <w:p w14:paraId="7E4A6EA2" w14:textId="23D326F1"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1B24BB">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1B24BB">
        <w:rPr>
          <w:noProof/>
        </w:rPr>
        <w:t>610</w:t>
      </w:r>
      <w:r w:rsidRPr="005E37D0">
        <w:fldChar w:fldCharType="end"/>
      </w:r>
    </w:p>
    <w:p w14:paraId="08834706" w14:textId="7AEAE654"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1B24BB">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1B24BB">
        <w:rPr>
          <w:noProof/>
        </w:rPr>
        <w:t>562</w:t>
      </w:r>
      <w:r w:rsidRPr="005E37D0">
        <w:fldChar w:fldCharType="end"/>
      </w:r>
    </w:p>
    <w:p w14:paraId="2F48628F" w14:textId="26A3DF18"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1B24BB">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1B24BB">
        <w:rPr>
          <w:noProof/>
        </w:rPr>
        <w:t>342</w:t>
      </w:r>
      <w:r w:rsidRPr="005E37D0">
        <w:fldChar w:fldCharType="end"/>
      </w:r>
    </w:p>
    <w:p w14:paraId="06F9D654" w14:textId="7D26ADE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1B24BB">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1B24BB">
        <w:rPr>
          <w:noProof/>
        </w:rPr>
        <w:t>346</w:t>
      </w:r>
      <w:r w:rsidRPr="005E37D0">
        <w:fldChar w:fldCharType="end"/>
      </w:r>
    </w:p>
    <w:p w14:paraId="39A007D8" w14:textId="565C9FB6"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1B24BB">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1B24BB">
        <w:rPr>
          <w:noProof/>
        </w:rPr>
        <w:t>566</w:t>
      </w:r>
      <w:r w:rsidRPr="005E37D0">
        <w:fldChar w:fldCharType="end"/>
      </w:r>
    </w:p>
    <w:p w14:paraId="4B59AD34" w14:textId="7CC908BE"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1B24BB">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1B24BB">
        <w:rPr>
          <w:noProof/>
        </w:rPr>
        <w:t>486</w:t>
      </w:r>
      <w:r w:rsidRPr="005E37D0">
        <w:fldChar w:fldCharType="end"/>
      </w:r>
    </w:p>
    <w:p w14:paraId="4A568586" w14:textId="53167828"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1B24BB">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1B24BB">
        <w:rPr>
          <w:noProof/>
        </w:rPr>
        <w:t>488</w:t>
      </w:r>
      <w:r w:rsidRPr="005E37D0">
        <w:fldChar w:fldCharType="end"/>
      </w:r>
    </w:p>
    <w:p w14:paraId="744D3327" w14:textId="61A93D85"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1B24BB">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1B24BB">
        <w:rPr>
          <w:noProof/>
        </w:rPr>
        <w:t>613</w:t>
      </w:r>
      <w:r w:rsidRPr="005E37D0">
        <w:fldChar w:fldCharType="end"/>
      </w:r>
    </w:p>
    <w:p w14:paraId="50B05854" w14:textId="39270195"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1B24BB">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1B24BB">
        <w:rPr>
          <w:noProof/>
        </w:rPr>
        <w:t>498</w:t>
      </w:r>
      <w:r w:rsidRPr="005E37D0">
        <w:fldChar w:fldCharType="end"/>
      </w:r>
    </w:p>
    <w:p w14:paraId="18395D6B" w14:textId="4F667388"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1B24BB">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1B24BB">
        <w:rPr>
          <w:noProof/>
        </w:rPr>
        <w:t>500</w:t>
      </w:r>
      <w:r w:rsidRPr="005E37D0">
        <w:fldChar w:fldCharType="end"/>
      </w:r>
    </w:p>
    <w:p w14:paraId="6BC18F9C" w14:textId="47F48D9F"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1B24BB">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1B24BB">
        <w:rPr>
          <w:noProof/>
        </w:rPr>
        <w:t>618</w:t>
      </w:r>
      <w:r w:rsidRPr="005E37D0">
        <w:fldChar w:fldCharType="end"/>
      </w:r>
    </w:p>
    <w:p w14:paraId="7BAF4748" w14:textId="5A92728E"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1B24BB">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1B24BB">
        <w:rPr>
          <w:noProof/>
        </w:rPr>
        <w:t>570</w:t>
      </w:r>
      <w:r w:rsidRPr="005E37D0">
        <w:fldChar w:fldCharType="end"/>
      </w:r>
    </w:p>
    <w:p w14:paraId="0E4E9FDA" w14:textId="560036E4"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1B24BB">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1B24BB">
        <w:rPr>
          <w:noProof/>
        </w:rPr>
        <w:t>368</w:t>
      </w:r>
      <w:r w:rsidRPr="005E37D0">
        <w:fldChar w:fldCharType="end"/>
      </w:r>
    </w:p>
    <w:p w14:paraId="79572A0F" w14:textId="709C3393"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1B24BB">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1B24BB">
        <w:rPr>
          <w:noProof/>
        </w:rPr>
        <w:t>379</w:t>
      </w:r>
      <w:r w:rsidRPr="005E37D0">
        <w:fldChar w:fldCharType="end"/>
      </w:r>
    </w:p>
    <w:p w14:paraId="1FF586AD" w14:textId="044519FA"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1B24BB">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1B24BB">
        <w:rPr>
          <w:noProof/>
        </w:rPr>
        <w:t>574</w:t>
      </w:r>
      <w:r w:rsidRPr="005E37D0">
        <w:fldChar w:fldCharType="end"/>
      </w:r>
    </w:p>
    <w:p w14:paraId="293C4CD4" w14:textId="39BC522D"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1B24BB">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1B24BB">
        <w:rPr>
          <w:noProof/>
        </w:rPr>
        <w:t>383</w:t>
      </w:r>
      <w:r w:rsidRPr="005E37D0">
        <w:fldChar w:fldCharType="end"/>
      </w:r>
    </w:p>
    <w:p w14:paraId="095C1A6A" w14:textId="1EFEAD59"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1B24BB">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1B24BB">
        <w:rPr>
          <w:noProof/>
        </w:rPr>
        <w:t>384</w:t>
      </w:r>
      <w:r w:rsidRPr="005E37D0">
        <w:fldChar w:fldCharType="end"/>
      </w:r>
    </w:p>
    <w:p w14:paraId="2D6E0D3B" w14:textId="765A1459"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1B24BB">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1B24BB">
        <w:rPr>
          <w:noProof/>
        </w:rPr>
        <w:t>404</w:t>
      </w:r>
      <w:r w:rsidRPr="005E37D0">
        <w:fldChar w:fldCharType="end"/>
      </w:r>
    </w:p>
    <w:p w14:paraId="71FE572A" w14:textId="574FC33F"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1B24BB">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1B24BB">
        <w:rPr>
          <w:noProof/>
        </w:rPr>
        <w:t>513</w:t>
      </w:r>
      <w:r w:rsidRPr="005E37D0">
        <w:fldChar w:fldCharType="end"/>
      </w:r>
    </w:p>
    <w:p w14:paraId="4562D214" w14:textId="548CB4E1"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1B24BB">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1B24BB">
        <w:rPr>
          <w:noProof/>
        </w:rPr>
        <w:t>515</w:t>
      </w:r>
      <w:r w:rsidRPr="005E37D0">
        <w:fldChar w:fldCharType="end"/>
      </w:r>
    </w:p>
    <w:p w14:paraId="7B2231CA" w14:textId="56EA0A9B"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1B24BB">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1B24BB">
        <w:rPr>
          <w:noProof/>
        </w:rPr>
        <w:t>627</w:t>
      </w:r>
      <w:r w:rsidRPr="005E37D0">
        <w:fldChar w:fldCharType="end"/>
      </w:r>
    </w:p>
    <w:p w14:paraId="69DCFB21" w14:textId="2D4D6D9A"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1B24BB">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1B24BB">
        <w:rPr>
          <w:noProof/>
        </w:rPr>
        <w:t>522</w:t>
      </w:r>
      <w:r w:rsidRPr="005E37D0">
        <w:fldChar w:fldCharType="end"/>
      </w:r>
    </w:p>
    <w:p w14:paraId="5D9B1ECB" w14:textId="2AE5FCA0"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1B24BB">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1B24BB">
        <w:rPr>
          <w:noProof/>
        </w:rPr>
        <w:t>527</w:t>
      </w:r>
      <w:r w:rsidRPr="005E37D0">
        <w:fldChar w:fldCharType="end"/>
      </w:r>
    </w:p>
    <w:p w14:paraId="22F92A9D" w14:textId="426D5790"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1B24BB">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1B24BB">
        <w:rPr>
          <w:noProof/>
        </w:rPr>
        <w:t>632</w:t>
      </w:r>
      <w:r w:rsidRPr="005E37D0">
        <w:fldChar w:fldCharType="end"/>
      </w:r>
    </w:p>
    <w:p w14:paraId="4BE48CD8" w14:textId="2FCEC180"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1B24BB">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1B24BB">
        <w:rPr>
          <w:noProof/>
        </w:rPr>
        <w:t>637</w:t>
      </w:r>
      <w:r w:rsidRPr="005E37D0">
        <w:fldChar w:fldCharType="end"/>
      </w:r>
    </w:p>
    <w:p w14:paraId="19FC2312" w14:textId="100D649F"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1B24BB">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1B24BB">
        <w:rPr>
          <w:noProof/>
        </w:rPr>
        <w:t>639</w:t>
      </w:r>
      <w:r w:rsidRPr="005E37D0">
        <w:fldChar w:fldCharType="end"/>
      </w:r>
    </w:p>
    <w:p w14:paraId="78DA32E4" w14:textId="05511F8D"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1B24BB">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1B24BB">
        <w:rPr>
          <w:noProof/>
        </w:rPr>
        <w:t>537</w:t>
      </w:r>
      <w:r w:rsidRPr="005E37D0">
        <w:fldChar w:fldCharType="end"/>
      </w:r>
    </w:p>
    <w:p w14:paraId="65DF4E5C" w14:textId="6EE6B6EE"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1B24BB">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1B24BB">
        <w:rPr>
          <w:noProof/>
        </w:rPr>
        <w:t>406</w:t>
      </w:r>
      <w:r w:rsidRPr="005E37D0">
        <w:fldChar w:fldCharType="end"/>
      </w:r>
    </w:p>
    <w:p w14:paraId="42CE113D" w14:textId="1AEDD878"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1B24BB">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1B24BB">
        <w:rPr>
          <w:noProof/>
        </w:rPr>
        <w:t>417</w:t>
      </w:r>
      <w:r w:rsidRPr="005E37D0">
        <w:fldChar w:fldCharType="end"/>
      </w:r>
    </w:p>
    <w:p w14:paraId="767827A0" w14:textId="74E54354"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1B24BB">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1B24BB">
        <w:rPr>
          <w:noProof/>
        </w:rPr>
        <w:t>580</w:t>
      </w:r>
      <w:r w:rsidRPr="005E37D0">
        <w:fldChar w:fldCharType="end"/>
      </w:r>
    </w:p>
    <w:p w14:paraId="7A95167D" w14:textId="64CDE255"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1B24BB">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1B24BB">
        <w:rPr>
          <w:noProof/>
        </w:rPr>
        <w:t>423</w:t>
      </w:r>
      <w:r w:rsidRPr="005E37D0">
        <w:fldChar w:fldCharType="end"/>
      </w:r>
    </w:p>
    <w:p w14:paraId="448CB2DE" w14:textId="2EE41CBF"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1B24BB">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1B24BB">
        <w:rPr>
          <w:noProof/>
        </w:rPr>
        <w:t>588</w:t>
      </w:r>
      <w:r w:rsidRPr="005E37D0">
        <w:fldChar w:fldCharType="end"/>
      </w:r>
    </w:p>
    <w:p w14:paraId="64B6D96B" w14:textId="43364CA5"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1B24BB">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1B24BB">
        <w:rPr>
          <w:noProof/>
        </w:rPr>
        <w:t>456</w:t>
      </w:r>
      <w:r w:rsidRPr="005E37D0">
        <w:fldChar w:fldCharType="end"/>
      </w:r>
    </w:p>
    <w:p w14:paraId="55BFD7DA" w14:textId="44581677"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1B24BB">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1B24BB">
        <w:rPr>
          <w:noProof/>
        </w:rPr>
        <w:t>55</w:t>
      </w:r>
      <w:r w:rsidRPr="005E37D0">
        <w:fldChar w:fldCharType="end"/>
      </w:r>
    </w:p>
    <w:p w14:paraId="3BC8BB4F" w14:textId="2E6DD448"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1B24BB">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1B24BB">
        <w:rPr>
          <w:noProof/>
        </w:rPr>
        <w:t>6</w:t>
      </w:r>
      <w:r w:rsidRPr="005E37D0">
        <w:fldChar w:fldCharType="end"/>
      </w:r>
    </w:p>
    <w:p w14:paraId="1EC69BDE" w14:textId="77777777" w:rsidR="00E60591" w:rsidRDefault="00E60591" w:rsidP="00E60591">
      <w:pPr>
        <w:pStyle w:val="Heading3"/>
      </w:pPr>
      <w:bookmarkStart w:id="1110" w:name="_Ref452619392"/>
      <w:bookmarkStart w:id="1111" w:name="_Toc479145647"/>
      <w:r>
        <w:lastRenderedPageBreak/>
        <w:t>The December or Koiak Canticle</w:t>
      </w:r>
      <w:bookmarkEnd w:id="1110"/>
      <w:bookmarkEnd w:id="1111"/>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20"/>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1"/>
      </w:r>
      <w:r>
        <w:t>, manifest Yourself</w:t>
      </w:r>
      <w:r>
        <w:rPr>
          <w:rStyle w:val="FootnoteReference"/>
        </w:rPr>
        <w:footnoteReference w:id="922"/>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3"/>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4"/>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5"/>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6"/>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7"/>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8"/>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9"/>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30"/>
      </w:r>
    </w:p>
    <w:p w14:paraId="0B469863" w14:textId="77777777" w:rsidR="00E60591" w:rsidRPr="00AB1781" w:rsidRDefault="00E60591" w:rsidP="00E60591">
      <w:pPr>
        <w:pStyle w:val="EnglishHangNoCoptic"/>
      </w:pPr>
      <w:r>
        <w:tab/>
        <w:t>and, “a man was born in her,”</w:t>
      </w:r>
      <w:r>
        <w:rPr>
          <w:rStyle w:val="FootnoteReference"/>
        </w:rPr>
        <w:footnoteReference w:id="931"/>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2"/>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3"/>
      </w:r>
      <w:r>
        <w:t xml:space="preserve"> flames of fire.</w:t>
      </w:r>
      <w:r w:rsidRPr="00AB1781">
        <w:rPr>
          <w:rStyle w:val="FootnoteReference"/>
        </w:rPr>
        <w:footnoteReference w:id="934"/>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5"/>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2"/>
      <w:r>
        <w:t>102</w:t>
      </w:r>
      <w:commentRangeEnd w:id="1112"/>
      <w:r>
        <w:rPr>
          <w:rStyle w:val="CommentReference"/>
          <w:rFonts w:eastAsiaTheme="minorHAnsi" w:cstheme="minorBidi"/>
          <w:color w:val="auto"/>
          <w:lang w:val="en-CA"/>
        </w:rPr>
        <w:commentReference w:id="1112"/>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6"/>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7"/>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8"/>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9"/>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40"/>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1"/>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2"/>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3"/>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4"/>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5"/>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6"/>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7"/>
      </w:r>
      <w:r>
        <w:t>,</w:t>
      </w:r>
      <w:r w:rsidRPr="00AB1781">
        <w:t xml:space="preserve"> all you </w:t>
      </w:r>
      <w:r>
        <w:t>upright in</w:t>
      </w:r>
      <w:r w:rsidRPr="00AB1781">
        <w:t xml:space="preserve"> heart.</w:t>
      </w:r>
      <w:r w:rsidRPr="00AB1781">
        <w:rPr>
          <w:rStyle w:val="FootnoteReference"/>
        </w:rPr>
        <w:footnoteReference w:id="948"/>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9"/>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50"/>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1"/>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2"/>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3"/>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3" w:name="_Ref452619413"/>
      <w:bookmarkStart w:id="1114" w:name="_Toc479145648"/>
      <w:r>
        <w:t>Psali Before the First Canticle (Agios O Theos)</w:t>
      </w:r>
      <w:bookmarkEnd w:id="1113"/>
      <w:bookmarkEnd w:id="11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4"/>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5" w:name="_Ref452619578"/>
      <w:bookmarkStart w:id="1116" w:name="_Toc479145649"/>
      <w:r>
        <w:rPr>
          <w:sz w:val="24"/>
        </w:rPr>
        <w:lastRenderedPageBreak/>
        <w:t>Psali Adam After the First Canticle</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5"/>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6"/>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7" w:name="_Ref452619819"/>
      <w:bookmarkStart w:id="1118" w:name="_Toc479145650"/>
      <w:r>
        <w:rPr>
          <w:sz w:val="24"/>
        </w:rPr>
        <w:t>Psali Adam On (Before) the Second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7"/>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19" w:name="_Ref435645565"/>
      <w:bookmarkStart w:id="1120" w:name="_Toc479145651"/>
      <w:r>
        <w:rPr>
          <w:sz w:val="24"/>
        </w:rPr>
        <w:t>Psali Adam After the</w:t>
      </w:r>
      <w:r>
        <w:t xml:space="preserve"> Second Cantilce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1" w:name="_Ref452620167"/>
      <w:bookmarkStart w:id="1122" w:name="_Toc479145652"/>
      <w:bookmarkStart w:id="1123" w:name="_Ref435645593"/>
      <w:r>
        <w:t>The Psali Adam On (Before) the Third Canticle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4" w:name="_Ref452620325"/>
      <w:bookmarkStart w:id="1125" w:name="_Toc479145653"/>
      <w:r>
        <w:t>Psali Batos</w:t>
      </w:r>
      <w:r>
        <w:rPr>
          <w:lang w:val="en-US"/>
        </w:rPr>
        <w:t xml:space="preserve"> On (After) the Third Canticle</w:t>
      </w:r>
      <w:bookmarkEnd w:id="1123"/>
      <w:bookmarkEnd w:id="1124"/>
      <w:bookmarkEnd w:id="1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6" w:name="_Ref452620881"/>
      <w:bookmarkStart w:id="1127" w:name="_Toc479145654"/>
      <w:r>
        <w:lastRenderedPageBreak/>
        <w:t>Hymn on the Sunday Psali</w:t>
      </w:r>
      <w:bookmarkEnd w:id="1126"/>
      <w:bookmarkEnd w:id="1127"/>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8" w:name="_Ref452620856"/>
      <w:bookmarkStart w:id="1129" w:name="_Toc479145655"/>
      <w:r>
        <w:t>Interpretation on (After) the Sunday Theotokia Part 1</w:t>
      </w:r>
      <w:bookmarkEnd w:id="1128"/>
      <w:bookmarkEnd w:id="1129"/>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0" w:name="_Toc479145656"/>
      <w:r>
        <w:t>Interpretation on (After) the Sunday Theotokia Part 2</w:t>
      </w:r>
      <w:bookmarkEnd w:id="1130"/>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1" w:name="_Toc479145657"/>
      <w:r>
        <w:t>Interpretation on (After) the Sunday Theotokia Part 3</w:t>
      </w:r>
      <w:bookmarkEnd w:id="1131"/>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2" w:name="_Toc479145658"/>
      <w:r>
        <w:t>Interpretation on (After) the Sunday Theotokia Part 4</w:t>
      </w:r>
      <w:bookmarkEnd w:id="1132"/>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3" w:name="_Toc479145659"/>
      <w:r>
        <w:t>Interpretation on (After) the Sunday Theotokia Part 5</w:t>
      </w:r>
      <w:bookmarkEnd w:id="1133"/>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4" w:name="_Toc479145660"/>
      <w:r>
        <w:lastRenderedPageBreak/>
        <w:t>Interpretation on (After) the Sunday Theotokia Part 6</w:t>
      </w:r>
      <w:bookmarkEnd w:id="1134"/>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5" w:name="_Toc479145661"/>
      <w:r>
        <w:t>Interpretation on (After) the Sunday Theotokia Part 7 (modern)</w:t>
      </w:r>
      <w:bookmarkEnd w:id="1135"/>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6" w:name="_Ref452619669"/>
      <w:bookmarkStart w:id="1137" w:name="_Toc479145662"/>
      <w:r>
        <w:t>Hymn on the Monday Theotokia</w:t>
      </w:r>
      <w:bookmarkEnd w:id="1136"/>
      <w:bookmarkEnd w:id="1137"/>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8" w:name="_Ref452619779"/>
      <w:bookmarkStart w:id="1139" w:name="_Toc479145663"/>
      <w:r>
        <w:t>Hymn on the Tuesday Theotokia</w:t>
      </w:r>
      <w:bookmarkEnd w:id="1138"/>
      <w:bookmarkEnd w:id="1139"/>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0" w:name="_Ref452620017"/>
      <w:bookmarkStart w:id="1141" w:name="_Toc479145664"/>
      <w:r>
        <w:t>Hymn on the Wednesday Theotokia</w:t>
      </w:r>
      <w:bookmarkEnd w:id="1140"/>
      <w:bookmarkEnd w:id="1141"/>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2" w:name="_Ref435645467"/>
      <w:bookmarkStart w:id="1143" w:name="_Toc479145665"/>
      <w:r>
        <w:t>Hymn on the Thursday Theotokia (The Fiery Bush)</w:t>
      </w:r>
      <w:bookmarkEnd w:id="1142"/>
      <w:bookmarkEnd w:id="1143"/>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613B81DF" w:rsidR="00E60591" w:rsidRDefault="00E60591" w:rsidP="00E60591">
      <w:pPr>
        <w:pStyle w:val="Heading4"/>
      </w:pPr>
      <w:r>
        <w:t>Abridged Verse</w:t>
      </w:r>
      <w:r w:rsidR="00FD15BD">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8"/>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9"/>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4" w:name="_Ref452620495"/>
      <w:bookmarkStart w:id="1145" w:name="_Toc479145666"/>
      <w:r>
        <w:lastRenderedPageBreak/>
        <w:t>Hymn on the Friday Theotokia</w:t>
      </w:r>
      <w:bookmarkEnd w:id="1144"/>
      <w:bookmarkEnd w:id="1145"/>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6" w:name="_Ref452620614"/>
      <w:bookmarkStart w:id="1147" w:name="_Toc479145667"/>
      <w:r>
        <w:lastRenderedPageBreak/>
        <w:t>Hymn on the Saturday Theotokia</w:t>
      </w:r>
      <w:bookmarkEnd w:id="1146"/>
      <w:bookmarkEnd w:id="1147"/>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60"/>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8" w:name="_Ref452620695"/>
      <w:bookmarkStart w:id="1149" w:name="_Toc479145668"/>
      <w:r>
        <w:t>The First Batos Lobsh</w:t>
      </w:r>
      <w:bookmarkEnd w:id="1148"/>
      <w:bookmarkEnd w:id="1149"/>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0" w:name="_Ref452620704"/>
      <w:bookmarkStart w:id="1151" w:name="_Toc479145669"/>
      <w:r>
        <w:t>The Second Batos Lobsh</w:t>
      </w:r>
      <w:bookmarkEnd w:id="1150"/>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2" w:name="_Toc490854686"/>
      <w:r>
        <w:lastRenderedPageBreak/>
        <w:t>Hymns for Paschaltide</w:t>
      </w:r>
      <w:bookmarkEnd w:id="1152"/>
    </w:p>
    <w:p w14:paraId="2C608A8F" w14:textId="77777777" w:rsidR="00E60591" w:rsidRDefault="00E60591" w:rsidP="00E60591">
      <w:pPr>
        <w:pStyle w:val="Heading4"/>
      </w:pPr>
      <w:bookmarkStart w:id="1153" w:name="_Ref479160157"/>
      <w:bookmarkStart w:id="1154" w:name="_Ref479145548"/>
      <w:r>
        <w:t>The Paschal Canticle</w:t>
      </w:r>
      <w:bookmarkEnd w:id="1153"/>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5" w:name="_Ref479318422"/>
      <w:r>
        <w:lastRenderedPageBreak/>
        <w:t>Psali Batos After the Second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1"/>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6" w:name="_Ref479318514"/>
      <w:r>
        <w:lastRenderedPageBreak/>
        <w:t>Psali Adam After the Third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7" w:name="_Ref482774011"/>
      <w:r>
        <w:t>Psali Adam After the Fourth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2"/>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561EB8F5" w14:textId="77777777" w:rsidR="00EE41E9" w:rsidRDefault="00EE41E9" w:rsidP="00EE41E9">
      <w:pPr>
        <w:pStyle w:val="Heading4"/>
      </w:pPr>
      <w:bookmarkStart w:id="1158" w:name="_Ref490844601"/>
      <w:bookmarkStart w:id="1159" w:name="_Ref485108863"/>
      <w:bookmarkStart w:id="1160" w:name="_Ref485108869"/>
      <w:bookmarkStart w:id="1161" w:name="_Ref485115314"/>
      <w:bookmarkStart w:id="1162" w:name="_Ref485115323"/>
      <w:r>
        <w:t>The Psali Adam for Pascha</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4AF884D5" w14:textId="77777777" w:rsidTr="007C3D22">
        <w:trPr>
          <w:cantSplit/>
          <w:jc w:val="center"/>
        </w:trPr>
        <w:tc>
          <w:tcPr>
            <w:tcW w:w="288" w:type="dxa"/>
          </w:tcPr>
          <w:p w14:paraId="73AA85C3" w14:textId="77777777" w:rsidR="00EE41E9" w:rsidRDefault="00EE41E9" w:rsidP="007C3D22">
            <w:pPr>
              <w:pStyle w:val="CopticCross"/>
            </w:pPr>
          </w:p>
        </w:tc>
        <w:tc>
          <w:tcPr>
            <w:tcW w:w="3960" w:type="dxa"/>
          </w:tcPr>
          <w:p w14:paraId="6FDA8638" w14:textId="77777777" w:rsidR="00EE41E9" w:rsidRDefault="00EE41E9" w:rsidP="007C3D22">
            <w:pPr>
              <w:pStyle w:val="EngHang"/>
            </w:pPr>
            <w:r>
              <w:t>Let us sing today,</w:t>
            </w:r>
          </w:p>
          <w:p w14:paraId="2D5C0044" w14:textId="77777777" w:rsidR="00EE41E9" w:rsidRDefault="00EE41E9" w:rsidP="007C3D22">
            <w:pPr>
              <w:pStyle w:val="EngHang"/>
            </w:pPr>
            <w:r>
              <w:t>In a joyful voice,</w:t>
            </w:r>
          </w:p>
          <w:p w14:paraId="3D82F62A" w14:textId="77777777" w:rsidR="00EE41E9" w:rsidRDefault="00EE41E9" w:rsidP="007C3D22">
            <w:pPr>
              <w:pStyle w:val="EngHang"/>
            </w:pPr>
            <w:r>
              <w:t>For the King of glory,</w:t>
            </w:r>
          </w:p>
          <w:p w14:paraId="642A6B58" w14:textId="77777777" w:rsidR="00EE41E9" w:rsidRDefault="00EE41E9" w:rsidP="007C3D22">
            <w:pPr>
              <w:pStyle w:val="EngHangEnd"/>
            </w:pPr>
            <w:r>
              <w:t>Jesus Christ is risen!</w:t>
            </w:r>
          </w:p>
        </w:tc>
        <w:tc>
          <w:tcPr>
            <w:tcW w:w="288" w:type="dxa"/>
          </w:tcPr>
          <w:p w14:paraId="4A64F0C0" w14:textId="77777777" w:rsidR="00EE41E9" w:rsidRDefault="00EE41E9" w:rsidP="007C3D22"/>
        </w:tc>
        <w:tc>
          <w:tcPr>
            <w:tcW w:w="288" w:type="dxa"/>
          </w:tcPr>
          <w:p w14:paraId="1D74D12A" w14:textId="77777777" w:rsidR="00EE41E9" w:rsidRDefault="00EE41E9" w:rsidP="007C3D22">
            <w:pPr>
              <w:pStyle w:val="CopticCross"/>
            </w:pPr>
          </w:p>
        </w:tc>
        <w:tc>
          <w:tcPr>
            <w:tcW w:w="3960" w:type="dxa"/>
          </w:tcPr>
          <w:p w14:paraId="258902D0" w14:textId="77777777" w:rsidR="00EE41E9" w:rsidRDefault="00EE41E9" w:rsidP="007C3D22">
            <w:pPr>
              <w:pStyle w:val="CopticVersemulti-line"/>
            </w:pPr>
            <w:r>
              <w:t>Ⲁⲣⲓⲯⲁⲗⲓⲛ ⲙ̀ⲫⲟⲟⲩ:</w:t>
            </w:r>
          </w:p>
          <w:p w14:paraId="143DB524" w14:textId="77777777" w:rsidR="00EE41E9" w:rsidRDefault="00EE41E9" w:rsidP="007C3D22">
            <w:pPr>
              <w:pStyle w:val="CopticVersemulti-line"/>
            </w:pPr>
            <w:r>
              <w:t>ϧⲉⲛ ⲟⲩⲥ̀ⲙⲏ ⲛ̀ⲟⲩⲛⲟϥ:</w:t>
            </w:r>
          </w:p>
          <w:p w14:paraId="1E5AD5CF" w14:textId="77777777" w:rsidR="00EE41E9" w:rsidRDefault="00EE41E9" w:rsidP="007C3D22">
            <w:pPr>
              <w:pStyle w:val="CopticVersemulti-line"/>
            </w:pPr>
            <w:r>
              <w:t>ϫⲉ ⲡ̀ⲟⲩⲣⲟ ⲛ̀ⲧⲉ ⲡ̀ⲱⲟⲩ:</w:t>
            </w:r>
          </w:p>
          <w:p w14:paraId="1DC934BA" w14:textId="77777777" w:rsidR="00EE41E9" w:rsidRPr="00C35319" w:rsidRDefault="00EE41E9" w:rsidP="007C3D22">
            <w:pPr>
              <w:pStyle w:val="CopticHangingVerse"/>
            </w:pPr>
            <w:r>
              <w:t>Ⲓⲏ̄ⲥ̄ Ⲡⲭ̄ⲥ̄ ⲁϥⲧⲱⲛϥ.</w:t>
            </w:r>
          </w:p>
        </w:tc>
      </w:tr>
      <w:tr w:rsidR="00EE41E9" w14:paraId="02512889" w14:textId="77777777" w:rsidTr="007C3D22">
        <w:trPr>
          <w:cantSplit/>
          <w:jc w:val="center"/>
        </w:trPr>
        <w:tc>
          <w:tcPr>
            <w:tcW w:w="288" w:type="dxa"/>
          </w:tcPr>
          <w:p w14:paraId="3B0CC13C" w14:textId="77777777" w:rsidR="00EE41E9" w:rsidRDefault="00EE41E9" w:rsidP="007C3D22">
            <w:pPr>
              <w:pStyle w:val="CopticCross"/>
            </w:pPr>
          </w:p>
        </w:tc>
        <w:tc>
          <w:tcPr>
            <w:tcW w:w="3960" w:type="dxa"/>
          </w:tcPr>
          <w:p w14:paraId="735DFD2D" w14:textId="77777777" w:rsidR="00EE41E9" w:rsidRDefault="00EE41E9" w:rsidP="007C3D22">
            <w:pPr>
              <w:pStyle w:val="EngHang"/>
            </w:pPr>
            <w:r>
              <w:t>Everyone praises</w:t>
            </w:r>
          </w:p>
          <w:p w14:paraId="77C69424" w14:textId="77777777" w:rsidR="00EE41E9" w:rsidRDefault="00EE41E9" w:rsidP="007C3D22">
            <w:pPr>
              <w:pStyle w:val="EngHang"/>
            </w:pPr>
            <w:r>
              <w:t>With incessant voices,</w:t>
            </w:r>
          </w:p>
          <w:p w14:paraId="182E1F65" w14:textId="77777777" w:rsidR="00EE41E9" w:rsidRDefault="00EE41E9" w:rsidP="007C3D22">
            <w:pPr>
              <w:pStyle w:val="EngHang"/>
            </w:pPr>
            <w:r>
              <w:t>For God the Logos,</w:t>
            </w:r>
          </w:p>
          <w:p w14:paraId="3C7711F9" w14:textId="77777777" w:rsidR="00EE41E9" w:rsidRDefault="00EE41E9" w:rsidP="007C3D22">
            <w:pPr>
              <w:pStyle w:val="EngHangEnd"/>
            </w:pPr>
            <w:r>
              <w:t>Jesus Christ is risen!</w:t>
            </w:r>
          </w:p>
        </w:tc>
        <w:tc>
          <w:tcPr>
            <w:tcW w:w="288" w:type="dxa"/>
          </w:tcPr>
          <w:p w14:paraId="3EF964B5" w14:textId="77777777" w:rsidR="00EE41E9" w:rsidRDefault="00EE41E9" w:rsidP="007C3D22"/>
        </w:tc>
        <w:tc>
          <w:tcPr>
            <w:tcW w:w="288" w:type="dxa"/>
          </w:tcPr>
          <w:p w14:paraId="00995923" w14:textId="77777777" w:rsidR="00EE41E9" w:rsidRDefault="00EE41E9" w:rsidP="007C3D22">
            <w:pPr>
              <w:pStyle w:val="CopticCross"/>
            </w:pPr>
          </w:p>
        </w:tc>
        <w:tc>
          <w:tcPr>
            <w:tcW w:w="3960" w:type="dxa"/>
          </w:tcPr>
          <w:p w14:paraId="15FD3DFA" w14:textId="77777777" w:rsidR="00EE41E9" w:rsidRDefault="00EE41E9" w:rsidP="007C3D22">
            <w:pPr>
              <w:pStyle w:val="CopticVersemulti-line"/>
            </w:pPr>
            <w:r>
              <w:t>Ⲃⲟⲛ ⲛⲓⲃⲉⲛ ⲥⲉϩⲱⲥ:</w:t>
            </w:r>
          </w:p>
          <w:p w14:paraId="2F3F6462" w14:textId="77777777" w:rsidR="00EE41E9" w:rsidRDefault="00EE41E9" w:rsidP="007C3D22">
            <w:pPr>
              <w:pStyle w:val="CopticVersemulti-line"/>
            </w:pPr>
            <w:r>
              <w:t>ϧⲉⲛ ⲟⲩⲥ̀ⲙⲏ ⲛ̀ⲁⲧⲭⲁⲣⲱⲥ:</w:t>
            </w:r>
          </w:p>
          <w:p w14:paraId="2DFACA4C" w14:textId="77777777" w:rsidR="00EE41E9" w:rsidRDefault="00EE41E9" w:rsidP="007C3D22">
            <w:pPr>
              <w:pStyle w:val="CopticVersemulti-line"/>
            </w:pPr>
            <w:r>
              <w:t>ϫⲉ Ⲫϯ ⲡⲓⲗⲟⲅⲟⲥ:</w:t>
            </w:r>
          </w:p>
          <w:p w14:paraId="092F9AC5" w14:textId="77777777" w:rsidR="00EE41E9" w:rsidRDefault="00EE41E9" w:rsidP="007C3D22">
            <w:pPr>
              <w:pStyle w:val="CopticHangingVerse"/>
            </w:pPr>
            <w:r>
              <w:t>Ⲓ̀ⲏ̄ⲥ̄ Ⲡⲭ̄ⲥ̄ ⲁϥⲧⲱⲛϥ.</w:t>
            </w:r>
          </w:p>
        </w:tc>
      </w:tr>
      <w:tr w:rsidR="00EE41E9" w14:paraId="263BD742" w14:textId="77777777" w:rsidTr="007C3D22">
        <w:trPr>
          <w:cantSplit/>
          <w:jc w:val="center"/>
        </w:trPr>
        <w:tc>
          <w:tcPr>
            <w:tcW w:w="288" w:type="dxa"/>
          </w:tcPr>
          <w:p w14:paraId="7E8CCAFF" w14:textId="77777777" w:rsidR="00EE41E9" w:rsidRDefault="00EE41E9" w:rsidP="007C3D22">
            <w:pPr>
              <w:pStyle w:val="CopticCross"/>
            </w:pPr>
            <w:r w:rsidRPr="00FB5ACB">
              <w:t>¿</w:t>
            </w:r>
          </w:p>
        </w:tc>
        <w:tc>
          <w:tcPr>
            <w:tcW w:w="3960" w:type="dxa"/>
          </w:tcPr>
          <w:p w14:paraId="7A549C2C" w14:textId="77777777" w:rsidR="00EE41E9" w:rsidRDefault="00EE41E9" w:rsidP="007C3D22">
            <w:pPr>
              <w:pStyle w:val="EngHang"/>
            </w:pPr>
            <w:r>
              <w:t>Come, let us worship Him,</w:t>
            </w:r>
          </w:p>
          <w:p w14:paraId="1AF84324" w14:textId="77777777" w:rsidR="00EE41E9" w:rsidRDefault="00EE41E9" w:rsidP="007C3D22">
            <w:pPr>
              <w:pStyle w:val="EngHang"/>
            </w:pPr>
            <w:r>
              <w:t>For He is our God,</w:t>
            </w:r>
          </w:p>
          <w:p w14:paraId="413478FF" w14:textId="77777777" w:rsidR="00EE41E9" w:rsidRDefault="00EE41E9" w:rsidP="007C3D22">
            <w:pPr>
              <w:pStyle w:val="EngHang"/>
            </w:pPr>
            <w:r>
              <w:t>The Lamb of God;</w:t>
            </w:r>
          </w:p>
          <w:p w14:paraId="15129BF7" w14:textId="77777777" w:rsidR="00EE41E9" w:rsidRDefault="00EE41E9" w:rsidP="007C3D22">
            <w:pPr>
              <w:pStyle w:val="EngHangEnd"/>
            </w:pPr>
            <w:r>
              <w:t>Jesus Christ is risen!</w:t>
            </w:r>
          </w:p>
        </w:tc>
        <w:tc>
          <w:tcPr>
            <w:tcW w:w="288" w:type="dxa"/>
          </w:tcPr>
          <w:p w14:paraId="05F61798" w14:textId="77777777" w:rsidR="00EE41E9" w:rsidRDefault="00EE41E9" w:rsidP="007C3D22"/>
        </w:tc>
        <w:tc>
          <w:tcPr>
            <w:tcW w:w="288" w:type="dxa"/>
          </w:tcPr>
          <w:p w14:paraId="4CF3D2EC" w14:textId="77777777" w:rsidR="00EE41E9" w:rsidRDefault="00EE41E9" w:rsidP="007C3D22">
            <w:pPr>
              <w:pStyle w:val="CopticCross"/>
            </w:pPr>
            <w:r w:rsidRPr="00FB5ACB">
              <w:t>¿</w:t>
            </w:r>
          </w:p>
        </w:tc>
        <w:tc>
          <w:tcPr>
            <w:tcW w:w="3960" w:type="dxa"/>
          </w:tcPr>
          <w:p w14:paraId="40EF841F" w14:textId="77777777" w:rsidR="00EE41E9" w:rsidRDefault="00EE41E9" w:rsidP="007C3D22">
            <w:pPr>
              <w:pStyle w:val="CopticVersemulti-line"/>
            </w:pPr>
            <w:r>
              <w:t>Ⲅⲉ ⲅⲁⲣ ⲛ̀ⲑⲟϥ ⲡⲉ Ⲡⲉⲛⲛⲟⲩϯ:</w:t>
            </w:r>
          </w:p>
          <w:p w14:paraId="3FAC71AD" w14:textId="77777777" w:rsidR="00EE41E9" w:rsidRDefault="00EE41E9" w:rsidP="007C3D22">
            <w:pPr>
              <w:pStyle w:val="CopticVersemulti-line"/>
            </w:pPr>
            <w:r>
              <w:t>ⲁ̀ⲙⲱⲓⲛⲓ ⲙⲁⲣⲉⲛⲟⲩⲱϣⲧ ⲙ̀ⲙⲟⲫϥ:</w:t>
            </w:r>
          </w:p>
          <w:p w14:paraId="5591E093" w14:textId="77777777" w:rsidR="00EE41E9" w:rsidRDefault="00EE41E9" w:rsidP="007C3D22">
            <w:pPr>
              <w:pStyle w:val="CopticVersemulti-line"/>
            </w:pPr>
            <w:r>
              <w:t>ⲡⲓϩⲓⲏⲉⲃ ⲛ̀ⲧⲉ Ⲫⲛⲟⲩϯ:</w:t>
            </w:r>
          </w:p>
          <w:p w14:paraId="5861425D" w14:textId="77777777" w:rsidR="00EE41E9" w:rsidRDefault="00EE41E9" w:rsidP="007C3D22">
            <w:pPr>
              <w:pStyle w:val="CopticHangingVerse"/>
            </w:pPr>
            <w:r>
              <w:t>Ⲓⲭ̄ⲥ̄ Ⲡⲭ̄ⲥ̄ ⲁϥⲧⲱⲛϥ.</w:t>
            </w:r>
          </w:p>
        </w:tc>
      </w:tr>
      <w:tr w:rsidR="00EE41E9" w14:paraId="03AF8881" w14:textId="77777777" w:rsidTr="007C3D22">
        <w:trPr>
          <w:cantSplit/>
          <w:jc w:val="center"/>
        </w:trPr>
        <w:tc>
          <w:tcPr>
            <w:tcW w:w="288" w:type="dxa"/>
          </w:tcPr>
          <w:p w14:paraId="60BDC0E9" w14:textId="77777777" w:rsidR="00EE41E9" w:rsidRDefault="00EE41E9" w:rsidP="007C3D22">
            <w:pPr>
              <w:pStyle w:val="CopticCross"/>
            </w:pPr>
            <w:r w:rsidRPr="00FB5ACB">
              <w:t>¿</w:t>
            </w:r>
          </w:p>
        </w:tc>
        <w:tc>
          <w:tcPr>
            <w:tcW w:w="3960" w:type="dxa"/>
          </w:tcPr>
          <w:p w14:paraId="6A9EA4DA" w14:textId="77777777" w:rsidR="00EE41E9" w:rsidRDefault="00EE41E9" w:rsidP="007C3D22">
            <w:pPr>
              <w:pStyle w:val="EngHang"/>
            </w:pPr>
            <w:r>
              <w:t>The Master died</w:t>
            </w:r>
          </w:p>
          <w:p w14:paraId="632722D9" w14:textId="77777777" w:rsidR="00EE41E9" w:rsidRDefault="00EE41E9" w:rsidP="007C3D22">
            <w:pPr>
              <w:pStyle w:val="EngHang"/>
            </w:pPr>
            <w:r>
              <w:t>In the flesh, and was buried;</w:t>
            </w:r>
          </w:p>
          <w:p w14:paraId="6F70CEFF" w14:textId="77777777" w:rsidR="00EE41E9" w:rsidRDefault="00EE41E9" w:rsidP="007C3D22">
            <w:pPr>
              <w:pStyle w:val="EngHang"/>
            </w:pPr>
            <w:r>
              <w:t>On the third day,</w:t>
            </w:r>
          </w:p>
          <w:p w14:paraId="55C2099E" w14:textId="77777777" w:rsidR="00EE41E9" w:rsidRDefault="00EE41E9" w:rsidP="007C3D22">
            <w:pPr>
              <w:pStyle w:val="EngHangEnd"/>
            </w:pPr>
            <w:r>
              <w:t>Jesus Christ is risen!</w:t>
            </w:r>
          </w:p>
        </w:tc>
        <w:tc>
          <w:tcPr>
            <w:tcW w:w="288" w:type="dxa"/>
          </w:tcPr>
          <w:p w14:paraId="0FF7CB57" w14:textId="77777777" w:rsidR="00EE41E9" w:rsidRDefault="00EE41E9" w:rsidP="007C3D22"/>
        </w:tc>
        <w:tc>
          <w:tcPr>
            <w:tcW w:w="288" w:type="dxa"/>
          </w:tcPr>
          <w:p w14:paraId="30409363" w14:textId="77777777" w:rsidR="00EE41E9" w:rsidRDefault="00EE41E9" w:rsidP="007C3D22">
            <w:pPr>
              <w:pStyle w:val="CopticCross"/>
            </w:pPr>
            <w:r w:rsidRPr="00FB5ACB">
              <w:t>¿</w:t>
            </w:r>
          </w:p>
        </w:tc>
        <w:tc>
          <w:tcPr>
            <w:tcW w:w="3960" w:type="dxa"/>
          </w:tcPr>
          <w:p w14:paraId="3862FB15" w14:textId="77777777" w:rsidR="00EE41E9" w:rsidRDefault="00EE41E9" w:rsidP="007C3D22">
            <w:pPr>
              <w:pStyle w:val="CopticVersemulti-line"/>
            </w:pPr>
            <w:r>
              <w:t>Ⲇⲉⲥⲡⲟⲧⲁ ⲁϥⲙⲟⲩ:</w:t>
            </w:r>
          </w:p>
          <w:p w14:paraId="48471E5C" w14:textId="77777777" w:rsidR="00EE41E9" w:rsidRDefault="00EE41E9" w:rsidP="007C3D22">
            <w:pPr>
              <w:pStyle w:val="CopticVersemulti-line"/>
            </w:pPr>
            <w:r>
              <w:t>ϧⲉⲛ ⲧ̀ⲥⲁⲣⲝ ⲟⲩⲟϩ ⲁⲩⲕⲟⲥϥ:</w:t>
            </w:r>
          </w:p>
          <w:p w14:paraId="6B647F11" w14:textId="77777777" w:rsidR="00EE41E9" w:rsidRDefault="00EE41E9" w:rsidP="007C3D22">
            <w:pPr>
              <w:pStyle w:val="CopticVersemulti-line"/>
            </w:pPr>
            <w:r>
              <w:t>ϧⲉⲛ ⲡⲓⲙⲁϩ ϣⲟⲙⲧ ⲛ̀ⲉ̀ϩⲟⲟⲩ:</w:t>
            </w:r>
          </w:p>
          <w:p w14:paraId="096BB29B" w14:textId="77777777" w:rsidR="00EE41E9" w:rsidRDefault="00EE41E9" w:rsidP="007C3D22">
            <w:pPr>
              <w:pStyle w:val="CopticHangingVerse"/>
            </w:pPr>
            <w:r>
              <w:t>Ⲓⲭ̄ⲥ̄ Ⲡⲭ̄ⲥ̄ ⲁϥⲧⲱⲛϥ.</w:t>
            </w:r>
          </w:p>
        </w:tc>
      </w:tr>
      <w:tr w:rsidR="00EE41E9" w14:paraId="70C65C96" w14:textId="77777777" w:rsidTr="007C3D22">
        <w:trPr>
          <w:cantSplit/>
          <w:jc w:val="center"/>
        </w:trPr>
        <w:tc>
          <w:tcPr>
            <w:tcW w:w="288" w:type="dxa"/>
          </w:tcPr>
          <w:p w14:paraId="00146614" w14:textId="77777777" w:rsidR="00EE41E9" w:rsidRDefault="00EE41E9" w:rsidP="007C3D22">
            <w:pPr>
              <w:pStyle w:val="CopticCross"/>
            </w:pPr>
          </w:p>
        </w:tc>
        <w:tc>
          <w:tcPr>
            <w:tcW w:w="3960" w:type="dxa"/>
          </w:tcPr>
          <w:p w14:paraId="299CBCFF" w14:textId="77777777" w:rsidR="00EE41E9" w:rsidRDefault="00EE41E9" w:rsidP="007C3D22">
            <w:pPr>
              <w:pStyle w:val="EngHang"/>
            </w:pPr>
            <w:r>
              <w:t>Let us praise</w:t>
            </w:r>
          </w:p>
          <w:p w14:paraId="7D0B5129" w14:textId="77777777" w:rsidR="00EE41E9" w:rsidRDefault="00EE41E9" w:rsidP="007C3D22">
            <w:pPr>
              <w:pStyle w:val="EngHang"/>
            </w:pPr>
            <w:r>
              <w:t>Emmanuel, the Logos</w:t>
            </w:r>
          </w:p>
          <w:p w14:paraId="36358729" w14:textId="77777777" w:rsidR="00EE41E9" w:rsidRDefault="00EE41E9" w:rsidP="007C3D22">
            <w:pPr>
              <w:pStyle w:val="EngHang"/>
            </w:pPr>
            <w:r>
              <w:t>With the angels, for,</w:t>
            </w:r>
          </w:p>
          <w:p w14:paraId="3E8EEDB6" w14:textId="77777777" w:rsidR="00EE41E9" w:rsidRDefault="00EE41E9" w:rsidP="007C3D22">
            <w:pPr>
              <w:pStyle w:val="EngHangEnd"/>
            </w:pPr>
            <w:r>
              <w:t>Jesus Christ is risen!</w:t>
            </w:r>
          </w:p>
        </w:tc>
        <w:tc>
          <w:tcPr>
            <w:tcW w:w="288" w:type="dxa"/>
          </w:tcPr>
          <w:p w14:paraId="0C423357" w14:textId="77777777" w:rsidR="00EE41E9" w:rsidRDefault="00EE41E9" w:rsidP="007C3D22"/>
        </w:tc>
        <w:tc>
          <w:tcPr>
            <w:tcW w:w="288" w:type="dxa"/>
          </w:tcPr>
          <w:p w14:paraId="62B84A60" w14:textId="77777777" w:rsidR="00EE41E9" w:rsidRDefault="00EE41E9" w:rsidP="007C3D22">
            <w:pPr>
              <w:pStyle w:val="CopticCross"/>
            </w:pPr>
          </w:p>
        </w:tc>
        <w:tc>
          <w:tcPr>
            <w:tcW w:w="3960" w:type="dxa"/>
          </w:tcPr>
          <w:p w14:paraId="530A2070" w14:textId="77777777" w:rsidR="00EE41E9" w:rsidRDefault="00EE41E9" w:rsidP="007C3D22">
            <w:pPr>
              <w:pStyle w:val="CopticVersemulti-line"/>
            </w:pPr>
            <w:r>
              <w:t>Ⲉⲙⲙⲁⲛⲟⲩⲏⲗ Ⲡⲓⲗⲟⲅⲟⲥ:</w:t>
            </w:r>
          </w:p>
          <w:p w14:paraId="468B412E" w14:textId="77777777" w:rsidR="00EE41E9" w:rsidRDefault="00EE41E9" w:rsidP="007C3D22">
            <w:pPr>
              <w:pStyle w:val="CopticVersemulti-line"/>
            </w:pPr>
            <w:r>
              <w:t>ⲙⲁⲣⲉⲛϩⲱⲥ ⲉ̀ⲣⲟϥ:</w:t>
            </w:r>
          </w:p>
          <w:p w14:paraId="6750490A" w14:textId="77777777" w:rsidR="00EE41E9" w:rsidRDefault="00EE41E9" w:rsidP="007C3D22">
            <w:pPr>
              <w:pStyle w:val="CopticVersemulti-line"/>
            </w:pPr>
            <w:r>
              <w:t>ⲛⲉⲙ ⲛⲓⲁⲅⲅⲉⲗⲟⲥ:</w:t>
            </w:r>
          </w:p>
          <w:p w14:paraId="0E0F01D7" w14:textId="77777777" w:rsidR="00EE41E9" w:rsidRDefault="00EE41E9" w:rsidP="007C3D22">
            <w:pPr>
              <w:pStyle w:val="CopticHangingVerse"/>
            </w:pPr>
            <w:r>
              <w:t>Ⲓⲭ̄ⲥ̄ Ⲡⲭ̄ⲥ̄ ⲁϥⲧⲱⲛϥ.</w:t>
            </w:r>
          </w:p>
        </w:tc>
      </w:tr>
      <w:tr w:rsidR="00EE41E9" w14:paraId="7A03D7F6" w14:textId="77777777" w:rsidTr="007C3D22">
        <w:trPr>
          <w:cantSplit/>
          <w:jc w:val="center"/>
        </w:trPr>
        <w:tc>
          <w:tcPr>
            <w:tcW w:w="288" w:type="dxa"/>
          </w:tcPr>
          <w:p w14:paraId="04DACB46" w14:textId="77777777" w:rsidR="00EE41E9" w:rsidRDefault="00EE41E9" w:rsidP="007C3D22">
            <w:pPr>
              <w:pStyle w:val="CopticCross"/>
            </w:pPr>
          </w:p>
        </w:tc>
        <w:tc>
          <w:tcPr>
            <w:tcW w:w="3960" w:type="dxa"/>
          </w:tcPr>
          <w:p w14:paraId="58B4FBBE" w14:textId="77777777" w:rsidR="00EE41E9" w:rsidRDefault="00EE41E9" w:rsidP="007C3D22">
            <w:pPr>
              <w:pStyle w:val="EngHang"/>
            </w:pPr>
            <w:r>
              <w:t>All the seven orders</w:t>
            </w:r>
          </w:p>
          <w:p w14:paraId="322A9485" w14:textId="77777777" w:rsidR="00EE41E9" w:rsidRDefault="00EE41E9" w:rsidP="007C3D22">
            <w:pPr>
              <w:pStyle w:val="EngHang"/>
            </w:pPr>
            <w:r>
              <w:t>Worship Him,</w:t>
            </w:r>
          </w:p>
          <w:p w14:paraId="26908CC2" w14:textId="77777777" w:rsidR="00EE41E9" w:rsidRDefault="00EE41E9" w:rsidP="007C3D22">
            <w:pPr>
              <w:pStyle w:val="EngHang"/>
            </w:pPr>
            <w:r>
              <w:t>Continually proclaiming,</w:t>
            </w:r>
          </w:p>
          <w:p w14:paraId="1274AB2C" w14:textId="77777777" w:rsidR="00EE41E9" w:rsidRDefault="00EE41E9" w:rsidP="007C3D22">
            <w:pPr>
              <w:pStyle w:val="EngHangEnd"/>
            </w:pPr>
            <w:r>
              <w:t>“Jesus Christ is risen!”</w:t>
            </w:r>
          </w:p>
        </w:tc>
        <w:tc>
          <w:tcPr>
            <w:tcW w:w="288" w:type="dxa"/>
          </w:tcPr>
          <w:p w14:paraId="20D76F68" w14:textId="77777777" w:rsidR="00EE41E9" w:rsidRDefault="00EE41E9" w:rsidP="007C3D22"/>
        </w:tc>
        <w:tc>
          <w:tcPr>
            <w:tcW w:w="288" w:type="dxa"/>
          </w:tcPr>
          <w:p w14:paraId="03D9BA02" w14:textId="77777777" w:rsidR="00EE41E9" w:rsidRDefault="00EE41E9" w:rsidP="007C3D22">
            <w:pPr>
              <w:pStyle w:val="CopticCross"/>
            </w:pPr>
          </w:p>
        </w:tc>
        <w:tc>
          <w:tcPr>
            <w:tcW w:w="3960" w:type="dxa"/>
          </w:tcPr>
          <w:p w14:paraId="52C18E4E" w14:textId="77777777" w:rsidR="00EE41E9" w:rsidRDefault="00EE41E9" w:rsidP="007C3D22">
            <w:pPr>
              <w:pStyle w:val="CopticVersemulti-line"/>
            </w:pPr>
            <w:r>
              <w:t>Ϣⲁϣϥ ⲛ̀ⲧⲁⲅⲙⲁ ⲛⲓⲃⲉⲛ:</w:t>
            </w:r>
          </w:p>
          <w:p w14:paraId="667D2D49" w14:textId="77777777" w:rsidR="00EE41E9" w:rsidRDefault="00EE41E9" w:rsidP="007C3D22">
            <w:pPr>
              <w:pStyle w:val="CopticVersemulti-line"/>
            </w:pPr>
            <w:r>
              <w:t>ⲥⲉⲟⲩⲱϣⲧ ⲙ̀ⲙⲟϥ:</w:t>
            </w:r>
          </w:p>
          <w:p w14:paraId="6B3F3963" w14:textId="77777777" w:rsidR="00EE41E9" w:rsidRDefault="00EE41E9" w:rsidP="007C3D22">
            <w:pPr>
              <w:pStyle w:val="CopticVersemulti-line"/>
            </w:pPr>
            <w:r>
              <w:t>ⲉⲩⲱϣ ⲉ̀ⲃⲟⲗ ⲛ̀ⲥⲏⲟⲩ ⲛⲓⲃⲉⲛ:</w:t>
            </w:r>
          </w:p>
          <w:p w14:paraId="73896C12" w14:textId="77777777" w:rsidR="00EE41E9" w:rsidRDefault="00EE41E9" w:rsidP="007C3D22">
            <w:pPr>
              <w:pStyle w:val="CopticHangingVerse"/>
            </w:pPr>
            <w:r>
              <w:t>Ⲓⲭ̄ⲥ̄ Ⲡⲭ̄ⲥ̄ ⲁϥⲧⲱⲛϥ.</w:t>
            </w:r>
          </w:p>
        </w:tc>
      </w:tr>
      <w:tr w:rsidR="00EE41E9" w14:paraId="60A9E7CE" w14:textId="77777777" w:rsidTr="007C3D22">
        <w:trPr>
          <w:cantSplit/>
          <w:jc w:val="center"/>
        </w:trPr>
        <w:tc>
          <w:tcPr>
            <w:tcW w:w="288" w:type="dxa"/>
          </w:tcPr>
          <w:p w14:paraId="0080E817" w14:textId="77777777" w:rsidR="00EE41E9" w:rsidRDefault="00EE41E9" w:rsidP="007C3D22">
            <w:pPr>
              <w:pStyle w:val="CopticCross"/>
            </w:pPr>
            <w:r w:rsidRPr="00FB5ACB">
              <w:t>¿</w:t>
            </w:r>
          </w:p>
        </w:tc>
        <w:tc>
          <w:tcPr>
            <w:tcW w:w="3960" w:type="dxa"/>
          </w:tcPr>
          <w:p w14:paraId="6C54673C" w14:textId="77777777" w:rsidR="00EE41E9" w:rsidRDefault="00EE41E9" w:rsidP="007C3D22">
            <w:pPr>
              <w:pStyle w:val="EngHang"/>
            </w:pPr>
            <w:r>
              <w:t>See, our father Adam</w:t>
            </w:r>
          </w:p>
          <w:p w14:paraId="7D09616E" w14:textId="77777777" w:rsidR="00EE41E9" w:rsidRDefault="00EE41E9" w:rsidP="007C3D22">
            <w:pPr>
              <w:pStyle w:val="EngHang"/>
            </w:pPr>
            <w:r>
              <w:t>Rejoiced, and was glad,</w:t>
            </w:r>
          </w:p>
          <w:p w14:paraId="6BEBAF45" w14:textId="77777777" w:rsidR="00EE41E9" w:rsidRDefault="00EE41E9" w:rsidP="007C3D22">
            <w:pPr>
              <w:pStyle w:val="EngHang"/>
            </w:pPr>
            <w:r>
              <w:t>Together with our father Abraham, for</w:t>
            </w:r>
          </w:p>
          <w:p w14:paraId="4BAFE313" w14:textId="77777777" w:rsidR="00EE41E9" w:rsidRDefault="00EE41E9" w:rsidP="007C3D22">
            <w:pPr>
              <w:pStyle w:val="EngHangEnd"/>
            </w:pPr>
            <w:r>
              <w:t>Jesus Christ is risen!</w:t>
            </w:r>
          </w:p>
        </w:tc>
        <w:tc>
          <w:tcPr>
            <w:tcW w:w="288" w:type="dxa"/>
          </w:tcPr>
          <w:p w14:paraId="35A7373B" w14:textId="77777777" w:rsidR="00EE41E9" w:rsidRDefault="00EE41E9" w:rsidP="007C3D22"/>
        </w:tc>
        <w:tc>
          <w:tcPr>
            <w:tcW w:w="288" w:type="dxa"/>
          </w:tcPr>
          <w:p w14:paraId="6AFE986A" w14:textId="77777777" w:rsidR="00EE41E9" w:rsidRDefault="00EE41E9" w:rsidP="007C3D22">
            <w:pPr>
              <w:pStyle w:val="CopticCross"/>
            </w:pPr>
            <w:r w:rsidRPr="00FB5ACB">
              <w:t>¿</w:t>
            </w:r>
          </w:p>
        </w:tc>
        <w:tc>
          <w:tcPr>
            <w:tcW w:w="3960" w:type="dxa"/>
          </w:tcPr>
          <w:p w14:paraId="442A0D5F" w14:textId="77777777" w:rsidR="00EE41E9" w:rsidRDefault="00EE41E9" w:rsidP="007C3D22">
            <w:pPr>
              <w:pStyle w:val="CopticVersemulti-line"/>
            </w:pPr>
            <w:r>
              <w:t>Ⲏⲡⲡⲉ ⲡⲉⲛⲓⲱⲧ Ⲁⲇⲁⲙ:</w:t>
            </w:r>
          </w:p>
          <w:p w14:paraId="1C4FE0E3" w14:textId="77777777" w:rsidR="00EE41E9" w:rsidRDefault="00EE41E9" w:rsidP="007C3D22">
            <w:pPr>
              <w:pStyle w:val="CopticVersemulti-line"/>
            </w:pPr>
            <w:r>
              <w:t>ⲁϥⲁϣⲓ ⲟⲩⲟϩ ⲁϥⲟⲩⲛⲟϥ:</w:t>
            </w:r>
          </w:p>
          <w:p w14:paraId="3F73231B" w14:textId="77777777" w:rsidR="00EE41E9" w:rsidRDefault="00EE41E9" w:rsidP="007C3D22">
            <w:pPr>
              <w:pStyle w:val="CopticVersemulti-line"/>
            </w:pPr>
            <w:r>
              <w:t>ⲛⲉⲙ ⲡⲉⲛⲓⲱⲧ Ⲁⲃⲣⲁⲁⲙ:</w:t>
            </w:r>
          </w:p>
          <w:p w14:paraId="3F1696F4" w14:textId="77777777" w:rsidR="00EE41E9" w:rsidRDefault="00EE41E9" w:rsidP="007C3D22">
            <w:pPr>
              <w:pStyle w:val="CopticHangingVerse"/>
            </w:pPr>
            <w:r>
              <w:t>Ⲓⲭ̄ⲥ̄ Ⲡⲭ̄ⲥ̄ ⲁϥⲧⲱⲛϥ.</w:t>
            </w:r>
          </w:p>
        </w:tc>
      </w:tr>
      <w:tr w:rsidR="00EE41E9" w14:paraId="109A9992" w14:textId="77777777" w:rsidTr="007C3D22">
        <w:trPr>
          <w:cantSplit/>
          <w:jc w:val="center"/>
        </w:trPr>
        <w:tc>
          <w:tcPr>
            <w:tcW w:w="288" w:type="dxa"/>
          </w:tcPr>
          <w:p w14:paraId="712EA984" w14:textId="77777777" w:rsidR="00EE41E9" w:rsidRDefault="00EE41E9" w:rsidP="007C3D22">
            <w:pPr>
              <w:pStyle w:val="CopticCross"/>
            </w:pPr>
            <w:r w:rsidRPr="00FB5ACB">
              <w:t>¿</w:t>
            </w:r>
          </w:p>
        </w:tc>
        <w:tc>
          <w:tcPr>
            <w:tcW w:w="3960" w:type="dxa"/>
          </w:tcPr>
          <w:p w14:paraId="262A2B6F" w14:textId="77777777" w:rsidR="00EE41E9" w:rsidRDefault="00EE41E9" w:rsidP="007C3D22">
            <w:pPr>
              <w:pStyle w:val="EngHang"/>
            </w:pPr>
            <w:r>
              <w:t>Rejoice O prophets,</w:t>
            </w:r>
          </w:p>
          <w:p w14:paraId="3AD10C2E" w14:textId="77777777" w:rsidR="00EE41E9" w:rsidRDefault="00EE41E9" w:rsidP="007C3D22">
            <w:pPr>
              <w:pStyle w:val="EngHang"/>
            </w:pPr>
            <w:r>
              <w:t>For the Incomprehensible One,</w:t>
            </w:r>
          </w:p>
          <w:p w14:paraId="00CD05CD" w14:textId="77777777" w:rsidR="00EE41E9" w:rsidRDefault="00EE41E9" w:rsidP="007C3D22">
            <w:pPr>
              <w:pStyle w:val="EngHang"/>
            </w:pPr>
            <w:r>
              <w:t>Our Lord, the Master,</w:t>
            </w:r>
          </w:p>
          <w:p w14:paraId="546428B8" w14:textId="77777777" w:rsidR="00EE41E9" w:rsidRDefault="00EE41E9" w:rsidP="007C3D22">
            <w:pPr>
              <w:pStyle w:val="EngHangEnd"/>
            </w:pPr>
            <w:r>
              <w:t>Jesus Christ is risen!</w:t>
            </w:r>
          </w:p>
        </w:tc>
        <w:tc>
          <w:tcPr>
            <w:tcW w:w="288" w:type="dxa"/>
          </w:tcPr>
          <w:p w14:paraId="217AEADF" w14:textId="77777777" w:rsidR="00EE41E9" w:rsidRDefault="00EE41E9" w:rsidP="007C3D22"/>
        </w:tc>
        <w:tc>
          <w:tcPr>
            <w:tcW w:w="288" w:type="dxa"/>
          </w:tcPr>
          <w:p w14:paraId="03912BA8" w14:textId="77777777" w:rsidR="00EE41E9" w:rsidRDefault="00EE41E9" w:rsidP="007C3D22">
            <w:pPr>
              <w:pStyle w:val="CopticCross"/>
            </w:pPr>
            <w:r w:rsidRPr="00FB5ACB">
              <w:t>¿</w:t>
            </w:r>
          </w:p>
        </w:tc>
        <w:tc>
          <w:tcPr>
            <w:tcW w:w="3960" w:type="dxa"/>
          </w:tcPr>
          <w:p w14:paraId="734479CF" w14:textId="77777777" w:rsidR="00EE41E9" w:rsidRDefault="00EE41E9" w:rsidP="007C3D22">
            <w:pPr>
              <w:pStyle w:val="CopticVersemulti-line"/>
            </w:pPr>
            <w:r>
              <w:t>Ⲑⲉⲗⲏⲗ ⲛⲓⲡ̀ⲣⲟⲫⲏⲧⲏⲥ:</w:t>
            </w:r>
          </w:p>
          <w:p w14:paraId="2501F9BB" w14:textId="77777777" w:rsidR="00EE41E9" w:rsidRDefault="00EE41E9" w:rsidP="007C3D22">
            <w:pPr>
              <w:pStyle w:val="CopticVersemulti-line"/>
            </w:pPr>
            <w:r>
              <w:t>ⲙ̀ⲫⲟⲟⲩ ϫⲉ ⲡⲓⲁⲧϣ̀ⲧⲁϩⲟϥ:</w:t>
            </w:r>
          </w:p>
          <w:p w14:paraId="57D63467" w14:textId="77777777" w:rsidR="00EE41E9" w:rsidRDefault="00EE41E9" w:rsidP="007C3D22">
            <w:pPr>
              <w:pStyle w:val="CopticVersemulti-line"/>
            </w:pPr>
            <w:r>
              <w:t>Ⲡⲉⲛⲛⲟⲩϯ ⲡⲓⲇⲉⲥⲡⲟⲧⲏⲥ:</w:t>
            </w:r>
          </w:p>
          <w:p w14:paraId="4FA53978" w14:textId="77777777" w:rsidR="00EE41E9" w:rsidRPr="005130A7" w:rsidRDefault="00EE41E9" w:rsidP="007C3D22">
            <w:pPr>
              <w:pStyle w:val="CopticHangingVerse"/>
            </w:pPr>
            <w:r>
              <w:t>Ⲓⲭ̄ⲥ̄ Ⲡⲭ̄ⲥ̄ ⲁϥⲧⲱⲛϥ.</w:t>
            </w:r>
          </w:p>
        </w:tc>
      </w:tr>
      <w:tr w:rsidR="00EE41E9" w14:paraId="3AD53DC2" w14:textId="77777777" w:rsidTr="007C3D22">
        <w:trPr>
          <w:cantSplit/>
          <w:jc w:val="center"/>
        </w:trPr>
        <w:tc>
          <w:tcPr>
            <w:tcW w:w="288" w:type="dxa"/>
          </w:tcPr>
          <w:p w14:paraId="16023BE0" w14:textId="77777777" w:rsidR="00EE41E9" w:rsidRDefault="00EE41E9" w:rsidP="007C3D22">
            <w:pPr>
              <w:pStyle w:val="CopticCross"/>
            </w:pPr>
          </w:p>
        </w:tc>
        <w:tc>
          <w:tcPr>
            <w:tcW w:w="3960" w:type="dxa"/>
          </w:tcPr>
          <w:p w14:paraId="6EBFBEF0" w14:textId="77777777" w:rsidR="00EE41E9" w:rsidRDefault="00EE41E9" w:rsidP="007C3D22">
            <w:pPr>
              <w:pStyle w:val="EngHang"/>
            </w:pPr>
            <w:r>
              <w:t>Look! The Apostles</w:t>
            </w:r>
          </w:p>
          <w:p w14:paraId="4D0CF0BA" w14:textId="77777777" w:rsidR="00EE41E9" w:rsidRDefault="00EE41E9" w:rsidP="007C3D22">
            <w:pPr>
              <w:pStyle w:val="EngHang"/>
            </w:pPr>
            <w:r>
              <w:t>Saw and rejoiced.</w:t>
            </w:r>
          </w:p>
          <w:p w14:paraId="047BED03" w14:textId="77777777" w:rsidR="00EE41E9" w:rsidRDefault="00EE41E9" w:rsidP="007C3D22">
            <w:pPr>
              <w:pStyle w:val="EngHang"/>
            </w:pPr>
            <w:r>
              <w:t>They evangelized the cosmos, that</w:t>
            </w:r>
          </w:p>
          <w:p w14:paraId="21402C9C" w14:textId="77777777" w:rsidR="00EE41E9" w:rsidRDefault="00EE41E9" w:rsidP="007C3D22">
            <w:pPr>
              <w:pStyle w:val="EngHangEnd"/>
            </w:pPr>
            <w:r>
              <w:t>Jesus Christ is risen!</w:t>
            </w:r>
          </w:p>
        </w:tc>
        <w:tc>
          <w:tcPr>
            <w:tcW w:w="288" w:type="dxa"/>
          </w:tcPr>
          <w:p w14:paraId="35FC3011" w14:textId="77777777" w:rsidR="00EE41E9" w:rsidRDefault="00EE41E9" w:rsidP="007C3D22"/>
        </w:tc>
        <w:tc>
          <w:tcPr>
            <w:tcW w:w="288" w:type="dxa"/>
          </w:tcPr>
          <w:p w14:paraId="26CCDC63" w14:textId="77777777" w:rsidR="00EE41E9" w:rsidRDefault="00EE41E9" w:rsidP="007C3D22">
            <w:pPr>
              <w:pStyle w:val="CopticCross"/>
            </w:pPr>
          </w:p>
        </w:tc>
        <w:tc>
          <w:tcPr>
            <w:tcW w:w="3960" w:type="dxa"/>
          </w:tcPr>
          <w:p w14:paraId="1C2F7E23" w14:textId="77777777" w:rsidR="00EE41E9" w:rsidRDefault="00EE41E9" w:rsidP="007C3D22">
            <w:pPr>
              <w:pStyle w:val="CopticVersemulti-line"/>
            </w:pPr>
            <w:r>
              <w:t>Ⲓⲥ ⲡⲓⲁ̀ⲡⲟⲥⲧⲟⲗⲟⲥ:</w:t>
            </w:r>
          </w:p>
          <w:p w14:paraId="6506B2B8" w14:textId="77777777" w:rsidR="00EE41E9" w:rsidRDefault="00EE41E9" w:rsidP="007C3D22">
            <w:pPr>
              <w:pStyle w:val="CopticVersemulti-line"/>
            </w:pPr>
            <w:r>
              <w:t>ⲁⲩⲛⲁⲩ ⲟⲩⲟϩ ⲁⲩⲟⲩⲛⲟϥ:</w:t>
            </w:r>
          </w:p>
          <w:p w14:paraId="4D032AEA" w14:textId="77777777" w:rsidR="00EE41E9" w:rsidRDefault="00EE41E9" w:rsidP="007C3D22">
            <w:pPr>
              <w:pStyle w:val="CopticVersemulti-line"/>
            </w:pPr>
            <w:r>
              <w:t>ⲁⲩϩⲓⲱⲓϣ ϧⲉⲛ ⲡⲓⲕⲟⲥⲙⲟⲥ:</w:t>
            </w:r>
          </w:p>
          <w:p w14:paraId="0D922655" w14:textId="77777777" w:rsidR="00EE41E9" w:rsidRPr="005130A7" w:rsidRDefault="00EE41E9" w:rsidP="007C3D22">
            <w:pPr>
              <w:pStyle w:val="CopticHangingVerse"/>
            </w:pPr>
            <w:r>
              <w:t>Ⲓⲭ̄ⲥ̄ Ⲡⲭ̄ⲥ̄ ⲁϥⲧⲱⲛϥ.</w:t>
            </w:r>
          </w:p>
        </w:tc>
      </w:tr>
      <w:tr w:rsidR="00EE41E9" w14:paraId="503849DE" w14:textId="77777777" w:rsidTr="007C3D22">
        <w:trPr>
          <w:cantSplit/>
          <w:jc w:val="center"/>
        </w:trPr>
        <w:tc>
          <w:tcPr>
            <w:tcW w:w="288" w:type="dxa"/>
          </w:tcPr>
          <w:p w14:paraId="21AEFBC4" w14:textId="77777777" w:rsidR="00EE41E9" w:rsidRDefault="00EE41E9" w:rsidP="007C3D22">
            <w:pPr>
              <w:pStyle w:val="CopticCross"/>
            </w:pPr>
          </w:p>
        </w:tc>
        <w:tc>
          <w:tcPr>
            <w:tcW w:w="3960" w:type="dxa"/>
          </w:tcPr>
          <w:p w14:paraId="50FD6232" w14:textId="77777777" w:rsidR="00EE41E9" w:rsidRDefault="00EE41E9" w:rsidP="007C3D22">
            <w:pPr>
              <w:pStyle w:val="EngHang"/>
            </w:pPr>
            <w:r>
              <w:t>The angel appeared to those</w:t>
            </w:r>
          </w:p>
          <w:p w14:paraId="23AD09C2" w14:textId="77777777" w:rsidR="00EE41E9" w:rsidRDefault="00EE41E9" w:rsidP="007C3D22">
            <w:pPr>
              <w:pStyle w:val="EngHang"/>
            </w:pPr>
            <w:r>
              <w:t>Who were carrying the spices,</w:t>
            </w:r>
          </w:p>
          <w:p w14:paraId="405C190A" w14:textId="77777777" w:rsidR="00EE41E9" w:rsidRDefault="00EE41E9" w:rsidP="007C3D22">
            <w:pPr>
              <w:pStyle w:val="EngHang"/>
            </w:pPr>
            <w:r>
              <w:t>And said, “He is not here,</w:t>
            </w:r>
          </w:p>
          <w:p w14:paraId="28396C00" w14:textId="77777777" w:rsidR="00EE41E9" w:rsidRDefault="00EE41E9" w:rsidP="007C3D22">
            <w:pPr>
              <w:pStyle w:val="EngHangEnd"/>
            </w:pPr>
            <w:r>
              <w:t>Jesus Christ is risen!”</w:t>
            </w:r>
          </w:p>
        </w:tc>
        <w:tc>
          <w:tcPr>
            <w:tcW w:w="288" w:type="dxa"/>
          </w:tcPr>
          <w:p w14:paraId="3DF10DE6" w14:textId="77777777" w:rsidR="00EE41E9" w:rsidRDefault="00EE41E9" w:rsidP="007C3D22"/>
        </w:tc>
        <w:tc>
          <w:tcPr>
            <w:tcW w:w="288" w:type="dxa"/>
          </w:tcPr>
          <w:p w14:paraId="63AEF87C" w14:textId="77777777" w:rsidR="00EE41E9" w:rsidRDefault="00EE41E9" w:rsidP="007C3D22">
            <w:pPr>
              <w:pStyle w:val="CopticCross"/>
            </w:pPr>
          </w:p>
        </w:tc>
        <w:tc>
          <w:tcPr>
            <w:tcW w:w="3960" w:type="dxa"/>
          </w:tcPr>
          <w:p w14:paraId="4A7F9546" w14:textId="77777777" w:rsidR="00EE41E9" w:rsidRDefault="00EE41E9" w:rsidP="007C3D22">
            <w:pPr>
              <w:pStyle w:val="CopticVersemulti-line"/>
            </w:pPr>
            <w:r>
              <w:t>Ⲕⲉ ⲡⲁⲗⲓⲛ ⲛⲓϥⲁⲓⲥⲟϫⲉⲛ:</w:t>
            </w:r>
          </w:p>
          <w:p w14:paraId="1B8E6B4F" w14:textId="77777777" w:rsidR="00EE41E9" w:rsidRDefault="00EE41E9" w:rsidP="007C3D22">
            <w:pPr>
              <w:pStyle w:val="CopticVersemulti-line"/>
            </w:pPr>
            <w:r>
              <w:t>ⲡⲓⲁⲅⲅⲉⲗⲟⲥ ⲛⲱⲟⲩ ⲁϥⲟⲩⲟⲩⲛϩϥ:</w:t>
            </w:r>
          </w:p>
          <w:p w14:paraId="41B7771D" w14:textId="77777777" w:rsidR="00EE41E9" w:rsidRDefault="00EE41E9" w:rsidP="007C3D22">
            <w:pPr>
              <w:pStyle w:val="CopticVersemulti-line"/>
            </w:pPr>
            <w:r>
              <w:t>ϫⲉ ϥ̀ⲭⲏ ⲙ̀ⲡⲁⲓⲙⲁ ⲁⲛ:</w:t>
            </w:r>
          </w:p>
          <w:p w14:paraId="36615CF7" w14:textId="77777777" w:rsidR="00EE41E9" w:rsidRPr="005130A7" w:rsidRDefault="00EE41E9" w:rsidP="007C3D22">
            <w:pPr>
              <w:pStyle w:val="CopticHangingVerse"/>
            </w:pPr>
            <w:r>
              <w:t>Ⲓⲭ̄ⲥ̄ Ⲡⲭ̄ⲥ̄ ⲁϥⲧⲱⲛϥ.</w:t>
            </w:r>
          </w:p>
        </w:tc>
      </w:tr>
      <w:tr w:rsidR="00EE41E9" w14:paraId="1C87AE28" w14:textId="77777777" w:rsidTr="007C3D22">
        <w:trPr>
          <w:cantSplit/>
          <w:jc w:val="center"/>
        </w:trPr>
        <w:tc>
          <w:tcPr>
            <w:tcW w:w="288" w:type="dxa"/>
          </w:tcPr>
          <w:p w14:paraId="1A76B732" w14:textId="77777777" w:rsidR="00EE41E9" w:rsidRDefault="00EE41E9" w:rsidP="007C3D22">
            <w:pPr>
              <w:pStyle w:val="CopticCross"/>
            </w:pPr>
            <w:r w:rsidRPr="00FB5ACB">
              <w:t>¿</w:t>
            </w:r>
          </w:p>
        </w:tc>
        <w:tc>
          <w:tcPr>
            <w:tcW w:w="3960" w:type="dxa"/>
          </w:tcPr>
          <w:p w14:paraId="575EC211" w14:textId="77777777" w:rsidR="00EE41E9" w:rsidRDefault="00EE41E9" w:rsidP="007C3D22">
            <w:pPr>
              <w:pStyle w:val="EngHang"/>
            </w:pPr>
            <w:r>
              <w:t>Rejoice O Virgin,</w:t>
            </w:r>
          </w:p>
          <w:p w14:paraId="6947FC43" w14:textId="77777777" w:rsidR="00EE41E9" w:rsidRDefault="00EE41E9" w:rsidP="007C3D22">
            <w:pPr>
              <w:pStyle w:val="EngHang"/>
            </w:pPr>
            <w:r>
              <w:t>Mary the Mother of joy,</w:t>
            </w:r>
          </w:p>
          <w:p w14:paraId="09A57A5F" w14:textId="77777777" w:rsidR="00EE41E9" w:rsidRDefault="00EE41E9" w:rsidP="007C3D22">
            <w:pPr>
              <w:pStyle w:val="EngHang"/>
            </w:pPr>
            <w:r>
              <w:t>For truly your Son</w:t>
            </w:r>
          </w:p>
          <w:p w14:paraId="2C5454CC" w14:textId="77777777" w:rsidR="00EE41E9" w:rsidRDefault="00EE41E9" w:rsidP="007C3D22">
            <w:pPr>
              <w:pStyle w:val="EngHangEnd"/>
            </w:pPr>
            <w:r>
              <w:t>Jesus Christ is risen!</w:t>
            </w:r>
          </w:p>
        </w:tc>
        <w:tc>
          <w:tcPr>
            <w:tcW w:w="288" w:type="dxa"/>
          </w:tcPr>
          <w:p w14:paraId="3A45D81F" w14:textId="77777777" w:rsidR="00EE41E9" w:rsidRDefault="00EE41E9" w:rsidP="007C3D22"/>
        </w:tc>
        <w:tc>
          <w:tcPr>
            <w:tcW w:w="288" w:type="dxa"/>
          </w:tcPr>
          <w:p w14:paraId="2480F814" w14:textId="77777777" w:rsidR="00EE41E9" w:rsidRDefault="00EE41E9" w:rsidP="007C3D22">
            <w:pPr>
              <w:pStyle w:val="CopticCross"/>
            </w:pPr>
            <w:r w:rsidRPr="00FB5ACB">
              <w:t>¿</w:t>
            </w:r>
          </w:p>
        </w:tc>
        <w:tc>
          <w:tcPr>
            <w:tcW w:w="3960" w:type="dxa"/>
          </w:tcPr>
          <w:p w14:paraId="02B9D071" w14:textId="77777777" w:rsidR="00EE41E9" w:rsidRDefault="00EE41E9" w:rsidP="007C3D22">
            <w:pPr>
              <w:pStyle w:val="CopticVersemulti-line"/>
            </w:pPr>
            <w:r>
              <w:t>Ⲗⲉⲗⲓ ⲱ̀ ϯⲡⲁⲣⲑⲉⲛⲟⲥ:</w:t>
            </w:r>
          </w:p>
          <w:p w14:paraId="2D7E22DE" w14:textId="77777777" w:rsidR="00EE41E9" w:rsidRDefault="00EE41E9" w:rsidP="007C3D22">
            <w:pPr>
              <w:pStyle w:val="CopticVersemulti-line"/>
            </w:pPr>
            <w:r>
              <w:t>Ⲙⲁⲣⲓⲁ ⲑ̀ⲙⲁⲩ ⲙ̀ⲡ̀ⲟⲩⲛⲟϥ:</w:t>
            </w:r>
          </w:p>
          <w:p w14:paraId="5B0C71BF" w14:textId="77777777" w:rsidR="00EE41E9" w:rsidRDefault="00EE41E9" w:rsidP="007C3D22">
            <w:pPr>
              <w:pStyle w:val="CopticVersemulti-line"/>
            </w:pPr>
            <w:r>
              <w:t>ϫⲉ ⲡⲉϣⲏⲣⲓ ⲁ̀ⲗⲏⲑⲱⲥ:</w:t>
            </w:r>
          </w:p>
          <w:p w14:paraId="077487BA" w14:textId="77777777" w:rsidR="00EE41E9" w:rsidRPr="005130A7" w:rsidRDefault="00EE41E9" w:rsidP="007C3D22">
            <w:pPr>
              <w:pStyle w:val="CopticHangingVerse"/>
            </w:pPr>
            <w:r>
              <w:t>Ⲓⲭ̄ⲥ̄ Ⲡⲭ̄ⲥ̄ ⲁϥⲧⲱⲛϥ.</w:t>
            </w:r>
          </w:p>
        </w:tc>
      </w:tr>
      <w:tr w:rsidR="00EE41E9" w14:paraId="50069211" w14:textId="77777777" w:rsidTr="007C3D22">
        <w:trPr>
          <w:cantSplit/>
          <w:jc w:val="center"/>
        </w:trPr>
        <w:tc>
          <w:tcPr>
            <w:tcW w:w="288" w:type="dxa"/>
          </w:tcPr>
          <w:p w14:paraId="1C31083B" w14:textId="77777777" w:rsidR="00EE41E9" w:rsidRDefault="00EE41E9" w:rsidP="007C3D22">
            <w:pPr>
              <w:pStyle w:val="CopticCross"/>
            </w:pPr>
            <w:r w:rsidRPr="00FB5ACB">
              <w:lastRenderedPageBreak/>
              <w:t>¿</w:t>
            </w:r>
          </w:p>
        </w:tc>
        <w:tc>
          <w:tcPr>
            <w:tcW w:w="3960" w:type="dxa"/>
          </w:tcPr>
          <w:p w14:paraId="20156ECA" w14:textId="77777777" w:rsidR="00EE41E9" w:rsidRDefault="00EE41E9" w:rsidP="007C3D22">
            <w:pPr>
              <w:pStyle w:val="EngHang"/>
            </w:pPr>
            <w:r>
              <w:t>Let us rejoice today,</w:t>
            </w:r>
          </w:p>
          <w:p w14:paraId="71480D6D" w14:textId="77777777" w:rsidR="00EE41E9" w:rsidRDefault="00EE41E9" w:rsidP="007C3D22">
            <w:pPr>
              <w:pStyle w:val="EngHang"/>
            </w:pPr>
            <w:r>
              <w:t>And be glad,</w:t>
            </w:r>
          </w:p>
          <w:p w14:paraId="74380AD3" w14:textId="77777777" w:rsidR="00EE41E9" w:rsidRDefault="00EE41E9" w:rsidP="007C3D22">
            <w:pPr>
              <w:pStyle w:val="EngHang"/>
            </w:pPr>
            <w:r>
              <w:t>For the King of kings,</w:t>
            </w:r>
          </w:p>
          <w:p w14:paraId="25044727" w14:textId="77777777" w:rsidR="00EE41E9" w:rsidRDefault="00EE41E9" w:rsidP="007C3D22">
            <w:pPr>
              <w:pStyle w:val="EngHangEnd"/>
            </w:pPr>
            <w:r>
              <w:t>Jesus Christ is risen!</w:t>
            </w:r>
          </w:p>
        </w:tc>
        <w:tc>
          <w:tcPr>
            <w:tcW w:w="288" w:type="dxa"/>
          </w:tcPr>
          <w:p w14:paraId="302A5871" w14:textId="77777777" w:rsidR="00EE41E9" w:rsidRDefault="00EE41E9" w:rsidP="007C3D22"/>
        </w:tc>
        <w:tc>
          <w:tcPr>
            <w:tcW w:w="288" w:type="dxa"/>
          </w:tcPr>
          <w:p w14:paraId="638FC682" w14:textId="77777777" w:rsidR="00EE41E9" w:rsidRDefault="00EE41E9" w:rsidP="007C3D22">
            <w:pPr>
              <w:pStyle w:val="CopticCross"/>
            </w:pPr>
            <w:r w:rsidRPr="00FB5ACB">
              <w:t>¿</w:t>
            </w:r>
          </w:p>
        </w:tc>
        <w:tc>
          <w:tcPr>
            <w:tcW w:w="3960" w:type="dxa"/>
          </w:tcPr>
          <w:p w14:paraId="1DBF52CE" w14:textId="77777777" w:rsidR="00EE41E9" w:rsidRDefault="00EE41E9" w:rsidP="007C3D22">
            <w:pPr>
              <w:pStyle w:val="CopticVersemulti-line"/>
            </w:pPr>
            <w:r>
              <w:t>Ⲙⲁⲣⲉⲛⲑⲉⲗⲏⲗ ⲙ̀ⲫⲟⲟⲩ:</w:t>
            </w:r>
          </w:p>
          <w:p w14:paraId="4FD859B0" w14:textId="77777777" w:rsidR="00EE41E9" w:rsidRDefault="00EE41E9" w:rsidP="007C3D22">
            <w:pPr>
              <w:pStyle w:val="CopticVersemulti-line"/>
            </w:pPr>
            <w:r>
              <w:t>ⲟⲩⲟϩ ⲛ̀ⲧⲉⲛⲟⲩⲛⲟϥ:</w:t>
            </w:r>
          </w:p>
          <w:p w14:paraId="39F59F43" w14:textId="77777777" w:rsidR="00EE41E9" w:rsidRDefault="00EE41E9" w:rsidP="007C3D22">
            <w:pPr>
              <w:pStyle w:val="CopticVersemulti-line"/>
            </w:pPr>
            <w:r>
              <w:t>ϫⲉ ⲡ̀ⲟⲩⲣⲟ ⲛ̀ⲧⲉ ⲛⲓⲟⲩⲣⲱⲟⲩ:</w:t>
            </w:r>
          </w:p>
          <w:p w14:paraId="1EEB9D84" w14:textId="77777777" w:rsidR="00EE41E9" w:rsidRPr="005130A7" w:rsidRDefault="00EE41E9" w:rsidP="007C3D22">
            <w:pPr>
              <w:pStyle w:val="CopticHangingVerse"/>
            </w:pPr>
            <w:r>
              <w:t>Ⲓⲭ̄ⲥ̄ Ⲡⲭ̄ⲥ̄ ⲁϥⲧⲱⲛϥ.</w:t>
            </w:r>
          </w:p>
        </w:tc>
      </w:tr>
      <w:tr w:rsidR="00EE41E9" w14:paraId="549937DD" w14:textId="77777777" w:rsidTr="007C3D22">
        <w:trPr>
          <w:cantSplit/>
          <w:jc w:val="center"/>
        </w:trPr>
        <w:tc>
          <w:tcPr>
            <w:tcW w:w="288" w:type="dxa"/>
          </w:tcPr>
          <w:p w14:paraId="271E6A19" w14:textId="77777777" w:rsidR="00EE41E9" w:rsidRDefault="00EE41E9" w:rsidP="007C3D22">
            <w:pPr>
              <w:pStyle w:val="CopticCross"/>
            </w:pPr>
          </w:p>
        </w:tc>
        <w:tc>
          <w:tcPr>
            <w:tcW w:w="3960" w:type="dxa"/>
          </w:tcPr>
          <w:p w14:paraId="54D90557" w14:textId="77777777" w:rsidR="00EE41E9" w:rsidRDefault="00EE41E9" w:rsidP="007C3D22">
            <w:pPr>
              <w:pStyle w:val="EngHang"/>
            </w:pPr>
            <w:r>
              <w:t>The wise Luke,</w:t>
            </w:r>
          </w:p>
          <w:p w14:paraId="24AEC6A7" w14:textId="77777777" w:rsidR="00EE41E9" w:rsidRDefault="00EE41E9" w:rsidP="007C3D22">
            <w:pPr>
              <w:pStyle w:val="EngHang"/>
            </w:pPr>
            <w:r>
              <w:t>With John the beloved,</w:t>
            </w:r>
          </w:p>
          <w:p w14:paraId="6007CBA8" w14:textId="77777777" w:rsidR="00EE41E9" w:rsidRDefault="00EE41E9" w:rsidP="007C3D22">
            <w:pPr>
              <w:pStyle w:val="EngHang"/>
            </w:pPr>
            <w:r>
              <w:t>Have truly preached that</w:t>
            </w:r>
          </w:p>
          <w:p w14:paraId="261CE7D1" w14:textId="77777777" w:rsidR="00EE41E9" w:rsidRDefault="00EE41E9" w:rsidP="007C3D22">
            <w:pPr>
              <w:pStyle w:val="EngHangEnd"/>
            </w:pPr>
            <w:r>
              <w:t>Jesus Christ is risen!</w:t>
            </w:r>
          </w:p>
        </w:tc>
        <w:tc>
          <w:tcPr>
            <w:tcW w:w="288" w:type="dxa"/>
          </w:tcPr>
          <w:p w14:paraId="3DF5F319" w14:textId="77777777" w:rsidR="00EE41E9" w:rsidRDefault="00EE41E9" w:rsidP="007C3D22"/>
        </w:tc>
        <w:tc>
          <w:tcPr>
            <w:tcW w:w="288" w:type="dxa"/>
          </w:tcPr>
          <w:p w14:paraId="1F7BEC70" w14:textId="77777777" w:rsidR="00EE41E9" w:rsidRDefault="00EE41E9" w:rsidP="007C3D22">
            <w:pPr>
              <w:pStyle w:val="CopticCross"/>
            </w:pPr>
          </w:p>
        </w:tc>
        <w:tc>
          <w:tcPr>
            <w:tcW w:w="3960" w:type="dxa"/>
          </w:tcPr>
          <w:p w14:paraId="702A3CCE" w14:textId="77777777" w:rsidR="00EE41E9" w:rsidRDefault="00EE41E9" w:rsidP="007C3D22">
            <w:pPr>
              <w:pStyle w:val="CopticVersemulti-line"/>
            </w:pPr>
            <w:r>
              <w:t>Ⲛⲉⲙ Ⲗⲟⲩⲕⲁⲥ ⲡⲓⲥⲟⲫⲟⲥ:</w:t>
            </w:r>
          </w:p>
          <w:p w14:paraId="1F6BACEA" w14:textId="77777777" w:rsidR="00EE41E9" w:rsidRDefault="00EE41E9" w:rsidP="007C3D22">
            <w:pPr>
              <w:pStyle w:val="CopticVersemulti-line"/>
            </w:pPr>
            <w:r>
              <w:t>ⲛⲉⲙ Ⲓⲱⲁⲛⲛⲏⲥ ⲡⲉϥⲙⲉⲛⲣⲓⲧ:</w:t>
            </w:r>
          </w:p>
          <w:p w14:paraId="00D54D13" w14:textId="77777777" w:rsidR="00EE41E9" w:rsidRDefault="00EE41E9" w:rsidP="007C3D22">
            <w:pPr>
              <w:pStyle w:val="CopticVersemulti-line"/>
            </w:pPr>
            <w:r>
              <w:t>ⲁⲩϩⲓⲱⲓϣ ⲛ̀ⲕⲁⲗⲱⲥ:</w:t>
            </w:r>
          </w:p>
          <w:p w14:paraId="11FA90FF" w14:textId="77777777" w:rsidR="00EE41E9" w:rsidRPr="005130A7" w:rsidRDefault="00EE41E9" w:rsidP="007C3D22">
            <w:pPr>
              <w:pStyle w:val="CopticHangingVerse"/>
            </w:pPr>
            <w:r>
              <w:t>Ⲓⲭ̄ⲥ̄ Ⲡⲭ̄ⲥ̄ ⲁϥⲧⲱⲛϥ.</w:t>
            </w:r>
          </w:p>
        </w:tc>
      </w:tr>
      <w:tr w:rsidR="00EE41E9" w14:paraId="74B3808F" w14:textId="77777777" w:rsidTr="007C3D22">
        <w:trPr>
          <w:cantSplit/>
          <w:jc w:val="center"/>
        </w:trPr>
        <w:tc>
          <w:tcPr>
            <w:tcW w:w="288" w:type="dxa"/>
          </w:tcPr>
          <w:p w14:paraId="15010B97" w14:textId="77777777" w:rsidR="00EE41E9" w:rsidRDefault="00EE41E9" w:rsidP="007C3D22">
            <w:pPr>
              <w:pStyle w:val="CopticCross"/>
            </w:pPr>
          </w:p>
        </w:tc>
        <w:tc>
          <w:tcPr>
            <w:tcW w:w="3960" w:type="dxa"/>
          </w:tcPr>
          <w:p w14:paraId="64266A08" w14:textId="77777777" w:rsidR="00EE41E9" w:rsidRDefault="00EE41E9" w:rsidP="007C3D22">
            <w:pPr>
              <w:pStyle w:val="EngHang"/>
            </w:pPr>
            <w:r>
              <w:t>You are blessed, O Christ,</w:t>
            </w:r>
          </w:p>
          <w:p w14:paraId="30BEAE5E" w14:textId="77777777" w:rsidR="00EE41E9" w:rsidRDefault="00EE41E9" w:rsidP="007C3D22">
            <w:pPr>
              <w:pStyle w:val="EngHang"/>
            </w:pPr>
            <w:r>
              <w:t>The unquenchable light.</w:t>
            </w:r>
          </w:p>
          <w:p w14:paraId="1E34107C" w14:textId="77777777" w:rsidR="00EE41E9" w:rsidRDefault="00EE41E9" w:rsidP="007C3D22">
            <w:pPr>
              <w:pStyle w:val="EngHang"/>
            </w:pPr>
            <w:r>
              <w:t>Come let us praise Him, for,</w:t>
            </w:r>
          </w:p>
          <w:p w14:paraId="4E6931B3" w14:textId="77777777" w:rsidR="00EE41E9" w:rsidRDefault="00EE41E9" w:rsidP="007C3D22">
            <w:pPr>
              <w:pStyle w:val="EngHangEnd"/>
            </w:pPr>
            <w:r>
              <w:t>Jesus Christ is risen!</w:t>
            </w:r>
          </w:p>
        </w:tc>
        <w:tc>
          <w:tcPr>
            <w:tcW w:w="288" w:type="dxa"/>
          </w:tcPr>
          <w:p w14:paraId="34A472E6" w14:textId="77777777" w:rsidR="00EE41E9" w:rsidRDefault="00EE41E9" w:rsidP="007C3D22"/>
        </w:tc>
        <w:tc>
          <w:tcPr>
            <w:tcW w:w="288" w:type="dxa"/>
          </w:tcPr>
          <w:p w14:paraId="23D8B75A" w14:textId="77777777" w:rsidR="00EE41E9" w:rsidRDefault="00EE41E9" w:rsidP="007C3D22">
            <w:pPr>
              <w:pStyle w:val="CopticCross"/>
            </w:pPr>
          </w:p>
        </w:tc>
        <w:tc>
          <w:tcPr>
            <w:tcW w:w="3960" w:type="dxa"/>
          </w:tcPr>
          <w:p w14:paraId="4BFEAA59" w14:textId="77777777" w:rsidR="00EE41E9" w:rsidRDefault="00EE41E9" w:rsidP="007C3D22">
            <w:pPr>
              <w:pStyle w:val="CopticVersemulti-line"/>
            </w:pPr>
            <w:r>
              <w:t>Ⲝⲙⲁⲣⲱⲟⲩⲧ ⲱ̀ Ⲡⲭ̄ⲥ̄:</w:t>
            </w:r>
          </w:p>
          <w:p w14:paraId="03D9EA15" w14:textId="77777777" w:rsidR="00EE41E9" w:rsidRDefault="00EE41E9" w:rsidP="007C3D22">
            <w:pPr>
              <w:pStyle w:val="CopticVersemulti-line"/>
            </w:pPr>
            <w:r>
              <w:t>ⲡⲓⲟⲩⲱⲓⲛⲓ ⲛ̀ⲁⲧϣ̀ϭⲉⲧϭⲱⲧϥ:</w:t>
            </w:r>
          </w:p>
          <w:p w14:paraId="59F5E19F" w14:textId="77777777" w:rsidR="00EE41E9" w:rsidRDefault="00EE41E9" w:rsidP="007C3D22">
            <w:pPr>
              <w:pStyle w:val="CopticVersemulti-line"/>
            </w:pPr>
            <w:r>
              <w:t>ⲁ̀ⲙⲱⲓⲛⲓ ⲙⲁⲣⲉⲛϩⲱⲥ:</w:t>
            </w:r>
          </w:p>
          <w:p w14:paraId="48DD813B" w14:textId="77777777" w:rsidR="00EE41E9" w:rsidRPr="005130A7" w:rsidRDefault="00EE41E9" w:rsidP="007C3D22">
            <w:pPr>
              <w:pStyle w:val="CopticHangingVerse"/>
            </w:pPr>
            <w:r>
              <w:t>Ⲓⲭ̄ⲥ̄ Ⲡⲭ̄ⲥ̄ ⲁϥⲧⲱⲛϥ.</w:t>
            </w:r>
          </w:p>
        </w:tc>
      </w:tr>
      <w:tr w:rsidR="00EE41E9" w14:paraId="54E69E4B" w14:textId="77777777" w:rsidTr="007C3D22">
        <w:trPr>
          <w:cantSplit/>
          <w:jc w:val="center"/>
        </w:trPr>
        <w:tc>
          <w:tcPr>
            <w:tcW w:w="288" w:type="dxa"/>
          </w:tcPr>
          <w:p w14:paraId="2557DCC5" w14:textId="77777777" w:rsidR="00EE41E9" w:rsidRDefault="00EE41E9" w:rsidP="007C3D22">
            <w:pPr>
              <w:pStyle w:val="CopticCross"/>
            </w:pPr>
            <w:r w:rsidRPr="00FB5ACB">
              <w:t>¿</w:t>
            </w:r>
          </w:p>
        </w:tc>
        <w:tc>
          <w:tcPr>
            <w:tcW w:w="3960" w:type="dxa"/>
          </w:tcPr>
          <w:p w14:paraId="36BD3DEB" w14:textId="77777777" w:rsidR="00EE41E9" w:rsidRDefault="00EE41E9" w:rsidP="007C3D22">
            <w:pPr>
              <w:pStyle w:val="EngHang"/>
            </w:pPr>
            <w:r>
              <w:t>He saved His people</w:t>
            </w:r>
          </w:p>
          <w:p w14:paraId="14FD3DBC" w14:textId="77777777" w:rsidR="00EE41E9" w:rsidRDefault="00EE41E9" w:rsidP="007C3D22">
            <w:pPr>
              <w:pStyle w:val="EngHang"/>
            </w:pPr>
            <w:r>
              <w:t>From the devil</w:t>
            </w:r>
          </w:p>
          <w:p w14:paraId="52361536" w14:textId="77777777" w:rsidR="00EE41E9" w:rsidRDefault="00EE41E9" w:rsidP="007C3D22">
            <w:pPr>
              <w:pStyle w:val="EngHang"/>
            </w:pPr>
            <w:r>
              <w:t>By His arm.</w:t>
            </w:r>
          </w:p>
          <w:p w14:paraId="7FD89021" w14:textId="77777777" w:rsidR="00EE41E9" w:rsidRDefault="00EE41E9" w:rsidP="007C3D22">
            <w:pPr>
              <w:pStyle w:val="EngHangEnd"/>
            </w:pPr>
            <w:r>
              <w:t>Jesus Christ is risen!</w:t>
            </w:r>
          </w:p>
        </w:tc>
        <w:tc>
          <w:tcPr>
            <w:tcW w:w="288" w:type="dxa"/>
          </w:tcPr>
          <w:p w14:paraId="321E4830" w14:textId="77777777" w:rsidR="00EE41E9" w:rsidRDefault="00EE41E9" w:rsidP="007C3D22"/>
        </w:tc>
        <w:tc>
          <w:tcPr>
            <w:tcW w:w="288" w:type="dxa"/>
          </w:tcPr>
          <w:p w14:paraId="4EC41933" w14:textId="77777777" w:rsidR="00EE41E9" w:rsidRDefault="00EE41E9" w:rsidP="007C3D22">
            <w:pPr>
              <w:pStyle w:val="CopticCross"/>
            </w:pPr>
            <w:r w:rsidRPr="00FB5ACB">
              <w:t>¿</w:t>
            </w:r>
          </w:p>
        </w:tc>
        <w:tc>
          <w:tcPr>
            <w:tcW w:w="3960" w:type="dxa"/>
          </w:tcPr>
          <w:p w14:paraId="5407A978" w14:textId="77777777" w:rsidR="00EE41E9" w:rsidRDefault="00EE41E9" w:rsidP="007C3D22">
            <w:pPr>
              <w:pStyle w:val="CopticVersemulti-line"/>
            </w:pPr>
            <w:r>
              <w:t>Ⲟⲩⲟϩ ⲁϥⲥⲱϯ ⲙ̀ⲡⲉϥⲗⲁⲟⲥ:</w:t>
            </w:r>
          </w:p>
          <w:p w14:paraId="44FD48AB" w14:textId="77777777" w:rsidR="00EE41E9" w:rsidRDefault="00EE41E9" w:rsidP="007C3D22">
            <w:pPr>
              <w:pStyle w:val="CopticVersemulti-line"/>
            </w:pPr>
            <w:r>
              <w:t>ⲛ̀ϩ̀ⲣⲏⲓ ϧⲉⲛ ⲡⲉϥϣⲱⲃϣ:</w:t>
            </w:r>
          </w:p>
          <w:p w14:paraId="43D9AD6D" w14:textId="77777777" w:rsidR="00EE41E9" w:rsidRDefault="00EE41E9" w:rsidP="007C3D22">
            <w:pPr>
              <w:pStyle w:val="CopticVersemulti-line"/>
            </w:pPr>
            <w:r>
              <w:t>ⲉ̀ⲃⲟⲗ ϧⲉⲛ ⲡⲓⲇⲓⲁ̀ⲃⲟⲗⲟⲥ:</w:t>
            </w:r>
          </w:p>
          <w:p w14:paraId="10DEF841" w14:textId="77777777" w:rsidR="00EE41E9" w:rsidRPr="005130A7" w:rsidRDefault="00EE41E9" w:rsidP="007C3D22">
            <w:pPr>
              <w:pStyle w:val="CopticHangingVerse"/>
            </w:pPr>
            <w:r>
              <w:t>Ⲓⲭ̄ⲥ̄ Ⲡⲭ̄ⲥ̄ ⲁϥⲧⲱⲛϥ.</w:t>
            </w:r>
          </w:p>
        </w:tc>
      </w:tr>
      <w:tr w:rsidR="00EE41E9" w14:paraId="7620CA9F" w14:textId="77777777" w:rsidTr="007C3D22">
        <w:trPr>
          <w:cantSplit/>
          <w:jc w:val="center"/>
        </w:trPr>
        <w:tc>
          <w:tcPr>
            <w:tcW w:w="288" w:type="dxa"/>
          </w:tcPr>
          <w:p w14:paraId="2E53846E" w14:textId="77777777" w:rsidR="00EE41E9" w:rsidRDefault="00EE41E9" w:rsidP="007C3D22">
            <w:pPr>
              <w:pStyle w:val="CopticCross"/>
            </w:pPr>
            <w:r w:rsidRPr="00FB5ACB">
              <w:t>¿</w:t>
            </w:r>
          </w:p>
        </w:tc>
        <w:tc>
          <w:tcPr>
            <w:tcW w:w="3960" w:type="dxa"/>
          </w:tcPr>
          <w:p w14:paraId="550C39FD" w14:textId="77777777" w:rsidR="00EE41E9" w:rsidRDefault="00EE41E9" w:rsidP="007C3D22">
            <w:pPr>
              <w:pStyle w:val="EngHang"/>
            </w:pPr>
            <w:r>
              <w:t>Let us praise</w:t>
            </w:r>
          </w:p>
          <w:p w14:paraId="51198A6E" w14:textId="77777777" w:rsidR="00EE41E9" w:rsidRDefault="00EE41E9" w:rsidP="007C3D22">
            <w:pPr>
              <w:pStyle w:val="EngHang"/>
            </w:pPr>
            <w:r>
              <w:t>The true Lamb;</w:t>
            </w:r>
          </w:p>
          <w:p w14:paraId="5BE090E6" w14:textId="77777777" w:rsidR="00EE41E9" w:rsidRDefault="00EE41E9" w:rsidP="007C3D22">
            <w:pPr>
              <w:pStyle w:val="EngHang"/>
            </w:pPr>
            <w:r>
              <w:t>Our God in truth,</w:t>
            </w:r>
          </w:p>
          <w:p w14:paraId="5123B9D2" w14:textId="77777777" w:rsidR="00EE41E9" w:rsidRDefault="00EE41E9" w:rsidP="007C3D22">
            <w:pPr>
              <w:pStyle w:val="EngHangEnd"/>
            </w:pPr>
            <w:r>
              <w:t>Jesus Christ is risen!</w:t>
            </w:r>
          </w:p>
        </w:tc>
        <w:tc>
          <w:tcPr>
            <w:tcW w:w="288" w:type="dxa"/>
          </w:tcPr>
          <w:p w14:paraId="629C8734" w14:textId="77777777" w:rsidR="00EE41E9" w:rsidRDefault="00EE41E9" w:rsidP="007C3D22"/>
        </w:tc>
        <w:tc>
          <w:tcPr>
            <w:tcW w:w="288" w:type="dxa"/>
          </w:tcPr>
          <w:p w14:paraId="29FBAE88" w14:textId="77777777" w:rsidR="00EE41E9" w:rsidRDefault="00EE41E9" w:rsidP="007C3D22">
            <w:pPr>
              <w:pStyle w:val="CopticCross"/>
            </w:pPr>
            <w:r w:rsidRPr="00FB5ACB">
              <w:t>¿</w:t>
            </w:r>
          </w:p>
        </w:tc>
        <w:tc>
          <w:tcPr>
            <w:tcW w:w="3960" w:type="dxa"/>
          </w:tcPr>
          <w:p w14:paraId="37636CAD" w14:textId="77777777" w:rsidR="00EE41E9" w:rsidRDefault="00EE41E9" w:rsidP="007C3D22">
            <w:pPr>
              <w:pStyle w:val="CopticVersemulti-line"/>
            </w:pPr>
            <w:r>
              <w:t>Ⲡⲓϩⲓⲏⲃ ⲙ̀ⲙⲏⲓ:</w:t>
            </w:r>
          </w:p>
          <w:p w14:paraId="7C4CF772" w14:textId="77777777" w:rsidR="00EE41E9" w:rsidRDefault="00EE41E9" w:rsidP="007C3D22">
            <w:pPr>
              <w:pStyle w:val="CopticVersemulti-line"/>
            </w:pPr>
            <w:r>
              <w:t>ⲙⲁⲣⲉⲛϩⲱⲥ ⲉ̀ⲣⲟϥ:</w:t>
            </w:r>
          </w:p>
          <w:p w14:paraId="2FBDBF02" w14:textId="77777777" w:rsidR="00EE41E9" w:rsidRDefault="00EE41E9" w:rsidP="007C3D22">
            <w:pPr>
              <w:pStyle w:val="CopticVersemulti-line"/>
            </w:pPr>
            <w:r>
              <w:t>Ⲡⲉⲛⲛⲟⲩϯ ⲛ̀ⲧⲁⲫ̀ⲙⲏⲓ:</w:t>
            </w:r>
          </w:p>
          <w:p w14:paraId="1D558D77" w14:textId="77777777" w:rsidR="00EE41E9" w:rsidRPr="005130A7" w:rsidRDefault="00EE41E9" w:rsidP="007C3D22">
            <w:pPr>
              <w:pStyle w:val="CopticHangingVerse"/>
            </w:pPr>
            <w:r>
              <w:t>Ⲓⲭ̄ⲥ̄ Ⲡⲭ̄ⲥ̄ ⲁϥⲧⲱⲛϥ.</w:t>
            </w:r>
          </w:p>
        </w:tc>
      </w:tr>
      <w:tr w:rsidR="00EE41E9" w14:paraId="613CFEC0" w14:textId="77777777" w:rsidTr="007C3D22">
        <w:trPr>
          <w:cantSplit/>
          <w:jc w:val="center"/>
        </w:trPr>
        <w:tc>
          <w:tcPr>
            <w:tcW w:w="288" w:type="dxa"/>
          </w:tcPr>
          <w:p w14:paraId="630A1F09" w14:textId="77777777" w:rsidR="00EE41E9" w:rsidRDefault="00EE41E9" w:rsidP="007C3D22">
            <w:pPr>
              <w:pStyle w:val="CopticCross"/>
            </w:pPr>
          </w:p>
        </w:tc>
        <w:tc>
          <w:tcPr>
            <w:tcW w:w="3960" w:type="dxa"/>
          </w:tcPr>
          <w:p w14:paraId="16557E0E" w14:textId="77777777" w:rsidR="00EE41E9" w:rsidRDefault="00EE41E9" w:rsidP="007C3D22">
            <w:pPr>
              <w:pStyle w:val="EngHang"/>
            </w:pPr>
            <w:r>
              <w:t>Guard us, O our God,</w:t>
            </w:r>
          </w:p>
          <w:p w14:paraId="68D19422" w14:textId="77777777" w:rsidR="00EE41E9" w:rsidRDefault="00EE41E9" w:rsidP="007C3D22">
            <w:pPr>
              <w:pStyle w:val="EngHang"/>
            </w:pPr>
            <w:r>
              <w:t>From all malice.</w:t>
            </w:r>
          </w:p>
          <w:p w14:paraId="4B2CCD45" w14:textId="77777777" w:rsidR="00EE41E9" w:rsidRDefault="00EE41E9" w:rsidP="007C3D22">
            <w:pPr>
              <w:pStyle w:val="EngHang"/>
            </w:pPr>
            <w:r>
              <w:t>Our Master, the Son of God,</w:t>
            </w:r>
          </w:p>
          <w:p w14:paraId="10CB9FA5" w14:textId="77777777" w:rsidR="00EE41E9" w:rsidRDefault="00EE41E9" w:rsidP="007C3D22">
            <w:pPr>
              <w:pStyle w:val="EngHangEnd"/>
            </w:pPr>
            <w:r>
              <w:t>Jesus Christ is risen!</w:t>
            </w:r>
          </w:p>
        </w:tc>
        <w:tc>
          <w:tcPr>
            <w:tcW w:w="288" w:type="dxa"/>
          </w:tcPr>
          <w:p w14:paraId="6EB82CAB" w14:textId="77777777" w:rsidR="00EE41E9" w:rsidRDefault="00EE41E9" w:rsidP="007C3D22"/>
        </w:tc>
        <w:tc>
          <w:tcPr>
            <w:tcW w:w="288" w:type="dxa"/>
          </w:tcPr>
          <w:p w14:paraId="2A969103" w14:textId="77777777" w:rsidR="00EE41E9" w:rsidRDefault="00EE41E9" w:rsidP="007C3D22">
            <w:pPr>
              <w:pStyle w:val="CopticCross"/>
            </w:pPr>
          </w:p>
        </w:tc>
        <w:tc>
          <w:tcPr>
            <w:tcW w:w="3960" w:type="dxa"/>
          </w:tcPr>
          <w:p w14:paraId="6D45E15A" w14:textId="77777777" w:rsidR="00EE41E9" w:rsidRDefault="00EE41E9" w:rsidP="007C3D22">
            <w:pPr>
              <w:pStyle w:val="CopticVersemulti-line"/>
            </w:pPr>
            <w:r>
              <w:t>Ⲣⲱⲓⲥ ⲉ̀ⲣⲟⲛ ⲱ̀ Ⲡⲉⲛⲛⲟⲩϯ:</w:t>
            </w:r>
          </w:p>
          <w:p w14:paraId="2CE31B8E" w14:textId="77777777" w:rsidR="00EE41E9" w:rsidRDefault="00EE41E9" w:rsidP="007C3D22">
            <w:pPr>
              <w:pStyle w:val="CopticVersemulti-line"/>
            </w:pPr>
            <w:r>
              <w:t>ⲉ̀ⲃⲟⲗ ϧⲉⲛ ⲡⲓⲭ̀ⲣⲟⲫ:</w:t>
            </w:r>
          </w:p>
          <w:p w14:paraId="1FA4D2C1" w14:textId="77777777" w:rsidR="00EE41E9" w:rsidRDefault="00EE41E9" w:rsidP="007C3D22">
            <w:pPr>
              <w:pStyle w:val="CopticVersemulti-line"/>
            </w:pPr>
            <w:r>
              <w:t>ⲡⲉⲛⲛⲏⲃ Ⲡϣⲏⲣⲓ ⲙ̀Ⲫϯ:</w:t>
            </w:r>
          </w:p>
          <w:p w14:paraId="11360A7C" w14:textId="77777777" w:rsidR="00EE41E9" w:rsidRPr="005130A7" w:rsidRDefault="00EE41E9" w:rsidP="007C3D22">
            <w:pPr>
              <w:pStyle w:val="CopticHangingVerse"/>
            </w:pPr>
            <w:r>
              <w:t>Ⲓⲭ̄ⲥ̄ Ⲡⲭ̄ⲥ̄ ⲁϥⲧⲱⲛϥ.</w:t>
            </w:r>
          </w:p>
        </w:tc>
      </w:tr>
      <w:tr w:rsidR="00EE41E9" w14:paraId="1AB5D37E" w14:textId="77777777" w:rsidTr="007C3D22">
        <w:trPr>
          <w:cantSplit/>
          <w:jc w:val="center"/>
        </w:trPr>
        <w:tc>
          <w:tcPr>
            <w:tcW w:w="288" w:type="dxa"/>
          </w:tcPr>
          <w:p w14:paraId="7C06056E" w14:textId="77777777" w:rsidR="00EE41E9" w:rsidRDefault="00EE41E9" w:rsidP="007C3D22">
            <w:pPr>
              <w:pStyle w:val="CopticCross"/>
            </w:pPr>
          </w:p>
        </w:tc>
        <w:tc>
          <w:tcPr>
            <w:tcW w:w="3960" w:type="dxa"/>
          </w:tcPr>
          <w:p w14:paraId="0E0B4C91" w14:textId="77777777" w:rsidR="00EE41E9" w:rsidRDefault="00EE41E9" w:rsidP="007C3D22">
            <w:pPr>
              <w:pStyle w:val="EngHang"/>
            </w:pPr>
            <w:r>
              <w:t>Zion and Jerusalem</w:t>
            </w:r>
          </w:p>
          <w:p w14:paraId="6285170A" w14:textId="77777777" w:rsidR="00EE41E9" w:rsidRDefault="00EE41E9" w:rsidP="007C3D22">
            <w:pPr>
              <w:pStyle w:val="EngHang"/>
            </w:pPr>
            <w:r>
              <w:t>Rejoice today</w:t>
            </w:r>
          </w:p>
          <w:p w14:paraId="26D1B599" w14:textId="77777777" w:rsidR="00EE41E9" w:rsidRDefault="00EE41E9" w:rsidP="007C3D22">
            <w:pPr>
              <w:pStyle w:val="EngHang"/>
            </w:pPr>
            <w:r>
              <w:t>With the land of Ephtaliah, for,</w:t>
            </w:r>
          </w:p>
          <w:p w14:paraId="563075B0" w14:textId="77777777" w:rsidR="00EE41E9" w:rsidRDefault="00EE41E9" w:rsidP="007C3D22">
            <w:pPr>
              <w:pStyle w:val="EngHangEnd"/>
            </w:pPr>
            <w:r>
              <w:t>Jesus Christ is risen!</w:t>
            </w:r>
          </w:p>
        </w:tc>
        <w:tc>
          <w:tcPr>
            <w:tcW w:w="288" w:type="dxa"/>
          </w:tcPr>
          <w:p w14:paraId="1C1FC93D" w14:textId="77777777" w:rsidR="00EE41E9" w:rsidRDefault="00EE41E9" w:rsidP="007C3D22"/>
        </w:tc>
        <w:tc>
          <w:tcPr>
            <w:tcW w:w="288" w:type="dxa"/>
          </w:tcPr>
          <w:p w14:paraId="0A77FD02" w14:textId="77777777" w:rsidR="00EE41E9" w:rsidRDefault="00EE41E9" w:rsidP="007C3D22">
            <w:pPr>
              <w:pStyle w:val="CopticCross"/>
            </w:pPr>
          </w:p>
        </w:tc>
        <w:tc>
          <w:tcPr>
            <w:tcW w:w="3960" w:type="dxa"/>
          </w:tcPr>
          <w:p w14:paraId="3831F305" w14:textId="77777777" w:rsidR="00EE41E9" w:rsidRDefault="00EE41E9" w:rsidP="007C3D22">
            <w:pPr>
              <w:pStyle w:val="CopticVersemulti-line"/>
            </w:pPr>
            <w:r>
              <w:t>Ⲥⲓⲱⲛ ⲛⲉⲙ Ⲓⲉⲣⲟⲩⲥⲁⲗⲏⲙ:</w:t>
            </w:r>
          </w:p>
          <w:p w14:paraId="6F44D09E" w14:textId="77777777" w:rsidR="00EE41E9" w:rsidRDefault="00EE41E9" w:rsidP="007C3D22">
            <w:pPr>
              <w:pStyle w:val="CopticVersemulti-line"/>
            </w:pPr>
            <w:r>
              <w:t>ⲙ̀ⲫⲟⲟⲩ ⲉⲩⲉ̀ⲟⲩⲛⲟϥ:</w:t>
            </w:r>
          </w:p>
          <w:p w14:paraId="3E043A61" w14:textId="77777777" w:rsidR="00EE41E9" w:rsidRDefault="00EE41E9" w:rsidP="007C3D22">
            <w:pPr>
              <w:pStyle w:val="CopticVersemulti-line"/>
            </w:pPr>
            <w:r>
              <w:t>ⲛⲉⲙ ⲡ̀ⲕⲁϩⲓ ⲛ̀Ⲉⲫⲑⲁⲗⲓⲙ:</w:t>
            </w:r>
          </w:p>
          <w:p w14:paraId="4340742E" w14:textId="77777777" w:rsidR="00EE41E9" w:rsidRPr="005130A7" w:rsidRDefault="00EE41E9" w:rsidP="007C3D22">
            <w:pPr>
              <w:pStyle w:val="CopticHangingVerse"/>
            </w:pPr>
            <w:r>
              <w:t>Ⲓⲭ̄ⲥ̄ Ⲡⲭ̄ⲥ̄ ⲁϥⲧⲱⲛϥ.</w:t>
            </w:r>
          </w:p>
        </w:tc>
      </w:tr>
      <w:tr w:rsidR="00EE41E9" w14:paraId="799ABB05" w14:textId="77777777" w:rsidTr="007C3D22">
        <w:trPr>
          <w:cantSplit/>
          <w:jc w:val="center"/>
        </w:trPr>
        <w:tc>
          <w:tcPr>
            <w:tcW w:w="288" w:type="dxa"/>
          </w:tcPr>
          <w:p w14:paraId="4C7F46E3" w14:textId="77777777" w:rsidR="00EE41E9" w:rsidRDefault="00EE41E9" w:rsidP="007C3D22">
            <w:pPr>
              <w:pStyle w:val="CopticCross"/>
            </w:pPr>
            <w:r w:rsidRPr="00FB5ACB">
              <w:t>¿</w:t>
            </w:r>
          </w:p>
        </w:tc>
        <w:tc>
          <w:tcPr>
            <w:tcW w:w="3960" w:type="dxa"/>
          </w:tcPr>
          <w:p w14:paraId="49CF628F" w14:textId="77777777" w:rsidR="00EE41E9" w:rsidRDefault="00EE41E9" w:rsidP="007C3D22">
            <w:pPr>
              <w:pStyle w:val="EngHang"/>
            </w:pPr>
            <w:r>
              <w:t>We praise Him, bless Him,</w:t>
            </w:r>
          </w:p>
          <w:p w14:paraId="3404D799" w14:textId="77777777" w:rsidR="00EE41E9" w:rsidRDefault="00EE41E9" w:rsidP="007C3D22">
            <w:pPr>
              <w:pStyle w:val="EngHang"/>
            </w:pPr>
            <w:r>
              <w:t>Serve Him,</w:t>
            </w:r>
          </w:p>
          <w:p w14:paraId="38CFE5A5" w14:textId="77777777" w:rsidR="00EE41E9" w:rsidRDefault="00EE41E9" w:rsidP="007C3D22">
            <w:pPr>
              <w:pStyle w:val="EngHang"/>
            </w:pPr>
            <w:r>
              <w:t>And worship Him, for,</w:t>
            </w:r>
          </w:p>
          <w:p w14:paraId="1AA9B559" w14:textId="77777777" w:rsidR="00EE41E9" w:rsidRPr="0078672A" w:rsidRDefault="00EE41E9" w:rsidP="007C3D22">
            <w:pPr>
              <w:pStyle w:val="EngHangEnd"/>
            </w:pPr>
            <w:r>
              <w:t>Jesus Christ is risen!</w:t>
            </w:r>
          </w:p>
        </w:tc>
        <w:tc>
          <w:tcPr>
            <w:tcW w:w="288" w:type="dxa"/>
          </w:tcPr>
          <w:p w14:paraId="7B9ED8F7" w14:textId="77777777" w:rsidR="00EE41E9" w:rsidRDefault="00EE41E9" w:rsidP="007C3D22"/>
        </w:tc>
        <w:tc>
          <w:tcPr>
            <w:tcW w:w="288" w:type="dxa"/>
          </w:tcPr>
          <w:p w14:paraId="17F6806E" w14:textId="77777777" w:rsidR="00EE41E9" w:rsidRDefault="00EE41E9" w:rsidP="007C3D22">
            <w:pPr>
              <w:pStyle w:val="CopticCross"/>
            </w:pPr>
            <w:r w:rsidRPr="00FB5ACB">
              <w:t>¿</w:t>
            </w:r>
          </w:p>
        </w:tc>
        <w:tc>
          <w:tcPr>
            <w:tcW w:w="3960" w:type="dxa"/>
          </w:tcPr>
          <w:p w14:paraId="66A9C9CF" w14:textId="77777777" w:rsidR="00EE41E9" w:rsidRDefault="00EE41E9" w:rsidP="007C3D22">
            <w:pPr>
              <w:pStyle w:val="CopticVersemulti-line"/>
            </w:pPr>
            <w:r>
              <w:t>Ⲧⲉⲛϩⲱⲥ ⲧⲉⲛⲥ̀ⲙⲟⲩ ⲉ̀ⲣⲟϥ:</w:t>
            </w:r>
          </w:p>
          <w:p w14:paraId="1AAFFFD7" w14:textId="77777777" w:rsidR="00EE41E9" w:rsidRDefault="00EE41E9" w:rsidP="007C3D22">
            <w:pPr>
              <w:pStyle w:val="CopticVersemulti-line"/>
            </w:pPr>
            <w:r>
              <w:t>ⲧⲉⲛϣⲉⲙϣⲓ ⲙ̀ⲙⲟϥ:</w:t>
            </w:r>
          </w:p>
          <w:p w14:paraId="6CF69553" w14:textId="77777777" w:rsidR="00EE41E9" w:rsidRDefault="00EE41E9" w:rsidP="007C3D22">
            <w:pPr>
              <w:pStyle w:val="CopticVersemulti-line"/>
            </w:pPr>
            <w:r>
              <w:t>ⲟⲩⲟϩ ⲧⲉⲛⲟⲩⲱϣⲧ ⲙ̀ⲙⲟϥ:</w:t>
            </w:r>
          </w:p>
          <w:p w14:paraId="4ACB7029" w14:textId="77777777" w:rsidR="00EE41E9" w:rsidRPr="005130A7" w:rsidRDefault="00EE41E9" w:rsidP="007C3D22">
            <w:pPr>
              <w:pStyle w:val="CopticHangingVerse"/>
            </w:pPr>
            <w:r>
              <w:t>Ⲓⲏ̄ⲥ̄ Ⲡⲭ̄ⲥ̄ ⲁϥⲧⲱⲛϥ.</w:t>
            </w:r>
          </w:p>
        </w:tc>
      </w:tr>
      <w:tr w:rsidR="00EE41E9" w14:paraId="50F54E4E" w14:textId="77777777" w:rsidTr="007C3D22">
        <w:trPr>
          <w:cantSplit/>
          <w:jc w:val="center"/>
        </w:trPr>
        <w:tc>
          <w:tcPr>
            <w:tcW w:w="288" w:type="dxa"/>
          </w:tcPr>
          <w:p w14:paraId="40059EC2" w14:textId="77777777" w:rsidR="00EE41E9" w:rsidRDefault="00EE41E9" w:rsidP="007C3D22">
            <w:pPr>
              <w:pStyle w:val="CopticCross"/>
            </w:pPr>
            <w:r w:rsidRPr="00FB5ACB">
              <w:t>¿</w:t>
            </w:r>
          </w:p>
        </w:tc>
        <w:tc>
          <w:tcPr>
            <w:tcW w:w="3960" w:type="dxa"/>
          </w:tcPr>
          <w:p w14:paraId="32A860B4" w14:textId="77777777" w:rsidR="00EE41E9" w:rsidRDefault="00EE41E9" w:rsidP="007C3D22">
            <w:pPr>
              <w:pStyle w:val="EngHang"/>
            </w:pPr>
            <w:r>
              <w:t>The Son of God our King,</w:t>
            </w:r>
          </w:p>
          <w:p w14:paraId="0092A645" w14:textId="77777777" w:rsidR="00EE41E9" w:rsidRDefault="00EE41E9" w:rsidP="007C3D22">
            <w:pPr>
              <w:pStyle w:val="EngHang"/>
            </w:pPr>
            <w:r>
              <w:t>Died and was buried,</w:t>
            </w:r>
          </w:p>
          <w:p w14:paraId="1501667B" w14:textId="77777777" w:rsidR="00EE41E9" w:rsidRDefault="00EE41E9" w:rsidP="007C3D22">
            <w:pPr>
              <w:pStyle w:val="EngHang"/>
            </w:pPr>
            <w:r>
              <w:t>And after three days</w:t>
            </w:r>
          </w:p>
          <w:p w14:paraId="71C5461D" w14:textId="77777777" w:rsidR="00EE41E9" w:rsidRDefault="00EE41E9" w:rsidP="007C3D22">
            <w:pPr>
              <w:pStyle w:val="EngHangEnd"/>
            </w:pPr>
            <w:r>
              <w:t>Jesus Christ is risen!</w:t>
            </w:r>
          </w:p>
        </w:tc>
        <w:tc>
          <w:tcPr>
            <w:tcW w:w="288" w:type="dxa"/>
          </w:tcPr>
          <w:p w14:paraId="381FAC2D" w14:textId="77777777" w:rsidR="00EE41E9" w:rsidRDefault="00EE41E9" w:rsidP="007C3D22"/>
        </w:tc>
        <w:tc>
          <w:tcPr>
            <w:tcW w:w="288" w:type="dxa"/>
          </w:tcPr>
          <w:p w14:paraId="321D104B" w14:textId="77777777" w:rsidR="00EE41E9" w:rsidRDefault="00EE41E9" w:rsidP="007C3D22">
            <w:pPr>
              <w:pStyle w:val="CopticCross"/>
            </w:pPr>
            <w:r w:rsidRPr="00FB5ACB">
              <w:t>¿</w:t>
            </w:r>
          </w:p>
        </w:tc>
        <w:tc>
          <w:tcPr>
            <w:tcW w:w="3960" w:type="dxa"/>
          </w:tcPr>
          <w:p w14:paraId="2006CDD6" w14:textId="77777777" w:rsidR="00EE41E9" w:rsidRDefault="00EE41E9" w:rsidP="007C3D22">
            <w:pPr>
              <w:pStyle w:val="CopticVersemulti-line"/>
            </w:pPr>
            <w:r>
              <w:t>Ⲩⲓⲟⲥ Ⲑⲉⲟⲥ ⲡⲉⲛⲟⲩⲣⲟ:</w:t>
            </w:r>
          </w:p>
          <w:p w14:paraId="4013543F" w14:textId="77777777" w:rsidR="00EE41E9" w:rsidRDefault="00EE41E9" w:rsidP="007C3D22">
            <w:pPr>
              <w:pStyle w:val="CopticVersemulti-line"/>
            </w:pPr>
            <w:r>
              <w:t>ⲁϥⲙⲟⲩ ⲟⲩⲟϩ ⲁⲩⲕⲟⲥϥ:</w:t>
            </w:r>
          </w:p>
          <w:p w14:paraId="4093D5FE" w14:textId="77777777" w:rsidR="00EE41E9" w:rsidRDefault="00EE41E9" w:rsidP="007C3D22">
            <w:pPr>
              <w:pStyle w:val="CopticVersemulti-line"/>
            </w:pPr>
            <w:r>
              <w:t>ⲙⲉⲛⲉⲛⲥⲁ ϣⲟⲙⲧ ⲛ̀ⲉ̀ϩⲟⲟⲩ:</w:t>
            </w:r>
          </w:p>
          <w:p w14:paraId="02855AB4" w14:textId="77777777" w:rsidR="00EE41E9" w:rsidRPr="005130A7" w:rsidRDefault="00EE41E9" w:rsidP="007C3D22">
            <w:pPr>
              <w:pStyle w:val="CopticHangingVerse"/>
            </w:pPr>
            <w:r>
              <w:t>Ⲓⲭ̄ⲥ̄ Ⲡⲭ̄ⲥ̄ ⲁϥⲧⲱⲛϥ.</w:t>
            </w:r>
          </w:p>
        </w:tc>
      </w:tr>
      <w:tr w:rsidR="00EE41E9" w14:paraId="7CFC82B5" w14:textId="77777777" w:rsidTr="007C3D22">
        <w:trPr>
          <w:cantSplit/>
          <w:jc w:val="center"/>
        </w:trPr>
        <w:tc>
          <w:tcPr>
            <w:tcW w:w="288" w:type="dxa"/>
          </w:tcPr>
          <w:p w14:paraId="6DC9F8E7" w14:textId="77777777" w:rsidR="00EE41E9" w:rsidRDefault="00EE41E9" w:rsidP="007C3D22">
            <w:pPr>
              <w:pStyle w:val="CopticCross"/>
            </w:pPr>
          </w:p>
        </w:tc>
        <w:tc>
          <w:tcPr>
            <w:tcW w:w="3960" w:type="dxa"/>
          </w:tcPr>
          <w:p w14:paraId="785E9C58" w14:textId="77777777" w:rsidR="00EE41E9" w:rsidRDefault="00EE41E9" w:rsidP="007C3D22">
            <w:pPr>
              <w:pStyle w:val="EngHang"/>
            </w:pPr>
            <w:r>
              <w:t>This is the day,</w:t>
            </w:r>
          </w:p>
          <w:p w14:paraId="60A0C17F" w14:textId="77777777" w:rsidR="00EE41E9" w:rsidRDefault="00EE41E9" w:rsidP="007C3D22">
            <w:pPr>
              <w:pStyle w:val="EngHang"/>
            </w:pPr>
            <w:r>
              <w:t>Which the Lord has made.</w:t>
            </w:r>
          </w:p>
          <w:p w14:paraId="122C03C6" w14:textId="77777777" w:rsidR="00EE41E9" w:rsidRDefault="00EE41E9" w:rsidP="007C3D22">
            <w:pPr>
              <w:pStyle w:val="EngHang"/>
            </w:pPr>
            <w:r>
              <w:t>Let us rejoice in it, for,</w:t>
            </w:r>
          </w:p>
          <w:p w14:paraId="3D998637" w14:textId="77777777" w:rsidR="00EE41E9" w:rsidRDefault="00EE41E9" w:rsidP="007C3D22">
            <w:pPr>
              <w:pStyle w:val="EngHangEnd"/>
            </w:pPr>
            <w:r>
              <w:t>Jesus Christ is risen!</w:t>
            </w:r>
          </w:p>
        </w:tc>
        <w:tc>
          <w:tcPr>
            <w:tcW w:w="288" w:type="dxa"/>
          </w:tcPr>
          <w:p w14:paraId="45BECA2A" w14:textId="77777777" w:rsidR="00EE41E9" w:rsidRDefault="00EE41E9" w:rsidP="007C3D22"/>
        </w:tc>
        <w:tc>
          <w:tcPr>
            <w:tcW w:w="288" w:type="dxa"/>
          </w:tcPr>
          <w:p w14:paraId="435E9376" w14:textId="77777777" w:rsidR="00EE41E9" w:rsidRDefault="00EE41E9" w:rsidP="007C3D22">
            <w:pPr>
              <w:pStyle w:val="CopticCross"/>
            </w:pPr>
          </w:p>
        </w:tc>
        <w:tc>
          <w:tcPr>
            <w:tcW w:w="3960" w:type="dxa"/>
          </w:tcPr>
          <w:p w14:paraId="1E4BE66B" w14:textId="77777777" w:rsidR="00EE41E9" w:rsidRDefault="00EE41E9" w:rsidP="007C3D22">
            <w:pPr>
              <w:pStyle w:val="CopticVersemulti-line"/>
            </w:pPr>
            <w:r>
              <w:t>Ⲫⲁⲓ ⲡⲉ ⲡⲓⲉ̀ϩⲟⲟⲩ:</w:t>
            </w:r>
          </w:p>
          <w:p w14:paraId="60D35476" w14:textId="77777777" w:rsidR="00EE41E9" w:rsidRDefault="00EE41E9" w:rsidP="007C3D22">
            <w:pPr>
              <w:pStyle w:val="CopticVersemulti-line"/>
            </w:pPr>
            <w:r>
              <w:t>ⲉⲧⲁ Ⲡⲟ̄ⲥ̄ ⲑⲁⲙⲓⲟϥ:</w:t>
            </w:r>
          </w:p>
          <w:p w14:paraId="265C188C" w14:textId="77777777" w:rsidR="00EE41E9" w:rsidRDefault="00EE41E9" w:rsidP="007C3D22">
            <w:pPr>
              <w:pStyle w:val="CopticVersemulti-line"/>
            </w:pPr>
            <w:r>
              <w:t>ⲙⲁⲣⲉⲛⲑⲉⲗⲏⲗ ⲙ̀ⲫ̀ⲟⲟⲩ:</w:t>
            </w:r>
          </w:p>
          <w:p w14:paraId="362678FE" w14:textId="77777777" w:rsidR="00EE41E9" w:rsidRPr="005130A7" w:rsidRDefault="00EE41E9" w:rsidP="007C3D22">
            <w:pPr>
              <w:pStyle w:val="CopticHangingVerse"/>
            </w:pPr>
            <w:r>
              <w:t>Ⲓⲭ̄ⲥ̄ Ⲡⲭ̄ⲥ̄ ⲁϥⲧⲱⲛϥ.</w:t>
            </w:r>
          </w:p>
        </w:tc>
      </w:tr>
      <w:tr w:rsidR="00EE41E9" w14:paraId="1DCEE913" w14:textId="77777777" w:rsidTr="007C3D22">
        <w:trPr>
          <w:cantSplit/>
          <w:jc w:val="center"/>
        </w:trPr>
        <w:tc>
          <w:tcPr>
            <w:tcW w:w="288" w:type="dxa"/>
          </w:tcPr>
          <w:p w14:paraId="7E2F632B" w14:textId="77777777" w:rsidR="00EE41E9" w:rsidRDefault="00EE41E9" w:rsidP="007C3D22">
            <w:pPr>
              <w:pStyle w:val="CopticCross"/>
            </w:pPr>
          </w:p>
        </w:tc>
        <w:tc>
          <w:tcPr>
            <w:tcW w:w="3960" w:type="dxa"/>
          </w:tcPr>
          <w:p w14:paraId="7AFC6DEA" w14:textId="77777777" w:rsidR="00EE41E9" w:rsidRDefault="00EE41E9" w:rsidP="007C3D22">
            <w:pPr>
              <w:pStyle w:val="EngHang"/>
            </w:pPr>
            <w:r>
              <w:t>Hail to the Resurrection,</w:t>
            </w:r>
          </w:p>
          <w:p w14:paraId="4111AF9B" w14:textId="77777777" w:rsidR="00EE41E9" w:rsidRDefault="00EE41E9" w:rsidP="007C3D22">
            <w:pPr>
              <w:pStyle w:val="EngHang"/>
            </w:pPr>
            <w:r>
              <w:t>The tomb, and the Blood,</w:t>
            </w:r>
          </w:p>
          <w:p w14:paraId="5E8AA20D" w14:textId="77777777" w:rsidR="00EE41E9" w:rsidRDefault="00EE41E9" w:rsidP="007C3D22">
            <w:pPr>
              <w:pStyle w:val="EngHang"/>
            </w:pPr>
            <w:r>
              <w:t>Which the Only-Begotten shed.</w:t>
            </w:r>
          </w:p>
          <w:p w14:paraId="0777B746" w14:textId="77777777" w:rsidR="00EE41E9" w:rsidRDefault="00EE41E9" w:rsidP="007C3D22">
            <w:pPr>
              <w:pStyle w:val="EngHangEnd"/>
            </w:pPr>
            <w:r>
              <w:t>Jesus Christ is risen!</w:t>
            </w:r>
          </w:p>
        </w:tc>
        <w:tc>
          <w:tcPr>
            <w:tcW w:w="288" w:type="dxa"/>
          </w:tcPr>
          <w:p w14:paraId="16BEB726" w14:textId="77777777" w:rsidR="00EE41E9" w:rsidRDefault="00EE41E9" w:rsidP="007C3D22"/>
        </w:tc>
        <w:tc>
          <w:tcPr>
            <w:tcW w:w="288" w:type="dxa"/>
          </w:tcPr>
          <w:p w14:paraId="2D84E18E" w14:textId="77777777" w:rsidR="00EE41E9" w:rsidRDefault="00EE41E9" w:rsidP="007C3D22">
            <w:pPr>
              <w:pStyle w:val="CopticCross"/>
            </w:pPr>
          </w:p>
        </w:tc>
        <w:tc>
          <w:tcPr>
            <w:tcW w:w="3960" w:type="dxa"/>
          </w:tcPr>
          <w:p w14:paraId="5DCDD9A1" w14:textId="77777777" w:rsidR="00EE41E9" w:rsidRDefault="00EE41E9" w:rsidP="007C3D22">
            <w:pPr>
              <w:pStyle w:val="CopticVersemulti-line"/>
            </w:pPr>
            <w:r>
              <w:t>Ⲭⲉⲣⲉ ϯⲁ̀ⲛⲁⲥⲧⲁⲥⲓⲥ:</w:t>
            </w:r>
          </w:p>
          <w:p w14:paraId="3D22D58C" w14:textId="77777777" w:rsidR="00EE41E9" w:rsidRDefault="00EE41E9" w:rsidP="007C3D22">
            <w:pPr>
              <w:pStyle w:val="CopticVersemulti-line"/>
            </w:pPr>
            <w:r>
              <w:t>ⲛⲉⲙ ⲡⲓⲙ̀ϩⲁⲩ ⲛⲉⲙ ⲡⲓⲥ̀ⲛⲟϥ:</w:t>
            </w:r>
          </w:p>
          <w:p w14:paraId="7C673073" w14:textId="77777777" w:rsidR="00EE41E9" w:rsidRDefault="00EE41E9" w:rsidP="007C3D22">
            <w:pPr>
              <w:pStyle w:val="CopticVersemulti-line"/>
            </w:pPr>
            <w:r>
              <w:t>ⲉ̀ⲧⲁϥⲫⲟⲛϥ ⲛ̀ϫⲉ ⲡⲓⲙⲟⲛⲟⲅⲉⲛⲏⲥ:</w:t>
            </w:r>
          </w:p>
          <w:p w14:paraId="1DBAAEC1" w14:textId="77777777" w:rsidR="00EE41E9" w:rsidRPr="005130A7" w:rsidRDefault="00EE41E9" w:rsidP="007C3D22">
            <w:pPr>
              <w:pStyle w:val="CopticHangingVerse"/>
            </w:pPr>
            <w:r>
              <w:t>Ⲓⲭ̄ⲥ̄ Ⲡⲭ̄ⲥ̄ ⲁϥⲧⲱⲛϥ.</w:t>
            </w:r>
          </w:p>
        </w:tc>
      </w:tr>
      <w:tr w:rsidR="00EE41E9" w14:paraId="3E5A76C1" w14:textId="77777777" w:rsidTr="007C3D22">
        <w:trPr>
          <w:cantSplit/>
          <w:jc w:val="center"/>
        </w:trPr>
        <w:tc>
          <w:tcPr>
            <w:tcW w:w="288" w:type="dxa"/>
          </w:tcPr>
          <w:p w14:paraId="25D031E8" w14:textId="77777777" w:rsidR="00EE41E9" w:rsidRPr="003209AF" w:rsidRDefault="00EE41E9" w:rsidP="007C3D22">
            <w:pPr>
              <w:pStyle w:val="CopticCross"/>
              <w:rPr>
                <w:b/>
              </w:rPr>
            </w:pPr>
            <w:r w:rsidRPr="00FB5ACB">
              <w:t>¿</w:t>
            </w:r>
          </w:p>
        </w:tc>
        <w:tc>
          <w:tcPr>
            <w:tcW w:w="3960" w:type="dxa"/>
          </w:tcPr>
          <w:p w14:paraId="3F174701" w14:textId="77777777" w:rsidR="00EE41E9" w:rsidRDefault="00EE41E9" w:rsidP="007C3D22">
            <w:pPr>
              <w:pStyle w:val="EngHang"/>
            </w:pPr>
            <w:r>
              <w:t>Repose the souls</w:t>
            </w:r>
          </w:p>
          <w:p w14:paraId="7B0BD444" w14:textId="77777777" w:rsidR="00EE41E9" w:rsidRDefault="00EE41E9" w:rsidP="007C3D22">
            <w:pPr>
              <w:pStyle w:val="EngHang"/>
            </w:pPr>
            <w:r>
              <w:t>In the place of joy,</w:t>
            </w:r>
          </w:p>
          <w:p w14:paraId="0FDB2BEB" w14:textId="77777777" w:rsidR="00EE41E9" w:rsidRDefault="00EE41E9" w:rsidP="007C3D22">
            <w:pPr>
              <w:pStyle w:val="EngHang"/>
            </w:pPr>
            <w:r>
              <w:t>For the sake of Your mother the Queen.</w:t>
            </w:r>
          </w:p>
          <w:p w14:paraId="6630898C" w14:textId="77777777" w:rsidR="00EE41E9" w:rsidRDefault="00EE41E9" w:rsidP="007C3D22">
            <w:pPr>
              <w:pStyle w:val="EngHangEnd"/>
            </w:pPr>
            <w:r>
              <w:t>Jesus Christ is risen!</w:t>
            </w:r>
          </w:p>
        </w:tc>
        <w:tc>
          <w:tcPr>
            <w:tcW w:w="288" w:type="dxa"/>
          </w:tcPr>
          <w:p w14:paraId="6F199C05" w14:textId="77777777" w:rsidR="00EE41E9" w:rsidRDefault="00EE41E9" w:rsidP="007C3D22"/>
        </w:tc>
        <w:tc>
          <w:tcPr>
            <w:tcW w:w="288" w:type="dxa"/>
          </w:tcPr>
          <w:p w14:paraId="448355B1" w14:textId="77777777" w:rsidR="00EE41E9" w:rsidRDefault="00EE41E9" w:rsidP="007C3D22">
            <w:pPr>
              <w:pStyle w:val="CopticCross"/>
            </w:pPr>
            <w:r w:rsidRPr="00FB5ACB">
              <w:t>¿</w:t>
            </w:r>
          </w:p>
        </w:tc>
        <w:tc>
          <w:tcPr>
            <w:tcW w:w="3960" w:type="dxa"/>
          </w:tcPr>
          <w:p w14:paraId="7D7B3419" w14:textId="77777777" w:rsidR="00EE41E9" w:rsidRDefault="00EE41E9" w:rsidP="007C3D22">
            <w:pPr>
              <w:pStyle w:val="CopticVersemulti-line"/>
            </w:pPr>
            <w:r>
              <w:t>Ⲯⲩⲭⲏ ⲛⲓⲃⲉⲛ ⲙⲁⲙ̀ⲧⲟⲛ ⲛⲱⲟⲩ:</w:t>
            </w:r>
          </w:p>
          <w:p w14:paraId="7A8AAA40" w14:textId="77777777" w:rsidR="00EE41E9" w:rsidRDefault="00EE41E9" w:rsidP="007C3D22">
            <w:pPr>
              <w:pStyle w:val="CopticVersemulti-line"/>
            </w:pPr>
            <w:r>
              <w:t>ϧⲉⲛ ⲫ̀ⲙⲁⲛϣⲱⲡⲓ ⲛ̀ⲧⲉ ⲡ̀ⲟⲩⲛⲟϥ:</w:t>
            </w:r>
          </w:p>
          <w:p w14:paraId="34B24D2A" w14:textId="77777777" w:rsidR="00EE41E9" w:rsidRDefault="00EE41E9" w:rsidP="007C3D22">
            <w:pPr>
              <w:pStyle w:val="CopticVersemulti-line"/>
            </w:pPr>
            <w:r>
              <w:t>ⲉⲑⲃⲉ ⲧⲉⲕⲙⲁⲩ ϯⲟⲩⲣⲱ:</w:t>
            </w:r>
          </w:p>
          <w:p w14:paraId="37471E19" w14:textId="77777777" w:rsidR="00EE41E9" w:rsidRPr="005130A7" w:rsidRDefault="00EE41E9" w:rsidP="007C3D22">
            <w:pPr>
              <w:pStyle w:val="CopticVersemulti-line"/>
            </w:pPr>
            <w:r>
              <w:t>Ⲓⲭ̄ⲥ̄ Ⲡⲭ̄ⲥ̄ ⲁϥⲧⲱⲛϥ.</w:t>
            </w:r>
          </w:p>
        </w:tc>
      </w:tr>
      <w:tr w:rsidR="00EE41E9" w14:paraId="2143DF83" w14:textId="77777777" w:rsidTr="007C3D22">
        <w:trPr>
          <w:cantSplit/>
          <w:jc w:val="center"/>
        </w:trPr>
        <w:tc>
          <w:tcPr>
            <w:tcW w:w="288" w:type="dxa"/>
          </w:tcPr>
          <w:p w14:paraId="2F8AA381" w14:textId="77777777" w:rsidR="00EE41E9" w:rsidRDefault="00EE41E9" w:rsidP="007C3D22">
            <w:pPr>
              <w:pStyle w:val="CopticCross"/>
            </w:pPr>
            <w:r w:rsidRPr="00FB5ACB">
              <w:t>¿</w:t>
            </w:r>
          </w:p>
        </w:tc>
        <w:tc>
          <w:tcPr>
            <w:tcW w:w="3960" w:type="dxa"/>
          </w:tcPr>
          <w:p w14:paraId="74AF5A16" w14:textId="77777777" w:rsidR="00EE41E9" w:rsidRDefault="00EE41E9" w:rsidP="007C3D22">
            <w:pPr>
              <w:pStyle w:val="EngHang"/>
            </w:pPr>
            <w:r>
              <w:t>O You Who has suffered,</w:t>
            </w:r>
          </w:p>
          <w:p w14:paraId="061FF01D" w14:textId="77777777" w:rsidR="00EE41E9" w:rsidRDefault="00EE41E9" w:rsidP="007C3D22">
            <w:pPr>
              <w:pStyle w:val="EngHang"/>
            </w:pPr>
            <w:r>
              <w:t>And trampled death, have mercy</w:t>
            </w:r>
          </w:p>
          <w:p w14:paraId="124B2E3A" w14:textId="77777777" w:rsidR="00EE41E9" w:rsidRDefault="00EE41E9" w:rsidP="007C3D22">
            <w:pPr>
              <w:pStyle w:val="EngHang"/>
            </w:pPr>
            <w:r>
              <w:t>On us, O King of the Ages.</w:t>
            </w:r>
          </w:p>
          <w:p w14:paraId="6939288E" w14:textId="77777777" w:rsidR="00EE41E9" w:rsidRDefault="00EE41E9" w:rsidP="007C3D22">
            <w:pPr>
              <w:pStyle w:val="EngHangEnd"/>
            </w:pPr>
            <w:r>
              <w:t>Jesus Christ is risen!</w:t>
            </w:r>
          </w:p>
        </w:tc>
        <w:tc>
          <w:tcPr>
            <w:tcW w:w="288" w:type="dxa"/>
          </w:tcPr>
          <w:p w14:paraId="50D5C659" w14:textId="77777777" w:rsidR="00EE41E9" w:rsidRDefault="00EE41E9" w:rsidP="007C3D22"/>
        </w:tc>
        <w:tc>
          <w:tcPr>
            <w:tcW w:w="288" w:type="dxa"/>
          </w:tcPr>
          <w:p w14:paraId="34271A5A" w14:textId="77777777" w:rsidR="00EE41E9" w:rsidRDefault="00EE41E9" w:rsidP="007C3D22">
            <w:pPr>
              <w:pStyle w:val="CopticCross"/>
            </w:pPr>
            <w:r w:rsidRPr="00FB5ACB">
              <w:t>¿</w:t>
            </w:r>
          </w:p>
        </w:tc>
        <w:tc>
          <w:tcPr>
            <w:tcW w:w="3960" w:type="dxa"/>
          </w:tcPr>
          <w:p w14:paraId="5B2AB640" w14:textId="77777777" w:rsidR="00EE41E9" w:rsidRDefault="00EE41E9" w:rsidP="007C3D22">
            <w:pPr>
              <w:pStyle w:val="CopticVersemulti-line"/>
              <w:rPr>
                <w:rFonts w:eastAsia="Arial Unicode MS" w:cs="FreeSerifAvvaShenouda"/>
              </w:rPr>
            </w:pPr>
            <w:r>
              <w:rPr>
                <w:rFonts w:eastAsia="Arial Unicode MS" w:cs="FreeSerifAvvaShenouda"/>
              </w:rPr>
              <w:t>Ⲱ ⲫⲏⲉⲧⲁϥϭⲓⲙ̀ⲕⲁϩ:</w:t>
            </w:r>
          </w:p>
          <w:p w14:paraId="109EA100" w14:textId="77777777" w:rsidR="00EE41E9" w:rsidRDefault="00EE41E9" w:rsidP="007C3D22">
            <w:pPr>
              <w:pStyle w:val="CopticVersemulti-line"/>
              <w:rPr>
                <w:rFonts w:eastAsia="Arial Unicode MS" w:cs="FreeSerifAvvaShenouda"/>
              </w:rPr>
            </w:pPr>
            <w:r>
              <w:rPr>
                <w:rFonts w:eastAsia="Arial Unicode MS" w:cs="FreeSerifAvvaShenouda"/>
              </w:rPr>
              <w:t>ⲟⲩⲟϩ ⲡⲓⲙⲟⲩ ⲁϥⲕⲟⲣϥϥ:</w:t>
            </w:r>
          </w:p>
          <w:p w14:paraId="3093381F" w14:textId="77777777" w:rsidR="00EE41E9" w:rsidRDefault="00EE41E9" w:rsidP="007C3D22">
            <w:pPr>
              <w:pStyle w:val="CopticVersemulti-line"/>
              <w:rPr>
                <w:rFonts w:eastAsia="Arial Unicode MS" w:cs="FreeSerifAvvaShenouda"/>
              </w:rPr>
            </w:pPr>
            <w:r>
              <w:rPr>
                <w:rFonts w:eastAsia="Arial Unicode MS" w:cs="FreeSerifAvvaShenouda"/>
              </w:rPr>
              <w:t>ⲛⲁⲓ ⲛⲁⲛ ⲱ̀ ⲡⲓⲟⲩⲣⲟ ⲛ̀ⲉ̀ⲛⲉϩ:</w:t>
            </w:r>
          </w:p>
          <w:p w14:paraId="1ADCBCCE" w14:textId="77777777" w:rsidR="00EE41E9" w:rsidRPr="00384F62" w:rsidRDefault="00EE41E9" w:rsidP="007C3D22">
            <w:pPr>
              <w:pStyle w:val="CopticVersemulti-line"/>
              <w:rPr>
                <w:rFonts w:eastAsia="Arial Unicode MS" w:cs="FreeSerifAvvaShenouda"/>
              </w:rPr>
            </w:pPr>
            <w:r>
              <w:t>Ⲓⲭ̄ⲥ̄ Ⲡⲭ̄ⲥ̄ ⲁϥⲧⲱⲛϥ.</w:t>
            </w:r>
          </w:p>
        </w:tc>
      </w:tr>
    </w:tbl>
    <w:p w14:paraId="43E272AA" w14:textId="77777777" w:rsidR="00EE41E9" w:rsidRPr="00235C40" w:rsidRDefault="00EE41E9" w:rsidP="00EE41E9"/>
    <w:p w14:paraId="6155C7EF" w14:textId="77777777" w:rsidR="00EE41E9" w:rsidRDefault="00EE41E9" w:rsidP="00EE41E9">
      <w:pPr>
        <w:pStyle w:val="Heading4"/>
      </w:pPr>
      <w:bookmarkStart w:id="1163" w:name="_Ref490844625"/>
      <w:r>
        <w:lastRenderedPageBreak/>
        <w:t>The Psali Batos for Pascha</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07C73C48" w14:textId="77777777" w:rsidTr="007C3D22">
        <w:trPr>
          <w:cantSplit/>
          <w:jc w:val="center"/>
        </w:trPr>
        <w:tc>
          <w:tcPr>
            <w:tcW w:w="288" w:type="dxa"/>
          </w:tcPr>
          <w:p w14:paraId="32E41668" w14:textId="77777777" w:rsidR="00EE41E9" w:rsidRDefault="00EE41E9" w:rsidP="007C3D22">
            <w:pPr>
              <w:pStyle w:val="CopticCross"/>
            </w:pPr>
          </w:p>
        </w:tc>
        <w:tc>
          <w:tcPr>
            <w:tcW w:w="3960" w:type="dxa"/>
          </w:tcPr>
          <w:p w14:paraId="733C73E9" w14:textId="77777777" w:rsidR="00EE41E9" w:rsidRDefault="00EE41E9" w:rsidP="007C3D22">
            <w:pPr>
              <w:pStyle w:val="EngHang"/>
            </w:pPr>
            <w:r>
              <w:t>Truly, we, the</w:t>
            </w:r>
          </w:p>
          <w:p w14:paraId="7137B391" w14:textId="77777777" w:rsidR="00EE41E9" w:rsidRDefault="00EE41E9" w:rsidP="007C3D22">
            <w:pPr>
              <w:pStyle w:val="EngHang"/>
            </w:pPr>
            <w:r>
              <w:t>Orthodox people believe</w:t>
            </w:r>
          </w:p>
          <w:p w14:paraId="00F0C0AF" w14:textId="77777777" w:rsidR="00EE41E9" w:rsidRDefault="00EE41E9" w:rsidP="007C3D22">
            <w:pPr>
              <w:pStyle w:val="EngHang"/>
            </w:pPr>
            <w:r>
              <w:t>That the King of the Ages,</w:t>
            </w:r>
          </w:p>
          <w:p w14:paraId="2F1CA88E" w14:textId="77777777" w:rsidR="00EE41E9" w:rsidRDefault="00EE41E9" w:rsidP="007C3D22">
            <w:pPr>
              <w:pStyle w:val="EngHangEnd"/>
            </w:pPr>
            <w:r>
              <w:t>Christ is risen from the dead!</w:t>
            </w:r>
          </w:p>
        </w:tc>
        <w:tc>
          <w:tcPr>
            <w:tcW w:w="288" w:type="dxa"/>
          </w:tcPr>
          <w:p w14:paraId="797B2527" w14:textId="77777777" w:rsidR="00EE41E9" w:rsidRDefault="00EE41E9" w:rsidP="007C3D22"/>
        </w:tc>
        <w:tc>
          <w:tcPr>
            <w:tcW w:w="288" w:type="dxa"/>
          </w:tcPr>
          <w:p w14:paraId="044D3F26" w14:textId="77777777" w:rsidR="00EE41E9" w:rsidRDefault="00EE41E9" w:rsidP="007C3D22">
            <w:pPr>
              <w:pStyle w:val="CopticCross"/>
            </w:pPr>
          </w:p>
        </w:tc>
        <w:tc>
          <w:tcPr>
            <w:tcW w:w="3960" w:type="dxa"/>
          </w:tcPr>
          <w:p w14:paraId="227C34F3" w14:textId="77777777" w:rsidR="00EE41E9" w:rsidRDefault="00EE41E9" w:rsidP="007C3D22">
            <w:pPr>
              <w:pStyle w:val="CopticVersemulti-line"/>
            </w:pPr>
            <w:r>
              <w:t>Ⲁⲗⲏⲑⲟⲥ ⲧⲉⲛⲛⲁϩϯ ⲁⲛⲟⲛ:</w:t>
            </w:r>
          </w:p>
          <w:p w14:paraId="12082533" w14:textId="77777777" w:rsidR="00EE41E9" w:rsidRDefault="00EE41E9" w:rsidP="007C3D22">
            <w:pPr>
              <w:pStyle w:val="CopticVersemulti-line"/>
            </w:pPr>
            <w:r>
              <w:t>ⲡⲓϣ̀ⲗⲟⲗ ⲛ̀ⲟⲣⲑⲉⲇⲟⲝⲟⲛ:</w:t>
            </w:r>
          </w:p>
          <w:p w14:paraId="5D87BD9D" w14:textId="77777777" w:rsidR="00EE41E9" w:rsidRDefault="00EE41E9" w:rsidP="007C3D22">
            <w:pPr>
              <w:pStyle w:val="CopticVersemulti-line"/>
            </w:pPr>
            <w:r>
              <w:t>ϫⲉ ⲡ̀ⲟⲩⲣⲟ ⲛ̀ⲧⲉ ⲛⲓⲉ̀ⲱⲛ:</w:t>
            </w:r>
          </w:p>
          <w:p w14:paraId="3B8210B1" w14:textId="77777777" w:rsidR="00EE41E9" w:rsidRPr="00C35319" w:rsidRDefault="00EE41E9" w:rsidP="007C3D22">
            <w:pPr>
              <w:pStyle w:val="CopticHangingVerse"/>
            </w:pPr>
            <w:r>
              <w:t>Ⲡⲭ̄ⲥ̄ ⲁⲛⲉⲥⲧⲏ ⲉⲕ ⲛⲉⲕⲣⲱⲛ.</w:t>
            </w:r>
          </w:p>
        </w:tc>
      </w:tr>
      <w:tr w:rsidR="00EE41E9" w14:paraId="2BC2946B" w14:textId="77777777" w:rsidTr="007C3D22">
        <w:trPr>
          <w:cantSplit/>
          <w:jc w:val="center"/>
        </w:trPr>
        <w:tc>
          <w:tcPr>
            <w:tcW w:w="288" w:type="dxa"/>
          </w:tcPr>
          <w:p w14:paraId="016051CE" w14:textId="77777777" w:rsidR="00EE41E9" w:rsidRDefault="00EE41E9" w:rsidP="007C3D22">
            <w:pPr>
              <w:pStyle w:val="CopticCross"/>
            </w:pPr>
          </w:p>
        </w:tc>
        <w:tc>
          <w:tcPr>
            <w:tcW w:w="3960" w:type="dxa"/>
          </w:tcPr>
          <w:p w14:paraId="672EEF6D" w14:textId="77777777" w:rsidR="00EE41E9" w:rsidRDefault="00EE41E9" w:rsidP="007C3D22">
            <w:pPr>
              <w:pStyle w:val="EngHang"/>
            </w:pPr>
            <w:r>
              <w:t>God has given all joy</w:t>
            </w:r>
          </w:p>
          <w:p w14:paraId="0EA40D28" w14:textId="77777777" w:rsidR="00EE41E9" w:rsidRDefault="00EE41E9" w:rsidP="007C3D22">
            <w:pPr>
              <w:pStyle w:val="EngHang"/>
            </w:pPr>
            <w:r>
              <w:t>And gladness to us,</w:t>
            </w:r>
          </w:p>
          <w:p w14:paraId="46996D54" w14:textId="77777777" w:rsidR="00EE41E9" w:rsidRDefault="00EE41E9" w:rsidP="007C3D22">
            <w:pPr>
              <w:pStyle w:val="EngHang"/>
            </w:pPr>
            <w:r>
              <w:t>For Emmanuel, our King,</w:t>
            </w:r>
          </w:p>
          <w:p w14:paraId="07041965" w14:textId="77777777" w:rsidR="00EE41E9" w:rsidRDefault="00EE41E9" w:rsidP="007C3D22">
            <w:pPr>
              <w:pStyle w:val="EngHangEnd"/>
            </w:pPr>
            <w:r>
              <w:t>Christ is risen from the dead!</w:t>
            </w:r>
          </w:p>
        </w:tc>
        <w:tc>
          <w:tcPr>
            <w:tcW w:w="288" w:type="dxa"/>
          </w:tcPr>
          <w:p w14:paraId="434EDE0E" w14:textId="77777777" w:rsidR="00EE41E9" w:rsidRDefault="00EE41E9" w:rsidP="007C3D22"/>
        </w:tc>
        <w:tc>
          <w:tcPr>
            <w:tcW w:w="288" w:type="dxa"/>
          </w:tcPr>
          <w:p w14:paraId="43A998ED" w14:textId="77777777" w:rsidR="00EE41E9" w:rsidRDefault="00EE41E9" w:rsidP="007C3D22">
            <w:pPr>
              <w:pStyle w:val="CopticCross"/>
            </w:pPr>
          </w:p>
        </w:tc>
        <w:tc>
          <w:tcPr>
            <w:tcW w:w="3960" w:type="dxa"/>
          </w:tcPr>
          <w:p w14:paraId="5C5C8DC5" w14:textId="77777777" w:rsidR="00EE41E9" w:rsidRDefault="00EE41E9" w:rsidP="007C3D22">
            <w:pPr>
              <w:pStyle w:val="CopticVersemulti-line"/>
            </w:pPr>
            <w:r>
              <w:t>Ⲃⲟⲛ ⲟⲩⲣⲁϣⲓ ⲛⲉⲙ ⲟⲩⲑⲉⲗⲏⲗ:</w:t>
            </w:r>
          </w:p>
          <w:p w14:paraId="65B797F4" w14:textId="77777777" w:rsidR="00EE41E9" w:rsidRDefault="00EE41E9" w:rsidP="007C3D22">
            <w:pPr>
              <w:pStyle w:val="CopticVersemulti-line"/>
            </w:pPr>
            <w:r>
              <w:t>ϫⲉ Ⲫϯ ⲁϥⲧⲏⲓⲧⲟⲩ ⲛⲁⲛ:</w:t>
            </w:r>
          </w:p>
          <w:p w14:paraId="4F4D603A" w14:textId="77777777" w:rsidR="00EE41E9" w:rsidRDefault="00EE41E9" w:rsidP="007C3D22">
            <w:pPr>
              <w:pStyle w:val="CopticVersemulti-line"/>
            </w:pPr>
            <w:r>
              <w:t>ϫⲉ ⲡⲉⲛⲟⲩⲣⲟ Ⲉⲙⲙⲁⲛⲟⲩⲏⲗ:</w:t>
            </w:r>
          </w:p>
          <w:p w14:paraId="6671832F" w14:textId="77777777" w:rsidR="00EE41E9" w:rsidRDefault="00EE41E9" w:rsidP="007C3D22">
            <w:pPr>
              <w:pStyle w:val="CopticHangingVerse"/>
            </w:pPr>
            <w:r>
              <w:t>Ⲡⲭ̄ⲥ̄ ⲁⲛⲉⲥⲧⲏ ⲉⲕ ⲛⲉⲕⲣⲱⲛ.</w:t>
            </w:r>
          </w:p>
        </w:tc>
      </w:tr>
      <w:tr w:rsidR="00EE41E9" w14:paraId="71D3E12F" w14:textId="77777777" w:rsidTr="007C3D22">
        <w:trPr>
          <w:cantSplit/>
          <w:jc w:val="center"/>
        </w:trPr>
        <w:tc>
          <w:tcPr>
            <w:tcW w:w="288" w:type="dxa"/>
          </w:tcPr>
          <w:p w14:paraId="62C48763" w14:textId="77777777" w:rsidR="00EE41E9" w:rsidRDefault="00EE41E9" w:rsidP="007C3D22">
            <w:pPr>
              <w:pStyle w:val="CopticCross"/>
            </w:pPr>
            <w:r w:rsidRPr="00FB5ACB">
              <w:t>¿</w:t>
            </w:r>
          </w:p>
        </w:tc>
        <w:tc>
          <w:tcPr>
            <w:tcW w:w="3960" w:type="dxa"/>
          </w:tcPr>
          <w:p w14:paraId="288ADBD9" w14:textId="77777777" w:rsidR="00EE41E9" w:rsidRDefault="00EE41E9" w:rsidP="007C3D22">
            <w:pPr>
              <w:pStyle w:val="EngHang"/>
            </w:pPr>
            <w:r>
              <w:t>All of the race of mankind,</w:t>
            </w:r>
          </w:p>
          <w:p w14:paraId="7220E979" w14:textId="77777777" w:rsidR="00EE41E9" w:rsidRDefault="00EE41E9" w:rsidP="007C3D22">
            <w:pPr>
              <w:pStyle w:val="EngHang"/>
            </w:pPr>
            <w:r>
              <w:t>Follows the upright paths,</w:t>
            </w:r>
          </w:p>
          <w:p w14:paraId="73A9B865" w14:textId="77777777" w:rsidR="00EE41E9" w:rsidRDefault="00EE41E9" w:rsidP="007C3D22">
            <w:pPr>
              <w:pStyle w:val="EngHang"/>
            </w:pPr>
            <w:r>
              <w:t>For the Logos, the lover of mankind,</w:t>
            </w:r>
          </w:p>
          <w:p w14:paraId="5113FB31" w14:textId="77777777" w:rsidR="00EE41E9" w:rsidRDefault="00EE41E9" w:rsidP="007C3D22">
            <w:pPr>
              <w:pStyle w:val="EngHangEnd"/>
            </w:pPr>
            <w:r>
              <w:t>Christ is risen from the dead!</w:t>
            </w:r>
          </w:p>
        </w:tc>
        <w:tc>
          <w:tcPr>
            <w:tcW w:w="288" w:type="dxa"/>
          </w:tcPr>
          <w:p w14:paraId="0698746D" w14:textId="77777777" w:rsidR="00EE41E9" w:rsidRDefault="00EE41E9" w:rsidP="007C3D22"/>
        </w:tc>
        <w:tc>
          <w:tcPr>
            <w:tcW w:w="288" w:type="dxa"/>
          </w:tcPr>
          <w:p w14:paraId="21B7231C" w14:textId="77777777" w:rsidR="00EE41E9" w:rsidRDefault="00EE41E9" w:rsidP="007C3D22">
            <w:pPr>
              <w:pStyle w:val="CopticCross"/>
            </w:pPr>
            <w:r w:rsidRPr="00FB5ACB">
              <w:t>¿</w:t>
            </w:r>
          </w:p>
        </w:tc>
        <w:tc>
          <w:tcPr>
            <w:tcW w:w="3960" w:type="dxa"/>
          </w:tcPr>
          <w:p w14:paraId="09CAB4C7" w14:textId="77777777" w:rsidR="00EE41E9" w:rsidRDefault="00EE41E9" w:rsidP="007C3D22">
            <w:pPr>
              <w:pStyle w:val="CopticVersemulti-line"/>
            </w:pPr>
            <w:r>
              <w:t>Ⲅⲉⲛⲟⲥ ⲛⲓⲃⲉⲛ ⲛ̀ⲧⲉ ⲛⲓⲣⲱⲙⲓ:</w:t>
            </w:r>
          </w:p>
          <w:p w14:paraId="4085F455" w14:textId="77777777" w:rsidR="00EE41E9" w:rsidRDefault="00EE41E9" w:rsidP="007C3D22">
            <w:pPr>
              <w:pStyle w:val="CopticVersemulti-line"/>
            </w:pPr>
            <w:r>
              <w:t>ⲛⲟⲩⲙⲱⲓⲧ ⲧⲏⲣⲟⲩ ⲥⲉⲥⲟⲩⲧⲱⲛ:</w:t>
            </w:r>
          </w:p>
          <w:p w14:paraId="6DFB4A00" w14:textId="77777777" w:rsidR="00EE41E9" w:rsidRDefault="00EE41E9" w:rsidP="007C3D22">
            <w:pPr>
              <w:pStyle w:val="CopticVersemulti-line"/>
            </w:pPr>
            <w:r>
              <w:t>ϫⲉ ⲡⲓⲖⲟⲅⲟⲥ ⲙ̀ⲙⲁⲓⲣⲱⲙⲓ:</w:t>
            </w:r>
          </w:p>
          <w:p w14:paraId="5C52DC22" w14:textId="77777777" w:rsidR="00EE41E9" w:rsidRDefault="00EE41E9" w:rsidP="007C3D22">
            <w:pPr>
              <w:pStyle w:val="CopticHangingVerse"/>
            </w:pPr>
            <w:r>
              <w:t>Ⲡⲭ̄ⲥ̄ ⲁⲛⲉⲥⲧⲏ ⲉⲕ ⲛⲉⲕⲣⲱⲛ.</w:t>
            </w:r>
          </w:p>
        </w:tc>
      </w:tr>
      <w:tr w:rsidR="00EE41E9" w14:paraId="158DA058" w14:textId="77777777" w:rsidTr="007C3D22">
        <w:trPr>
          <w:cantSplit/>
          <w:jc w:val="center"/>
        </w:trPr>
        <w:tc>
          <w:tcPr>
            <w:tcW w:w="288" w:type="dxa"/>
          </w:tcPr>
          <w:p w14:paraId="6872CA4C" w14:textId="77777777" w:rsidR="00EE41E9" w:rsidRDefault="00EE41E9" w:rsidP="007C3D22">
            <w:pPr>
              <w:pStyle w:val="CopticCross"/>
            </w:pPr>
            <w:r w:rsidRPr="00FB5ACB">
              <w:t>¿</w:t>
            </w:r>
          </w:p>
        </w:tc>
        <w:tc>
          <w:tcPr>
            <w:tcW w:w="3960" w:type="dxa"/>
          </w:tcPr>
          <w:p w14:paraId="16C7BA20" w14:textId="77777777" w:rsidR="00EE41E9" w:rsidRDefault="00EE41E9" w:rsidP="007C3D22">
            <w:pPr>
              <w:pStyle w:val="EngHang"/>
            </w:pPr>
            <w:r>
              <w:t>David, the King of Israel,</w:t>
            </w:r>
          </w:p>
          <w:p w14:paraId="073C226A" w14:textId="77777777" w:rsidR="00EE41E9" w:rsidRDefault="00EE41E9" w:rsidP="007C3D22">
            <w:pPr>
              <w:pStyle w:val="EngHang"/>
            </w:pPr>
            <w:r>
              <w:t>Said in the Psalms,</w:t>
            </w:r>
          </w:p>
          <w:p w14:paraId="2900E63F" w14:textId="77777777" w:rsidR="00EE41E9" w:rsidRDefault="00EE41E9" w:rsidP="007C3D22">
            <w:pPr>
              <w:pStyle w:val="EngHang"/>
            </w:pPr>
            <w:r>
              <w:t>“God has risen joyfully.”</w:t>
            </w:r>
          </w:p>
          <w:p w14:paraId="228DB908" w14:textId="77777777" w:rsidR="00EE41E9" w:rsidRDefault="00EE41E9" w:rsidP="007C3D22">
            <w:pPr>
              <w:pStyle w:val="EngHangEnd"/>
            </w:pPr>
            <w:r>
              <w:t>Christ is risen from the dead!</w:t>
            </w:r>
          </w:p>
        </w:tc>
        <w:tc>
          <w:tcPr>
            <w:tcW w:w="288" w:type="dxa"/>
          </w:tcPr>
          <w:p w14:paraId="32003FF3" w14:textId="77777777" w:rsidR="00EE41E9" w:rsidRDefault="00EE41E9" w:rsidP="007C3D22"/>
        </w:tc>
        <w:tc>
          <w:tcPr>
            <w:tcW w:w="288" w:type="dxa"/>
          </w:tcPr>
          <w:p w14:paraId="4EA21129" w14:textId="77777777" w:rsidR="00EE41E9" w:rsidRDefault="00EE41E9" w:rsidP="007C3D22">
            <w:pPr>
              <w:pStyle w:val="CopticCross"/>
            </w:pPr>
            <w:r w:rsidRPr="00FB5ACB">
              <w:t>¿</w:t>
            </w:r>
          </w:p>
        </w:tc>
        <w:tc>
          <w:tcPr>
            <w:tcW w:w="3960" w:type="dxa"/>
          </w:tcPr>
          <w:p w14:paraId="3A794177" w14:textId="77777777" w:rsidR="00EE41E9" w:rsidRDefault="00EE41E9" w:rsidP="007C3D22">
            <w:pPr>
              <w:pStyle w:val="CopticVersemulti-line"/>
            </w:pPr>
            <w:r>
              <w:t>Ⲇⲁⲩⲓⲇ ⲡ̀ⲟⲩⲣⲟ ⲙ̀Ⲡⲓⲥ̀ⲣⲁⲏⲗ:</w:t>
            </w:r>
          </w:p>
          <w:p w14:paraId="58D13777" w14:textId="77777777" w:rsidR="00EE41E9" w:rsidRDefault="00EE41E9" w:rsidP="007C3D22">
            <w:pPr>
              <w:pStyle w:val="CopticVersemulti-line"/>
            </w:pPr>
            <w:r>
              <w:t>ⲁϥϫⲟⲥ ϧⲉⲛ ⲡⲓⲯⲁⲗⲧⲏⲣⲓⲟⲛ:</w:t>
            </w:r>
          </w:p>
          <w:p w14:paraId="6D49A3C6" w14:textId="77777777" w:rsidR="00EE41E9" w:rsidRDefault="00EE41E9" w:rsidP="007C3D22">
            <w:pPr>
              <w:pStyle w:val="CopticVersemulti-line"/>
            </w:pPr>
            <w:r>
              <w:t>ϫⲉ ⲁϥⲧⲱⲛϥ ⲛ̀ϫⲉ Ⲫϯ ϧⲉⲛ ⲟⲩⲉⲗⲏⲗ:</w:t>
            </w:r>
          </w:p>
          <w:p w14:paraId="3D1CD113" w14:textId="77777777" w:rsidR="00EE41E9" w:rsidRDefault="00EE41E9" w:rsidP="007C3D22">
            <w:pPr>
              <w:pStyle w:val="CopticHangingVerse"/>
            </w:pPr>
            <w:r>
              <w:t>Ⲡⲭ̄ⲥ̄ ⲁⲛⲉⲥⲧⲏ ⲉⲕ ⲛⲉⲕⲣⲱⲛ.</w:t>
            </w:r>
          </w:p>
        </w:tc>
      </w:tr>
      <w:tr w:rsidR="00EE41E9" w14:paraId="6E3B4753" w14:textId="77777777" w:rsidTr="007C3D22">
        <w:trPr>
          <w:cantSplit/>
          <w:jc w:val="center"/>
        </w:trPr>
        <w:tc>
          <w:tcPr>
            <w:tcW w:w="288" w:type="dxa"/>
          </w:tcPr>
          <w:p w14:paraId="754D0CA8" w14:textId="77777777" w:rsidR="00EE41E9" w:rsidRDefault="00EE41E9" w:rsidP="007C3D22">
            <w:pPr>
              <w:pStyle w:val="CopticCross"/>
            </w:pPr>
          </w:p>
        </w:tc>
        <w:tc>
          <w:tcPr>
            <w:tcW w:w="3960" w:type="dxa"/>
          </w:tcPr>
          <w:p w14:paraId="27EB8E2E" w14:textId="77777777" w:rsidR="00EE41E9" w:rsidRDefault="00EE41E9" w:rsidP="007C3D22">
            <w:pPr>
              <w:pStyle w:val="EngHang"/>
            </w:pPr>
            <w:r>
              <w:t>For the sake of the holy Resurrection,</w:t>
            </w:r>
          </w:p>
          <w:p w14:paraId="12BA4C03" w14:textId="77777777" w:rsidR="00EE41E9" w:rsidRDefault="00EE41E9" w:rsidP="007C3D22">
            <w:pPr>
              <w:pStyle w:val="EngHang"/>
            </w:pPr>
            <w:r>
              <w:t>Sing praises and rejoice,</w:t>
            </w:r>
          </w:p>
          <w:p w14:paraId="1002C5A4" w14:textId="77777777" w:rsidR="00EE41E9" w:rsidRDefault="00EE41E9" w:rsidP="007C3D22">
            <w:pPr>
              <w:pStyle w:val="EngHang"/>
            </w:pPr>
            <w:r>
              <w:t>Preach to the nations, for,</w:t>
            </w:r>
          </w:p>
          <w:p w14:paraId="5564E10B" w14:textId="77777777" w:rsidR="00EE41E9" w:rsidRDefault="00EE41E9" w:rsidP="007C3D22">
            <w:pPr>
              <w:pStyle w:val="EngHangEnd"/>
            </w:pPr>
            <w:r>
              <w:t>Christ is risen from the dead!</w:t>
            </w:r>
          </w:p>
        </w:tc>
        <w:tc>
          <w:tcPr>
            <w:tcW w:w="288" w:type="dxa"/>
          </w:tcPr>
          <w:p w14:paraId="1A1A533E" w14:textId="77777777" w:rsidR="00EE41E9" w:rsidRDefault="00EE41E9" w:rsidP="007C3D22"/>
        </w:tc>
        <w:tc>
          <w:tcPr>
            <w:tcW w:w="288" w:type="dxa"/>
          </w:tcPr>
          <w:p w14:paraId="7EF828BE" w14:textId="77777777" w:rsidR="00EE41E9" w:rsidRDefault="00EE41E9" w:rsidP="007C3D22">
            <w:pPr>
              <w:pStyle w:val="CopticCross"/>
            </w:pPr>
          </w:p>
        </w:tc>
        <w:tc>
          <w:tcPr>
            <w:tcW w:w="3960" w:type="dxa"/>
          </w:tcPr>
          <w:p w14:paraId="113FFC35" w14:textId="77777777" w:rsidR="00EE41E9" w:rsidRDefault="00EE41E9" w:rsidP="007C3D22">
            <w:pPr>
              <w:pStyle w:val="CopticVersemulti-line"/>
            </w:pPr>
            <w:r>
              <w:t>Ⲉⲑⲃⲉ ϯⲁ̀ⲛⲁⲥⲧⲁⲥⲓⲥ ⲉ̄ⲑ̄ⲩ̄:</w:t>
            </w:r>
          </w:p>
          <w:p w14:paraId="5EBB4868" w14:textId="77777777" w:rsidR="00EE41E9" w:rsidRDefault="00EE41E9" w:rsidP="007C3D22">
            <w:pPr>
              <w:pStyle w:val="CopticVersemulti-line"/>
            </w:pPr>
            <w:r>
              <w:t>ϩⲱⲥ ⲑⲉⲗⲏⲗ ⲁⲣ̀ⲯⲁⲗⲓⲛ:</w:t>
            </w:r>
          </w:p>
          <w:p w14:paraId="51D59EBD" w14:textId="77777777" w:rsidR="00EE41E9" w:rsidRDefault="00EE41E9" w:rsidP="007C3D22">
            <w:pPr>
              <w:pStyle w:val="CopticVersemulti-line"/>
            </w:pPr>
            <w:r>
              <w:t>ϩⲓϣⲉⲛⲛⲟⲩϥⲓ ϧⲉⲛ ⲛⲓⲉⲑⲛⲟⲥ ⲉⲩⲥⲟⲡ:</w:t>
            </w:r>
          </w:p>
          <w:p w14:paraId="0B379427" w14:textId="77777777" w:rsidR="00EE41E9" w:rsidRDefault="00EE41E9" w:rsidP="007C3D22">
            <w:pPr>
              <w:pStyle w:val="CopticHangingVerse"/>
            </w:pPr>
            <w:r>
              <w:t>Ⲡⲭ̄ⲥ̄ ⲁⲛⲉⲥⲧⲏ ⲉⲕ ⲛⲉⲕⲣⲱⲛ.</w:t>
            </w:r>
          </w:p>
        </w:tc>
      </w:tr>
      <w:tr w:rsidR="00EE41E9" w14:paraId="3217FA4E" w14:textId="77777777" w:rsidTr="007C3D22">
        <w:trPr>
          <w:cantSplit/>
          <w:jc w:val="center"/>
        </w:trPr>
        <w:tc>
          <w:tcPr>
            <w:tcW w:w="288" w:type="dxa"/>
          </w:tcPr>
          <w:p w14:paraId="732C2CF7" w14:textId="77777777" w:rsidR="00EE41E9" w:rsidRDefault="00EE41E9" w:rsidP="007C3D22">
            <w:pPr>
              <w:pStyle w:val="CopticCross"/>
            </w:pPr>
          </w:p>
        </w:tc>
        <w:tc>
          <w:tcPr>
            <w:tcW w:w="3960" w:type="dxa"/>
          </w:tcPr>
          <w:p w14:paraId="00C5FCA4" w14:textId="77777777" w:rsidR="00EE41E9" w:rsidRDefault="00EE41E9" w:rsidP="007C3D22">
            <w:pPr>
              <w:pStyle w:val="EngHang"/>
            </w:pPr>
            <w:r>
              <w:t>Seven angelic orders</w:t>
            </w:r>
          </w:p>
          <w:p w14:paraId="4679CB43" w14:textId="77777777" w:rsidR="00EE41E9" w:rsidRDefault="00EE41E9" w:rsidP="007C3D22">
            <w:pPr>
              <w:pStyle w:val="EngHang"/>
            </w:pPr>
            <w:r>
              <w:t>Praise Him spiritually, since,</w:t>
            </w:r>
          </w:p>
          <w:p w14:paraId="49779F35" w14:textId="77777777" w:rsidR="00EE41E9" w:rsidRDefault="00EE41E9" w:rsidP="007C3D22">
            <w:pPr>
              <w:pStyle w:val="EngHang"/>
            </w:pPr>
            <w:r>
              <w:t>For the salvation of the world,</w:t>
            </w:r>
          </w:p>
          <w:p w14:paraId="0D239FB4" w14:textId="77777777" w:rsidR="00EE41E9" w:rsidRDefault="00EE41E9" w:rsidP="007C3D22">
            <w:pPr>
              <w:pStyle w:val="EngHangEnd"/>
            </w:pPr>
            <w:r>
              <w:t>Christ is risen from the dead!</w:t>
            </w:r>
          </w:p>
        </w:tc>
        <w:tc>
          <w:tcPr>
            <w:tcW w:w="288" w:type="dxa"/>
          </w:tcPr>
          <w:p w14:paraId="2AB28200" w14:textId="77777777" w:rsidR="00EE41E9" w:rsidRDefault="00EE41E9" w:rsidP="007C3D22"/>
        </w:tc>
        <w:tc>
          <w:tcPr>
            <w:tcW w:w="288" w:type="dxa"/>
          </w:tcPr>
          <w:p w14:paraId="1D320A07" w14:textId="77777777" w:rsidR="00EE41E9" w:rsidRDefault="00EE41E9" w:rsidP="007C3D22">
            <w:pPr>
              <w:pStyle w:val="CopticCross"/>
            </w:pPr>
          </w:p>
        </w:tc>
        <w:tc>
          <w:tcPr>
            <w:tcW w:w="3960" w:type="dxa"/>
          </w:tcPr>
          <w:p w14:paraId="23B761B9" w14:textId="77777777" w:rsidR="00EE41E9" w:rsidRDefault="00EE41E9" w:rsidP="007C3D22">
            <w:pPr>
              <w:pStyle w:val="CopticVersemulti-line"/>
            </w:pPr>
            <w:r>
              <w:t>Ϣⲁϣϥ ⲛ̀ⲧⲁⲅⲙⲁ ⲛ̀ⲁⲅⲅⲉⲗⲟⲥ:</w:t>
            </w:r>
          </w:p>
          <w:p w14:paraId="4D2CAC01" w14:textId="77777777" w:rsidR="00EE41E9" w:rsidRDefault="00EE41E9" w:rsidP="007C3D22">
            <w:pPr>
              <w:pStyle w:val="CopticVersemulti-line"/>
            </w:pPr>
            <w:r>
              <w:t>ⲥⲉϩⲱⲥ ⲉ̀ⲣⲟϥ ⲡⲛⲉⲩⲙⲁⲧⲓⲕⲟⲛ:</w:t>
            </w:r>
          </w:p>
          <w:p w14:paraId="45CF8C3D" w14:textId="77777777" w:rsidR="00EE41E9" w:rsidRDefault="00EE41E9" w:rsidP="007C3D22">
            <w:pPr>
              <w:pStyle w:val="CopticVersemulti-line"/>
            </w:pPr>
            <w:r>
              <w:t>ⲉⲑⲃⲉ ⲫ̀ⲛⲟϩⲉⲙ ⲙ̀ⲡⲓⲕⲟⲥⲙⲟⲥ:</w:t>
            </w:r>
          </w:p>
          <w:p w14:paraId="4643CCE3" w14:textId="77777777" w:rsidR="00EE41E9" w:rsidRDefault="00EE41E9" w:rsidP="007C3D22">
            <w:pPr>
              <w:pStyle w:val="CopticHangingVerse"/>
            </w:pPr>
            <w:r>
              <w:t>Ⲡⲭ̄ⲥ̄ ⲁⲛⲉⲥⲧⲏ ⲉⲕ ⲛⲉⲕⲣⲱⲛ.</w:t>
            </w:r>
          </w:p>
        </w:tc>
      </w:tr>
      <w:tr w:rsidR="00EE41E9" w14:paraId="3C58FCD8" w14:textId="77777777" w:rsidTr="007C3D22">
        <w:trPr>
          <w:cantSplit/>
          <w:jc w:val="center"/>
        </w:trPr>
        <w:tc>
          <w:tcPr>
            <w:tcW w:w="288" w:type="dxa"/>
          </w:tcPr>
          <w:p w14:paraId="5CEA5402" w14:textId="77777777" w:rsidR="00EE41E9" w:rsidRDefault="00EE41E9" w:rsidP="007C3D22">
            <w:pPr>
              <w:pStyle w:val="CopticCross"/>
            </w:pPr>
            <w:r w:rsidRPr="00FB5ACB">
              <w:lastRenderedPageBreak/>
              <w:t>¿</w:t>
            </w:r>
          </w:p>
        </w:tc>
        <w:tc>
          <w:tcPr>
            <w:tcW w:w="3960" w:type="dxa"/>
          </w:tcPr>
          <w:p w14:paraId="24A5AA1E" w14:textId="77777777" w:rsidR="00EE41E9" w:rsidRDefault="00EE41E9" w:rsidP="007C3D22">
            <w:pPr>
              <w:pStyle w:val="EngHang"/>
            </w:pPr>
            <w:r>
              <w:t>The Son of God is God.</w:t>
            </w:r>
          </w:p>
          <w:p w14:paraId="027C0F21" w14:textId="77777777" w:rsidR="00EE41E9" w:rsidRDefault="00EE41E9" w:rsidP="007C3D22">
            <w:pPr>
              <w:pStyle w:val="EngHang"/>
            </w:pPr>
            <w:r>
              <w:t>Praise Him with music,</w:t>
            </w:r>
          </w:p>
          <w:p w14:paraId="6C5D0A60" w14:textId="77777777" w:rsidR="00EE41E9" w:rsidRDefault="00EE41E9" w:rsidP="007C3D22">
            <w:pPr>
              <w:pStyle w:val="EngHang"/>
            </w:pPr>
            <w:r>
              <w:t>For He has saved our race.</w:t>
            </w:r>
          </w:p>
          <w:p w14:paraId="4863F738" w14:textId="77777777" w:rsidR="00EE41E9" w:rsidRDefault="00EE41E9" w:rsidP="007C3D22">
            <w:pPr>
              <w:pStyle w:val="EngHangEnd"/>
            </w:pPr>
            <w:r>
              <w:t>Christ is risen from the dead!</w:t>
            </w:r>
          </w:p>
        </w:tc>
        <w:tc>
          <w:tcPr>
            <w:tcW w:w="288" w:type="dxa"/>
          </w:tcPr>
          <w:p w14:paraId="3E0FF0F1" w14:textId="77777777" w:rsidR="00EE41E9" w:rsidRDefault="00EE41E9" w:rsidP="007C3D22"/>
        </w:tc>
        <w:tc>
          <w:tcPr>
            <w:tcW w:w="288" w:type="dxa"/>
          </w:tcPr>
          <w:p w14:paraId="049B1FFA" w14:textId="77777777" w:rsidR="00EE41E9" w:rsidRDefault="00EE41E9" w:rsidP="007C3D22">
            <w:pPr>
              <w:pStyle w:val="CopticCross"/>
            </w:pPr>
            <w:r w:rsidRPr="00FB5ACB">
              <w:t>¿</w:t>
            </w:r>
          </w:p>
        </w:tc>
        <w:tc>
          <w:tcPr>
            <w:tcW w:w="3960" w:type="dxa"/>
          </w:tcPr>
          <w:p w14:paraId="4E2665CD" w14:textId="77777777" w:rsidR="00EE41E9" w:rsidRDefault="00EE41E9" w:rsidP="007C3D22">
            <w:pPr>
              <w:pStyle w:val="CopticVersemulti-line"/>
            </w:pPr>
            <w:r>
              <w:t>Ⲏⲗ ⲛ̀ⲑⲟϥ ⲡⲉ Ⲩⲓⲟⲥ Ⲑⲉⲟⲥ:</w:t>
            </w:r>
          </w:p>
          <w:p w14:paraId="321C5B37" w14:textId="77777777" w:rsidR="00EE41E9" w:rsidRDefault="00EE41E9" w:rsidP="007C3D22">
            <w:pPr>
              <w:pStyle w:val="CopticVersemulti-line"/>
            </w:pPr>
            <w:r>
              <w:t>ⲧⲉⲛϩⲱⲥ ⲉ̀ⲣⲟϥ ⲙ̀ⲙⲟⲥⲓⲕⲟⲛ:</w:t>
            </w:r>
          </w:p>
          <w:p w14:paraId="04E41C7C" w14:textId="77777777" w:rsidR="00EE41E9" w:rsidRDefault="00EE41E9" w:rsidP="007C3D22">
            <w:pPr>
              <w:pStyle w:val="CopticVersemulti-line"/>
            </w:pPr>
            <w:r>
              <w:t>ϫⲉ ⲛ̀ⲑⲟϥ ⲁϥⲥⲱϯ ⲙ̀ⲡⲉⲛⲅⲉⲛⲟⲥ:</w:t>
            </w:r>
          </w:p>
          <w:p w14:paraId="3E2569CF" w14:textId="77777777" w:rsidR="00EE41E9" w:rsidRDefault="00EE41E9" w:rsidP="007C3D22">
            <w:pPr>
              <w:pStyle w:val="CopticHangingVerse"/>
            </w:pPr>
            <w:r>
              <w:t>Ⲡⲭ̄ⲥ̄ ⲁⲛⲉⲥⲧⲏ ⲉⲕ ⲛⲉⲕⲣⲱⲛ.</w:t>
            </w:r>
          </w:p>
        </w:tc>
      </w:tr>
      <w:tr w:rsidR="00EE41E9" w14:paraId="4BD66F49" w14:textId="77777777" w:rsidTr="007C3D22">
        <w:trPr>
          <w:cantSplit/>
          <w:jc w:val="center"/>
        </w:trPr>
        <w:tc>
          <w:tcPr>
            <w:tcW w:w="288" w:type="dxa"/>
          </w:tcPr>
          <w:p w14:paraId="3CE8D1B8" w14:textId="77777777" w:rsidR="00EE41E9" w:rsidRDefault="00EE41E9" w:rsidP="007C3D22">
            <w:pPr>
              <w:pStyle w:val="CopticCross"/>
            </w:pPr>
            <w:r w:rsidRPr="00FB5ACB">
              <w:t>¿</w:t>
            </w:r>
          </w:p>
        </w:tc>
        <w:tc>
          <w:tcPr>
            <w:tcW w:w="3960" w:type="dxa"/>
          </w:tcPr>
          <w:p w14:paraId="4AC26539" w14:textId="77777777" w:rsidR="00EE41E9" w:rsidRDefault="00EE41E9" w:rsidP="007C3D22">
            <w:pPr>
              <w:pStyle w:val="EngHang"/>
            </w:pPr>
            <w:r>
              <w:t>Rejoice, O race of Adam,</w:t>
            </w:r>
          </w:p>
          <w:p w14:paraId="1EB20C55" w14:textId="77777777" w:rsidR="00EE41E9" w:rsidRDefault="00EE41E9" w:rsidP="007C3D22">
            <w:pPr>
              <w:pStyle w:val="EngHang"/>
            </w:pPr>
            <w:r>
              <w:t>With spiritual joy,</w:t>
            </w:r>
          </w:p>
          <w:p w14:paraId="2F8FDD71" w14:textId="77777777" w:rsidR="00EE41E9" w:rsidRDefault="00EE41E9" w:rsidP="007C3D22">
            <w:pPr>
              <w:pStyle w:val="EngHang"/>
            </w:pPr>
            <w:r>
              <w:t>For the creator of Adam,</w:t>
            </w:r>
          </w:p>
          <w:p w14:paraId="3D2EF33F" w14:textId="77777777" w:rsidR="00EE41E9" w:rsidRDefault="00EE41E9" w:rsidP="007C3D22">
            <w:pPr>
              <w:pStyle w:val="EngHangEnd"/>
            </w:pPr>
            <w:r>
              <w:t>Christ is risen from the dead!</w:t>
            </w:r>
          </w:p>
        </w:tc>
        <w:tc>
          <w:tcPr>
            <w:tcW w:w="288" w:type="dxa"/>
          </w:tcPr>
          <w:p w14:paraId="4D367E65" w14:textId="77777777" w:rsidR="00EE41E9" w:rsidRDefault="00EE41E9" w:rsidP="007C3D22"/>
        </w:tc>
        <w:tc>
          <w:tcPr>
            <w:tcW w:w="288" w:type="dxa"/>
          </w:tcPr>
          <w:p w14:paraId="3E9BBF9C" w14:textId="77777777" w:rsidR="00EE41E9" w:rsidRDefault="00EE41E9" w:rsidP="007C3D22">
            <w:pPr>
              <w:pStyle w:val="CopticCross"/>
            </w:pPr>
            <w:r w:rsidRPr="00FB5ACB">
              <w:t>¿</w:t>
            </w:r>
          </w:p>
        </w:tc>
        <w:tc>
          <w:tcPr>
            <w:tcW w:w="3960" w:type="dxa"/>
          </w:tcPr>
          <w:p w14:paraId="7812921E" w14:textId="77777777" w:rsidR="00EE41E9" w:rsidRDefault="00EE41E9" w:rsidP="007C3D22">
            <w:pPr>
              <w:pStyle w:val="CopticVersemulti-line"/>
            </w:pPr>
            <w:r>
              <w:t>Ⲑⲉⲗⲏⲗ ⲱ̀ ⲡ̀ⲅⲉⲛⲟⲥ ⲛ̀Ⲁⲇⲁⲙ:</w:t>
            </w:r>
          </w:p>
          <w:p w14:paraId="7B7C8FEA" w14:textId="77777777" w:rsidR="00EE41E9" w:rsidRDefault="00EE41E9" w:rsidP="007C3D22">
            <w:pPr>
              <w:pStyle w:val="CopticVersemulti-line"/>
            </w:pPr>
            <w:r>
              <w:t>ϧⲉⲛ ⲟⲩⲣⲁϣⲓ ⲙ̀ⲡⲛⲉⲩⲙⲁⲧⲓⲕⲟⲛ:</w:t>
            </w:r>
          </w:p>
          <w:p w14:paraId="74AA107F" w14:textId="77777777" w:rsidR="00EE41E9" w:rsidRDefault="00EE41E9" w:rsidP="007C3D22">
            <w:pPr>
              <w:pStyle w:val="CopticVersemulti-line"/>
            </w:pPr>
            <w:r>
              <w:t>ⲱ̀ ⲡⲓⲉϥⲥⲱⲛⲧ ⲛ̀Ⲁⲇⲁⲙ:</w:t>
            </w:r>
          </w:p>
          <w:p w14:paraId="3B47C828" w14:textId="77777777" w:rsidR="00EE41E9" w:rsidRPr="005130A7" w:rsidRDefault="00EE41E9" w:rsidP="007C3D22">
            <w:pPr>
              <w:pStyle w:val="CopticHangingVerse"/>
            </w:pPr>
            <w:r>
              <w:t>Ⲡⲭ̄ⲥ̄ ⲁⲛⲉⲥⲧⲏ ⲉⲕ ⲛⲉⲕⲣⲱⲛ.</w:t>
            </w:r>
          </w:p>
        </w:tc>
      </w:tr>
      <w:tr w:rsidR="00EE41E9" w14:paraId="751EE388" w14:textId="77777777" w:rsidTr="007C3D22">
        <w:trPr>
          <w:cantSplit/>
          <w:jc w:val="center"/>
        </w:trPr>
        <w:tc>
          <w:tcPr>
            <w:tcW w:w="288" w:type="dxa"/>
          </w:tcPr>
          <w:p w14:paraId="7C782BAB" w14:textId="77777777" w:rsidR="00EE41E9" w:rsidRDefault="00EE41E9" w:rsidP="007C3D22">
            <w:pPr>
              <w:pStyle w:val="CopticCross"/>
            </w:pPr>
          </w:p>
        </w:tc>
        <w:tc>
          <w:tcPr>
            <w:tcW w:w="3960" w:type="dxa"/>
          </w:tcPr>
          <w:p w14:paraId="29302B65" w14:textId="77777777" w:rsidR="00EE41E9" w:rsidRDefault="00EE41E9" w:rsidP="007C3D22">
            <w:pPr>
              <w:pStyle w:val="EngHang"/>
            </w:pPr>
            <w:r>
              <w:t>All the creation rejoiced</w:t>
            </w:r>
          </w:p>
          <w:p w14:paraId="37FD874D" w14:textId="77777777" w:rsidR="00EE41E9" w:rsidRDefault="00EE41E9" w:rsidP="007C3D22">
            <w:pPr>
              <w:pStyle w:val="EngHang"/>
            </w:pPr>
            <w:r>
              <w:t>Together in this Mystery,</w:t>
            </w:r>
          </w:p>
          <w:p w14:paraId="143C6500" w14:textId="77777777" w:rsidR="00EE41E9" w:rsidRDefault="00EE41E9" w:rsidP="007C3D22">
            <w:pPr>
              <w:pStyle w:val="EngHang"/>
            </w:pPr>
            <w:r>
              <w:t>For the Son of the Holy,</w:t>
            </w:r>
          </w:p>
          <w:p w14:paraId="6BFB642C" w14:textId="77777777" w:rsidR="00EE41E9" w:rsidRDefault="00EE41E9" w:rsidP="007C3D22">
            <w:pPr>
              <w:pStyle w:val="EngHangEnd"/>
            </w:pPr>
            <w:r>
              <w:t>Christ is risen from the dead!</w:t>
            </w:r>
          </w:p>
        </w:tc>
        <w:tc>
          <w:tcPr>
            <w:tcW w:w="288" w:type="dxa"/>
          </w:tcPr>
          <w:p w14:paraId="263EEE83" w14:textId="77777777" w:rsidR="00EE41E9" w:rsidRDefault="00EE41E9" w:rsidP="007C3D22"/>
        </w:tc>
        <w:tc>
          <w:tcPr>
            <w:tcW w:w="288" w:type="dxa"/>
          </w:tcPr>
          <w:p w14:paraId="5750DB40" w14:textId="77777777" w:rsidR="00EE41E9" w:rsidRDefault="00EE41E9" w:rsidP="007C3D22">
            <w:pPr>
              <w:pStyle w:val="CopticCross"/>
            </w:pPr>
          </w:p>
        </w:tc>
        <w:tc>
          <w:tcPr>
            <w:tcW w:w="3960" w:type="dxa"/>
          </w:tcPr>
          <w:p w14:paraId="53F800EA" w14:textId="77777777" w:rsidR="00EE41E9" w:rsidRDefault="00EE41E9" w:rsidP="007C3D22">
            <w:pPr>
              <w:pStyle w:val="CopticVersemulti-line"/>
            </w:pPr>
            <w:r>
              <w:t>Ⲓⲥ ϯⲕ̀ⲧⲏⲥⲓⲥ ⲧⲏⲣⲥ ⲉⲩⲥⲟⲡ:</w:t>
            </w:r>
          </w:p>
          <w:p w14:paraId="6C47E29A" w14:textId="77777777" w:rsidR="00EE41E9" w:rsidRDefault="00EE41E9" w:rsidP="007C3D22">
            <w:pPr>
              <w:pStyle w:val="CopticVersemulti-line"/>
            </w:pPr>
            <w:r>
              <w:t>ⲣⲁϣⲓ ⲉⲑⲃⲉ ⲡⲁⲓⲙⲩⲥⲧⲏⲣⲓⲟⲛ:</w:t>
            </w:r>
          </w:p>
          <w:p w14:paraId="1CCD26BB" w14:textId="77777777" w:rsidR="00EE41E9" w:rsidRDefault="00EE41E9" w:rsidP="007C3D22">
            <w:pPr>
              <w:pStyle w:val="CopticVersemulti-line"/>
            </w:pPr>
            <w:r>
              <w:t>ϫⲉ Ⲡϣⲏⲣⲓ ⲙ̀ⲫⲏⲉ̄ⲑ̄ⲩ̄:</w:t>
            </w:r>
          </w:p>
          <w:p w14:paraId="0553A649" w14:textId="77777777" w:rsidR="00EE41E9" w:rsidRPr="005130A7" w:rsidRDefault="00EE41E9" w:rsidP="007C3D22">
            <w:pPr>
              <w:pStyle w:val="CopticHangingVerse"/>
            </w:pPr>
            <w:r>
              <w:t>Ⲡⲭ̄ⲥ̄ ⲁⲛⲉⲥⲧⲏ ⲉⲕ ⲛⲉⲕⲣⲱⲛ.</w:t>
            </w:r>
          </w:p>
        </w:tc>
      </w:tr>
      <w:tr w:rsidR="00EE41E9" w14:paraId="51F5F91F" w14:textId="77777777" w:rsidTr="007C3D22">
        <w:trPr>
          <w:cantSplit/>
          <w:jc w:val="center"/>
        </w:trPr>
        <w:tc>
          <w:tcPr>
            <w:tcW w:w="288" w:type="dxa"/>
          </w:tcPr>
          <w:p w14:paraId="3D0BCE45" w14:textId="77777777" w:rsidR="00EE41E9" w:rsidRDefault="00EE41E9" w:rsidP="007C3D22">
            <w:pPr>
              <w:pStyle w:val="CopticCross"/>
            </w:pPr>
          </w:p>
        </w:tc>
        <w:tc>
          <w:tcPr>
            <w:tcW w:w="3960" w:type="dxa"/>
          </w:tcPr>
          <w:p w14:paraId="08F4FC45" w14:textId="77777777" w:rsidR="00EE41E9" w:rsidRDefault="00EE41E9" w:rsidP="007C3D22">
            <w:pPr>
              <w:pStyle w:val="EngHang"/>
            </w:pPr>
            <w:r>
              <w:t>We praise our Lord</w:t>
            </w:r>
          </w:p>
          <w:p w14:paraId="397E9651" w14:textId="77777777" w:rsidR="00EE41E9" w:rsidRDefault="00EE41E9" w:rsidP="007C3D22">
            <w:pPr>
              <w:pStyle w:val="EngHang"/>
            </w:pPr>
            <w:r>
              <w:t>Jesus Christ, the Son of God,</w:t>
            </w:r>
          </w:p>
          <w:p w14:paraId="4859848E" w14:textId="77777777" w:rsidR="00EE41E9" w:rsidRDefault="00EE41E9" w:rsidP="007C3D22">
            <w:pPr>
              <w:pStyle w:val="EngHang"/>
            </w:pPr>
            <w:r>
              <w:t>The Logos, saying,</w:t>
            </w:r>
          </w:p>
          <w:p w14:paraId="2D3F2157" w14:textId="77777777" w:rsidR="00EE41E9" w:rsidRDefault="00EE41E9" w:rsidP="007C3D22">
            <w:pPr>
              <w:pStyle w:val="EngHangEnd"/>
            </w:pPr>
            <w:r>
              <w:t>Christ is risen form the dead!</w:t>
            </w:r>
          </w:p>
        </w:tc>
        <w:tc>
          <w:tcPr>
            <w:tcW w:w="288" w:type="dxa"/>
          </w:tcPr>
          <w:p w14:paraId="69EED3B4" w14:textId="77777777" w:rsidR="00EE41E9" w:rsidRDefault="00EE41E9" w:rsidP="007C3D22"/>
        </w:tc>
        <w:tc>
          <w:tcPr>
            <w:tcW w:w="288" w:type="dxa"/>
          </w:tcPr>
          <w:p w14:paraId="0A3C9D13" w14:textId="77777777" w:rsidR="00EE41E9" w:rsidRDefault="00EE41E9" w:rsidP="007C3D22">
            <w:pPr>
              <w:pStyle w:val="CopticCross"/>
            </w:pPr>
          </w:p>
        </w:tc>
        <w:tc>
          <w:tcPr>
            <w:tcW w:w="3960" w:type="dxa"/>
          </w:tcPr>
          <w:p w14:paraId="52629EF8" w14:textId="77777777" w:rsidR="00EE41E9" w:rsidRDefault="00EE41E9" w:rsidP="007C3D22">
            <w:pPr>
              <w:pStyle w:val="CopticVersemulti-line"/>
            </w:pPr>
            <w:r>
              <w:t>Ⲕⲩⲣⲓⲟⲥ Ⲓⲏ̄ⲥ̄ Ⲡⲭ̄ⲥ̄:</w:t>
            </w:r>
          </w:p>
          <w:p w14:paraId="2C796B5C" w14:textId="77777777" w:rsidR="00EE41E9" w:rsidRDefault="00EE41E9" w:rsidP="007C3D22">
            <w:pPr>
              <w:pStyle w:val="CopticVersemulti-line"/>
            </w:pPr>
            <w:r>
              <w:t>Ⲡϣⲏⲣⲓ ⲙ̀Ⲫϯ Ⲡⲓⲗⲟⲅⲟⲥ:</w:t>
            </w:r>
          </w:p>
          <w:p w14:paraId="4918650A" w14:textId="77777777" w:rsidR="00EE41E9" w:rsidRDefault="00EE41E9" w:rsidP="007C3D22">
            <w:pPr>
              <w:pStyle w:val="CopticVersemulti-line"/>
            </w:pPr>
            <w:r>
              <w:t>ⲧⲉⲛϩⲱⲥ ⲉ̀ⲣⲟϥ ⲉⲛϫⲱ ⲙ̀ⲙⲟⲥ:</w:t>
            </w:r>
          </w:p>
          <w:p w14:paraId="47E90873" w14:textId="77777777" w:rsidR="00EE41E9" w:rsidRPr="005130A7" w:rsidRDefault="00EE41E9" w:rsidP="007C3D22">
            <w:pPr>
              <w:pStyle w:val="CopticHangingVerse"/>
            </w:pPr>
            <w:r>
              <w:t>Ⲡⲭ̄ⲥ̄ ⲁⲛⲉⲥⲧⲏ ⲉⲕ ⲛⲉⲕⲣⲱⲛ.</w:t>
            </w:r>
          </w:p>
        </w:tc>
      </w:tr>
      <w:tr w:rsidR="00EE41E9" w14:paraId="1A3A4D5E" w14:textId="77777777" w:rsidTr="007C3D22">
        <w:trPr>
          <w:cantSplit/>
          <w:jc w:val="center"/>
        </w:trPr>
        <w:tc>
          <w:tcPr>
            <w:tcW w:w="288" w:type="dxa"/>
          </w:tcPr>
          <w:p w14:paraId="6462EFD4" w14:textId="77777777" w:rsidR="00EE41E9" w:rsidRDefault="00EE41E9" w:rsidP="007C3D22">
            <w:pPr>
              <w:pStyle w:val="CopticCross"/>
            </w:pPr>
            <w:r w:rsidRPr="00FB5ACB">
              <w:t>¿</w:t>
            </w:r>
          </w:p>
        </w:tc>
        <w:tc>
          <w:tcPr>
            <w:tcW w:w="3960" w:type="dxa"/>
          </w:tcPr>
          <w:p w14:paraId="4297827D" w14:textId="77777777" w:rsidR="00EE41E9" w:rsidRDefault="00EE41E9" w:rsidP="007C3D22">
            <w:pPr>
              <w:pStyle w:val="EngHang"/>
            </w:pPr>
            <w:r>
              <w:t>As the prophets said,</w:t>
            </w:r>
          </w:p>
          <w:p w14:paraId="4975D385" w14:textId="77777777" w:rsidR="00EE41E9" w:rsidRDefault="00EE41E9" w:rsidP="007C3D22">
            <w:pPr>
              <w:pStyle w:val="EngHang"/>
            </w:pPr>
            <w:r>
              <w:t>He was buried in the tomb,</w:t>
            </w:r>
          </w:p>
          <w:p w14:paraId="4840748D" w14:textId="77777777" w:rsidR="00EE41E9" w:rsidRDefault="00EE41E9" w:rsidP="007C3D22">
            <w:pPr>
              <w:pStyle w:val="EngHang"/>
            </w:pPr>
            <w:r>
              <w:t>And on the third day,</w:t>
            </w:r>
          </w:p>
          <w:p w14:paraId="6BC419E4" w14:textId="77777777" w:rsidR="00EE41E9" w:rsidRDefault="00EE41E9" w:rsidP="007C3D22">
            <w:pPr>
              <w:pStyle w:val="EngHangEnd"/>
            </w:pPr>
            <w:r>
              <w:t>Christ is risen from the dead!</w:t>
            </w:r>
          </w:p>
        </w:tc>
        <w:tc>
          <w:tcPr>
            <w:tcW w:w="288" w:type="dxa"/>
          </w:tcPr>
          <w:p w14:paraId="5D222368" w14:textId="77777777" w:rsidR="00EE41E9" w:rsidRDefault="00EE41E9" w:rsidP="007C3D22"/>
        </w:tc>
        <w:tc>
          <w:tcPr>
            <w:tcW w:w="288" w:type="dxa"/>
          </w:tcPr>
          <w:p w14:paraId="01B5360F" w14:textId="77777777" w:rsidR="00EE41E9" w:rsidRDefault="00EE41E9" w:rsidP="007C3D22">
            <w:pPr>
              <w:pStyle w:val="CopticCross"/>
            </w:pPr>
            <w:r w:rsidRPr="00FB5ACB">
              <w:t>¿</w:t>
            </w:r>
          </w:p>
        </w:tc>
        <w:tc>
          <w:tcPr>
            <w:tcW w:w="3960" w:type="dxa"/>
          </w:tcPr>
          <w:p w14:paraId="1FE798CB" w14:textId="77777777" w:rsidR="00EE41E9" w:rsidRDefault="00EE41E9" w:rsidP="007C3D22">
            <w:pPr>
              <w:pStyle w:val="CopticVersemulti-line"/>
            </w:pPr>
            <w:r>
              <w:t>Ⲗⲟⲓⲡⲟⲛ ⲁⲩⲭⲁϥ ϧⲉⲛ ⲡⲓⲙ̀ϩⲁⲩ:</w:t>
            </w:r>
          </w:p>
          <w:p w14:paraId="12DD7832" w14:textId="77777777" w:rsidR="00EE41E9" w:rsidRDefault="00EE41E9" w:rsidP="007C3D22">
            <w:pPr>
              <w:pStyle w:val="CopticVersemulti-line"/>
            </w:pPr>
            <w:r>
              <w:t>ⲕⲁⲧⲁ ⲛⲓⲥ̀ⲙⲏ ⲙ̀ⲡ̀ⲣⲟⲫⲏⲧⲓⲕⲟⲛ:</w:t>
            </w:r>
          </w:p>
          <w:p w14:paraId="5558D57A" w14:textId="77777777" w:rsidR="00EE41E9" w:rsidRDefault="00EE41E9" w:rsidP="007C3D22">
            <w:pPr>
              <w:pStyle w:val="CopticVersemulti-line"/>
            </w:pPr>
            <w:r>
              <w:t>ϧⲉⲛ ⲡⲓⲙⲁϩ ϣⲟⲙⲧ ⲛ̀ⲉ̀ϩⲟⲟⲩ:</w:t>
            </w:r>
          </w:p>
          <w:p w14:paraId="4C0295D1" w14:textId="77777777" w:rsidR="00EE41E9" w:rsidRPr="005130A7" w:rsidRDefault="00EE41E9" w:rsidP="007C3D22">
            <w:pPr>
              <w:pStyle w:val="CopticHangingVerse"/>
            </w:pPr>
            <w:r>
              <w:t>Ⲡⲭ̄ⲥ̄ ⲁⲛⲉⲥⲧⲏ ⲉⲕ ⲛⲉⲕⲣⲱⲛ.</w:t>
            </w:r>
          </w:p>
        </w:tc>
      </w:tr>
      <w:tr w:rsidR="00EE41E9" w14:paraId="47F1536C" w14:textId="77777777" w:rsidTr="007C3D22">
        <w:trPr>
          <w:cantSplit/>
          <w:jc w:val="center"/>
        </w:trPr>
        <w:tc>
          <w:tcPr>
            <w:tcW w:w="288" w:type="dxa"/>
          </w:tcPr>
          <w:p w14:paraId="49B6CBD7" w14:textId="77777777" w:rsidR="00EE41E9" w:rsidRDefault="00EE41E9" w:rsidP="007C3D22">
            <w:pPr>
              <w:pStyle w:val="CopticCross"/>
            </w:pPr>
            <w:r w:rsidRPr="00FB5ACB">
              <w:t>¿</w:t>
            </w:r>
          </w:p>
        </w:tc>
        <w:tc>
          <w:tcPr>
            <w:tcW w:w="3960" w:type="dxa"/>
          </w:tcPr>
          <w:p w14:paraId="04B6D5E5" w14:textId="77777777" w:rsidR="00EE41E9" w:rsidRDefault="00EE41E9" w:rsidP="007C3D22">
            <w:pPr>
              <w:pStyle w:val="EngHang"/>
            </w:pPr>
            <w:r>
              <w:t>Let us understand, O people,</w:t>
            </w:r>
          </w:p>
          <w:p w14:paraId="75385D0C" w14:textId="77777777" w:rsidR="00EE41E9" w:rsidRDefault="00EE41E9" w:rsidP="007C3D22">
            <w:pPr>
              <w:pStyle w:val="EngHang"/>
            </w:pPr>
            <w:r>
              <w:t>The Gospel,</w:t>
            </w:r>
          </w:p>
          <w:p w14:paraId="0E5691AB" w14:textId="77777777" w:rsidR="00EE41E9" w:rsidRDefault="00EE41E9" w:rsidP="007C3D22">
            <w:pPr>
              <w:pStyle w:val="EngHang"/>
            </w:pPr>
            <w:r>
              <w:t>Which teaches that the Immortal</w:t>
            </w:r>
          </w:p>
          <w:p w14:paraId="2A1F0DC9" w14:textId="77777777" w:rsidR="00EE41E9" w:rsidRDefault="00EE41E9" w:rsidP="007C3D22">
            <w:pPr>
              <w:pStyle w:val="EngHangEnd"/>
            </w:pPr>
            <w:r>
              <w:t>Christ is risen from the dead!</w:t>
            </w:r>
          </w:p>
        </w:tc>
        <w:tc>
          <w:tcPr>
            <w:tcW w:w="288" w:type="dxa"/>
          </w:tcPr>
          <w:p w14:paraId="0460A87F" w14:textId="77777777" w:rsidR="00EE41E9" w:rsidRDefault="00EE41E9" w:rsidP="007C3D22"/>
        </w:tc>
        <w:tc>
          <w:tcPr>
            <w:tcW w:w="288" w:type="dxa"/>
          </w:tcPr>
          <w:p w14:paraId="0B2CC6C3" w14:textId="77777777" w:rsidR="00EE41E9" w:rsidRDefault="00EE41E9" w:rsidP="007C3D22">
            <w:pPr>
              <w:pStyle w:val="CopticCross"/>
            </w:pPr>
            <w:r w:rsidRPr="00FB5ACB">
              <w:t>¿</w:t>
            </w:r>
          </w:p>
        </w:tc>
        <w:tc>
          <w:tcPr>
            <w:tcW w:w="3960" w:type="dxa"/>
          </w:tcPr>
          <w:p w14:paraId="4FD1EA46" w14:textId="77777777" w:rsidR="00EE41E9" w:rsidRDefault="00EE41E9" w:rsidP="007C3D22">
            <w:pPr>
              <w:pStyle w:val="CopticVersemulti-line"/>
            </w:pPr>
            <w:r>
              <w:t>Ⲙⲁⲣⲉⲛⲕⲁϯ ⲱ̀ ⲛⲓⲗⲁⲟⲥ:</w:t>
            </w:r>
          </w:p>
          <w:p w14:paraId="43156B8D" w14:textId="77777777" w:rsidR="00EE41E9" w:rsidRDefault="00EE41E9" w:rsidP="007C3D22">
            <w:pPr>
              <w:pStyle w:val="CopticVersemulti-line"/>
            </w:pPr>
            <w:r>
              <w:t>ⲉ̀ⲡⲓⲉⲩⲁⲅⲅⲉⲗⲓⲟⲛ:</w:t>
            </w:r>
          </w:p>
          <w:p w14:paraId="27CBDE2F" w14:textId="77777777" w:rsidR="00EE41E9" w:rsidRDefault="00EE41E9" w:rsidP="007C3D22">
            <w:pPr>
              <w:pStyle w:val="CopticVersemulti-line"/>
            </w:pPr>
            <w:r>
              <w:t>ⲫⲏⲉ̀ⲧⲁϥϫⲟⲥ ϫⲉ ⲡⲓⲁⲑⲁⲛⲧⲟⲥ:</w:t>
            </w:r>
          </w:p>
          <w:p w14:paraId="5317825F" w14:textId="77777777" w:rsidR="00EE41E9" w:rsidRPr="005130A7" w:rsidRDefault="00EE41E9" w:rsidP="007C3D22">
            <w:pPr>
              <w:pStyle w:val="CopticHangingVerse"/>
            </w:pPr>
            <w:r>
              <w:t>Ⲡⲭ̄ⲥ̄ ⲁⲛⲉⲥⲧⲏ ⲉⲕ ⲛⲉⲕⲣⲱⲛ.</w:t>
            </w:r>
          </w:p>
        </w:tc>
      </w:tr>
      <w:tr w:rsidR="00EE41E9" w14:paraId="2F86F48A" w14:textId="77777777" w:rsidTr="007C3D22">
        <w:trPr>
          <w:cantSplit/>
          <w:jc w:val="center"/>
        </w:trPr>
        <w:tc>
          <w:tcPr>
            <w:tcW w:w="288" w:type="dxa"/>
          </w:tcPr>
          <w:p w14:paraId="101A3911" w14:textId="77777777" w:rsidR="00EE41E9" w:rsidRDefault="00EE41E9" w:rsidP="007C3D22">
            <w:pPr>
              <w:pStyle w:val="CopticCross"/>
            </w:pPr>
          </w:p>
        </w:tc>
        <w:tc>
          <w:tcPr>
            <w:tcW w:w="3960" w:type="dxa"/>
          </w:tcPr>
          <w:p w14:paraId="590C0B0E" w14:textId="77777777" w:rsidR="00EE41E9" w:rsidRDefault="00EE41E9" w:rsidP="007C3D22">
            <w:pPr>
              <w:pStyle w:val="EngHang"/>
            </w:pPr>
            <w:r>
              <w:t>All the heavenly orders,</w:t>
            </w:r>
          </w:p>
          <w:p w14:paraId="3E10F5AC" w14:textId="77777777" w:rsidR="00EE41E9" w:rsidRDefault="00EE41E9" w:rsidP="007C3D22">
            <w:pPr>
              <w:pStyle w:val="EngHang"/>
            </w:pPr>
            <w:r>
              <w:t>And the rational natures,</w:t>
            </w:r>
          </w:p>
          <w:p w14:paraId="2BAD9C4E" w14:textId="77777777" w:rsidR="00EE41E9" w:rsidRDefault="00EE41E9" w:rsidP="007C3D22">
            <w:pPr>
              <w:pStyle w:val="EngHang"/>
            </w:pPr>
            <w:r>
              <w:t>Were amazed at Your works.</w:t>
            </w:r>
          </w:p>
          <w:p w14:paraId="3E52277D" w14:textId="77777777" w:rsidR="00EE41E9" w:rsidRDefault="00EE41E9" w:rsidP="007C3D22">
            <w:pPr>
              <w:pStyle w:val="EngHangEnd"/>
            </w:pPr>
            <w:r>
              <w:t>Christ is risen from the dead!</w:t>
            </w:r>
          </w:p>
        </w:tc>
        <w:tc>
          <w:tcPr>
            <w:tcW w:w="288" w:type="dxa"/>
          </w:tcPr>
          <w:p w14:paraId="70C1C75D" w14:textId="77777777" w:rsidR="00EE41E9" w:rsidRDefault="00EE41E9" w:rsidP="007C3D22"/>
        </w:tc>
        <w:tc>
          <w:tcPr>
            <w:tcW w:w="288" w:type="dxa"/>
          </w:tcPr>
          <w:p w14:paraId="550A3CA3" w14:textId="77777777" w:rsidR="00EE41E9" w:rsidRDefault="00EE41E9" w:rsidP="007C3D22">
            <w:pPr>
              <w:pStyle w:val="CopticCross"/>
            </w:pPr>
          </w:p>
        </w:tc>
        <w:tc>
          <w:tcPr>
            <w:tcW w:w="3960" w:type="dxa"/>
          </w:tcPr>
          <w:p w14:paraId="04C50AD1" w14:textId="77777777" w:rsidR="00EE41E9" w:rsidRDefault="00EE41E9" w:rsidP="007C3D22">
            <w:pPr>
              <w:pStyle w:val="CopticVersemulti-line"/>
            </w:pPr>
            <w:r>
              <w:t>Ⲛⲓⲧⲁⲅⲙⲁ ⲧⲏⲣⲟⲩ ⲉ̀ⲧⲉ ⲛⲓⲫⲏⲟⲩⲓ̀:</w:t>
            </w:r>
          </w:p>
          <w:p w14:paraId="163C9FFD" w14:textId="77777777" w:rsidR="00EE41E9" w:rsidRDefault="00EE41E9" w:rsidP="007C3D22">
            <w:pPr>
              <w:pStyle w:val="CopticVersemulti-line"/>
            </w:pPr>
            <w:r>
              <w:t>ⲛⲓⲫⲩⲥⲓⲥ ⲛ̀ⲛⲟⲏ̀ⲣⲟⲛ:</w:t>
            </w:r>
          </w:p>
          <w:p w14:paraId="2ED258E5" w14:textId="77777777" w:rsidR="00EE41E9" w:rsidRDefault="00EE41E9" w:rsidP="007C3D22">
            <w:pPr>
              <w:pStyle w:val="CopticVersemulti-line"/>
            </w:pPr>
            <w:r>
              <w:t>ⲁⲩⲉⲣϣ̀ⲫⲏⲣⲓ ϧⲉⲛ ⲛⲉⲕϩ̀ⲃⲏⲟⲩⲓ̀:</w:t>
            </w:r>
          </w:p>
          <w:p w14:paraId="56A91491" w14:textId="77777777" w:rsidR="00EE41E9" w:rsidRPr="005130A7" w:rsidRDefault="00EE41E9" w:rsidP="007C3D22">
            <w:pPr>
              <w:pStyle w:val="CopticHangingVerse"/>
            </w:pPr>
            <w:r>
              <w:t>Ⲡⲭ̄ⲥ̄ ⲁⲛⲉⲥⲧⲏ ⲉⲕ ⲛⲉⲕⲣⲱⲛ.</w:t>
            </w:r>
          </w:p>
        </w:tc>
      </w:tr>
      <w:tr w:rsidR="00EE41E9" w14:paraId="1C925289" w14:textId="77777777" w:rsidTr="007C3D22">
        <w:trPr>
          <w:cantSplit/>
          <w:jc w:val="center"/>
        </w:trPr>
        <w:tc>
          <w:tcPr>
            <w:tcW w:w="288" w:type="dxa"/>
          </w:tcPr>
          <w:p w14:paraId="67602141" w14:textId="77777777" w:rsidR="00EE41E9" w:rsidRDefault="00EE41E9" w:rsidP="007C3D22">
            <w:pPr>
              <w:pStyle w:val="CopticCross"/>
            </w:pPr>
          </w:p>
        </w:tc>
        <w:tc>
          <w:tcPr>
            <w:tcW w:w="3960" w:type="dxa"/>
          </w:tcPr>
          <w:p w14:paraId="6DE8B39F" w14:textId="77777777" w:rsidR="00EE41E9" w:rsidRDefault="00EE41E9" w:rsidP="007C3D22">
            <w:pPr>
              <w:pStyle w:val="EngHang"/>
            </w:pPr>
            <w:r>
              <w:t>Your works are exalted,</w:t>
            </w:r>
          </w:p>
          <w:p w14:paraId="133FC204" w14:textId="77777777" w:rsidR="00EE41E9" w:rsidRDefault="00EE41E9" w:rsidP="007C3D22">
            <w:pPr>
              <w:pStyle w:val="EngHang"/>
            </w:pPr>
            <w:r>
              <w:t>With your mysterious judgments,</w:t>
            </w:r>
          </w:p>
          <w:p w14:paraId="1002D29F" w14:textId="77777777" w:rsidR="00EE41E9" w:rsidRDefault="00EE41E9" w:rsidP="007C3D22">
            <w:pPr>
              <w:pStyle w:val="EngHang"/>
            </w:pPr>
            <w:r>
              <w:t>For You are the King of heaven.</w:t>
            </w:r>
          </w:p>
          <w:p w14:paraId="5756D5F5" w14:textId="77777777" w:rsidR="00EE41E9" w:rsidRDefault="00EE41E9" w:rsidP="007C3D22">
            <w:pPr>
              <w:pStyle w:val="EngHangEnd"/>
            </w:pPr>
            <w:r>
              <w:t>Christ is risen from the dead!</w:t>
            </w:r>
          </w:p>
        </w:tc>
        <w:tc>
          <w:tcPr>
            <w:tcW w:w="288" w:type="dxa"/>
          </w:tcPr>
          <w:p w14:paraId="395AFAAF" w14:textId="77777777" w:rsidR="00EE41E9" w:rsidRDefault="00EE41E9" w:rsidP="007C3D22"/>
        </w:tc>
        <w:tc>
          <w:tcPr>
            <w:tcW w:w="288" w:type="dxa"/>
          </w:tcPr>
          <w:p w14:paraId="724FEDE1" w14:textId="77777777" w:rsidR="00EE41E9" w:rsidRDefault="00EE41E9" w:rsidP="007C3D22">
            <w:pPr>
              <w:pStyle w:val="CopticCross"/>
            </w:pPr>
          </w:p>
        </w:tc>
        <w:tc>
          <w:tcPr>
            <w:tcW w:w="3960" w:type="dxa"/>
          </w:tcPr>
          <w:p w14:paraId="7F65B690" w14:textId="77777777" w:rsidR="00EE41E9" w:rsidRDefault="00EE41E9" w:rsidP="007C3D22">
            <w:pPr>
              <w:pStyle w:val="CopticVersemulti-line"/>
            </w:pPr>
            <w:r>
              <w:t>Ⲝⲉⲣⲉⲧⲱⲛ ⲛⲉ ⲛⲉⲕϧ̀ⲃⲏⲟⲩⲓ̀:</w:t>
            </w:r>
          </w:p>
          <w:p w14:paraId="7C19ACD1" w14:textId="77777777" w:rsidR="00EE41E9" w:rsidRDefault="00EE41E9" w:rsidP="007C3D22">
            <w:pPr>
              <w:pStyle w:val="CopticVersemulti-line"/>
            </w:pPr>
            <w:r>
              <w:t>ⲛⲉⲕϩⲁⲡ ⲙ̀ⲡⲁⲣⲁⲇⲟⲝⲟⲛ:</w:t>
            </w:r>
          </w:p>
          <w:p w14:paraId="0007CD88" w14:textId="77777777" w:rsidR="00EE41E9" w:rsidRDefault="00EE41E9" w:rsidP="007C3D22">
            <w:pPr>
              <w:pStyle w:val="CopticVersemulti-line"/>
            </w:pPr>
            <w:r>
              <w:t>ϫⲉ ⲛ̀ⲑⲟⲕ ⲡⲉ ⲡ̀ⲟⲩⲣⲟ ⲛ̀ⲧⲉ ⲛⲓⲫⲏⲟⲩⲓ̀:</w:t>
            </w:r>
          </w:p>
          <w:p w14:paraId="46649AC5" w14:textId="77777777" w:rsidR="00EE41E9" w:rsidRPr="005130A7" w:rsidRDefault="00EE41E9" w:rsidP="007C3D22">
            <w:pPr>
              <w:pStyle w:val="CopticHangingVerse"/>
            </w:pPr>
            <w:r>
              <w:t>Ⲓⲭ̄ⲥ̄ ⲁⲛⲉⲥⲧⲏ ⲉⲕ ⲛⲉⲕⲣⲟⲛ.</w:t>
            </w:r>
          </w:p>
        </w:tc>
      </w:tr>
      <w:tr w:rsidR="00EE41E9" w14:paraId="19343EC6" w14:textId="77777777" w:rsidTr="007C3D22">
        <w:trPr>
          <w:cantSplit/>
          <w:jc w:val="center"/>
        </w:trPr>
        <w:tc>
          <w:tcPr>
            <w:tcW w:w="288" w:type="dxa"/>
          </w:tcPr>
          <w:p w14:paraId="34750027" w14:textId="77777777" w:rsidR="00EE41E9" w:rsidRDefault="00EE41E9" w:rsidP="007C3D22">
            <w:pPr>
              <w:pStyle w:val="CopticCross"/>
            </w:pPr>
            <w:r w:rsidRPr="00FB5ACB">
              <w:t>¿</w:t>
            </w:r>
          </w:p>
        </w:tc>
        <w:tc>
          <w:tcPr>
            <w:tcW w:w="3960" w:type="dxa"/>
          </w:tcPr>
          <w:p w14:paraId="07939C5B" w14:textId="77777777" w:rsidR="00EE41E9" w:rsidRDefault="00EE41E9" w:rsidP="007C3D22">
            <w:pPr>
              <w:pStyle w:val="EngHang"/>
            </w:pPr>
            <w:r>
              <w:t>Your Name is full of pride,</w:t>
            </w:r>
          </w:p>
          <w:p w14:paraId="44E20DC6" w14:textId="77777777" w:rsidR="00EE41E9" w:rsidRDefault="00EE41E9" w:rsidP="007C3D22">
            <w:pPr>
              <w:pStyle w:val="EngHang"/>
            </w:pPr>
            <w:r>
              <w:t>O Son of God, the Lover of mankind.</w:t>
            </w:r>
          </w:p>
          <w:p w14:paraId="2F37400B" w14:textId="77777777" w:rsidR="00EE41E9" w:rsidRDefault="00EE41E9" w:rsidP="007C3D22">
            <w:pPr>
              <w:pStyle w:val="EngHang"/>
            </w:pPr>
            <w:r>
              <w:t>We believe without doubt that</w:t>
            </w:r>
          </w:p>
          <w:p w14:paraId="75A0BB09" w14:textId="77777777" w:rsidR="00EE41E9" w:rsidRDefault="00EE41E9" w:rsidP="007C3D22">
            <w:pPr>
              <w:pStyle w:val="EngHangEnd"/>
            </w:pPr>
            <w:r>
              <w:t>Christ is risen from the dead!</w:t>
            </w:r>
          </w:p>
        </w:tc>
        <w:tc>
          <w:tcPr>
            <w:tcW w:w="288" w:type="dxa"/>
          </w:tcPr>
          <w:p w14:paraId="32344EB1" w14:textId="77777777" w:rsidR="00EE41E9" w:rsidRDefault="00EE41E9" w:rsidP="007C3D22"/>
        </w:tc>
        <w:tc>
          <w:tcPr>
            <w:tcW w:w="288" w:type="dxa"/>
          </w:tcPr>
          <w:p w14:paraId="1BBBB10C" w14:textId="77777777" w:rsidR="00EE41E9" w:rsidRDefault="00EE41E9" w:rsidP="007C3D22">
            <w:pPr>
              <w:pStyle w:val="CopticCross"/>
            </w:pPr>
            <w:r w:rsidRPr="00FB5ACB">
              <w:t>¿</w:t>
            </w:r>
          </w:p>
        </w:tc>
        <w:tc>
          <w:tcPr>
            <w:tcW w:w="3960" w:type="dxa"/>
          </w:tcPr>
          <w:p w14:paraId="0A83DD8C" w14:textId="77777777" w:rsidR="00EE41E9" w:rsidRDefault="00EE41E9" w:rsidP="007C3D22">
            <w:pPr>
              <w:pStyle w:val="CopticVersemulti-line"/>
            </w:pPr>
            <w:r>
              <w:t>Ⲟⲩⲣⲁⲛ ⲛ̀ϣⲟⲩϣⲟⲩ ⲡⲉ ⲡⲉⲕⲣⲁⲛ:</w:t>
            </w:r>
          </w:p>
          <w:p w14:paraId="7FD70292" w14:textId="77777777" w:rsidR="00EE41E9" w:rsidRDefault="00EE41E9" w:rsidP="007C3D22">
            <w:pPr>
              <w:pStyle w:val="CopticVersemulti-line"/>
            </w:pPr>
            <w:r>
              <w:t>Ⲩⲓⲟⲥ Ⲑⲉⲟⲥ ⲫⲓⲗⲁⲛⲑ̀ⲣⲱⲡⲟⲛ:</w:t>
            </w:r>
          </w:p>
          <w:p w14:paraId="768A9C83" w14:textId="77777777" w:rsidR="00EE41E9" w:rsidRDefault="00EE41E9" w:rsidP="007C3D22">
            <w:pPr>
              <w:pStyle w:val="CopticVersemulti-line"/>
            </w:pPr>
            <w:r>
              <w:t>ⲧⲉⲛⲛⲁϩϯ ⲁϭⲛⲉ ⲥ̀ⲕⲁⲛⲇⲁⲗⲟⲛ:</w:t>
            </w:r>
          </w:p>
          <w:p w14:paraId="3EA348FF" w14:textId="77777777" w:rsidR="00EE41E9" w:rsidRPr="005130A7" w:rsidRDefault="00EE41E9" w:rsidP="007C3D22">
            <w:pPr>
              <w:pStyle w:val="CopticHangingVerse"/>
            </w:pPr>
            <w:r>
              <w:t>Ⲡⲭ̄ⲥ̄ ⲁⲛⲉⲥⲧⲏ ⲉⲕ ⲛⲉⲕⲣⲱⲛ.</w:t>
            </w:r>
          </w:p>
        </w:tc>
      </w:tr>
      <w:tr w:rsidR="00EE41E9" w14:paraId="34D01CDA" w14:textId="77777777" w:rsidTr="007C3D22">
        <w:trPr>
          <w:cantSplit/>
          <w:jc w:val="center"/>
        </w:trPr>
        <w:tc>
          <w:tcPr>
            <w:tcW w:w="288" w:type="dxa"/>
          </w:tcPr>
          <w:p w14:paraId="0458E722" w14:textId="77777777" w:rsidR="00EE41E9" w:rsidRDefault="00EE41E9" w:rsidP="007C3D22">
            <w:pPr>
              <w:pStyle w:val="CopticCross"/>
            </w:pPr>
            <w:r w:rsidRPr="00FB5ACB">
              <w:t>¿</w:t>
            </w:r>
          </w:p>
        </w:tc>
        <w:tc>
          <w:tcPr>
            <w:tcW w:w="3960" w:type="dxa"/>
          </w:tcPr>
          <w:p w14:paraId="61A7B57A" w14:textId="77777777" w:rsidR="00EE41E9" w:rsidRDefault="00EE41E9" w:rsidP="007C3D22">
            <w:pPr>
              <w:pStyle w:val="EngHang"/>
            </w:pPr>
            <w:r>
              <w:t>One of the Trinity,</w:t>
            </w:r>
          </w:p>
          <w:p w14:paraId="79E9F703" w14:textId="77777777" w:rsidR="00EE41E9" w:rsidRDefault="00EE41E9" w:rsidP="007C3D22">
            <w:pPr>
              <w:pStyle w:val="EngHang"/>
            </w:pPr>
            <w:r>
              <w:t>The eternal Logos,</w:t>
            </w:r>
          </w:p>
          <w:p w14:paraId="1FB62B4C" w14:textId="77777777" w:rsidR="00EE41E9" w:rsidRDefault="00EE41E9" w:rsidP="007C3D22">
            <w:pPr>
              <w:pStyle w:val="EngHang"/>
            </w:pPr>
            <w:r>
              <w:t>The Son of the True God,</w:t>
            </w:r>
          </w:p>
          <w:p w14:paraId="2AA7CA2B" w14:textId="77777777" w:rsidR="00EE41E9" w:rsidRDefault="00EE41E9" w:rsidP="007C3D22">
            <w:pPr>
              <w:pStyle w:val="EngHangEnd"/>
            </w:pPr>
            <w:r>
              <w:t>Christ is risen from the dead!</w:t>
            </w:r>
          </w:p>
        </w:tc>
        <w:tc>
          <w:tcPr>
            <w:tcW w:w="288" w:type="dxa"/>
          </w:tcPr>
          <w:p w14:paraId="02039902" w14:textId="77777777" w:rsidR="00EE41E9" w:rsidRDefault="00EE41E9" w:rsidP="007C3D22"/>
        </w:tc>
        <w:tc>
          <w:tcPr>
            <w:tcW w:w="288" w:type="dxa"/>
          </w:tcPr>
          <w:p w14:paraId="5F119CD8" w14:textId="77777777" w:rsidR="00EE41E9" w:rsidRDefault="00EE41E9" w:rsidP="007C3D22">
            <w:pPr>
              <w:pStyle w:val="CopticCross"/>
            </w:pPr>
            <w:r w:rsidRPr="00FB5ACB">
              <w:t>¿</w:t>
            </w:r>
          </w:p>
        </w:tc>
        <w:tc>
          <w:tcPr>
            <w:tcW w:w="3960" w:type="dxa"/>
          </w:tcPr>
          <w:p w14:paraId="41BAF060" w14:textId="77777777" w:rsidR="00EE41E9" w:rsidRDefault="00EE41E9" w:rsidP="007C3D22">
            <w:pPr>
              <w:pStyle w:val="CopticVersemulti-line"/>
            </w:pPr>
            <w:r>
              <w:t>Ⲡⲓⲟⲩⲁⲓ ⲉ̀ⲃⲟⲗϧⲉⲛ Ϯⲧ̀ⲣⲓⲁⲥ:</w:t>
            </w:r>
          </w:p>
          <w:p w14:paraId="3BA45E8E" w14:textId="77777777" w:rsidR="00EE41E9" w:rsidRDefault="00EE41E9" w:rsidP="007C3D22">
            <w:pPr>
              <w:pStyle w:val="CopticVersemulti-line"/>
            </w:pPr>
            <w:r>
              <w:t>ⲡⲓⲗⲟⲅⲟⲥ ⲛ̀ⲁⲓⲇⲓⲟⲛ:</w:t>
            </w:r>
          </w:p>
          <w:p w14:paraId="2BCC3299" w14:textId="77777777" w:rsidR="00EE41E9" w:rsidRDefault="00EE41E9" w:rsidP="007C3D22">
            <w:pPr>
              <w:pStyle w:val="CopticVersemulti-line"/>
            </w:pPr>
            <w:r>
              <w:t>Ⲡϣⲏⲣⲓ ⲙ̀Ⲫⲛⲟⲩϯ ⲁⲗⲏⲑⲱⲥ:</w:t>
            </w:r>
          </w:p>
          <w:p w14:paraId="53BDD639" w14:textId="77777777" w:rsidR="00EE41E9" w:rsidRPr="005130A7" w:rsidRDefault="00EE41E9" w:rsidP="007C3D22">
            <w:pPr>
              <w:pStyle w:val="CopticHangingVerse"/>
            </w:pPr>
            <w:r>
              <w:t>Ⲡⲭ̄ⲥ̄ ⲁⲛⲉⲥⲧⲏ ⲉⲕ ⲛⲉⲕⲣⲱⲛ.</w:t>
            </w:r>
          </w:p>
        </w:tc>
      </w:tr>
      <w:tr w:rsidR="00EE41E9" w14:paraId="5E3A1C72" w14:textId="77777777" w:rsidTr="007C3D22">
        <w:trPr>
          <w:cantSplit/>
          <w:jc w:val="center"/>
        </w:trPr>
        <w:tc>
          <w:tcPr>
            <w:tcW w:w="288" w:type="dxa"/>
          </w:tcPr>
          <w:p w14:paraId="2EEFB05D" w14:textId="77777777" w:rsidR="00EE41E9" w:rsidRDefault="00EE41E9" w:rsidP="007C3D22">
            <w:pPr>
              <w:pStyle w:val="CopticCross"/>
            </w:pPr>
          </w:p>
        </w:tc>
        <w:tc>
          <w:tcPr>
            <w:tcW w:w="3960" w:type="dxa"/>
          </w:tcPr>
          <w:p w14:paraId="3C4D991B" w14:textId="77777777" w:rsidR="00EE41E9" w:rsidRDefault="00EE41E9" w:rsidP="007C3D22">
            <w:pPr>
              <w:pStyle w:val="EngHang"/>
            </w:pPr>
            <w:r>
              <w:t>Our mouths are filled with joy,</w:t>
            </w:r>
          </w:p>
          <w:p w14:paraId="07F778EE" w14:textId="77777777" w:rsidR="00EE41E9" w:rsidRDefault="00EE41E9" w:rsidP="007C3D22">
            <w:pPr>
              <w:pStyle w:val="EngHang"/>
            </w:pPr>
            <w:r>
              <w:t>And immeasurable happiness,</w:t>
            </w:r>
          </w:p>
          <w:p w14:paraId="3BE6E6F4" w14:textId="77777777" w:rsidR="00EE41E9" w:rsidRDefault="00EE41E9" w:rsidP="007C3D22">
            <w:pPr>
              <w:pStyle w:val="EngHang"/>
            </w:pPr>
            <w:r>
              <w:t>For the Physician of the sick,</w:t>
            </w:r>
          </w:p>
          <w:p w14:paraId="2436E3BA" w14:textId="77777777" w:rsidR="00EE41E9" w:rsidRDefault="00EE41E9" w:rsidP="007C3D22">
            <w:pPr>
              <w:pStyle w:val="EngHangEnd"/>
            </w:pPr>
            <w:r>
              <w:t>Christ is risen from the dead!</w:t>
            </w:r>
          </w:p>
        </w:tc>
        <w:tc>
          <w:tcPr>
            <w:tcW w:w="288" w:type="dxa"/>
          </w:tcPr>
          <w:p w14:paraId="68CB1C2D" w14:textId="77777777" w:rsidR="00EE41E9" w:rsidRDefault="00EE41E9" w:rsidP="007C3D22"/>
        </w:tc>
        <w:tc>
          <w:tcPr>
            <w:tcW w:w="288" w:type="dxa"/>
          </w:tcPr>
          <w:p w14:paraId="5304E0BC" w14:textId="77777777" w:rsidR="00EE41E9" w:rsidRDefault="00EE41E9" w:rsidP="007C3D22">
            <w:pPr>
              <w:pStyle w:val="CopticCross"/>
            </w:pPr>
          </w:p>
        </w:tc>
        <w:tc>
          <w:tcPr>
            <w:tcW w:w="3960" w:type="dxa"/>
          </w:tcPr>
          <w:p w14:paraId="7D2E65D5" w14:textId="77777777" w:rsidR="00EE41E9" w:rsidRDefault="00EE41E9" w:rsidP="007C3D22">
            <w:pPr>
              <w:pStyle w:val="CopticVersemulti-line"/>
            </w:pPr>
            <w:r>
              <w:t>Ⲣⲱⲛ ⲅⲁⲣ ⲁϥⲙⲟϩ ⲛ̀ⲣⲁϣⲓ:</w:t>
            </w:r>
          </w:p>
          <w:p w14:paraId="78059EE7" w14:textId="77777777" w:rsidR="00EE41E9" w:rsidRDefault="00EE41E9" w:rsidP="007C3D22">
            <w:pPr>
              <w:pStyle w:val="CopticVersemulti-line"/>
            </w:pPr>
            <w:r>
              <w:t>ⲛⲉⲙ ⲟⲩⲛⲟϥ ⲛ̀ⲁⲧⲙⲉⲧⲣⲟⲛ:</w:t>
            </w:r>
          </w:p>
          <w:p w14:paraId="0AADEDF2" w14:textId="77777777" w:rsidR="00EE41E9" w:rsidRDefault="00EE41E9" w:rsidP="007C3D22">
            <w:pPr>
              <w:pStyle w:val="CopticVersemulti-line"/>
            </w:pPr>
            <w:r>
              <w:t>ϫⲉ ⲛⲓⲥⲏⲓⲛⲓ ⲛ̀ⲛⲏⲉⲧϣⲱⲛⲓ:</w:t>
            </w:r>
          </w:p>
          <w:p w14:paraId="4D8E114A" w14:textId="77777777" w:rsidR="00EE41E9" w:rsidRPr="005130A7" w:rsidRDefault="00EE41E9" w:rsidP="007C3D22">
            <w:pPr>
              <w:pStyle w:val="CopticHangingVerse"/>
            </w:pPr>
            <w:r>
              <w:t>Ⲡⲭ̄ⲥ̄ ⲁⲛⲉⲥⲧⲏ ⲉⲕ ⲛⲉⲕⲣⲱⲛ.</w:t>
            </w:r>
          </w:p>
        </w:tc>
      </w:tr>
      <w:tr w:rsidR="00EE41E9" w14:paraId="7905BE66" w14:textId="77777777" w:rsidTr="007C3D22">
        <w:trPr>
          <w:cantSplit/>
          <w:jc w:val="center"/>
        </w:trPr>
        <w:tc>
          <w:tcPr>
            <w:tcW w:w="288" w:type="dxa"/>
          </w:tcPr>
          <w:p w14:paraId="76623613" w14:textId="77777777" w:rsidR="00EE41E9" w:rsidRDefault="00EE41E9" w:rsidP="007C3D22">
            <w:pPr>
              <w:pStyle w:val="CopticCross"/>
            </w:pPr>
          </w:p>
        </w:tc>
        <w:tc>
          <w:tcPr>
            <w:tcW w:w="3960" w:type="dxa"/>
          </w:tcPr>
          <w:p w14:paraId="30C16FFD" w14:textId="77777777" w:rsidR="00EE41E9" w:rsidRDefault="00EE41E9" w:rsidP="007C3D22">
            <w:pPr>
              <w:pStyle w:val="EngHang"/>
            </w:pPr>
            <w:r>
              <w:t>Hear me, O my beloved,</w:t>
            </w:r>
          </w:p>
          <w:p w14:paraId="07F204C5" w14:textId="77777777" w:rsidR="00EE41E9" w:rsidRDefault="00EE41E9" w:rsidP="007C3D22">
            <w:pPr>
              <w:pStyle w:val="EngHang"/>
            </w:pPr>
            <w:r>
              <w:t>Who have received the testament</w:t>
            </w:r>
          </w:p>
          <w:p w14:paraId="6AADB475" w14:textId="77777777" w:rsidR="00EE41E9" w:rsidRDefault="00EE41E9" w:rsidP="007C3D22">
            <w:pPr>
              <w:pStyle w:val="EngHang"/>
            </w:pPr>
            <w:r>
              <w:t>Of the Resurrection of the Son of God,</w:t>
            </w:r>
          </w:p>
          <w:p w14:paraId="24F0E3DE" w14:textId="77777777" w:rsidR="00EE41E9" w:rsidRDefault="00EE41E9" w:rsidP="007C3D22">
            <w:pPr>
              <w:pStyle w:val="EngHangEnd"/>
            </w:pPr>
            <w:r>
              <w:t>Christ is risen from the dead!</w:t>
            </w:r>
          </w:p>
        </w:tc>
        <w:tc>
          <w:tcPr>
            <w:tcW w:w="288" w:type="dxa"/>
          </w:tcPr>
          <w:p w14:paraId="48627CB0" w14:textId="77777777" w:rsidR="00EE41E9" w:rsidRDefault="00EE41E9" w:rsidP="007C3D22"/>
        </w:tc>
        <w:tc>
          <w:tcPr>
            <w:tcW w:w="288" w:type="dxa"/>
          </w:tcPr>
          <w:p w14:paraId="055638E5" w14:textId="77777777" w:rsidR="00EE41E9" w:rsidRDefault="00EE41E9" w:rsidP="007C3D22">
            <w:pPr>
              <w:pStyle w:val="CopticCross"/>
            </w:pPr>
          </w:p>
        </w:tc>
        <w:tc>
          <w:tcPr>
            <w:tcW w:w="3960" w:type="dxa"/>
          </w:tcPr>
          <w:p w14:paraId="57D14B35" w14:textId="77777777" w:rsidR="00EE41E9" w:rsidRDefault="00EE41E9" w:rsidP="007C3D22">
            <w:pPr>
              <w:pStyle w:val="CopticVersemulti-line"/>
            </w:pPr>
            <w:r>
              <w:t>Ⲥⲱⲧⲉⲙ ⲉ̀ⲣⲟⲓ ⲱ̀ ⲛⲁⲙⲉⲛⲣⲁϯ:</w:t>
            </w:r>
          </w:p>
          <w:p w14:paraId="133F1BEE" w14:textId="77777777" w:rsidR="00EE41E9" w:rsidRDefault="00EE41E9" w:rsidP="007C3D22">
            <w:pPr>
              <w:pStyle w:val="CopticVersemulti-line"/>
            </w:pPr>
            <w:r>
              <w:t>ⲛⲏⲉⲧⲁⲩϭⲓ ⲙ̀ⲡⲓⲡⲁⲣⲁⲃⲓⲟⲛ:</w:t>
            </w:r>
          </w:p>
          <w:p w14:paraId="771F2D9C" w14:textId="77777777" w:rsidR="00EE41E9" w:rsidRDefault="00EE41E9" w:rsidP="007C3D22">
            <w:pPr>
              <w:pStyle w:val="CopticVersemulti-line"/>
            </w:pPr>
            <w:r>
              <w:t>ⲉⲑⲃⲉ ϯⲁ̀ⲛⲁⲥⲧⲁⲥⲓⲥ ⲙ̀Ⲡϣⲏⲣⲓ ⲙ̀Ⲫϯ:</w:t>
            </w:r>
          </w:p>
          <w:p w14:paraId="0225A3B3" w14:textId="77777777" w:rsidR="00EE41E9" w:rsidRPr="005130A7" w:rsidRDefault="00EE41E9" w:rsidP="007C3D22">
            <w:pPr>
              <w:pStyle w:val="CopticHangingVerse"/>
            </w:pPr>
            <w:r>
              <w:t>Ⲡⲭ̄ⲥ̄ ⲁⲛⲉⲥⲧⲏ ⲉⲕ ⲛⲉⲕⲣⲱⲛ.</w:t>
            </w:r>
          </w:p>
        </w:tc>
      </w:tr>
      <w:tr w:rsidR="00EE41E9" w14:paraId="78CEDB2D" w14:textId="77777777" w:rsidTr="007C3D22">
        <w:trPr>
          <w:cantSplit/>
          <w:jc w:val="center"/>
        </w:trPr>
        <w:tc>
          <w:tcPr>
            <w:tcW w:w="288" w:type="dxa"/>
          </w:tcPr>
          <w:p w14:paraId="6C664DFC" w14:textId="77777777" w:rsidR="00EE41E9" w:rsidRDefault="00EE41E9" w:rsidP="007C3D22">
            <w:pPr>
              <w:pStyle w:val="CopticCross"/>
            </w:pPr>
            <w:r w:rsidRPr="00FB5ACB">
              <w:t>¿</w:t>
            </w:r>
          </w:p>
        </w:tc>
        <w:tc>
          <w:tcPr>
            <w:tcW w:w="3960" w:type="dxa"/>
          </w:tcPr>
          <w:p w14:paraId="2BCAA1ED" w14:textId="77777777" w:rsidR="00EE41E9" w:rsidRDefault="00EE41E9" w:rsidP="007C3D22">
            <w:pPr>
              <w:pStyle w:val="EngHang"/>
            </w:pPr>
            <w:r>
              <w:t>We believe this mysterious matter</w:t>
            </w:r>
          </w:p>
          <w:p w14:paraId="17B2D1CC" w14:textId="77777777" w:rsidR="00EE41E9" w:rsidRDefault="00EE41E9" w:rsidP="007C3D22">
            <w:pPr>
              <w:pStyle w:val="EngHang"/>
            </w:pPr>
            <w:r>
              <w:t>Without doubt:</w:t>
            </w:r>
          </w:p>
          <w:p w14:paraId="42274AA3" w14:textId="77777777" w:rsidR="00EE41E9" w:rsidRDefault="00EE41E9" w:rsidP="007C3D22">
            <w:pPr>
              <w:pStyle w:val="EngHang"/>
            </w:pPr>
            <w:r>
              <w:t>The Only-begotten Son,</w:t>
            </w:r>
          </w:p>
          <w:p w14:paraId="78672CA6" w14:textId="77777777" w:rsidR="00EE41E9" w:rsidRPr="0078672A" w:rsidRDefault="00EE41E9" w:rsidP="007C3D22">
            <w:pPr>
              <w:pStyle w:val="EngHangEnd"/>
            </w:pPr>
            <w:r>
              <w:t>Christ is risen from the dead!</w:t>
            </w:r>
          </w:p>
        </w:tc>
        <w:tc>
          <w:tcPr>
            <w:tcW w:w="288" w:type="dxa"/>
          </w:tcPr>
          <w:p w14:paraId="2928C98D" w14:textId="77777777" w:rsidR="00EE41E9" w:rsidRDefault="00EE41E9" w:rsidP="007C3D22"/>
        </w:tc>
        <w:tc>
          <w:tcPr>
            <w:tcW w:w="288" w:type="dxa"/>
          </w:tcPr>
          <w:p w14:paraId="1CC8F9C5" w14:textId="77777777" w:rsidR="00EE41E9" w:rsidRDefault="00EE41E9" w:rsidP="007C3D22">
            <w:pPr>
              <w:pStyle w:val="CopticCross"/>
            </w:pPr>
            <w:r w:rsidRPr="00FB5ACB">
              <w:t>¿</w:t>
            </w:r>
          </w:p>
        </w:tc>
        <w:tc>
          <w:tcPr>
            <w:tcW w:w="3960" w:type="dxa"/>
          </w:tcPr>
          <w:p w14:paraId="6522C259" w14:textId="77777777" w:rsidR="00EE41E9" w:rsidRDefault="00EE41E9" w:rsidP="007C3D22">
            <w:pPr>
              <w:pStyle w:val="CopticVersemulti-line"/>
            </w:pPr>
            <w:r>
              <w:t>Ⲧⲉⲛⲛⲁϩϯ ⲁϭⲛⲉ ⲥⲁⲛⲓⲥ:</w:t>
            </w:r>
          </w:p>
          <w:p w14:paraId="0186AAA0" w14:textId="77777777" w:rsidR="00EE41E9" w:rsidRDefault="00EE41E9" w:rsidP="007C3D22">
            <w:pPr>
              <w:pStyle w:val="CopticVersemulti-line"/>
            </w:pPr>
            <w:r>
              <w:t>ϧⲉⲛ ⲡⲁⲓϩⲱⲃ ⲙ̀ⲙⲩⲥⲧⲏⲣⲓⲟⲛ:</w:t>
            </w:r>
          </w:p>
          <w:p w14:paraId="264C6AE2" w14:textId="77777777" w:rsidR="00EE41E9" w:rsidRDefault="00EE41E9" w:rsidP="007C3D22">
            <w:pPr>
              <w:pStyle w:val="CopticVersemulti-line"/>
            </w:pPr>
            <w:r>
              <w:t>ϫⲉ Ⲡϣⲏⲣⲓ ⲙ̀ⲙⲟⲛⲟⲅⲉⲛⲏⲥ:</w:t>
            </w:r>
          </w:p>
          <w:p w14:paraId="5CAD20C4" w14:textId="77777777" w:rsidR="00EE41E9" w:rsidRPr="005130A7" w:rsidRDefault="00EE41E9" w:rsidP="007C3D22">
            <w:pPr>
              <w:pStyle w:val="CopticHangingVerse"/>
            </w:pPr>
            <w:r>
              <w:t>Ⲡⲭ̄ⲥ̄ ⲁⲛⲉⲥⲧⲏ ⲉⲕ ⲛⲉⲕⲣⲱⲛ.</w:t>
            </w:r>
          </w:p>
        </w:tc>
      </w:tr>
      <w:tr w:rsidR="00EE41E9" w14:paraId="26E2D864" w14:textId="77777777" w:rsidTr="007C3D22">
        <w:trPr>
          <w:cantSplit/>
          <w:jc w:val="center"/>
        </w:trPr>
        <w:tc>
          <w:tcPr>
            <w:tcW w:w="288" w:type="dxa"/>
          </w:tcPr>
          <w:p w14:paraId="32BB38F2" w14:textId="77777777" w:rsidR="00EE41E9" w:rsidRDefault="00EE41E9" w:rsidP="007C3D22">
            <w:pPr>
              <w:pStyle w:val="CopticCross"/>
            </w:pPr>
            <w:r w:rsidRPr="00FB5ACB">
              <w:lastRenderedPageBreak/>
              <w:t>¿</w:t>
            </w:r>
          </w:p>
        </w:tc>
        <w:tc>
          <w:tcPr>
            <w:tcW w:w="3960" w:type="dxa"/>
          </w:tcPr>
          <w:p w14:paraId="53846F75" w14:textId="77777777" w:rsidR="00EE41E9" w:rsidRDefault="00EE41E9" w:rsidP="007C3D22">
            <w:pPr>
              <w:pStyle w:val="EngHang"/>
            </w:pPr>
            <w:r>
              <w:t>Behold, all the prophets</w:t>
            </w:r>
          </w:p>
          <w:p w14:paraId="1AB4C9A7" w14:textId="77777777" w:rsidR="00EE41E9" w:rsidRDefault="00EE41E9" w:rsidP="007C3D22">
            <w:pPr>
              <w:pStyle w:val="EngHang"/>
            </w:pPr>
            <w:r>
              <w:t>Also prophesied:</w:t>
            </w:r>
          </w:p>
          <w:p w14:paraId="24A8BF98" w14:textId="77777777" w:rsidR="00EE41E9" w:rsidRDefault="00EE41E9" w:rsidP="007C3D22">
            <w:pPr>
              <w:pStyle w:val="EngHang"/>
            </w:pPr>
            <w:r>
              <w:t>The King of kings,</w:t>
            </w:r>
          </w:p>
          <w:p w14:paraId="78CAFF56" w14:textId="77777777" w:rsidR="00EE41E9" w:rsidRDefault="00EE41E9" w:rsidP="007C3D22">
            <w:pPr>
              <w:pStyle w:val="EngHangEnd"/>
            </w:pPr>
            <w:r>
              <w:t>Christ is risen from the dead!</w:t>
            </w:r>
          </w:p>
        </w:tc>
        <w:tc>
          <w:tcPr>
            <w:tcW w:w="288" w:type="dxa"/>
          </w:tcPr>
          <w:p w14:paraId="1EB26D45" w14:textId="77777777" w:rsidR="00EE41E9" w:rsidRDefault="00EE41E9" w:rsidP="007C3D22"/>
        </w:tc>
        <w:tc>
          <w:tcPr>
            <w:tcW w:w="288" w:type="dxa"/>
          </w:tcPr>
          <w:p w14:paraId="3E16C09D" w14:textId="77777777" w:rsidR="00EE41E9" w:rsidRDefault="00EE41E9" w:rsidP="007C3D22">
            <w:pPr>
              <w:pStyle w:val="CopticCross"/>
            </w:pPr>
            <w:r w:rsidRPr="00FB5ACB">
              <w:t>¿</w:t>
            </w:r>
          </w:p>
        </w:tc>
        <w:tc>
          <w:tcPr>
            <w:tcW w:w="3960" w:type="dxa"/>
          </w:tcPr>
          <w:p w14:paraId="09E82AFE" w14:textId="77777777" w:rsidR="00EE41E9" w:rsidRDefault="00EE41E9" w:rsidP="007C3D22">
            <w:pPr>
              <w:pStyle w:val="CopticVersemulti-line"/>
            </w:pPr>
            <w:r>
              <w:t>Ⲩⲡⲡⲉ ⲛⲓⲡ̀ⲣⲟⲫⲏⲧⲏⲥ ⲧⲏⲣⲟⲩ:</w:t>
            </w:r>
          </w:p>
          <w:p w14:paraId="2AC61197" w14:textId="77777777" w:rsidR="00EE41E9" w:rsidRDefault="00EE41E9" w:rsidP="007C3D22">
            <w:pPr>
              <w:pStyle w:val="CopticVersemulti-line"/>
            </w:pPr>
            <w:r>
              <w:t>ⲁⲩⲉⲣⲡ̀ⲣⲟⲫⲏⲧⲉⲩⲓⲛ ⲇⲉ ⲟⲛ:</w:t>
            </w:r>
          </w:p>
          <w:p w14:paraId="0B9D93FE" w14:textId="77777777" w:rsidR="00EE41E9" w:rsidRDefault="00EE41E9" w:rsidP="007C3D22">
            <w:pPr>
              <w:pStyle w:val="CopticVersemulti-line"/>
            </w:pPr>
            <w:r>
              <w:t>ϫⲉ ⲡ̀ⲟⲩⲣⲟ ⲛ̀ⲧⲉ ⲛⲓⲟⲩⲣⲱⲟⲩ ⲧⲏⲣⲟⲩ:</w:t>
            </w:r>
          </w:p>
          <w:p w14:paraId="37432B59" w14:textId="77777777" w:rsidR="00EE41E9" w:rsidRPr="005130A7" w:rsidRDefault="00EE41E9" w:rsidP="007C3D22">
            <w:pPr>
              <w:pStyle w:val="CopticHangingVerse"/>
            </w:pPr>
            <w:r>
              <w:t>Ⲡⲭ̄ⲥ̄ ⲁⲛⲉⲥⲧⲏ ⲉⲕ ⲛⲉⲕⲣⲱⲛ.</w:t>
            </w:r>
          </w:p>
        </w:tc>
      </w:tr>
      <w:tr w:rsidR="00EE41E9" w14:paraId="61CC3537" w14:textId="77777777" w:rsidTr="007C3D22">
        <w:trPr>
          <w:cantSplit/>
          <w:jc w:val="center"/>
        </w:trPr>
        <w:tc>
          <w:tcPr>
            <w:tcW w:w="288" w:type="dxa"/>
          </w:tcPr>
          <w:p w14:paraId="67942CBF" w14:textId="77777777" w:rsidR="00EE41E9" w:rsidRDefault="00EE41E9" w:rsidP="007C3D22">
            <w:pPr>
              <w:pStyle w:val="CopticCross"/>
            </w:pPr>
          </w:p>
        </w:tc>
        <w:tc>
          <w:tcPr>
            <w:tcW w:w="3960" w:type="dxa"/>
          </w:tcPr>
          <w:p w14:paraId="3A8592F9" w14:textId="77777777" w:rsidR="00EE41E9" w:rsidRDefault="00EE41E9" w:rsidP="007C3D22">
            <w:pPr>
              <w:pStyle w:val="EngHang"/>
            </w:pPr>
            <w:r>
              <w:t>The God of all the prophets,</w:t>
            </w:r>
          </w:p>
          <w:p w14:paraId="31643067" w14:textId="77777777" w:rsidR="00EE41E9" w:rsidRDefault="00EE41E9" w:rsidP="007C3D22">
            <w:pPr>
              <w:pStyle w:val="EngHang"/>
            </w:pPr>
            <w:r>
              <w:t>And the righteous and the just,</w:t>
            </w:r>
          </w:p>
          <w:p w14:paraId="6BA1A001" w14:textId="77777777" w:rsidR="00EE41E9" w:rsidRDefault="00EE41E9" w:rsidP="007C3D22">
            <w:pPr>
              <w:pStyle w:val="EngHang"/>
            </w:pPr>
            <w:r>
              <w:t>Is the Master;</w:t>
            </w:r>
          </w:p>
          <w:p w14:paraId="3284363B" w14:textId="77777777" w:rsidR="00EE41E9" w:rsidRDefault="00EE41E9" w:rsidP="007C3D22">
            <w:pPr>
              <w:pStyle w:val="EngHangEnd"/>
            </w:pPr>
            <w:r>
              <w:t>Christ is risen from the dead!</w:t>
            </w:r>
          </w:p>
        </w:tc>
        <w:tc>
          <w:tcPr>
            <w:tcW w:w="288" w:type="dxa"/>
          </w:tcPr>
          <w:p w14:paraId="1521569E" w14:textId="77777777" w:rsidR="00EE41E9" w:rsidRDefault="00EE41E9" w:rsidP="007C3D22"/>
        </w:tc>
        <w:tc>
          <w:tcPr>
            <w:tcW w:w="288" w:type="dxa"/>
          </w:tcPr>
          <w:p w14:paraId="3B04B56E" w14:textId="77777777" w:rsidR="00EE41E9" w:rsidRDefault="00EE41E9" w:rsidP="007C3D22">
            <w:pPr>
              <w:pStyle w:val="CopticCross"/>
            </w:pPr>
          </w:p>
        </w:tc>
        <w:tc>
          <w:tcPr>
            <w:tcW w:w="3960" w:type="dxa"/>
          </w:tcPr>
          <w:p w14:paraId="3EB1021F" w14:textId="77777777" w:rsidR="00EE41E9" w:rsidRDefault="00EE41E9" w:rsidP="007C3D22">
            <w:pPr>
              <w:pStyle w:val="CopticVersemulti-line"/>
            </w:pPr>
            <w:r>
              <w:t>Ⲫϯ ⲛ̀ⲧⲉ ⲡⲓⲡ̀ⲣⲟⲫⲏⲧⲏⲥ:</w:t>
            </w:r>
          </w:p>
          <w:p w14:paraId="27AB2BD7" w14:textId="77777777" w:rsidR="00EE41E9" w:rsidRDefault="00EE41E9" w:rsidP="007C3D22">
            <w:pPr>
              <w:pStyle w:val="CopticVersemulti-line"/>
            </w:pPr>
            <w:r>
              <w:t>ⲛⲉⲙ ⲡⲓⲑ̀ⲙⲏⲓ ⲛⲉⲙ ⲛⲓⲇⲓⲕⲉⲟⲛ:</w:t>
            </w:r>
          </w:p>
          <w:p w14:paraId="6CBDA301" w14:textId="77777777" w:rsidR="00EE41E9" w:rsidRDefault="00EE41E9" w:rsidP="007C3D22">
            <w:pPr>
              <w:pStyle w:val="CopticVersemulti-line"/>
            </w:pPr>
            <w:r>
              <w:t>ⲛ̀ⲑⲟϥ ⲡⲉ ⲡⲓⲇⲉⲥⲡⲟⲧⲏⲥ:</w:t>
            </w:r>
          </w:p>
          <w:p w14:paraId="42235DA4" w14:textId="77777777" w:rsidR="00EE41E9" w:rsidRPr="005130A7" w:rsidRDefault="00EE41E9" w:rsidP="007C3D22">
            <w:pPr>
              <w:pStyle w:val="CopticHangingVerse"/>
            </w:pPr>
            <w:r>
              <w:t>Ⲡⲭ̄ⲥ̄ ⲁⲛⲉⲥⲧⲏ ⲉⲕ ⲛⲉⲕⲣⲱⲛ.</w:t>
            </w:r>
          </w:p>
        </w:tc>
      </w:tr>
      <w:tr w:rsidR="00EE41E9" w14:paraId="13E4C03A" w14:textId="77777777" w:rsidTr="007C3D22">
        <w:trPr>
          <w:cantSplit/>
          <w:jc w:val="center"/>
        </w:trPr>
        <w:tc>
          <w:tcPr>
            <w:tcW w:w="288" w:type="dxa"/>
          </w:tcPr>
          <w:p w14:paraId="72227A9C" w14:textId="77777777" w:rsidR="00EE41E9" w:rsidRDefault="00EE41E9" w:rsidP="007C3D22">
            <w:pPr>
              <w:pStyle w:val="CopticCross"/>
            </w:pPr>
          </w:p>
        </w:tc>
        <w:tc>
          <w:tcPr>
            <w:tcW w:w="3960" w:type="dxa"/>
          </w:tcPr>
          <w:p w14:paraId="2FC6A7A3" w14:textId="77777777" w:rsidR="00EE41E9" w:rsidRDefault="00EE41E9" w:rsidP="007C3D22">
            <w:pPr>
              <w:pStyle w:val="EngHang"/>
            </w:pPr>
            <w:r>
              <w:t>Holy, O Lord, and holy,</w:t>
            </w:r>
          </w:p>
          <w:p w14:paraId="7319E085" w14:textId="77777777" w:rsidR="00EE41E9" w:rsidRDefault="00EE41E9" w:rsidP="007C3D22">
            <w:pPr>
              <w:pStyle w:val="EngHang"/>
            </w:pPr>
            <w:r>
              <w:t>Holy now and to the ages.</w:t>
            </w:r>
          </w:p>
          <w:p w14:paraId="42C73305" w14:textId="77777777" w:rsidR="00EE41E9" w:rsidRDefault="00EE41E9" w:rsidP="007C3D22">
            <w:pPr>
              <w:pStyle w:val="EngHang"/>
            </w:pPr>
            <w:r>
              <w:t>You are the Son of the Holy.</w:t>
            </w:r>
          </w:p>
          <w:p w14:paraId="6EFD2573" w14:textId="77777777" w:rsidR="00EE41E9" w:rsidRDefault="00EE41E9" w:rsidP="007C3D22">
            <w:pPr>
              <w:pStyle w:val="EngHangEnd"/>
            </w:pPr>
            <w:r>
              <w:t>Christ is risen from the dead!</w:t>
            </w:r>
          </w:p>
        </w:tc>
        <w:tc>
          <w:tcPr>
            <w:tcW w:w="288" w:type="dxa"/>
          </w:tcPr>
          <w:p w14:paraId="0092966E" w14:textId="77777777" w:rsidR="00EE41E9" w:rsidRDefault="00EE41E9" w:rsidP="007C3D22"/>
        </w:tc>
        <w:tc>
          <w:tcPr>
            <w:tcW w:w="288" w:type="dxa"/>
          </w:tcPr>
          <w:p w14:paraId="12A1B1EF" w14:textId="77777777" w:rsidR="00EE41E9" w:rsidRDefault="00EE41E9" w:rsidP="007C3D22">
            <w:pPr>
              <w:pStyle w:val="CopticCross"/>
            </w:pPr>
          </w:p>
        </w:tc>
        <w:tc>
          <w:tcPr>
            <w:tcW w:w="3960" w:type="dxa"/>
          </w:tcPr>
          <w:p w14:paraId="6033EB99" w14:textId="77777777" w:rsidR="00EE41E9" w:rsidRDefault="00EE41E9" w:rsidP="007C3D22">
            <w:pPr>
              <w:pStyle w:val="CopticVersemulti-line"/>
            </w:pPr>
            <w:r>
              <w:t>Ⲭⲟⲩⲁⲃ Ⲡⲟ̄ⲥ̄ ⲟⲩⲟϩ ⲭⲟⲩⲁⲃ:</w:t>
            </w:r>
          </w:p>
          <w:p w14:paraId="42E246C1" w14:textId="77777777" w:rsidR="00EE41E9" w:rsidRDefault="00EE41E9" w:rsidP="007C3D22">
            <w:pPr>
              <w:pStyle w:val="CopticVersemulti-line"/>
            </w:pPr>
            <w:r>
              <w:t>ⲭ̀ⲟⲩⲁⲃ ϯⲛⲟⲩ ⲛⲉⲙ ϣⲁ ⲛⲓⲉ̀ⲱⲛ:</w:t>
            </w:r>
          </w:p>
          <w:p w14:paraId="7DC12723" w14:textId="77777777" w:rsidR="00EE41E9" w:rsidRDefault="00EE41E9" w:rsidP="007C3D22">
            <w:pPr>
              <w:pStyle w:val="CopticVersemulti-line"/>
            </w:pPr>
            <w:r>
              <w:t>ϫⲉ ⲛ̀ⲑⲟⲕ ⲡⲉ Ⲡϣⲏⲣⲓ ⲙ̀ⲫⲏⲉ̄ⲑ̄ⲩ̄:</w:t>
            </w:r>
          </w:p>
          <w:p w14:paraId="76075F6D" w14:textId="77777777" w:rsidR="00EE41E9" w:rsidRPr="005130A7" w:rsidRDefault="00EE41E9" w:rsidP="007C3D22">
            <w:pPr>
              <w:pStyle w:val="CopticHangingVerse"/>
            </w:pPr>
            <w:r>
              <w:t>Ⲡⲭ̄ⲥ̄ ⲁⲛⲉⲥⲧⲏ ⲉⲕ ⲛⲉⲕⲣⲱⲛ.</w:t>
            </w:r>
          </w:p>
        </w:tc>
      </w:tr>
      <w:tr w:rsidR="00EE41E9" w14:paraId="120FCDAB" w14:textId="77777777" w:rsidTr="007C3D22">
        <w:trPr>
          <w:cantSplit/>
          <w:jc w:val="center"/>
        </w:trPr>
        <w:tc>
          <w:tcPr>
            <w:tcW w:w="288" w:type="dxa"/>
          </w:tcPr>
          <w:p w14:paraId="49AF2CA3" w14:textId="77777777" w:rsidR="00EE41E9" w:rsidRPr="003209AF" w:rsidRDefault="00EE41E9" w:rsidP="007C3D22">
            <w:pPr>
              <w:pStyle w:val="CopticCross"/>
              <w:rPr>
                <w:b/>
              </w:rPr>
            </w:pPr>
            <w:r w:rsidRPr="00FB5ACB">
              <w:t>¿</w:t>
            </w:r>
          </w:p>
        </w:tc>
        <w:tc>
          <w:tcPr>
            <w:tcW w:w="3960" w:type="dxa"/>
          </w:tcPr>
          <w:p w14:paraId="60505290" w14:textId="77777777" w:rsidR="00EE41E9" w:rsidRDefault="00EE41E9" w:rsidP="007C3D22">
            <w:pPr>
              <w:pStyle w:val="EngHang"/>
            </w:pPr>
            <w:r>
              <w:t>We believe with all our hearts,</w:t>
            </w:r>
          </w:p>
          <w:p w14:paraId="047C46FE" w14:textId="77777777" w:rsidR="00EE41E9" w:rsidRDefault="00EE41E9" w:rsidP="007C3D22">
            <w:pPr>
              <w:pStyle w:val="EngHang"/>
            </w:pPr>
            <w:r>
              <w:t>The Saviour of the whole world,</w:t>
            </w:r>
          </w:p>
          <w:p w14:paraId="2EBC283C" w14:textId="77777777" w:rsidR="00EE41E9" w:rsidRDefault="00EE41E9" w:rsidP="007C3D22">
            <w:pPr>
              <w:pStyle w:val="EngHang"/>
            </w:pPr>
            <w:r>
              <w:t>Our God in truth,</w:t>
            </w:r>
          </w:p>
          <w:p w14:paraId="036054DA" w14:textId="77777777" w:rsidR="00EE41E9" w:rsidRDefault="00EE41E9" w:rsidP="007C3D22">
            <w:pPr>
              <w:pStyle w:val="EngHangEnd"/>
            </w:pPr>
            <w:r>
              <w:t>Christ is risen from the dead!</w:t>
            </w:r>
          </w:p>
        </w:tc>
        <w:tc>
          <w:tcPr>
            <w:tcW w:w="288" w:type="dxa"/>
          </w:tcPr>
          <w:p w14:paraId="21A3D483" w14:textId="77777777" w:rsidR="00EE41E9" w:rsidRDefault="00EE41E9" w:rsidP="007C3D22"/>
        </w:tc>
        <w:tc>
          <w:tcPr>
            <w:tcW w:w="288" w:type="dxa"/>
          </w:tcPr>
          <w:p w14:paraId="251C6A9A" w14:textId="77777777" w:rsidR="00EE41E9" w:rsidRDefault="00EE41E9" w:rsidP="007C3D22">
            <w:pPr>
              <w:pStyle w:val="CopticCross"/>
            </w:pPr>
            <w:r w:rsidRPr="00FB5ACB">
              <w:t>¿</w:t>
            </w:r>
          </w:p>
        </w:tc>
        <w:tc>
          <w:tcPr>
            <w:tcW w:w="3960" w:type="dxa"/>
          </w:tcPr>
          <w:p w14:paraId="4E325496" w14:textId="77777777" w:rsidR="00EE41E9" w:rsidRDefault="00EE41E9" w:rsidP="007C3D22">
            <w:pPr>
              <w:pStyle w:val="CopticVersemulti-line"/>
            </w:pPr>
            <w:r>
              <w:t>Ⲯⲱⲧⲏⲣ ⲙ1ⲡⲓⲕⲟⲥⲙⲟⲥ ⲧⲏⲣϥ:</w:t>
            </w:r>
          </w:p>
          <w:p w14:paraId="7BE3D2A2" w14:textId="77777777" w:rsidR="00EE41E9" w:rsidRDefault="00EE41E9" w:rsidP="007C3D22">
            <w:pPr>
              <w:pStyle w:val="CopticVersemulti-line"/>
            </w:pPr>
            <w:r>
              <w:t>Ⲡⲉⲛⲛⲟⲩϯ ⲛ̀ⲁ̀ⲗⲏⲑⲓⲛⲟⲛ:</w:t>
            </w:r>
          </w:p>
          <w:p w14:paraId="6E149061" w14:textId="77777777" w:rsidR="00EE41E9" w:rsidRDefault="00EE41E9" w:rsidP="007C3D22">
            <w:pPr>
              <w:pStyle w:val="CopticVersemulti-line"/>
            </w:pPr>
            <w:r>
              <w:t>ⲧⲉⲛⲛⲁϩϯ ϧⲉⲛ ⲡⲉⲛϩⲏⲧ ⲧⲏⲣϥ:</w:t>
            </w:r>
          </w:p>
          <w:p w14:paraId="25F3B913" w14:textId="77777777" w:rsidR="00EE41E9" w:rsidRPr="005130A7" w:rsidRDefault="00EE41E9" w:rsidP="007C3D22">
            <w:pPr>
              <w:pStyle w:val="CopticHangingVerse"/>
            </w:pPr>
            <w:r>
              <w:t>Ⲡⲭ̄ⲥ̄ ⲁⲛⲉⲥⲧⲏ ⲉⲕ ⲛⲉⲕⲣⲱⲛ.</w:t>
            </w:r>
          </w:p>
        </w:tc>
      </w:tr>
      <w:tr w:rsidR="00EE41E9" w14:paraId="7E786EFD" w14:textId="77777777" w:rsidTr="007C3D22">
        <w:trPr>
          <w:cantSplit/>
          <w:jc w:val="center"/>
        </w:trPr>
        <w:tc>
          <w:tcPr>
            <w:tcW w:w="288" w:type="dxa"/>
          </w:tcPr>
          <w:p w14:paraId="0351E2B4" w14:textId="77777777" w:rsidR="00EE41E9" w:rsidRDefault="00EE41E9" w:rsidP="007C3D22">
            <w:pPr>
              <w:pStyle w:val="CopticCross"/>
            </w:pPr>
            <w:r w:rsidRPr="00FB5ACB">
              <w:t>¿</w:t>
            </w:r>
          </w:p>
        </w:tc>
        <w:tc>
          <w:tcPr>
            <w:tcW w:w="3960" w:type="dxa"/>
          </w:tcPr>
          <w:p w14:paraId="7772D51A" w14:textId="77777777" w:rsidR="00EE41E9" w:rsidRDefault="00EE41E9" w:rsidP="007C3D22">
            <w:pPr>
              <w:pStyle w:val="EngHang"/>
            </w:pPr>
            <w:r>
              <w:t>O You Who was before the ages,</w:t>
            </w:r>
          </w:p>
          <w:p w14:paraId="0B662BC1" w14:textId="77777777" w:rsidR="00EE41E9" w:rsidRDefault="00EE41E9" w:rsidP="007C3D22">
            <w:pPr>
              <w:pStyle w:val="EngHang"/>
            </w:pPr>
            <w:r>
              <w:t>The Creator of all ages,</w:t>
            </w:r>
          </w:p>
          <w:p w14:paraId="69A9457B" w14:textId="77777777" w:rsidR="00EE41E9" w:rsidRDefault="00EE41E9" w:rsidP="007C3D22">
            <w:pPr>
              <w:pStyle w:val="EngHang"/>
            </w:pPr>
            <w:r>
              <w:t>We praise You forever.</w:t>
            </w:r>
          </w:p>
          <w:p w14:paraId="1DDB6CA2" w14:textId="77777777" w:rsidR="00EE41E9" w:rsidRDefault="00EE41E9" w:rsidP="007C3D22">
            <w:pPr>
              <w:pStyle w:val="EngEnd"/>
            </w:pPr>
            <w:r>
              <w:t>Christ is risen from the dead!</w:t>
            </w:r>
          </w:p>
        </w:tc>
        <w:tc>
          <w:tcPr>
            <w:tcW w:w="288" w:type="dxa"/>
          </w:tcPr>
          <w:p w14:paraId="05E33A61" w14:textId="77777777" w:rsidR="00EE41E9" w:rsidRDefault="00EE41E9" w:rsidP="007C3D22"/>
        </w:tc>
        <w:tc>
          <w:tcPr>
            <w:tcW w:w="288" w:type="dxa"/>
          </w:tcPr>
          <w:p w14:paraId="79433F33" w14:textId="77777777" w:rsidR="00EE41E9" w:rsidRDefault="00EE41E9" w:rsidP="007C3D22">
            <w:pPr>
              <w:pStyle w:val="CopticCross"/>
            </w:pPr>
            <w:r w:rsidRPr="00FB5ACB">
              <w:t>¿</w:t>
            </w:r>
          </w:p>
        </w:tc>
        <w:tc>
          <w:tcPr>
            <w:tcW w:w="3960" w:type="dxa"/>
          </w:tcPr>
          <w:p w14:paraId="23DC8EED" w14:textId="77777777" w:rsidR="00EE41E9" w:rsidRDefault="00EE41E9" w:rsidP="007C3D22">
            <w:pPr>
              <w:pStyle w:val="CopticVersemulti-line"/>
              <w:rPr>
                <w:rFonts w:eastAsia="Arial Unicode MS" w:cs="FreeSerifAvvaShenouda"/>
              </w:rPr>
            </w:pPr>
            <w:r>
              <w:rPr>
                <w:rFonts w:eastAsia="Arial Unicode MS" w:cs="FreeSerifAvvaShenouda"/>
              </w:rPr>
              <w:t>Ⲱ ⲫⲏⲉⲧϣⲟⲡ ϧⲁϫⲉⲛ ⲛⲓⲉ̀ⲛⲉϩ:</w:t>
            </w:r>
          </w:p>
          <w:p w14:paraId="5F63D643" w14:textId="77777777" w:rsidR="00EE41E9" w:rsidRDefault="00EE41E9" w:rsidP="007C3D22">
            <w:pPr>
              <w:pStyle w:val="CopticVersemulti-line"/>
              <w:rPr>
                <w:rFonts w:eastAsia="Arial Unicode MS" w:cs="FreeSerifAvvaShenouda"/>
              </w:rPr>
            </w:pPr>
            <w:r>
              <w:rPr>
                <w:rFonts w:eastAsia="Arial Unicode MS" w:cs="FreeSerifAvvaShenouda"/>
              </w:rPr>
              <w:t>ⲡⲓⲣⲉϥⲥⲱⲛⲧ ⲛ̀ⲛⲓⲉⲱⲛ:</w:t>
            </w:r>
          </w:p>
          <w:p w14:paraId="141FC313" w14:textId="77777777" w:rsidR="00EE41E9" w:rsidRDefault="00EE41E9" w:rsidP="007C3D22">
            <w:pPr>
              <w:pStyle w:val="CopticVersemulti-line"/>
              <w:rPr>
                <w:rFonts w:eastAsia="Arial Unicode MS" w:cs="FreeSerifAvvaShenouda"/>
              </w:rPr>
            </w:pPr>
            <w:r>
              <w:rPr>
                <w:rFonts w:eastAsia="Arial Unicode MS" w:cs="FreeSerifAvvaShenouda"/>
              </w:rPr>
              <w:t>ⲧⲉⲛϩⲱⲥ ⲉ̀ⲣⲟⲕ ϣⲁ ⲛⲓⲉ̀ⲛⲉϩ:</w:t>
            </w:r>
          </w:p>
          <w:p w14:paraId="218B779C" w14:textId="77777777" w:rsidR="00EE41E9" w:rsidRPr="00384F62" w:rsidRDefault="00EE41E9" w:rsidP="007C3D22">
            <w:pPr>
              <w:pStyle w:val="CopticHangingVerse"/>
              <w:rPr>
                <w:rFonts w:eastAsia="Arial Unicode MS" w:cs="FreeSerifAvvaShenouda"/>
              </w:rPr>
            </w:pPr>
            <w:r>
              <w:t>Ⲡⲭ̄ⲥ̄ ⲁⲛⲉⲥⲧⲏ ⲉⲕ ⲛⲉⲕⲣⲱⲛ.</w:t>
            </w:r>
          </w:p>
        </w:tc>
      </w:tr>
    </w:tbl>
    <w:p w14:paraId="0F571DA3" w14:textId="41F2142E" w:rsidR="006869EE" w:rsidRDefault="006869EE" w:rsidP="006869EE">
      <w:pPr>
        <w:pStyle w:val="Heading1"/>
      </w:pPr>
      <w:bookmarkStart w:id="1164" w:name="_Ref490846341"/>
      <w:bookmarkStart w:id="1165" w:name="_Ref490846348"/>
      <w:bookmarkStart w:id="1166" w:name="_Toc490854687"/>
      <w:r>
        <w:lastRenderedPageBreak/>
        <w:t>The Raising of Incense</w:t>
      </w:r>
      <w:bookmarkEnd w:id="1105"/>
      <w:bookmarkEnd w:id="1106"/>
      <w:bookmarkEnd w:id="1159"/>
      <w:bookmarkEnd w:id="1160"/>
      <w:bookmarkEnd w:id="1161"/>
      <w:bookmarkEnd w:id="1162"/>
      <w:bookmarkEnd w:id="1164"/>
      <w:bookmarkEnd w:id="1165"/>
      <w:bookmarkEnd w:id="116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167" w:name="_Ref490846467"/>
      <w:r>
        <w:lastRenderedPageBreak/>
        <w:t xml:space="preserve">The Raising of Evening (or </w:t>
      </w:r>
      <w:commentRangeStart w:id="1168"/>
      <w:r>
        <w:t>Morning</w:t>
      </w:r>
      <w:commentRangeEnd w:id="1168"/>
      <w:r>
        <w:rPr>
          <w:rStyle w:val="CommentReference"/>
          <w:rFonts w:eastAsiaTheme="minorHAnsi" w:cstheme="minorBidi"/>
          <w:b w:val="0"/>
          <w:bCs w:val="0"/>
        </w:rPr>
        <w:commentReference w:id="1168"/>
      </w:r>
      <w:r>
        <w:t>) Incense</w:t>
      </w:r>
      <w:bookmarkEnd w:id="116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9" w:name="_Ref490846455"/>
      <w:bookmarkStart w:id="1170" w:name="ThanksgivingIncense"/>
      <w:r>
        <w:lastRenderedPageBreak/>
        <w:t>The Prayer of Thanksgiving</w:t>
      </w:r>
      <w:bookmarkEnd w:id="1169"/>
    </w:p>
    <w:bookmarkEnd w:id="117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50913B4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1B24BB">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1B24BB">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71" w:name="_Ref435789344"/>
      <w:bookmarkStart w:id="1172" w:name="VersesCymbals"/>
      <w:r>
        <w:t>The Verses of the Cymbals</w:t>
      </w:r>
      <w:bookmarkEnd w:id="1171"/>
    </w:p>
    <w:bookmarkEnd w:id="117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4"/>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5"/>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73"/>
            <w:r w:rsidRPr="007425E1">
              <w:t xml:space="preserve">May </w:t>
            </w:r>
            <w:commentRangeEnd w:id="1173"/>
            <w:r>
              <w:rPr>
                <w:rStyle w:val="CommentReference"/>
                <w:rFonts w:eastAsiaTheme="minorHAnsi" w:cstheme="minorBidi"/>
                <w:color w:val="auto"/>
                <w:lang w:val="en-CA"/>
              </w:rPr>
              <w:commentReference w:id="117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t>
      </w:r>
      <w:r>
        <w:lastRenderedPageBreak/>
        <w:t xml:space="preserve">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4" w:name="PrayerDeparted"/>
      <w:r>
        <w:t>The Prayer for the Departed</w:t>
      </w:r>
    </w:p>
    <w:bookmarkEnd w:id="117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6"/>
      </w:r>
      <w:commentRangeStart w:id="1175"/>
      <w:r>
        <w:t xml:space="preserve"> </w:t>
      </w:r>
      <w:commentRangeEnd w:id="1175"/>
      <w:r>
        <w:rPr>
          <w:rStyle w:val="CommentReference"/>
          <w:lang w:val="en-CA"/>
        </w:rPr>
        <w:commentReference w:id="1175"/>
      </w:r>
      <w:r>
        <w:t>and our fathers the presbyters, and our brethren</w:t>
      </w:r>
      <w:r w:rsidR="00B62960">
        <w:rPr>
          <w:rStyle w:val="FootnoteReference"/>
        </w:rPr>
        <w:footnoteReference w:id="967"/>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6"/>
      <w:r>
        <w:t xml:space="preserve"> </w:t>
      </w:r>
      <w:commentRangeEnd w:id="1176"/>
      <w:r>
        <w:rPr>
          <w:rStyle w:val="CommentReference"/>
          <w:lang w:val="en-CA"/>
        </w:rPr>
        <w:commentReference w:id="117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lastRenderedPageBreak/>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7"/>
      <w:r>
        <w:t>You</w:t>
      </w:r>
      <w:commentRangeEnd w:id="1177"/>
      <w:r>
        <w:rPr>
          <w:rStyle w:val="CommentReference"/>
          <w:lang w:val="en-CA"/>
        </w:rPr>
        <w:commentReference w:id="1177"/>
      </w:r>
      <w:r>
        <w:t>, with Him, and the Holy Spirit, the Giver of Life, Who is of One Essence with You, now, and at all times, and unto the age of all ages. Amen.</w:t>
      </w:r>
    </w:p>
    <w:p w14:paraId="651763CC" w14:textId="6987F16F"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1B24BB">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8" w:name="_Ref435789903"/>
      <w:r>
        <w:rPr>
          <w:lang w:val="en-GB"/>
        </w:rPr>
        <w:t>Graciously Accord</w:t>
      </w:r>
      <w:bookmarkEnd w:id="117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9" w:name="_Ref435789927"/>
      <w:bookmarkStart w:id="1180"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81"/>
      <w:r>
        <w:rPr>
          <w:lang w:val="en-GB"/>
        </w:rPr>
        <w:t xml:space="preserve">to </w:t>
      </w:r>
      <w:commentRangeEnd w:id="1181"/>
      <w:r>
        <w:rPr>
          <w:rStyle w:val="CommentReference"/>
          <w:lang w:val="en-CA"/>
        </w:rPr>
        <w:commentReference w:id="118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82" w:name="_Ref442856274"/>
      <w:r>
        <w:t>The Gloria</w:t>
      </w:r>
      <w:bookmarkEnd w:id="1179"/>
      <w:bookmarkEnd w:id="118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3" w:name="_Ref435789969"/>
      <w:bookmarkEnd w:id="118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4" w:name="_Ref442856358"/>
      <w:r>
        <w:t>The Trisagion</w:t>
      </w:r>
      <w:bookmarkEnd w:id="1183"/>
      <w:bookmarkEnd w:id="118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lastRenderedPageBreak/>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5" w:name="_Ref442856453"/>
      <w:r>
        <w:t>Hail to You</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6" w:name="_Ref434477171"/>
      <w:r>
        <w:t>The Introduction to the Doxologies</w:t>
      </w:r>
      <w:bookmarkEnd w:id="118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7" w:name="_Ref435799700"/>
      <w:r>
        <w:lastRenderedPageBreak/>
        <w:t>The Doxologies</w:t>
      </w:r>
      <w:bookmarkEnd w:id="118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8" w:name="_Ref434487836"/>
      <w:r>
        <w:t>The Evening Doxology of the Virgin</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9" w:name="_Ref434487846"/>
      <w:r>
        <w:t>The Morning Doxology of the Virgin</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90"/>
            <w:r>
              <w:t xml:space="preserve">declared </w:t>
            </w:r>
            <w:commentRangeEnd w:id="1190"/>
            <w:r>
              <w:rPr>
                <w:rStyle w:val="CommentReference"/>
                <w:rFonts w:ascii="Times New Roman" w:eastAsiaTheme="minorHAnsi" w:hAnsi="Times New Roman" w:cstheme="minorBidi"/>
                <w:color w:val="auto"/>
              </w:rPr>
              <w:commentReference w:id="119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91"/>
            <w:r>
              <w:t xml:space="preserve">Good New </w:t>
            </w:r>
            <w:commentRangeEnd w:id="1191"/>
            <w:r>
              <w:rPr>
                <w:rStyle w:val="CommentReference"/>
                <w:rFonts w:ascii="Times New Roman" w:eastAsiaTheme="minorHAnsi" w:hAnsi="Times New Roman" w:cstheme="minorBidi"/>
                <w:color w:val="auto"/>
              </w:rPr>
              <w:commentReference w:id="119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7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92"/>
            <w:r>
              <w:t>Be our advocate</w:t>
            </w:r>
            <w:commentRangeEnd w:id="1192"/>
            <w:r>
              <w:rPr>
                <w:rStyle w:val="CommentReference"/>
                <w:rFonts w:ascii="Times New Roman" w:eastAsiaTheme="minorHAnsi" w:hAnsi="Times New Roman" w:cstheme="minorBidi"/>
                <w:color w:val="auto"/>
              </w:rPr>
              <w:commentReference w:id="119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3"/>
            <w:r>
              <w:t>Mary</w:t>
            </w:r>
            <w:commentRangeEnd w:id="1193"/>
            <w:r>
              <w:rPr>
                <w:rStyle w:val="CommentReference"/>
                <w:rFonts w:ascii="Times New Roman" w:eastAsiaTheme="minorHAnsi" w:hAnsi="Times New Roman" w:cstheme="minorBidi"/>
                <w:color w:val="auto"/>
              </w:rPr>
              <w:commentReference w:id="119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 xml:space="preserve">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w:t>
      </w:r>
      <w:r>
        <w:lastRenderedPageBreak/>
        <w:t>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4" w:name="_Ref435799710"/>
      <w:r>
        <w:lastRenderedPageBreak/>
        <w:t>The Orthodox Creed</w:t>
      </w:r>
      <w:bookmarkEnd w:id="119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5" w:name="_Ref442856751"/>
      <w:r>
        <w:t>God Have mercy upon us</w:t>
      </w:r>
      <w:bookmarkEnd w:id="119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6"/>
      <w:r>
        <w:t>God</w:t>
      </w:r>
      <w:commentRangeEnd w:id="1196"/>
      <w:r>
        <w:rPr>
          <w:rStyle w:val="CommentReference"/>
          <w:lang w:val="en-CA"/>
        </w:rPr>
        <w:commentReference w:id="119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7" w:name="_Ref442856856"/>
      <w:r>
        <w:lastRenderedPageBreak/>
        <w:t>The Prayer for the Gospel</w:t>
      </w:r>
      <w:bookmarkEnd w:id="119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lastRenderedPageBreak/>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8" w:name="_Ref442870575"/>
      <w:r>
        <w:t>The Gospel Response</w:t>
      </w:r>
      <w:bookmarkEnd w:id="119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4"/>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5"/>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w:t>
      </w:r>
      <w:r w:rsidR="006869EE">
        <w:lastRenderedPageBreak/>
        <w:t>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9" w:name="_Ref442870289"/>
      <w:r>
        <w:t>The Absolutions</w:t>
      </w:r>
      <w:bookmarkEnd w:id="119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lastRenderedPageBreak/>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6"/>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200" w:name="_Ref448228543"/>
      <w:bookmarkStart w:id="1201" w:name="_Ref448228546"/>
      <w:bookmarkStart w:id="1202" w:name="_Ref448471804"/>
    </w:p>
    <w:p w14:paraId="67ADEC27" w14:textId="18ED43C5" w:rsidR="00495F1A" w:rsidRDefault="00495F1A" w:rsidP="003A7286">
      <w:pPr>
        <w:pStyle w:val="Heading1"/>
      </w:pPr>
      <w:bookmarkStart w:id="1203" w:name="_Ref488693394"/>
      <w:bookmarkStart w:id="1204" w:name="_Toc490854688"/>
      <w:r>
        <w:lastRenderedPageBreak/>
        <w:t>The Book of Psalis and Doxologies</w:t>
      </w:r>
      <w:bookmarkEnd w:id="225"/>
      <w:bookmarkEnd w:id="226"/>
      <w:bookmarkEnd w:id="227"/>
      <w:bookmarkEnd w:id="1200"/>
      <w:bookmarkEnd w:id="1201"/>
      <w:bookmarkEnd w:id="1202"/>
      <w:bookmarkEnd w:id="1203"/>
      <w:bookmarkEnd w:id="1204"/>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5" w:name="_Toc490854689"/>
      <w:bookmarkStart w:id="1206" w:name="_Toc410196197"/>
      <w:bookmarkStart w:id="1207" w:name="_Toc410196439"/>
      <w:bookmarkStart w:id="1208" w:name="_Toc410196941"/>
      <w:r>
        <w:lastRenderedPageBreak/>
        <w:t>General and Common Doxologies</w:t>
      </w:r>
      <w:bookmarkEnd w:id="1205"/>
    </w:p>
    <w:p w14:paraId="1B082926" w14:textId="77777777" w:rsidR="009C13E9" w:rsidRDefault="009C13E9" w:rsidP="009C13E9">
      <w:pPr>
        <w:pStyle w:val="Heading3"/>
      </w:pPr>
      <w:bookmarkStart w:id="1209" w:name="_Ref434488390"/>
      <w:r>
        <w:t>The Doxology of the Heavenly</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10"/>
            <w:r>
              <w:t>The great and holy luminaries,</w:t>
            </w:r>
            <w:commentRangeEnd w:id="1210"/>
            <w:r>
              <w:rPr>
                <w:rStyle w:val="CommentReference"/>
                <w:rFonts w:ascii="Times New Roman" w:hAnsi="Times New Roman"/>
              </w:rPr>
              <w:commentReference w:id="121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1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11"/>
            <w:r>
              <w:rPr>
                <w:rStyle w:val="CommentReference"/>
                <w:rFonts w:ascii="Times New Roman" w:hAnsi="Times New Roman"/>
              </w:rPr>
              <w:commentReference w:id="121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12"/>
            <w:r w:rsidRPr="00602B0F">
              <w:t xml:space="preserve">O Lord, </w:t>
            </w:r>
            <w:commentRangeEnd w:id="1212"/>
            <w:r>
              <w:rPr>
                <w:rStyle w:val="CommentReference"/>
                <w:rFonts w:ascii="Times New Roman" w:hAnsi="Times New Roman"/>
              </w:rPr>
              <w:commentReference w:id="121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3" w:name="_Ref434488524"/>
      <w:r>
        <w:t>The Doxology of St. John the Baptist</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4" w:name="_Ref434488546"/>
      <w:r>
        <w:t>Another Doxology of St. John the Baptist</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5" w:name="_Ref434488644"/>
      <w:r>
        <w:lastRenderedPageBreak/>
        <w:t>A Doxology for the Apostles</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6"/>
            <w:r>
              <w:t xml:space="preserve">called </w:t>
            </w:r>
            <w:commentRangeEnd w:id="1216"/>
            <w:r>
              <w:rPr>
                <w:rStyle w:val="CommentReference"/>
                <w:rFonts w:ascii="Times New Roman" w:eastAsiaTheme="minorHAnsi" w:hAnsi="Times New Roman" w:cstheme="minorBidi"/>
                <w:color w:val="auto"/>
              </w:rPr>
              <w:commentReference w:id="121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7"/>
            <w:r>
              <w:t>Who loved him greatly.</w:t>
            </w:r>
            <w:commentRangeEnd w:id="1217"/>
            <w:r>
              <w:rPr>
                <w:rStyle w:val="CommentReference"/>
                <w:rFonts w:ascii="Times New Roman" w:eastAsiaTheme="minorHAnsi" w:hAnsi="Times New Roman" w:cstheme="minorBidi"/>
                <w:color w:val="auto"/>
              </w:rPr>
              <w:commentReference w:id="121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8" w:name="_Ref434488657"/>
      <w:r>
        <w:t>Another Doxology for the Apostles</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9"/>
            <w:r>
              <w:t xml:space="preserve">Our </w:t>
            </w:r>
            <w:commentRangeEnd w:id="1219"/>
            <w:r>
              <w:rPr>
                <w:rStyle w:val="CommentReference"/>
                <w:rFonts w:ascii="Times New Roman" w:eastAsiaTheme="minorHAnsi" w:hAnsi="Times New Roman" w:cstheme="minorBidi"/>
                <w:color w:val="auto"/>
              </w:rPr>
              <w:commentReference w:id="121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220"/>
            <w:r>
              <w:t xml:space="preserve">And </w:t>
            </w:r>
            <w:commentRangeEnd w:id="1220"/>
            <w:r>
              <w:rPr>
                <w:rStyle w:val="CommentReference"/>
                <w:rFonts w:ascii="Times New Roman" w:eastAsiaTheme="minorHAnsi" w:hAnsi="Times New Roman" w:cstheme="minorBidi"/>
                <w:color w:val="auto"/>
              </w:rPr>
              <w:commentReference w:id="122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21"/>
            <w:r>
              <w:t>And was numbered with</w:t>
            </w:r>
          </w:p>
          <w:p w14:paraId="5527B3A6" w14:textId="77777777" w:rsidR="004C7F73" w:rsidRDefault="004C7F73" w:rsidP="004C7F73">
            <w:pPr>
              <w:pStyle w:val="EngHangEnd"/>
            </w:pPr>
            <w:r>
              <w:t>The rest of the Apostles.</w:t>
            </w:r>
            <w:commentRangeEnd w:id="1221"/>
            <w:r>
              <w:rPr>
                <w:rStyle w:val="CommentReference"/>
                <w:rFonts w:ascii="Times New Roman" w:eastAsiaTheme="minorHAnsi" w:hAnsi="Times New Roman" w:cstheme="minorBidi"/>
                <w:color w:val="auto"/>
              </w:rPr>
              <w:commentReference w:id="122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22"/>
            <w:r>
              <w:t xml:space="preserve">sound </w:t>
            </w:r>
            <w:commentRangeEnd w:id="1222"/>
            <w:r>
              <w:rPr>
                <w:rStyle w:val="CommentReference"/>
                <w:rFonts w:ascii="Times New Roman" w:eastAsiaTheme="minorHAnsi" w:hAnsi="Times New Roman" w:cstheme="minorBidi"/>
                <w:color w:val="auto"/>
              </w:rPr>
              <w:commentReference w:id="122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3" w:name="_Ref434488814"/>
      <w:r>
        <w:t>The Doxology of St. Mark</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4" w:name="_Ref434488992"/>
      <w:r>
        <w:lastRenderedPageBreak/>
        <w:t>The Doxology of Any Apostle</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5"/>
            <w:r>
              <w:rPr>
                <w:rStyle w:val="CommentReference"/>
                <w:rFonts w:ascii="Times New Roman" w:eastAsiaTheme="minorHAnsi" w:hAnsi="Times New Roman" w:cstheme="minorBidi"/>
                <w:color w:val="auto"/>
              </w:rPr>
              <w:commentReference w:id="122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6"/>
            <w:r>
              <w:t>compatriots</w:t>
            </w:r>
            <w:commentRangeEnd w:id="1226"/>
            <w:r>
              <w:rPr>
                <w:rStyle w:val="CommentReference"/>
                <w:rFonts w:ascii="Times New Roman" w:eastAsiaTheme="minorHAnsi" w:hAnsi="Times New Roman" w:cstheme="minorBidi"/>
                <w:color w:val="auto"/>
              </w:rPr>
              <w:commentReference w:id="122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7" w:name="_Ref434489014"/>
      <w:r>
        <w:lastRenderedPageBreak/>
        <w:t>The Doxology of St. Stephen</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lastRenderedPageBreak/>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8" w:name="_Ref434489170"/>
      <w:r>
        <w:t>The Doxology of St. George</w:t>
      </w:r>
      <w:bookmarkEnd w:id="1228"/>
    </w:p>
    <w:p w14:paraId="066A4290" w14:textId="1AE9C6B3"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1B24BB">
        <w:t>Another Doxology of St. George</w:t>
      </w:r>
      <w:r w:rsidR="00191A26">
        <w:fldChar w:fldCharType="end"/>
      </w:r>
      <w:r w:rsidR="00191A26">
        <w:t>,</w:t>
      </w:r>
      <w:r>
        <w:t xml:space="preserve"> </w:t>
      </w:r>
      <w:r w:rsidR="00CE7215">
        <w:fldChar w:fldCharType="begin"/>
      </w:r>
      <w:r w:rsidR="00CE7215">
        <w:instrText xml:space="preserve"> REF _Ref485109216 \h </w:instrText>
      </w:r>
      <w:r w:rsidR="00CE7215">
        <w:fldChar w:fldCharType="separate"/>
      </w:r>
      <w:r w:rsidR="001B24BB">
        <w:t>April 18 / Pharamuthi 23: Martyrdom of St. George the Prince of the Martyrs</w:t>
      </w:r>
      <w:r w:rsidR="00CE7215">
        <w:fldChar w:fldCharType="end"/>
      </w:r>
      <w:r w:rsidR="00CE7215">
        <w:t xml:space="preserve">, page </w:t>
      </w:r>
      <w:r w:rsidR="00CE7215">
        <w:fldChar w:fldCharType="begin"/>
      </w:r>
      <w:r w:rsidR="00CE7215">
        <w:instrText xml:space="preserve"> PAGEREF _Ref485109216 \h </w:instrText>
      </w:r>
      <w:r w:rsidR="00CE7215">
        <w:fldChar w:fldCharType="separate"/>
      </w:r>
      <w:r w:rsidR="001B24BB">
        <w:rPr>
          <w:noProof/>
        </w:rPr>
        <w:t>1024</w:t>
      </w:r>
      <w:r w:rsidR="00CE7215">
        <w:fldChar w:fldCharType="end"/>
      </w:r>
      <w:r w:rsidR="00CE721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9" w:name="_Ref434490082"/>
      <w:r>
        <w:t>The Doxology of St. Demiana</w:t>
      </w:r>
      <w:bookmarkEnd w:id="1229"/>
    </w:p>
    <w:p w14:paraId="10DFBB59" w14:textId="5CD8B1FB"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1B24BB">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1B24BB">
        <w:rPr>
          <w:noProof/>
        </w:rPr>
        <w:t>974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30" w:name="_Ref434489950"/>
      <w:r>
        <w:t>The Doxology of the Martyrs</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31"/>
            <w:r>
              <w:t>Akrash</w:t>
            </w:r>
            <w:commentRangeEnd w:id="1231"/>
            <w:r>
              <w:rPr>
                <w:rStyle w:val="CommentReference"/>
              </w:rPr>
              <w:commentReference w:id="123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32" w:name="_Ref434490311"/>
      <w:r>
        <w:t>The Doxology of St. Anthony and St. Paul</w:t>
      </w:r>
      <w:bookmarkEnd w:id="1232"/>
    </w:p>
    <w:p w14:paraId="716265E5" w14:textId="25895DF5"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1B24BB">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1B24BB">
        <w:rPr>
          <w:noProof/>
        </w:rPr>
        <w:t>980</w:t>
      </w:r>
      <w:r w:rsidR="00131ECE">
        <w:fldChar w:fldCharType="end"/>
      </w:r>
      <w:r>
        <w:t xml:space="preserve">, and </w:t>
      </w:r>
      <w:r w:rsidR="00191A26">
        <w:fldChar w:fldCharType="begin"/>
      </w:r>
      <w:r w:rsidR="00191A26">
        <w:instrText xml:space="preserve"> REF _Ref434490368 \h </w:instrText>
      </w:r>
      <w:r w:rsidR="00191A26">
        <w:fldChar w:fldCharType="separate"/>
      </w:r>
      <w:r w:rsidR="001B24B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1B24BB">
        <w:rPr>
          <w:noProof/>
        </w:rPr>
        <w:t>982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3"/>
            <w:r w:rsidRPr="004764BD">
              <w:t>give light to</w:t>
            </w:r>
            <w:commentRangeEnd w:id="1233"/>
            <w:r>
              <w:rPr>
                <w:rStyle w:val="CommentReference"/>
                <w:rFonts w:ascii="Times New Roman" w:eastAsiaTheme="minorHAnsi" w:hAnsi="Times New Roman" w:cstheme="minorBidi"/>
                <w:color w:val="auto"/>
              </w:rPr>
              <w:commentReference w:id="123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4" w:name="_Ref434490826"/>
      <w:r>
        <w:t>The Doxology of St. Pishoy and St. Paul of Tammah</w:t>
      </w:r>
      <w:bookmarkEnd w:id="1234"/>
    </w:p>
    <w:p w14:paraId="204E33B1" w14:textId="1B9006D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1B24B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1B24BB">
        <w:rPr>
          <w:lang w:val="en-US"/>
        </w:rPr>
        <w:t>July 2 / Epip 8: St. Pishoy</w:t>
      </w:r>
      <w:r>
        <w:fldChar w:fldCharType="end"/>
      </w:r>
      <w:r>
        <w:t xml:space="preserve">, page </w:t>
      </w:r>
      <w:r>
        <w:fldChar w:fldCharType="begin"/>
      </w:r>
      <w:r>
        <w:instrText xml:space="preserve"> PAGEREF _Ref434490783 \h </w:instrText>
      </w:r>
      <w:r>
        <w:fldChar w:fldCharType="separate"/>
      </w:r>
      <w:r w:rsidR="001B24BB">
        <w:rPr>
          <w:noProof/>
        </w:rPr>
        <w:t>1095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5" w:name="_Ref434492161"/>
      <w:r>
        <w:t>The Doxology of St. Athanasius the Apostolic</w:t>
      </w:r>
      <w:bookmarkEnd w:id="1235"/>
      <w:r w:rsidR="00B52F78">
        <w:rPr>
          <w:rStyle w:val="FootnoteReference"/>
        </w:rPr>
        <w:footnoteReference w:id="980"/>
      </w:r>
    </w:p>
    <w:p w14:paraId="1BC7DA79" w14:textId="4174E88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1B24B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1B24B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1B24BB">
        <w:rPr>
          <w:noProof/>
        </w:rPr>
        <w:t>1031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1B24BB">
        <w:rPr>
          <w:noProof/>
        </w:rPr>
        <w:t>1033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lastRenderedPageBreak/>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6" w:name="_Ref434492536"/>
      <w:r>
        <w:t xml:space="preserve">The Doxology of </w:t>
      </w:r>
      <w:r w:rsidR="00231798">
        <w:t>the</w:t>
      </w:r>
      <w:r>
        <w:t xml:space="preserve"> Cross Bearers</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7" w:name="_Ref434492645"/>
      <w:r>
        <w:lastRenderedPageBreak/>
        <w:t>The Doxology for a Hierarch Who is Present</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4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7"/>
            <w:r>
              <w:rPr>
                <w:rStyle w:val="CommentReference"/>
                <w:rFonts w:ascii="Times New Roman" w:eastAsiaTheme="minorHAnsi" w:hAnsi="Times New Roman" w:cstheme="minorBidi"/>
                <w:color w:val="auto"/>
              </w:rPr>
              <w:commentReference w:id="124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51" w:name="_Toc490854690"/>
      <w:bookmarkStart w:id="1252" w:name="September"/>
      <w:r>
        <w:lastRenderedPageBreak/>
        <w:t>September</w:t>
      </w:r>
      <w:bookmarkEnd w:id="1206"/>
      <w:bookmarkEnd w:id="1207"/>
      <w:bookmarkEnd w:id="120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51"/>
    </w:p>
    <w:sdt>
      <w:sdtPr>
        <w:id w:val="861411790"/>
        <w:docPartObj>
          <w:docPartGallery w:val="Table of Contents"/>
          <w:docPartUnique/>
        </w:docPartObj>
      </w:sdtPr>
      <w:sdtEndPr>
        <w:rPr>
          <w:b/>
          <w:bCs/>
          <w:noProof/>
        </w:rPr>
      </w:sdtEndPr>
      <w:sdtContent>
        <w:p w14:paraId="0BC8F7AB" w14:textId="5AA844B9" w:rsidR="001B24BB"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90854736" w:history="1">
            <w:r w:rsidR="001B24BB" w:rsidRPr="004F5BFB">
              <w:rPr>
                <w:rStyle w:val="Hyperlink"/>
                <w:noProof/>
              </w:rPr>
              <w:t>August 29 (30) / Tho-out 1: Ecclesiastical New Year: Nairouz</w:t>
            </w:r>
            <w:r w:rsidR="001B24BB">
              <w:rPr>
                <w:noProof/>
                <w:webHidden/>
              </w:rPr>
              <w:tab/>
            </w:r>
            <w:r w:rsidR="001B24BB">
              <w:rPr>
                <w:noProof/>
                <w:webHidden/>
              </w:rPr>
              <w:fldChar w:fldCharType="begin"/>
            </w:r>
            <w:r w:rsidR="001B24BB">
              <w:rPr>
                <w:noProof/>
                <w:webHidden/>
              </w:rPr>
              <w:instrText xml:space="preserve"> PAGEREF _Toc490854736 \h </w:instrText>
            </w:r>
            <w:r w:rsidR="001B24BB">
              <w:rPr>
                <w:noProof/>
                <w:webHidden/>
              </w:rPr>
            </w:r>
            <w:r w:rsidR="001B24BB">
              <w:rPr>
                <w:noProof/>
                <w:webHidden/>
              </w:rPr>
              <w:fldChar w:fldCharType="separate"/>
            </w:r>
            <w:r w:rsidR="001B24BB">
              <w:rPr>
                <w:noProof/>
                <w:webHidden/>
              </w:rPr>
              <w:t>729</w:t>
            </w:r>
            <w:r w:rsidR="001B24BB">
              <w:rPr>
                <w:noProof/>
                <w:webHidden/>
              </w:rPr>
              <w:fldChar w:fldCharType="end"/>
            </w:r>
          </w:hyperlink>
        </w:p>
        <w:p w14:paraId="37D221C8" w14:textId="006A23D2" w:rsidR="001B24BB" w:rsidRDefault="00217567">
          <w:pPr>
            <w:pStyle w:val="TOC3"/>
            <w:tabs>
              <w:tab w:val="right" w:leader="dot" w:pos="8846"/>
            </w:tabs>
            <w:rPr>
              <w:rFonts w:asciiTheme="minorHAnsi" w:eastAsiaTheme="minorEastAsia" w:hAnsiTheme="minorHAnsi"/>
              <w:noProof/>
              <w:sz w:val="22"/>
              <w:lang w:val="en-US"/>
            </w:rPr>
          </w:pPr>
          <w:hyperlink w:anchor="_Toc490854737" w:history="1">
            <w:r w:rsidR="001B24BB" w:rsidRPr="004F5BFB">
              <w:rPr>
                <w:rStyle w:val="Hyperlink"/>
                <w:noProof/>
              </w:rPr>
              <w:t>August 29 (30) / Tho-out 1: Also the Martyrdom of St. Bartholomew the Apostle</w:t>
            </w:r>
            <w:r w:rsidR="001B24BB">
              <w:rPr>
                <w:noProof/>
                <w:webHidden/>
              </w:rPr>
              <w:tab/>
            </w:r>
            <w:r w:rsidR="001B24BB">
              <w:rPr>
                <w:noProof/>
                <w:webHidden/>
              </w:rPr>
              <w:fldChar w:fldCharType="begin"/>
            </w:r>
            <w:r w:rsidR="001B24BB">
              <w:rPr>
                <w:noProof/>
                <w:webHidden/>
              </w:rPr>
              <w:instrText xml:space="preserve"> PAGEREF _Toc490854737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1366B426" w14:textId="4D96303F" w:rsidR="001B24BB" w:rsidRDefault="00217567">
          <w:pPr>
            <w:pStyle w:val="TOC3"/>
            <w:tabs>
              <w:tab w:val="right" w:leader="dot" w:pos="8846"/>
            </w:tabs>
            <w:rPr>
              <w:rFonts w:asciiTheme="minorHAnsi" w:eastAsiaTheme="minorEastAsia" w:hAnsiTheme="minorHAnsi"/>
              <w:noProof/>
              <w:sz w:val="22"/>
              <w:lang w:val="en-US"/>
            </w:rPr>
          </w:pPr>
          <w:hyperlink w:anchor="_Toc490854738" w:history="1">
            <w:r w:rsidR="001B24BB" w:rsidRPr="004F5BFB">
              <w:rPr>
                <w:rStyle w:val="Hyperlink"/>
                <w:noProof/>
              </w:rPr>
              <w:t>August 30 (31) / Tho-out 2: Martyrdom of St. John the Baptist</w:t>
            </w:r>
            <w:r w:rsidR="001B24BB">
              <w:rPr>
                <w:noProof/>
                <w:webHidden/>
              </w:rPr>
              <w:tab/>
            </w:r>
            <w:r w:rsidR="001B24BB">
              <w:rPr>
                <w:noProof/>
                <w:webHidden/>
              </w:rPr>
              <w:fldChar w:fldCharType="begin"/>
            </w:r>
            <w:r w:rsidR="001B24BB">
              <w:rPr>
                <w:noProof/>
                <w:webHidden/>
              </w:rPr>
              <w:instrText xml:space="preserve"> PAGEREF _Toc490854738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6619DC03" w14:textId="614E35D3" w:rsidR="001B24BB" w:rsidRDefault="00217567">
          <w:pPr>
            <w:pStyle w:val="TOC3"/>
            <w:tabs>
              <w:tab w:val="right" w:leader="dot" w:pos="8846"/>
            </w:tabs>
            <w:rPr>
              <w:rFonts w:asciiTheme="minorHAnsi" w:eastAsiaTheme="minorEastAsia" w:hAnsiTheme="minorHAnsi"/>
              <w:noProof/>
              <w:sz w:val="22"/>
              <w:lang w:val="en-US"/>
            </w:rPr>
          </w:pPr>
          <w:hyperlink w:anchor="_Toc490854739" w:history="1">
            <w:r w:rsidR="001B24BB" w:rsidRPr="004F5BFB">
              <w:rPr>
                <w:rStyle w:val="Hyperlink"/>
                <w:noProof/>
              </w:rPr>
              <w:t>September 1 (2) / Tho-out 4: St. Verena</w:t>
            </w:r>
            <w:r w:rsidR="001B24BB">
              <w:rPr>
                <w:noProof/>
                <w:webHidden/>
              </w:rPr>
              <w:tab/>
            </w:r>
            <w:r w:rsidR="001B24BB">
              <w:rPr>
                <w:noProof/>
                <w:webHidden/>
              </w:rPr>
              <w:fldChar w:fldCharType="begin"/>
            </w:r>
            <w:r w:rsidR="001B24BB">
              <w:rPr>
                <w:noProof/>
                <w:webHidden/>
              </w:rPr>
              <w:instrText xml:space="preserve"> PAGEREF _Toc490854739 \h </w:instrText>
            </w:r>
            <w:r w:rsidR="001B24BB">
              <w:rPr>
                <w:noProof/>
                <w:webHidden/>
              </w:rPr>
            </w:r>
            <w:r w:rsidR="001B24BB">
              <w:rPr>
                <w:noProof/>
                <w:webHidden/>
              </w:rPr>
              <w:fldChar w:fldCharType="separate"/>
            </w:r>
            <w:r w:rsidR="001B24BB">
              <w:rPr>
                <w:noProof/>
                <w:webHidden/>
              </w:rPr>
              <w:t>743</w:t>
            </w:r>
            <w:r w:rsidR="001B24BB">
              <w:rPr>
                <w:noProof/>
                <w:webHidden/>
              </w:rPr>
              <w:fldChar w:fldCharType="end"/>
            </w:r>
          </w:hyperlink>
        </w:p>
        <w:p w14:paraId="091A4080" w14:textId="4BCEB9D9" w:rsidR="001B24BB" w:rsidRDefault="00217567">
          <w:pPr>
            <w:pStyle w:val="TOC3"/>
            <w:tabs>
              <w:tab w:val="right" w:leader="dot" w:pos="8846"/>
            </w:tabs>
            <w:rPr>
              <w:rFonts w:asciiTheme="minorHAnsi" w:eastAsiaTheme="minorEastAsia" w:hAnsiTheme="minorHAnsi"/>
              <w:noProof/>
              <w:sz w:val="22"/>
              <w:lang w:val="en-US"/>
            </w:rPr>
          </w:pPr>
          <w:hyperlink w:anchor="_Toc490854740" w:history="1">
            <w:r w:rsidR="001B24BB" w:rsidRPr="004F5BFB">
              <w:rPr>
                <w:rStyle w:val="Hyperlink"/>
                <w:noProof/>
              </w:rPr>
              <w:t>September 3 (4) / Tho-out 6: St. Phoebe the Protodeaconess</w:t>
            </w:r>
            <w:r w:rsidR="001B24BB">
              <w:rPr>
                <w:noProof/>
                <w:webHidden/>
              </w:rPr>
              <w:tab/>
            </w:r>
            <w:r w:rsidR="001B24BB">
              <w:rPr>
                <w:noProof/>
                <w:webHidden/>
              </w:rPr>
              <w:fldChar w:fldCharType="begin"/>
            </w:r>
            <w:r w:rsidR="001B24BB">
              <w:rPr>
                <w:noProof/>
                <w:webHidden/>
              </w:rPr>
              <w:instrText xml:space="preserve"> PAGEREF _Toc490854740 \h </w:instrText>
            </w:r>
            <w:r w:rsidR="001B24BB">
              <w:rPr>
                <w:noProof/>
                <w:webHidden/>
              </w:rPr>
            </w:r>
            <w:r w:rsidR="001B24BB">
              <w:rPr>
                <w:noProof/>
                <w:webHidden/>
              </w:rPr>
              <w:fldChar w:fldCharType="separate"/>
            </w:r>
            <w:r w:rsidR="001B24BB">
              <w:rPr>
                <w:noProof/>
                <w:webHidden/>
              </w:rPr>
              <w:t>745</w:t>
            </w:r>
            <w:r w:rsidR="001B24BB">
              <w:rPr>
                <w:noProof/>
                <w:webHidden/>
              </w:rPr>
              <w:fldChar w:fldCharType="end"/>
            </w:r>
          </w:hyperlink>
        </w:p>
        <w:p w14:paraId="4F292712" w14:textId="1C957851" w:rsidR="001B24BB" w:rsidRDefault="00217567">
          <w:pPr>
            <w:pStyle w:val="TOC3"/>
            <w:tabs>
              <w:tab w:val="right" w:leader="dot" w:pos="8846"/>
            </w:tabs>
            <w:rPr>
              <w:rFonts w:asciiTheme="minorHAnsi" w:eastAsiaTheme="minorEastAsia" w:hAnsiTheme="minorHAnsi"/>
              <w:noProof/>
              <w:sz w:val="22"/>
              <w:lang w:val="en-US"/>
            </w:rPr>
          </w:pPr>
          <w:hyperlink w:anchor="_Toc490854741" w:history="1">
            <w:r w:rsidR="001B24BB" w:rsidRPr="004F5BFB">
              <w:rPr>
                <w:rStyle w:val="Hyperlink"/>
                <w:noProof/>
              </w:rPr>
              <w:t>September 3 (4) / Tho-out 6: Isaias the Prophet</w:t>
            </w:r>
            <w:r w:rsidR="001B24BB">
              <w:rPr>
                <w:noProof/>
                <w:webHidden/>
              </w:rPr>
              <w:tab/>
            </w:r>
            <w:r w:rsidR="001B24BB">
              <w:rPr>
                <w:noProof/>
                <w:webHidden/>
              </w:rPr>
              <w:fldChar w:fldCharType="begin"/>
            </w:r>
            <w:r w:rsidR="001B24BB">
              <w:rPr>
                <w:noProof/>
                <w:webHidden/>
              </w:rPr>
              <w:instrText xml:space="preserve"> PAGEREF _Toc490854741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78CCBCB2" w14:textId="215C3D39" w:rsidR="001B24BB" w:rsidRDefault="00217567">
          <w:pPr>
            <w:pStyle w:val="TOC3"/>
            <w:tabs>
              <w:tab w:val="right" w:leader="dot" w:pos="8846"/>
            </w:tabs>
            <w:rPr>
              <w:rFonts w:asciiTheme="minorHAnsi" w:eastAsiaTheme="minorEastAsia" w:hAnsiTheme="minorHAnsi"/>
              <w:noProof/>
              <w:sz w:val="22"/>
              <w:lang w:val="en-US"/>
            </w:rPr>
          </w:pPr>
          <w:hyperlink w:anchor="_Toc490854742" w:history="1">
            <w:r w:rsidR="001B24BB" w:rsidRPr="004F5BFB">
              <w:rPr>
                <w:rStyle w:val="Hyperlink"/>
                <w:noProof/>
              </w:rPr>
              <w:t>September 4 (5) / Tho-out 7: St. Dioscorus</w:t>
            </w:r>
            <w:r w:rsidR="001B24BB">
              <w:rPr>
                <w:noProof/>
                <w:webHidden/>
              </w:rPr>
              <w:tab/>
            </w:r>
            <w:r w:rsidR="001B24BB">
              <w:rPr>
                <w:noProof/>
                <w:webHidden/>
              </w:rPr>
              <w:fldChar w:fldCharType="begin"/>
            </w:r>
            <w:r w:rsidR="001B24BB">
              <w:rPr>
                <w:noProof/>
                <w:webHidden/>
              </w:rPr>
              <w:instrText xml:space="preserve"> PAGEREF _Toc490854742 \h </w:instrText>
            </w:r>
            <w:r w:rsidR="001B24BB">
              <w:rPr>
                <w:noProof/>
                <w:webHidden/>
              </w:rPr>
            </w:r>
            <w:r w:rsidR="001B24BB">
              <w:rPr>
                <w:noProof/>
                <w:webHidden/>
              </w:rPr>
              <w:fldChar w:fldCharType="separate"/>
            </w:r>
            <w:r w:rsidR="001B24BB">
              <w:rPr>
                <w:noProof/>
                <w:webHidden/>
              </w:rPr>
              <w:t>746</w:t>
            </w:r>
            <w:r w:rsidR="001B24BB">
              <w:rPr>
                <w:noProof/>
                <w:webHidden/>
              </w:rPr>
              <w:fldChar w:fldCharType="end"/>
            </w:r>
          </w:hyperlink>
        </w:p>
        <w:p w14:paraId="616FECBA" w14:textId="125089C2" w:rsidR="001B24BB" w:rsidRDefault="00217567">
          <w:pPr>
            <w:pStyle w:val="TOC3"/>
            <w:tabs>
              <w:tab w:val="right" w:leader="dot" w:pos="8846"/>
            </w:tabs>
            <w:rPr>
              <w:rFonts w:asciiTheme="minorHAnsi" w:eastAsiaTheme="minorEastAsia" w:hAnsiTheme="minorHAnsi"/>
              <w:noProof/>
              <w:sz w:val="22"/>
              <w:lang w:val="en-US"/>
            </w:rPr>
          </w:pPr>
          <w:hyperlink w:anchor="_Toc490854743" w:history="1">
            <w:r w:rsidR="001B24BB" w:rsidRPr="004F5BFB">
              <w:rPr>
                <w:rStyle w:val="Hyperlink"/>
                <w:noProof/>
              </w:rPr>
              <w:t>September 4 (5) / Tho-out 7: Also St. Rebecca and her Children</w:t>
            </w:r>
            <w:r w:rsidR="001B24BB">
              <w:rPr>
                <w:noProof/>
                <w:webHidden/>
              </w:rPr>
              <w:tab/>
            </w:r>
            <w:r w:rsidR="001B24BB">
              <w:rPr>
                <w:noProof/>
                <w:webHidden/>
              </w:rPr>
              <w:fldChar w:fldCharType="begin"/>
            </w:r>
            <w:r w:rsidR="001B24BB">
              <w:rPr>
                <w:noProof/>
                <w:webHidden/>
              </w:rPr>
              <w:instrText xml:space="preserve"> PAGEREF _Toc490854743 \h </w:instrText>
            </w:r>
            <w:r w:rsidR="001B24BB">
              <w:rPr>
                <w:noProof/>
                <w:webHidden/>
              </w:rPr>
            </w:r>
            <w:r w:rsidR="001B24BB">
              <w:rPr>
                <w:noProof/>
                <w:webHidden/>
              </w:rPr>
              <w:fldChar w:fldCharType="separate"/>
            </w:r>
            <w:r w:rsidR="001B24BB">
              <w:rPr>
                <w:noProof/>
                <w:webHidden/>
              </w:rPr>
              <w:t>747</w:t>
            </w:r>
            <w:r w:rsidR="001B24BB">
              <w:rPr>
                <w:noProof/>
                <w:webHidden/>
              </w:rPr>
              <w:fldChar w:fldCharType="end"/>
            </w:r>
          </w:hyperlink>
        </w:p>
        <w:p w14:paraId="1DD98359" w14:textId="6A1FB350" w:rsidR="001B24BB" w:rsidRDefault="00217567">
          <w:pPr>
            <w:pStyle w:val="TOC3"/>
            <w:tabs>
              <w:tab w:val="right" w:leader="dot" w:pos="8846"/>
            </w:tabs>
            <w:rPr>
              <w:rFonts w:asciiTheme="minorHAnsi" w:eastAsiaTheme="minorEastAsia" w:hAnsiTheme="minorHAnsi"/>
              <w:noProof/>
              <w:sz w:val="22"/>
              <w:lang w:val="en-US"/>
            </w:rPr>
          </w:pPr>
          <w:hyperlink w:anchor="_Toc490854744" w:history="1">
            <w:r w:rsidR="001B24BB" w:rsidRPr="004F5BFB">
              <w:rPr>
                <w:rStyle w:val="Hyperlink"/>
                <w:noProof/>
              </w:rPr>
              <w:t>September 5 (6) / Tho-oout 8: Moses the Archprophet</w:t>
            </w:r>
            <w:r w:rsidR="001B24BB">
              <w:rPr>
                <w:noProof/>
                <w:webHidden/>
              </w:rPr>
              <w:tab/>
            </w:r>
            <w:r w:rsidR="001B24BB">
              <w:rPr>
                <w:noProof/>
                <w:webHidden/>
              </w:rPr>
              <w:fldChar w:fldCharType="begin"/>
            </w:r>
            <w:r w:rsidR="001B24BB">
              <w:rPr>
                <w:noProof/>
                <w:webHidden/>
              </w:rPr>
              <w:instrText xml:space="preserve"> PAGEREF _Toc490854744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3C90B6C3" w14:textId="21BB6E4C" w:rsidR="001B24BB" w:rsidRDefault="00217567">
          <w:pPr>
            <w:pStyle w:val="TOC3"/>
            <w:tabs>
              <w:tab w:val="right" w:leader="dot" w:pos="8846"/>
            </w:tabs>
            <w:rPr>
              <w:rFonts w:asciiTheme="minorHAnsi" w:eastAsiaTheme="minorEastAsia" w:hAnsiTheme="minorHAnsi"/>
              <w:noProof/>
              <w:sz w:val="22"/>
              <w:lang w:val="en-US"/>
            </w:rPr>
          </w:pPr>
          <w:hyperlink w:anchor="_Toc490854745" w:history="1">
            <w:r w:rsidR="001B24BB" w:rsidRPr="004F5BFB">
              <w:rPr>
                <w:rStyle w:val="Hyperlink"/>
                <w:noProof/>
              </w:rPr>
              <w:t>September 9 (10) / Tho-out 12: Commemoration of Archangel Michael</w:t>
            </w:r>
            <w:r w:rsidR="001B24BB">
              <w:rPr>
                <w:noProof/>
                <w:webHidden/>
              </w:rPr>
              <w:tab/>
            </w:r>
            <w:r w:rsidR="001B24BB">
              <w:rPr>
                <w:noProof/>
                <w:webHidden/>
              </w:rPr>
              <w:fldChar w:fldCharType="begin"/>
            </w:r>
            <w:r w:rsidR="001B24BB">
              <w:rPr>
                <w:noProof/>
                <w:webHidden/>
              </w:rPr>
              <w:instrText xml:space="preserve"> PAGEREF _Toc490854745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16C030FB" w14:textId="0DA97AF5" w:rsidR="001B24BB" w:rsidRDefault="00217567">
          <w:pPr>
            <w:pStyle w:val="TOC3"/>
            <w:tabs>
              <w:tab w:val="right" w:leader="dot" w:pos="8846"/>
            </w:tabs>
            <w:rPr>
              <w:rFonts w:asciiTheme="minorHAnsi" w:eastAsiaTheme="minorEastAsia" w:hAnsiTheme="minorHAnsi"/>
              <w:noProof/>
              <w:sz w:val="22"/>
              <w:lang w:val="en-US"/>
            </w:rPr>
          </w:pPr>
          <w:hyperlink w:anchor="_Toc490854746" w:history="1">
            <w:r w:rsidR="001B24BB" w:rsidRPr="004F5BFB">
              <w:rPr>
                <w:rStyle w:val="Hyperlink"/>
                <w:noProof/>
              </w:rPr>
              <w:t>September 12 (13) / Tho-out 15: Translocation of the Relics of St. Stephen</w:t>
            </w:r>
            <w:r w:rsidR="001B24BB">
              <w:rPr>
                <w:noProof/>
                <w:webHidden/>
              </w:rPr>
              <w:tab/>
            </w:r>
            <w:r w:rsidR="001B24BB">
              <w:rPr>
                <w:noProof/>
                <w:webHidden/>
              </w:rPr>
              <w:fldChar w:fldCharType="begin"/>
            </w:r>
            <w:r w:rsidR="001B24BB">
              <w:rPr>
                <w:noProof/>
                <w:webHidden/>
              </w:rPr>
              <w:instrText xml:space="preserve"> PAGEREF _Toc490854746 \h </w:instrText>
            </w:r>
            <w:r w:rsidR="001B24BB">
              <w:rPr>
                <w:noProof/>
                <w:webHidden/>
              </w:rPr>
            </w:r>
            <w:r w:rsidR="001B24BB">
              <w:rPr>
                <w:noProof/>
                <w:webHidden/>
              </w:rPr>
              <w:fldChar w:fldCharType="separate"/>
            </w:r>
            <w:r w:rsidR="001B24BB">
              <w:rPr>
                <w:noProof/>
                <w:webHidden/>
              </w:rPr>
              <w:t>749</w:t>
            </w:r>
            <w:r w:rsidR="001B24BB">
              <w:rPr>
                <w:noProof/>
                <w:webHidden/>
              </w:rPr>
              <w:fldChar w:fldCharType="end"/>
            </w:r>
          </w:hyperlink>
        </w:p>
        <w:p w14:paraId="6623D45D" w14:textId="67D43636" w:rsidR="001B24BB" w:rsidRDefault="00217567">
          <w:pPr>
            <w:pStyle w:val="TOC3"/>
            <w:tabs>
              <w:tab w:val="right" w:leader="dot" w:pos="8846"/>
            </w:tabs>
            <w:rPr>
              <w:rFonts w:asciiTheme="minorHAnsi" w:eastAsiaTheme="minorEastAsia" w:hAnsiTheme="minorHAnsi"/>
              <w:noProof/>
              <w:sz w:val="22"/>
              <w:lang w:val="en-US"/>
            </w:rPr>
          </w:pPr>
          <w:hyperlink w:anchor="_Toc490854747" w:history="1">
            <w:r w:rsidR="001B24BB" w:rsidRPr="004F5BFB">
              <w:rPr>
                <w:rStyle w:val="Hyperlink"/>
                <w:noProof/>
              </w:rPr>
              <w:t>September 14 (15) / Tho-out 17: The Dedication of the Church of the Holy Cross</w:t>
            </w:r>
            <w:r w:rsidR="001B24BB">
              <w:rPr>
                <w:noProof/>
                <w:webHidden/>
              </w:rPr>
              <w:tab/>
            </w:r>
            <w:r w:rsidR="001B24BB">
              <w:rPr>
                <w:noProof/>
                <w:webHidden/>
              </w:rPr>
              <w:fldChar w:fldCharType="begin"/>
            </w:r>
            <w:r w:rsidR="001B24BB">
              <w:rPr>
                <w:noProof/>
                <w:webHidden/>
              </w:rPr>
              <w:instrText xml:space="preserve"> PAGEREF _Toc490854747 \h </w:instrText>
            </w:r>
            <w:r w:rsidR="001B24BB">
              <w:rPr>
                <w:noProof/>
                <w:webHidden/>
              </w:rPr>
            </w:r>
            <w:r w:rsidR="001B24BB">
              <w:rPr>
                <w:noProof/>
                <w:webHidden/>
              </w:rPr>
              <w:fldChar w:fldCharType="separate"/>
            </w:r>
            <w:r w:rsidR="001B24BB">
              <w:rPr>
                <w:noProof/>
                <w:webHidden/>
              </w:rPr>
              <w:t>750</w:t>
            </w:r>
            <w:r w:rsidR="001B24BB">
              <w:rPr>
                <w:noProof/>
                <w:webHidden/>
              </w:rPr>
              <w:fldChar w:fldCharType="end"/>
            </w:r>
          </w:hyperlink>
        </w:p>
        <w:p w14:paraId="0796E30F" w14:textId="4A959D21" w:rsidR="001B24BB" w:rsidRDefault="00217567">
          <w:pPr>
            <w:pStyle w:val="TOC3"/>
            <w:tabs>
              <w:tab w:val="right" w:leader="dot" w:pos="8846"/>
            </w:tabs>
            <w:rPr>
              <w:rFonts w:asciiTheme="minorHAnsi" w:eastAsiaTheme="minorEastAsia" w:hAnsiTheme="minorHAnsi"/>
              <w:noProof/>
              <w:sz w:val="22"/>
              <w:lang w:val="en-US"/>
            </w:rPr>
          </w:pPr>
          <w:hyperlink w:anchor="_Toc490854748" w:history="1">
            <w:r w:rsidR="001B24BB" w:rsidRPr="004F5BFB">
              <w:rPr>
                <w:rStyle w:val="Hyperlink"/>
                <w:noProof/>
              </w:rPr>
              <w:t>September 18 (19) / Tho-out 21: Commemoration of the Theotokos</w:t>
            </w:r>
            <w:r w:rsidR="001B24BB">
              <w:rPr>
                <w:noProof/>
                <w:webHidden/>
              </w:rPr>
              <w:tab/>
            </w:r>
            <w:r w:rsidR="001B24BB">
              <w:rPr>
                <w:noProof/>
                <w:webHidden/>
              </w:rPr>
              <w:fldChar w:fldCharType="begin"/>
            </w:r>
            <w:r w:rsidR="001B24BB">
              <w:rPr>
                <w:noProof/>
                <w:webHidden/>
              </w:rPr>
              <w:instrText xml:space="preserve"> PAGEREF _Toc490854748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42915FCF" w14:textId="1BF4E562" w:rsidR="001B24BB" w:rsidRDefault="00217567">
          <w:pPr>
            <w:pStyle w:val="TOC3"/>
            <w:tabs>
              <w:tab w:val="right" w:leader="dot" w:pos="8846"/>
            </w:tabs>
            <w:rPr>
              <w:rFonts w:asciiTheme="minorHAnsi" w:eastAsiaTheme="minorEastAsia" w:hAnsiTheme="minorHAnsi"/>
              <w:noProof/>
              <w:sz w:val="22"/>
              <w:lang w:val="en-US"/>
            </w:rPr>
          </w:pPr>
          <w:hyperlink w:anchor="_Toc490854749" w:history="1">
            <w:r w:rsidR="001B24BB" w:rsidRPr="004F5BFB">
              <w:rPr>
                <w:rStyle w:val="Hyperlink"/>
                <w:noProof/>
              </w:rPr>
              <w:t>September 21 (22) / Tho-out 24: Martyrdom of St. Quandratus, One of the Seventy Two</w:t>
            </w:r>
            <w:r w:rsidR="001B24BB">
              <w:rPr>
                <w:noProof/>
                <w:webHidden/>
              </w:rPr>
              <w:tab/>
            </w:r>
            <w:r w:rsidR="001B24BB">
              <w:rPr>
                <w:noProof/>
                <w:webHidden/>
              </w:rPr>
              <w:fldChar w:fldCharType="begin"/>
            </w:r>
            <w:r w:rsidR="001B24BB">
              <w:rPr>
                <w:noProof/>
                <w:webHidden/>
              </w:rPr>
              <w:instrText xml:space="preserve"> PAGEREF _Toc490854749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5E156C3A" w14:textId="3B69B4AF" w:rsidR="001B24BB" w:rsidRDefault="00217567">
          <w:pPr>
            <w:pStyle w:val="TOC3"/>
            <w:tabs>
              <w:tab w:val="right" w:leader="dot" w:pos="8846"/>
            </w:tabs>
            <w:rPr>
              <w:rFonts w:asciiTheme="minorHAnsi" w:eastAsiaTheme="minorEastAsia" w:hAnsiTheme="minorHAnsi"/>
              <w:noProof/>
              <w:sz w:val="22"/>
              <w:lang w:val="en-US"/>
            </w:rPr>
          </w:pPr>
          <w:hyperlink w:anchor="_Toc490854750" w:history="1">
            <w:r w:rsidR="001B24BB" w:rsidRPr="004F5BFB">
              <w:rPr>
                <w:rStyle w:val="Hyperlink"/>
                <w:noProof/>
              </w:rPr>
              <w:t>September 22 (23) / Tho-out 24: St. Maurice and the Theban Legion</w:t>
            </w:r>
            <w:r w:rsidR="001B24BB">
              <w:rPr>
                <w:noProof/>
                <w:webHidden/>
              </w:rPr>
              <w:tab/>
            </w:r>
            <w:r w:rsidR="001B24BB">
              <w:rPr>
                <w:noProof/>
                <w:webHidden/>
              </w:rPr>
              <w:fldChar w:fldCharType="begin"/>
            </w:r>
            <w:r w:rsidR="001B24BB">
              <w:rPr>
                <w:noProof/>
                <w:webHidden/>
              </w:rPr>
              <w:instrText xml:space="preserve"> PAGEREF _Toc490854750 \h </w:instrText>
            </w:r>
            <w:r w:rsidR="001B24BB">
              <w:rPr>
                <w:noProof/>
                <w:webHidden/>
              </w:rPr>
            </w:r>
            <w:r w:rsidR="001B24BB">
              <w:rPr>
                <w:noProof/>
                <w:webHidden/>
              </w:rPr>
              <w:fldChar w:fldCharType="separate"/>
            </w:r>
            <w:r w:rsidR="001B24BB">
              <w:rPr>
                <w:noProof/>
                <w:webHidden/>
              </w:rPr>
              <w:t>765</w:t>
            </w:r>
            <w:r w:rsidR="001B24BB">
              <w:rPr>
                <w:noProof/>
                <w:webHidden/>
              </w:rPr>
              <w:fldChar w:fldCharType="end"/>
            </w:r>
          </w:hyperlink>
        </w:p>
        <w:p w14:paraId="76E5D9B7" w14:textId="01A3F81A" w:rsidR="001B24BB" w:rsidRDefault="00217567">
          <w:pPr>
            <w:pStyle w:val="TOC3"/>
            <w:tabs>
              <w:tab w:val="right" w:leader="dot" w:pos="8846"/>
            </w:tabs>
            <w:rPr>
              <w:rFonts w:asciiTheme="minorHAnsi" w:eastAsiaTheme="minorEastAsia" w:hAnsiTheme="minorHAnsi"/>
              <w:noProof/>
              <w:sz w:val="22"/>
              <w:lang w:val="en-US"/>
            </w:rPr>
          </w:pPr>
          <w:hyperlink w:anchor="_Toc490854751" w:history="1">
            <w:r w:rsidR="001B24BB" w:rsidRPr="004F5BFB">
              <w:rPr>
                <w:rStyle w:val="Hyperlink"/>
                <w:noProof/>
              </w:rPr>
              <w:t>September 23 (24) / Tho-out 26: Annunciation of St. John the Baptist to Zacharias</w:t>
            </w:r>
            <w:r w:rsidR="001B24BB">
              <w:rPr>
                <w:noProof/>
                <w:webHidden/>
              </w:rPr>
              <w:tab/>
            </w:r>
            <w:r w:rsidR="001B24BB">
              <w:rPr>
                <w:noProof/>
                <w:webHidden/>
              </w:rPr>
              <w:fldChar w:fldCharType="begin"/>
            </w:r>
            <w:r w:rsidR="001B24BB">
              <w:rPr>
                <w:noProof/>
                <w:webHidden/>
              </w:rPr>
              <w:instrText xml:space="preserve"> PAGEREF _Toc490854751 \h </w:instrText>
            </w:r>
            <w:r w:rsidR="001B24BB">
              <w:rPr>
                <w:noProof/>
                <w:webHidden/>
              </w:rPr>
            </w:r>
            <w:r w:rsidR="001B24BB">
              <w:rPr>
                <w:noProof/>
                <w:webHidden/>
              </w:rPr>
              <w:fldChar w:fldCharType="separate"/>
            </w:r>
            <w:r w:rsidR="001B24BB">
              <w:rPr>
                <w:noProof/>
                <w:webHidden/>
              </w:rPr>
              <w:t>767</w:t>
            </w:r>
            <w:r w:rsidR="001B24BB">
              <w:rPr>
                <w:noProof/>
                <w:webHidden/>
              </w:rPr>
              <w:fldChar w:fldCharType="end"/>
            </w:r>
          </w:hyperlink>
        </w:p>
        <w:p w14:paraId="6ADE29DA" w14:textId="6EB1B530" w:rsidR="001B24BB" w:rsidRDefault="00217567">
          <w:pPr>
            <w:pStyle w:val="TOC3"/>
            <w:tabs>
              <w:tab w:val="right" w:leader="dot" w:pos="8846"/>
            </w:tabs>
            <w:rPr>
              <w:rFonts w:asciiTheme="minorHAnsi" w:eastAsiaTheme="minorEastAsia" w:hAnsiTheme="minorHAnsi"/>
              <w:noProof/>
              <w:sz w:val="22"/>
              <w:lang w:val="en-US"/>
            </w:rPr>
          </w:pPr>
          <w:hyperlink w:anchor="_Toc490854752" w:history="1">
            <w:r w:rsidR="001B24BB" w:rsidRPr="004F5BFB">
              <w:rPr>
                <w:rStyle w:val="Hyperlink"/>
                <w:noProof/>
              </w:rPr>
              <w:t>September 26 (27) / Tho-out 29: Commemoration of the Annunciation, Nativity, and Resurrection on the 29</w:t>
            </w:r>
            <w:r w:rsidR="001B24BB" w:rsidRPr="004F5BFB">
              <w:rPr>
                <w:rStyle w:val="Hyperlink"/>
                <w:noProof/>
                <w:vertAlign w:val="superscript"/>
              </w:rPr>
              <w:t>th</w:t>
            </w:r>
            <w:r w:rsidR="001B24BB" w:rsidRPr="004F5BFB">
              <w:rPr>
                <w:rStyle w:val="Hyperlink"/>
                <w:noProof/>
              </w:rPr>
              <w:t xml:space="preserve"> of Every Coptic Month</w:t>
            </w:r>
            <w:r w:rsidR="001B24BB">
              <w:rPr>
                <w:noProof/>
                <w:webHidden/>
              </w:rPr>
              <w:tab/>
            </w:r>
            <w:r w:rsidR="001B24BB">
              <w:rPr>
                <w:noProof/>
                <w:webHidden/>
              </w:rPr>
              <w:fldChar w:fldCharType="begin"/>
            </w:r>
            <w:r w:rsidR="001B24BB">
              <w:rPr>
                <w:noProof/>
                <w:webHidden/>
              </w:rPr>
              <w:instrText xml:space="preserve"> PAGEREF _Toc490854752 \h </w:instrText>
            </w:r>
            <w:r w:rsidR="001B24BB">
              <w:rPr>
                <w:noProof/>
                <w:webHidden/>
              </w:rPr>
            </w:r>
            <w:r w:rsidR="001B24BB">
              <w:rPr>
                <w:noProof/>
                <w:webHidden/>
              </w:rPr>
              <w:fldChar w:fldCharType="separate"/>
            </w:r>
            <w:r w:rsidR="001B24BB">
              <w:rPr>
                <w:noProof/>
                <w:webHidden/>
              </w:rPr>
              <w:t>768</w:t>
            </w:r>
            <w:r w:rsidR="001B24BB">
              <w:rPr>
                <w:noProof/>
                <w:webHidden/>
              </w:rPr>
              <w:fldChar w:fldCharType="end"/>
            </w:r>
          </w:hyperlink>
        </w:p>
        <w:p w14:paraId="67F89172" w14:textId="79EF8AB9" w:rsidR="001B24BB" w:rsidRDefault="00217567">
          <w:pPr>
            <w:pStyle w:val="TOC3"/>
            <w:tabs>
              <w:tab w:val="right" w:leader="dot" w:pos="8846"/>
            </w:tabs>
            <w:rPr>
              <w:rFonts w:asciiTheme="minorHAnsi" w:eastAsiaTheme="minorEastAsia" w:hAnsiTheme="minorHAnsi"/>
              <w:noProof/>
              <w:sz w:val="22"/>
              <w:lang w:val="en-US"/>
            </w:rPr>
          </w:pPr>
          <w:hyperlink w:anchor="_Toc490854753" w:history="1">
            <w:r w:rsidR="001B24BB" w:rsidRPr="004F5BFB">
              <w:rPr>
                <w:rStyle w:val="Hyperlink"/>
                <w:noProof/>
              </w:rPr>
              <w:t>September 27 (28) / Tho-out 30: Miracle performed by St. Athanasius the Apostolic</w:t>
            </w:r>
            <w:r w:rsidR="001B24BB">
              <w:rPr>
                <w:noProof/>
                <w:webHidden/>
              </w:rPr>
              <w:tab/>
            </w:r>
            <w:r w:rsidR="001B24BB">
              <w:rPr>
                <w:noProof/>
                <w:webHidden/>
              </w:rPr>
              <w:fldChar w:fldCharType="begin"/>
            </w:r>
            <w:r w:rsidR="001B24BB">
              <w:rPr>
                <w:noProof/>
                <w:webHidden/>
              </w:rPr>
              <w:instrText xml:space="preserve"> PAGEREF _Toc490854753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45F0A8FE" w14:textId="7ABA7878" w:rsidR="001B24BB" w:rsidRDefault="00217567">
          <w:pPr>
            <w:pStyle w:val="TOC3"/>
            <w:tabs>
              <w:tab w:val="right" w:leader="dot" w:pos="8846"/>
            </w:tabs>
            <w:rPr>
              <w:rFonts w:asciiTheme="minorHAnsi" w:eastAsiaTheme="minorEastAsia" w:hAnsiTheme="minorHAnsi"/>
              <w:noProof/>
              <w:sz w:val="22"/>
              <w:lang w:val="en-US"/>
            </w:rPr>
          </w:pPr>
          <w:hyperlink w:anchor="_Toc490854754" w:history="1">
            <w:r w:rsidR="001B24BB" w:rsidRPr="004F5BFB">
              <w:rPr>
                <w:rStyle w:val="Hyperlink"/>
                <w:noProof/>
              </w:rPr>
              <w:t>September 29 (30) / Paopi 2: The Coming of St. Severus to Egypt</w:t>
            </w:r>
            <w:r w:rsidR="001B24BB">
              <w:rPr>
                <w:noProof/>
                <w:webHidden/>
              </w:rPr>
              <w:tab/>
            </w:r>
            <w:r w:rsidR="001B24BB">
              <w:rPr>
                <w:noProof/>
                <w:webHidden/>
              </w:rPr>
              <w:fldChar w:fldCharType="begin"/>
            </w:r>
            <w:r w:rsidR="001B24BB">
              <w:rPr>
                <w:noProof/>
                <w:webHidden/>
              </w:rPr>
              <w:instrText xml:space="preserve"> PAGEREF _Toc490854754 \h </w:instrText>
            </w:r>
            <w:r w:rsidR="001B24BB">
              <w:rPr>
                <w:noProof/>
                <w:webHidden/>
              </w:rPr>
            </w:r>
            <w:r w:rsidR="001B24BB">
              <w:rPr>
                <w:noProof/>
                <w:webHidden/>
              </w:rPr>
              <w:fldChar w:fldCharType="separate"/>
            </w:r>
            <w:r w:rsidR="001B24BB">
              <w:rPr>
                <w:noProof/>
                <w:webHidden/>
              </w:rPr>
              <w:t>777</w:t>
            </w:r>
            <w:r w:rsidR="001B24BB">
              <w:rPr>
                <w:noProof/>
                <w:webHidden/>
              </w:rPr>
              <w:fldChar w:fldCharType="end"/>
            </w:r>
          </w:hyperlink>
        </w:p>
        <w:p w14:paraId="734BF558" w14:textId="0C0736AB"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3" w:name="_Toc410196198"/>
      <w:bookmarkStart w:id="1254" w:name="_Toc410196440"/>
      <w:bookmarkStart w:id="1255" w:name="_Toc410196942"/>
      <w:r>
        <w:br w:type="page"/>
      </w:r>
    </w:p>
    <w:p w14:paraId="3B77A2B2" w14:textId="6F99453D" w:rsidR="00495F1A" w:rsidRDefault="0092592B" w:rsidP="00495F1A">
      <w:pPr>
        <w:pStyle w:val="Heading3"/>
      </w:pPr>
      <w:bookmarkStart w:id="1256" w:name="_Toc490854736"/>
      <w:r>
        <w:lastRenderedPageBreak/>
        <w:t xml:space="preserve">August 29 (30) / Tho-out 1: </w:t>
      </w:r>
      <w:r w:rsidR="00495F1A">
        <w:t>Ecclesiastical New Year: Nairouz</w:t>
      </w:r>
      <w:bookmarkEnd w:id="1253"/>
      <w:bookmarkEnd w:id="1254"/>
      <w:bookmarkEnd w:id="1255"/>
      <w:bookmarkEnd w:id="125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7"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8" w:name="_Ref459398951"/>
      <w:r>
        <w:t>The Doxolog</w:t>
      </w:r>
      <w:r w:rsidR="00E21EA3">
        <w:t>y for Ecclesiastical New Year</w:t>
      </w:r>
      <w:bookmarkEnd w:id="1257"/>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9"/>
            <w:r>
              <w:t xml:space="preserve">wiles </w:t>
            </w:r>
            <w:commentRangeEnd w:id="1259"/>
            <w:r>
              <w:rPr>
                <w:rStyle w:val="CommentReference"/>
                <w:rFonts w:ascii="Times New Roman" w:eastAsiaTheme="minorHAnsi" w:hAnsi="Times New Roman" w:cstheme="minorBidi"/>
                <w:color w:val="auto"/>
              </w:rPr>
              <w:commentReference w:id="125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60" w:name="_Ref434473482"/>
      <w:r>
        <w:t>The Psali Adam</w:t>
      </w:r>
      <w:r w:rsidR="00B411C9">
        <w:t xml:space="preserve"> for the Ecclesiastical New Year</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61"/>
            <w:r>
              <w:t xml:space="preserve">Ϯⲛⲁⲟⲩⲱϣⲧ </w:t>
            </w:r>
            <w:commentRangeEnd w:id="1261"/>
            <w:r>
              <w:rPr>
                <w:rStyle w:val="CommentReference"/>
                <w:rFonts w:ascii="Times New Roman" w:hAnsi="Times New Roman"/>
              </w:rPr>
              <w:commentReference w:id="126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62"/>
            <w:r>
              <w:t>reign</w:t>
            </w:r>
            <w:commentRangeEnd w:id="1262"/>
            <w:r>
              <w:rPr>
                <w:rStyle w:val="CommentReference"/>
              </w:rPr>
              <w:commentReference w:id="126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19E5995E" w14:textId="77777777" w:rsidR="0039635A" w:rsidRDefault="0039635A" w:rsidP="009D0B24">
      <w:pPr>
        <w:pStyle w:val="Heading4"/>
      </w:pPr>
      <w:bookmarkStart w:id="1263" w:name="_Ref434473530"/>
      <w:r>
        <w:t xml:space="preserve">The Psali </w:t>
      </w:r>
      <w:r w:rsidR="004E71A7">
        <w:t>Batos for the Ecclesiastical New Year</w:t>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4"/>
            <w:r>
              <w:t xml:space="preserve">be </w:t>
            </w:r>
            <w:commentRangeEnd w:id="1264"/>
            <w:r>
              <w:rPr>
                <w:rStyle w:val="CommentReference"/>
              </w:rPr>
              <w:commentReference w:id="126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5"/>
            <w:r>
              <w:t xml:space="preserve">Ⲁⲙⲱⲛⲓ </w:t>
            </w:r>
            <w:commentRangeEnd w:id="1265"/>
            <w:r>
              <w:rPr>
                <w:rStyle w:val="CommentReference"/>
                <w:rFonts w:ascii="Times New Roman" w:hAnsi="Times New Roman"/>
              </w:rPr>
              <w:commentReference w:id="126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6"/>
            <w:r>
              <w:t xml:space="preserve">the </w:t>
            </w:r>
            <w:commentRangeEnd w:id="1266"/>
            <w:r>
              <w:rPr>
                <w:rStyle w:val="CommentReference"/>
              </w:rPr>
              <w:commentReference w:id="126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7"/>
            <w:r>
              <w:t xml:space="preserve">entreat </w:t>
            </w:r>
            <w:commentRangeEnd w:id="1267"/>
            <w:r>
              <w:rPr>
                <w:rStyle w:val="CommentReference"/>
              </w:rPr>
              <w:commentReference w:id="126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8" w:name="_Toc490854737"/>
      <w:r>
        <w:t xml:space="preserve">August 29 (30) / Tho-out 1: </w:t>
      </w:r>
      <w:r w:rsidRPr="00646349">
        <w:t xml:space="preserve">Also </w:t>
      </w:r>
      <w:r>
        <w:t>the Martyrdom of St. Bartholomew the Apostle</w:t>
      </w:r>
      <w:bookmarkEnd w:id="1268"/>
    </w:p>
    <w:p w14:paraId="18F26E46" w14:textId="57D8992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1B24BB">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1B24BB">
        <w:rPr>
          <w:noProof/>
        </w:rPr>
        <w:t>808</w:t>
      </w:r>
      <w:r w:rsidR="00EB1B31">
        <w:fldChar w:fldCharType="end"/>
      </w:r>
      <w:r w:rsidR="00EB1B31">
        <w:t>.</w:t>
      </w:r>
    </w:p>
    <w:p w14:paraId="277D452E" w14:textId="77777777" w:rsidR="0092592B" w:rsidRDefault="0092592B" w:rsidP="0092592B">
      <w:pPr>
        <w:pStyle w:val="Heading3"/>
      </w:pPr>
      <w:bookmarkStart w:id="1269" w:name="_Toc490854738"/>
      <w:r>
        <w:t xml:space="preserve">August 30 (31) / Tho-out 2: </w:t>
      </w:r>
      <w:r w:rsidR="005242D1">
        <w:t xml:space="preserve">Martyrdom of </w:t>
      </w:r>
      <w:r>
        <w:t>St. John the Baptist</w:t>
      </w:r>
      <w:bookmarkEnd w:id="1269"/>
    </w:p>
    <w:p w14:paraId="0BD3AFB5" w14:textId="3EC93100"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t>.</w:t>
      </w:r>
    </w:p>
    <w:p w14:paraId="53087CDB" w14:textId="77777777" w:rsidR="00C46B09" w:rsidRDefault="00C46B09" w:rsidP="0039635A">
      <w:pPr>
        <w:pStyle w:val="Heading3"/>
      </w:pPr>
      <w:bookmarkStart w:id="1270" w:name="_Toc490854739"/>
      <w:r>
        <w:t>September 1 (2) / Tho-out 4: St. Verena</w:t>
      </w:r>
      <w:bookmarkEnd w:id="1270"/>
    </w:p>
    <w:p w14:paraId="593C8957" w14:textId="505B2827" w:rsidR="00DB5470" w:rsidRDefault="00296539" w:rsidP="00DB5470">
      <w:pPr>
        <w:pStyle w:val="Heading4"/>
      </w:pPr>
      <w:bookmarkStart w:id="1271"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72" w:name="_Ref459401476"/>
      <w:r>
        <w:t>The Doxology</w:t>
      </w:r>
      <w:r w:rsidR="00B46E6E">
        <w:t xml:space="preserve"> for St. Verena</w:t>
      </w:r>
      <w:bookmarkEnd w:id="1271"/>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3" w:name="_Ref485107976"/>
      <w:bookmarkStart w:id="1274" w:name="_Toc490854740"/>
      <w:r>
        <w:t>September 3 (4) / Tho-out 6: St. Phoebe the Protodeaconess</w:t>
      </w:r>
      <w:r w:rsidR="008C4D26">
        <w:rPr>
          <w:rStyle w:val="FootnoteReference"/>
        </w:rPr>
        <w:footnoteReference w:id="985"/>
      </w:r>
      <w:bookmarkEnd w:id="1273"/>
      <w:bookmarkEnd w:id="1274"/>
    </w:p>
    <w:p w14:paraId="0CD3398B" w14:textId="45AB9974" w:rsidR="00AA0D73" w:rsidRDefault="00AA0D73" w:rsidP="00AA0D73">
      <w:pPr>
        <w:pStyle w:val="Heading4"/>
      </w:pPr>
      <w:bookmarkStart w:id="1275" w:name="_Ref485107985"/>
      <w:r>
        <w:t>The Doxology for St. Phoebe the Protodeaconess</w:t>
      </w:r>
      <w:r>
        <w:rPr>
          <w:rStyle w:val="FootnoteReference"/>
        </w:rPr>
        <w:footnoteReference w:id="986"/>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6" w:name="_Toc490854741"/>
      <w:r>
        <w:lastRenderedPageBreak/>
        <w:t>September 3 (4) / Tho-out 6: Isaias the Prophet</w:t>
      </w:r>
      <w:bookmarkEnd w:id="1276"/>
    </w:p>
    <w:p w14:paraId="16A6A8C4" w14:textId="3E75D9E7" w:rsidR="005A4893" w:rsidRDefault="005A4893" w:rsidP="005A4893">
      <w:pPr>
        <w:pStyle w:val="Heading4"/>
      </w:pPr>
      <w:bookmarkStart w:id="1277" w:name="_Ref485797659"/>
      <w:r>
        <w:t>The Doxology for Prophet Isaias</w:t>
      </w:r>
      <w:r>
        <w:rPr>
          <w:rStyle w:val="FootnoteReference"/>
        </w:rPr>
        <w:footnoteReference w:id="987"/>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8" w:name="_Toc490854742"/>
      <w:r>
        <w:t>September 4 (5) / Tho-out 7: St. Dioscorus</w:t>
      </w:r>
      <w:bookmarkEnd w:id="1278"/>
    </w:p>
    <w:p w14:paraId="6AE56346" w14:textId="587288C1" w:rsidR="0039635A" w:rsidRDefault="00191A26" w:rsidP="0039635A">
      <w:pPr>
        <w:pStyle w:val="Rubric"/>
      </w:pPr>
      <w:r>
        <w:fldChar w:fldCharType="begin"/>
      </w:r>
      <w:r>
        <w:instrText xml:space="preserve"> REF _Ref434492249 \h </w:instrText>
      </w:r>
      <w:r>
        <w:fldChar w:fldCharType="separate"/>
      </w:r>
      <w:r w:rsidR="001B24BB">
        <w:t>The Doxology for St. Severus</w:t>
      </w:r>
      <w:r>
        <w:fldChar w:fldCharType="end"/>
      </w:r>
      <w:r>
        <w:t xml:space="preserve">, </w:t>
      </w:r>
      <w:r>
        <w:fldChar w:fldCharType="begin"/>
      </w:r>
      <w:r>
        <w:instrText xml:space="preserve"> REF _Ref434561058 \h </w:instrText>
      </w:r>
      <w:r>
        <w:fldChar w:fldCharType="separate"/>
      </w:r>
      <w:r w:rsidR="001B24B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1B24BB">
        <w:rPr>
          <w:noProof/>
        </w:rPr>
        <w:t>777</w:t>
      </w:r>
      <w:r>
        <w:fldChar w:fldCharType="end"/>
      </w:r>
      <w:r w:rsidR="0039635A">
        <w:t xml:space="preserve"> can be adapted.</w:t>
      </w:r>
    </w:p>
    <w:p w14:paraId="7D1E759A" w14:textId="77777777" w:rsidR="0046481B" w:rsidRDefault="0046481B" w:rsidP="0046481B">
      <w:pPr>
        <w:pStyle w:val="Heading3"/>
      </w:pPr>
      <w:bookmarkStart w:id="1279" w:name="_Toc490854743"/>
      <w:r>
        <w:lastRenderedPageBreak/>
        <w:t>September 4 (5) / Tho-out 7: Also St. Rebecca and her Children</w:t>
      </w:r>
      <w:bookmarkEnd w:id="1279"/>
    </w:p>
    <w:p w14:paraId="51FECB60" w14:textId="7CDB2FBF" w:rsidR="00BD6485" w:rsidRDefault="00BD6485" w:rsidP="00BD6485">
      <w:pPr>
        <w:pStyle w:val="Heading4"/>
      </w:pPr>
      <w:bookmarkStart w:id="1280"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81" w:name="_Ref459401387"/>
      <w:r>
        <w:t>The Doxology</w:t>
      </w:r>
      <w:r w:rsidR="00B46E6E">
        <w:t xml:space="preserve"> for St. Rebecca and her Children</w:t>
      </w:r>
      <w:bookmarkEnd w:id="1280"/>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109B0D91" w14:textId="6FDA87A0" w:rsidR="00BD6485" w:rsidRPr="00C35319" w:rsidRDefault="00BD6485" w:rsidP="006103C4">
            <w:pPr>
              <w:pStyle w:val="CopticVersemulti-line"/>
            </w:pPr>
            <w:r>
              <w:t>ⲁⲣⲓϩ̀ⲙⲟⲧ ⲛⲁⲛ ⲙ̀ⲡⲓⲭⲱ ⲉ̀ⲃⲟⲗ ⲛ̀ⲧⲉ ⲛⲉⲛⲛⲟⲃⲓ</w:t>
            </w:r>
            <w:r w:rsidR="006103C4">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82" w:name="_Toc490854744"/>
      <w:r>
        <w:lastRenderedPageBreak/>
        <w:t>September 5 (6) / Tho-oout 8: Moses the Archprophet</w:t>
      </w:r>
      <w:bookmarkEnd w:id="1282"/>
    </w:p>
    <w:p w14:paraId="20FEBBD9" w14:textId="60374825" w:rsidR="00FA1142" w:rsidRDefault="00FA1142" w:rsidP="00FA1142">
      <w:pPr>
        <w:pStyle w:val="Heading4"/>
      </w:pPr>
      <w:bookmarkStart w:id="1283" w:name="_Ref485625619"/>
      <w:r>
        <w:t>The Doxology for Moses the Archprophet</w:t>
      </w:r>
      <w:r>
        <w:rPr>
          <w:rStyle w:val="FootnoteReference"/>
        </w:rPr>
        <w:footnoteReference w:id="988"/>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4" w:name="_Toc490854745"/>
      <w:r>
        <w:t>September 9 (10) / Tho-out 12: Commemoration of Archangel Michael</w:t>
      </w:r>
      <w:bookmarkEnd w:id="1284"/>
    </w:p>
    <w:p w14:paraId="3D3E8225" w14:textId="357BF292"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1B24BB">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1B24BB">
        <w:rPr>
          <w:noProof/>
        </w:rPr>
        <w:t>799</w:t>
      </w:r>
      <w:r w:rsidR="003D4731">
        <w:fldChar w:fldCharType="end"/>
      </w:r>
      <w:r w:rsidR="003D4731">
        <w:t>.</w:t>
      </w:r>
    </w:p>
    <w:p w14:paraId="221393BE" w14:textId="77777777" w:rsidR="0092592B" w:rsidRDefault="006E370D" w:rsidP="006E370D">
      <w:pPr>
        <w:pStyle w:val="Heading3"/>
      </w:pPr>
      <w:bookmarkStart w:id="1285" w:name="_Toc490854746"/>
      <w:r>
        <w:t xml:space="preserve">September 12 (13) / Tho-out 15: </w:t>
      </w:r>
      <w:r w:rsidR="00191A26">
        <w:t xml:space="preserve">Translocation of the Relics of </w:t>
      </w:r>
      <w:r>
        <w:t>St. Stephen</w:t>
      </w:r>
      <w:bookmarkEnd w:id="1285"/>
    </w:p>
    <w:p w14:paraId="6417B2BE" w14:textId="7222BC2A"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1B24B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1B24BB">
        <w:rPr>
          <w:noProof/>
        </w:rPr>
        <w:t>908</w:t>
      </w:r>
      <w:r w:rsidR="00191A26">
        <w:fldChar w:fldCharType="end"/>
      </w:r>
      <w:r>
        <w:t>.</w:t>
      </w:r>
    </w:p>
    <w:p w14:paraId="7C31113D" w14:textId="77777777" w:rsidR="00495F1A" w:rsidRDefault="0092592B" w:rsidP="00495F1A">
      <w:pPr>
        <w:pStyle w:val="Heading3"/>
      </w:pPr>
      <w:bookmarkStart w:id="1286" w:name="_Toc410196199"/>
      <w:bookmarkStart w:id="1287" w:name="_Toc410196441"/>
      <w:bookmarkStart w:id="1288" w:name="_Toc410196943"/>
      <w:bookmarkStart w:id="1289" w:name="_Ref434563524"/>
      <w:bookmarkStart w:id="1290" w:name="_Ref434563530"/>
      <w:bookmarkStart w:id="1291" w:name="_Toc490854747"/>
      <w:r>
        <w:lastRenderedPageBreak/>
        <w:t xml:space="preserve">September 14 (15) / Tho-out 17: </w:t>
      </w:r>
      <w:r w:rsidR="00495F1A">
        <w:t>The Dedication of the Church of the Holy Cross</w:t>
      </w:r>
      <w:bookmarkEnd w:id="1286"/>
      <w:bookmarkEnd w:id="1287"/>
      <w:bookmarkEnd w:id="1288"/>
      <w:bookmarkEnd w:id="1289"/>
      <w:bookmarkEnd w:id="1290"/>
      <w:bookmarkEnd w:id="129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9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3" w:name="_Ref459399000"/>
      <w:r>
        <w:t>The Doxology</w:t>
      </w:r>
      <w:r w:rsidR="00E21EA3">
        <w:t xml:space="preserve"> for the Feast of the Cross</w:t>
      </w:r>
      <w:bookmarkEnd w:id="1292"/>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lastRenderedPageBreak/>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lastRenderedPageBreak/>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4" w:name="_Ref434474964"/>
      <w:r>
        <w:t>The Psali Ada</w:t>
      </w:r>
      <w:r w:rsidR="006C1B94">
        <w:t>m for the Feast of the Cross</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5"/>
            <w:r>
              <w:rPr>
                <w:rStyle w:val="CommentReference"/>
              </w:rPr>
              <w:commentReference w:id="129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6" w:name="_Ref434474992"/>
      <w:r>
        <w:lastRenderedPageBreak/>
        <w:t>The Psali Bato</w:t>
      </w:r>
      <w:r w:rsidR="006C1B94">
        <w:t>s for the Feast of the Cross</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7" w:name="_Toc490854748"/>
      <w:r>
        <w:lastRenderedPageBreak/>
        <w:t>September 18 (19) / Tho-out 21: Commemoration of the Theotokos</w:t>
      </w:r>
      <w:bookmarkEnd w:id="1297"/>
    </w:p>
    <w:p w14:paraId="271BFCEA" w14:textId="579C7F0B"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5C17FB1" w14:textId="77777777" w:rsidR="00160DE3" w:rsidRDefault="00160DE3" w:rsidP="00160DE3">
      <w:pPr>
        <w:pStyle w:val="Heading3"/>
      </w:pPr>
      <w:bookmarkStart w:id="1298" w:name="_Toc490854749"/>
      <w:r>
        <w:t>September 21 (22) / Tho-out 24: Martyrdom of St. Quandratus, One of the Seventy Two</w:t>
      </w:r>
      <w:bookmarkEnd w:id="1298"/>
    </w:p>
    <w:p w14:paraId="4B4CA90E" w14:textId="527E2A69"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1B24B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1B24BB">
        <w:rPr>
          <w:noProof/>
        </w:rPr>
        <w:t>709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1B24BB">
        <w:rPr>
          <w:noProof/>
        </w:rPr>
        <w:t>709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1B24BB">
        <w:rPr>
          <w:noProof/>
        </w:rPr>
        <w:t>712</w:t>
      </w:r>
      <w:r w:rsidR="00191A26">
        <w:fldChar w:fldCharType="end"/>
      </w:r>
      <w:r>
        <w:t>.</w:t>
      </w:r>
    </w:p>
    <w:p w14:paraId="56FE4C4F" w14:textId="77777777" w:rsidR="00D54A29" w:rsidRDefault="00D54A29" w:rsidP="00D54A29">
      <w:pPr>
        <w:pStyle w:val="Heading3"/>
      </w:pPr>
      <w:bookmarkStart w:id="1299" w:name="_Toc490854750"/>
      <w:r>
        <w:t xml:space="preserve">September 22 (23) / </w:t>
      </w:r>
      <w:commentRangeStart w:id="1300"/>
      <w:r>
        <w:t>Tho-out 24</w:t>
      </w:r>
      <w:commentRangeEnd w:id="1300"/>
      <w:r w:rsidR="00C46B09">
        <w:rPr>
          <w:rStyle w:val="CommentReference"/>
          <w:rFonts w:eastAsiaTheme="minorHAnsi" w:cstheme="minorBidi"/>
          <w:b w:val="0"/>
          <w:bCs w:val="0"/>
        </w:rPr>
        <w:commentReference w:id="1300"/>
      </w:r>
      <w:r>
        <w:t>: St. Maurice and the Theban Legion</w:t>
      </w:r>
      <w:bookmarkEnd w:id="1299"/>
    </w:p>
    <w:p w14:paraId="74C264D0" w14:textId="77777777" w:rsidR="00D54A29" w:rsidRDefault="00B46E6E" w:rsidP="00D54A29">
      <w:pPr>
        <w:pStyle w:val="Heading4"/>
      </w:pPr>
      <w:bookmarkStart w:id="1301" w:name="_Ref434489859"/>
      <w:r>
        <w:t>The Doxology for</w:t>
      </w:r>
      <w:r w:rsidR="00D54A29">
        <w:t xml:space="preserve"> St. Maurice and the Theban Legion</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302" w:name="_Ref434489873"/>
      <w:r>
        <w:t>Another Doxology of St. Maurice</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3" w:name="_Toc490854751"/>
      <w:r>
        <w:t>September 23 (24) / Tho-out 26: Annunciation of St. John the Baptist to Zacharias</w:t>
      </w:r>
      <w:bookmarkEnd w:id="1303"/>
    </w:p>
    <w:p w14:paraId="2D6418E3" w14:textId="72F3D01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1B24B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1B24BB">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1B24BB">
        <w:rPr>
          <w:noProof/>
        </w:rPr>
        <w:t>708</w:t>
      </w:r>
      <w:r w:rsidR="00191A26">
        <w:fldChar w:fldCharType="end"/>
      </w:r>
      <w:r w:rsidR="00191A26">
        <w:t>.</w:t>
      </w:r>
    </w:p>
    <w:p w14:paraId="6CEB64D8" w14:textId="6EB96723" w:rsidR="00E6141D" w:rsidRDefault="00E6141D" w:rsidP="00E6141D">
      <w:pPr>
        <w:pStyle w:val="Heading4"/>
      </w:pPr>
      <w:bookmarkStart w:id="1304" w:name="_Ref435003974"/>
      <w:bookmarkStart w:id="1305" w:name="_Toc490854752"/>
      <w:r>
        <w:lastRenderedPageBreak/>
        <w:t xml:space="preserve">The Doxology for St. </w:t>
      </w:r>
      <w:r>
        <w:t>Zacharias</w:t>
      </w:r>
      <w:r>
        <w:rPr>
          <w:rStyle w:val="FootnoteReference"/>
        </w:rPr>
        <w:footnoteReference w:id="9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141D" w14:paraId="7ACCFD9C" w14:textId="77777777" w:rsidTr="00D14C94">
        <w:trPr>
          <w:cantSplit/>
          <w:jc w:val="center"/>
        </w:trPr>
        <w:tc>
          <w:tcPr>
            <w:tcW w:w="288" w:type="dxa"/>
          </w:tcPr>
          <w:p w14:paraId="1D88B11A" w14:textId="77777777" w:rsidR="00E6141D" w:rsidRDefault="00E6141D" w:rsidP="00D14C94">
            <w:pPr>
              <w:pStyle w:val="CopticCross"/>
            </w:pPr>
          </w:p>
        </w:tc>
        <w:tc>
          <w:tcPr>
            <w:tcW w:w="3960" w:type="dxa"/>
          </w:tcPr>
          <w:p w14:paraId="207D587C" w14:textId="5C8A6E5F" w:rsidR="00E6141D" w:rsidRDefault="003F60A9" w:rsidP="00D14C94">
            <w:pPr>
              <w:pStyle w:val="EngHang"/>
            </w:pPr>
            <w:r>
              <w:t>Clothed in the</w:t>
            </w:r>
          </w:p>
          <w:p w14:paraId="45B92214" w14:textId="3F4F02D0" w:rsidR="003F60A9" w:rsidRDefault="003F60A9" w:rsidP="00D14C94">
            <w:pPr>
              <w:pStyle w:val="EngHang"/>
            </w:pPr>
            <w:r>
              <w:t>Vestments of the priesthood,</w:t>
            </w:r>
          </w:p>
          <w:p w14:paraId="552BC76B" w14:textId="24EE561E" w:rsidR="003F60A9" w:rsidRDefault="003F60A9" w:rsidP="00D14C94">
            <w:pPr>
              <w:pStyle w:val="EngHang"/>
            </w:pPr>
            <w:r>
              <w:t>You offered whole-burnt offerings,</w:t>
            </w:r>
          </w:p>
          <w:p w14:paraId="03B856C8" w14:textId="17652EBC" w:rsidR="00E6141D" w:rsidRDefault="003F60A9" w:rsidP="00D14C94">
            <w:pPr>
              <w:pStyle w:val="EngHangEnd"/>
            </w:pPr>
            <w:r>
              <w:t>According to the Law of God.</w:t>
            </w:r>
          </w:p>
        </w:tc>
        <w:tc>
          <w:tcPr>
            <w:tcW w:w="288" w:type="dxa"/>
          </w:tcPr>
          <w:p w14:paraId="51E5DFF1" w14:textId="77777777" w:rsidR="00E6141D" w:rsidRDefault="00E6141D" w:rsidP="00D14C94"/>
        </w:tc>
      </w:tr>
      <w:tr w:rsidR="00E6141D" w14:paraId="36544C1A" w14:textId="77777777" w:rsidTr="00D14C94">
        <w:trPr>
          <w:cantSplit/>
          <w:jc w:val="center"/>
        </w:trPr>
        <w:tc>
          <w:tcPr>
            <w:tcW w:w="288" w:type="dxa"/>
          </w:tcPr>
          <w:p w14:paraId="252A3A71" w14:textId="77777777" w:rsidR="00E6141D" w:rsidRDefault="00E6141D" w:rsidP="00D14C94">
            <w:pPr>
              <w:pStyle w:val="CopticCross"/>
            </w:pPr>
            <w:r w:rsidRPr="00FB5ACB">
              <w:t>¿</w:t>
            </w:r>
          </w:p>
        </w:tc>
        <w:tc>
          <w:tcPr>
            <w:tcW w:w="3960" w:type="dxa"/>
          </w:tcPr>
          <w:p w14:paraId="44358D19" w14:textId="682E6C74" w:rsidR="00E6141D" w:rsidRDefault="003F60A9" w:rsidP="00D14C94">
            <w:pPr>
              <w:pStyle w:val="EngHang"/>
            </w:pPr>
            <w:r>
              <w:t>You became a luminary,</w:t>
            </w:r>
          </w:p>
          <w:p w14:paraId="58038D42" w14:textId="0AAADD2A" w:rsidR="003F60A9" w:rsidRDefault="003F60A9" w:rsidP="00D14C94">
            <w:pPr>
              <w:pStyle w:val="EngHang"/>
            </w:pPr>
            <w:r>
              <w:t>A seer of the mysteries,</w:t>
            </w:r>
          </w:p>
          <w:p w14:paraId="57F33992" w14:textId="3600B975" w:rsidR="003F60A9" w:rsidRDefault="003F60A9" w:rsidP="00D14C94">
            <w:pPr>
              <w:pStyle w:val="EngHang"/>
            </w:pPr>
            <w:r>
              <w:t>Carrying the signs of grace</w:t>
            </w:r>
          </w:p>
          <w:p w14:paraId="5572C0D6" w14:textId="47B9E949" w:rsidR="00E6141D" w:rsidRDefault="003F60A9" w:rsidP="00D14C94">
            <w:pPr>
              <w:pStyle w:val="EngHangEnd"/>
            </w:pPr>
            <w:r>
              <w:t>Within you, O wise one.</w:t>
            </w:r>
          </w:p>
        </w:tc>
        <w:tc>
          <w:tcPr>
            <w:tcW w:w="288" w:type="dxa"/>
          </w:tcPr>
          <w:p w14:paraId="2E5CB9E5" w14:textId="77777777" w:rsidR="00E6141D" w:rsidRDefault="00E6141D" w:rsidP="00D14C94"/>
        </w:tc>
      </w:tr>
      <w:tr w:rsidR="00E6141D" w14:paraId="64A5D4F3" w14:textId="77777777" w:rsidTr="00D14C94">
        <w:trPr>
          <w:cantSplit/>
          <w:jc w:val="center"/>
        </w:trPr>
        <w:tc>
          <w:tcPr>
            <w:tcW w:w="288" w:type="dxa"/>
          </w:tcPr>
          <w:p w14:paraId="5AF846FA" w14:textId="77777777" w:rsidR="00E6141D" w:rsidRDefault="00E6141D" w:rsidP="00D14C94">
            <w:pPr>
              <w:pStyle w:val="CopticCross"/>
            </w:pPr>
          </w:p>
        </w:tc>
        <w:tc>
          <w:tcPr>
            <w:tcW w:w="3960" w:type="dxa"/>
          </w:tcPr>
          <w:p w14:paraId="4FBA2514" w14:textId="2D6B8A82" w:rsidR="00E6141D" w:rsidRDefault="003F60A9" w:rsidP="00D14C94">
            <w:pPr>
              <w:pStyle w:val="EngHang"/>
            </w:pPr>
            <w:r>
              <w:t>You were slain</w:t>
            </w:r>
          </w:p>
          <w:p w14:paraId="11AD799E" w14:textId="4D0F53AB" w:rsidR="003F60A9" w:rsidRDefault="003F60A9" w:rsidP="00D14C94">
            <w:pPr>
              <w:pStyle w:val="EngHang"/>
            </w:pPr>
            <w:r>
              <w:t>By the sword</w:t>
            </w:r>
          </w:p>
          <w:p w14:paraId="60099DD0" w14:textId="15256665" w:rsidR="003F60A9" w:rsidRDefault="003F60A9" w:rsidP="00D14C94">
            <w:pPr>
              <w:pStyle w:val="EngHang"/>
            </w:pPr>
            <w:r>
              <w:t>In the Temple of God,</w:t>
            </w:r>
          </w:p>
          <w:p w14:paraId="332D4E4D" w14:textId="45ADB7DE" w:rsidR="00E6141D" w:rsidRDefault="003F60A9" w:rsidP="00D14C94">
            <w:pPr>
              <w:pStyle w:val="EngHangEnd"/>
            </w:pPr>
            <w:r>
              <w:t>O prophet of Christ.</w:t>
            </w:r>
          </w:p>
        </w:tc>
        <w:tc>
          <w:tcPr>
            <w:tcW w:w="288" w:type="dxa"/>
          </w:tcPr>
          <w:p w14:paraId="6C21B83C" w14:textId="77777777" w:rsidR="00E6141D" w:rsidRDefault="00E6141D" w:rsidP="00D14C94"/>
        </w:tc>
      </w:tr>
      <w:tr w:rsidR="00E6141D" w14:paraId="1A63A09B" w14:textId="77777777" w:rsidTr="00D14C94">
        <w:trPr>
          <w:cantSplit/>
          <w:jc w:val="center"/>
        </w:trPr>
        <w:tc>
          <w:tcPr>
            <w:tcW w:w="288" w:type="dxa"/>
          </w:tcPr>
          <w:p w14:paraId="48E7518F" w14:textId="77777777" w:rsidR="00E6141D" w:rsidRDefault="00E6141D" w:rsidP="00D14C94">
            <w:pPr>
              <w:pStyle w:val="CopticCross"/>
            </w:pPr>
            <w:r w:rsidRPr="00FB5ACB">
              <w:t>¿</w:t>
            </w:r>
          </w:p>
        </w:tc>
        <w:tc>
          <w:tcPr>
            <w:tcW w:w="3960" w:type="dxa"/>
          </w:tcPr>
          <w:p w14:paraId="6B528DCF" w14:textId="6A43A14F" w:rsidR="00E6141D" w:rsidRDefault="003F60A9" w:rsidP="00D14C94">
            <w:pPr>
              <w:pStyle w:val="EngHang"/>
            </w:pPr>
            <w:r>
              <w:t>Today we celebrate</w:t>
            </w:r>
          </w:p>
          <w:p w14:paraId="3F90497D" w14:textId="1C5E0F5B" w:rsidR="003F60A9" w:rsidRDefault="003F60A9" w:rsidP="00D14C94">
            <w:pPr>
              <w:pStyle w:val="EngHang"/>
            </w:pPr>
            <w:r>
              <w:t>The memory of the prophets,</w:t>
            </w:r>
          </w:p>
          <w:p w14:paraId="5F7FCE07" w14:textId="530713F0" w:rsidR="003F60A9" w:rsidRDefault="003F60A9" w:rsidP="00D14C94">
            <w:pPr>
              <w:pStyle w:val="EngHang"/>
            </w:pPr>
            <w:r>
              <w:t>Zacharias and Elizabeth,</w:t>
            </w:r>
          </w:p>
          <w:p w14:paraId="591721A1" w14:textId="6B54F72A" w:rsidR="00E6141D" w:rsidRDefault="003F60A9" w:rsidP="00D14C94">
            <w:pPr>
              <w:pStyle w:val="EngHangEnd"/>
            </w:pPr>
            <w:r>
              <w:t>The parents of John the Baptist.</w:t>
            </w:r>
          </w:p>
        </w:tc>
        <w:tc>
          <w:tcPr>
            <w:tcW w:w="288" w:type="dxa"/>
          </w:tcPr>
          <w:p w14:paraId="6771F8D3" w14:textId="77777777" w:rsidR="00E6141D" w:rsidRDefault="00E6141D" w:rsidP="00D14C94"/>
        </w:tc>
      </w:tr>
      <w:tr w:rsidR="00E6141D" w14:paraId="3828747D" w14:textId="77777777" w:rsidTr="00D14C94">
        <w:trPr>
          <w:cantSplit/>
          <w:jc w:val="center"/>
        </w:trPr>
        <w:tc>
          <w:tcPr>
            <w:tcW w:w="288" w:type="dxa"/>
          </w:tcPr>
          <w:p w14:paraId="7B1507A3" w14:textId="77777777" w:rsidR="00E6141D" w:rsidRDefault="00E6141D" w:rsidP="00D14C94">
            <w:pPr>
              <w:pStyle w:val="CopticCross"/>
            </w:pPr>
          </w:p>
        </w:tc>
        <w:tc>
          <w:tcPr>
            <w:tcW w:w="3960" w:type="dxa"/>
          </w:tcPr>
          <w:p w14:paraId="599B32DC" w14:textId="7D33CE66" w:rsidR="003F60A9" w:rsidRDefault="003F60A9" w:rsidP="003F60A9">
            <w:pPr>
              <w:pStyle w:val="EngHang"/>
            </w:pPr>
            <w:r>
              <w:t>Pray to the Lord on our behalf,</w:t>
            </w:r>
          </w:p>
          <w:p w14:paraId="478225A0" w14:textId="6C6BC850" w:rsidR="003F60A9" w:rsidRDefault="003F60A9" w:rsidP="003F60A9">
            <w:pPr>
              <w:pStyle w:val="EngHang"/>
            </w:pPr>
            <w:r>
              <w:t>O Zacharias the priest,</w:t>
            </w:r>
          </w:p>
          <w:p w14:paraId="7DF0A5F0" w14:textId="7465987B" w:rsidR="003F60A9" w:rsidRDefault="003F60A9" w:rsidP="003F60A9">
            <w:pPr>
              <w:pStyle w:val="EngHang"/>
            </w:pPr>
            <w:r>
              <w:t>And his wife, Elizabeth,</w:t>
            </w:r>
          </w:p>
          <w:p w14:paraId="6B2E5268" w14:textId="35B8D4BE" w:rsidR="00E6141D" w:rsidRPr="00A40E4E" w:rsidRDefault="003F60A9" w:rsidP="00D14C94">
            <w:pPr>
              <w:pStyle w:val="EngHangEnd"/>
            </w:pPr>
            <w:r>
              <w:t>That He may forgive us our sins.</w:t>
            </w:r>
          </w:p>
        </w:tc>
        <w:tc>
          <w:tcPr>
            <w:tcW w:w="288" w:type="dxa"/>
          </w:tcPr>
          <w:p w14:paraId="6B1C4FA6" w14:textId="77777777" w:rsidR="00E6141D" w:rsidRDefault="00E6141D" w:rsidP="00D14C94"/>
        </w:tc>
      </w:tr>
    </w:tbl>
    <w:p w14:paraId="5EDE1CFA" w14:textId="0363A203" w:rsidR="00C0205C" w:rsidRDefault="00C0205C" w:rsidP="00C0205C">
      <w:pPr>
        <w:pStyle w:val="Heading3"/>
      </w:pPr>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4"/>
      <w:bookmarkEnd w:id="1305"/>
    </w:p>
    <w:p w14:paraId="0A0A7EC3" w14:textId="08992E6A" w:rsidR="00C0205C" w:rsidRDefault="00C0205C" w:rsidP="00C0205C">
      <w:pPr>
        <w:pStyle w:val="Heading4"/>
      </w:pPr>
      <w:bookmarkStart w:id="1306" w:name="_Ref435003845"/>
      <w:r>
        <w:t>The Psali Adam for the 29</w:t>
      </w:r>
      <w:r w:rsidRPr="00C0205C">
        <w:rPr>
          <w:vertAlign w:val="superscript"/>
        </w:rPr>
        <w:t>th</w:t>
      </w:r>
      <w:r>
        <w:t xml:space="preserve"> of Every </w:t>
      </w:r>
      <w:r w:rsidR="004246C3">
        <w:t xml:space="preserve">Coptic </w:t>
      </w:r>
      <w:r>
        <w:t>Month</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7"/>
            <w:r>
              <w:t>At the end of times.</w:t>
            </w:r>
            <w:commentRangeEnd w:id="1307"/>
            <w:r>
              <w:rPr>
                <w:rStyle w:val="CommentReference"/>
                <w:rFonts w:ascii="Times New Roman" w:eastAsiaTheme="minorHAnsi" w:hAnsi="Times New Roman" w:cstheme="minorBidi"/>
                <w:color w:val="auto"/>
              </w:rPr>
              <w:commentReference w:id="130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9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8" w:name="_Ref435003860"/>
      <w:r>
        <w:t>The Psali Batos for the 29</w:t>
      </w:r>
      <w:r w:rsidRPr="00C0205C">
        <w:rPr>
          <w:vertAlign w:val="superscript"/>
        </w:rPr>
        <w:t>th</w:t>
      </w:r>
      <w:r>
        <w:t xml:space="preserve"> of Every Month</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9"/>
            <w:r>
              <w:rPr>
                <w:rStyle w:val="CommentReference"/>
                <w:rFonts w:ascii="Times New Roman" w:eastAsiaTheme="minorHAnsi" w:hAnsi="Times New Roman" w:cstheme="minorBidi"/>
                <w:color w:val="auto"/>
              </w:rPr>
              <w:commentReference w:id="130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10"/>
            <w:r>
              <w:t xml:space="preserve"> Lord God</w:t>
            </w:r>
            <w:commentRangeEnd w:id="1310"/>
            <w:r>
              <w:rPr>
                <w:rStyle w:val="CommentReference"/>
                <w:rFonts w:ascii="Times New Roman" w:eastAsiaTheme="minorHAnsi" w:hAnsi="Times New Roman" w:cstheme="minorBidi"/>
                <w:color w:val="auto"/>
              </w:rPr>
              <w:commentReference w:id="131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9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11" w:name="_Toc490854753"/>
      <w:r>
        <w:t>September 27 (28) / Tho-out 30: Miracle performed by St. Athanasius the Apostolic</w:t>
      </w:r>
      <w:bookmarkEnd w:id="131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12" w:name="_Ref434561058"/>
      <w:bookmarkStart w:id="1313" w:name="_Toc490854754"/>
      <w:r>
        <w:t xml:space="preserve">September 29 (30) / Paopi 2: </w:t>
      </w:r>
      <w:r w:rsidR="000274A5">
        <w:t xml:space="preserve">The Coming of </w:t>
      </w:r>
      <w:r>
        <w:t>St. Severus</w:t>
      </w:r>
      <w:r w:rsidR="000274A5">
        <w:t xml:space="preserve"> to Egypt</w:t>
      </w:r>
      <w:bookmarkEnd w:id="1312"/>
      <w:bookmarkEnd w:id="1313"/>
    </w:p>
    <w:p w14:paraId="1B16436A" w14:textId="77777777" w:rsidR="0039635A" w:rsidRDefault="0039635A" w:rsidP="0039635A">
      <w:pPr>
        <w:pStyle w:val="Heading4"/>
      </w:pPr>
      <w:bookmarkStart w:id="1314" w:name="_Ref434492249"/>
      <w:r>
        <w:t>The Doxology</w:t>
      </w:r>
      <w:r w:rsidR="00B82753">
        <w:t xml:space="preserve"> for St. Severus</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5"/>
            <w:r w:rsidRPr="004764BD">
              <w:t xml:space="preserve">confirmed </w:t>
            </w:r>
            <w:commentRangeEnd w:id="1315"/>
            <w:r>
              <w:rPr>
                <w:rStyle w:val="CommentReference"/>
                <w:rFonts w:ascii="Times New Roman" w:eastAsiaTheme="minorHAnsi" w:hAnsi="Times New Roman" w:cstheme="minorBidi"/>
                <w:color w:val="auto"/>
              </w:rPr>
              <w:commentReference w:id="131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6" w:name="_Toc410196200"/>
      <w:bookmarkStart w:id="1317" w:name="_Toc410196442"/>
      <w:bookmarkStart w:id="1318" w:name="_Toc410196944"/>
      <w:bookmarkStart w:id="1319" w:name="October"/>
      <w:bookmarkEnd w:id="1252"/>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20" w:name="_Toc490854691"/>
      <w:r>
        <w:lastRenderedPageBreak/>
        <w:t>October</w:t>
      </w:r>
      <w:bookmarkEnd w:id="1316"/>
      <w:bookmarkEnd w:id="1317"/>
      <w:bookmarkEnd w:id="1318"/>
      <w:r w:rsidR="006E370D">
        <w:t xml:space="preserve"> or </w:t>
      </w:r>
      <w:r w:rsidR="006E370D">
        <w:rPr>
          <w:rFonts w:ascii="FreeSerifAvvaShenouda" w:hAnsi="FreeSerifAvvaShenouda" w:cs="FreeSerifAvvaShenouda"/>
        </w:rPr>
        <w:t>Ⲡⲁⲱⲡⲉ</w:t>
      </w:r>
      <w:bookmarkEnd w:id="1320"/>
    </w:p>
    <w:bookmarkStart w:id="1321" w:name="_Ref434561633" w:displacedByCustomXml="next"/>
    <w:sdt>
      <w:sdtPr>
        <w:id w:val="960613025"/>
        <w:docPartObj>
          <w:docPartGallery w:val="Table of Contents"/>
          <w:docPartUnique/>
        </w:docPartObj>
      </w:sdtPr>
      <w:sdtEndPr>
        <w:rPr>
          <w:b/>
          <w:bCs/>
          <w:noProof/>
        </w:rPr>
      </w:sdtEndPr>
      <w:sdtContent>
        <w:p w14:paraId="24F68098" w14:textId="49E4F17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90854755" w:history="1">
            <w:r w:rsidR="001B24BB" w:rsidRPr="00C24EAA">
              <w:rPr>
                <w:rStyle w:val="Hyperlink"/>
                <w:noProof/>
              </w:rPr>
              <w:t>October 1 (2) / Paopi 4: St. Bacchus</w:t>
            </w:r>
            <w:r w:rsidR="001B24BB">
              <w:rPr>
                <w:noProof/>
                <w:webHidden/>
              </w:rPr>
              <w:tab/>
            </w:r>
            <w:r w:rsidR="001B24BB">
              <w:rPr>
                <w:noProof/>
                <w:webHidden/>
              </w:rPr>
              <w:fldChar w:fldCharType="begin"/>
            </w:r>
            <w:r w:rsidR="001B24BB">
              <w:rPr>
                <w:noProof/>
                <w:webHidden/>
              </w:rPr>
              <w:instrText xml:space="preserve"> PAGEREF _Toc490854755 \h </w:instrText>
            </w:r>
            <w:r w:rsidR="001B24BB">
              <w:rPr>
                <w:noProof/>
                <w:webHidden/>
              </w:rPr>
            </w:r>
            <w:r w:rsidR="001B24BB">
              <w:rPr>
                <w:noProof/>
                <w:webHidden/>
              </w:rPr>
              <w:fldChar w:fldCharType="separate"/>
            </w:r>
            <w:r w:rsidR="001B24BB">
              <w:rPr>
                <w:noProof/>
                <w:webHidden/>
              </w:rPr>
              <w:t>780</w:t>
            </w:r>
            <w:r w:rsidR="001B24BB">
              <w:rPr>
                <w:noProof/>
                <w:webHidden/>
              </w:rPr>
              <w:fldChar w:fldCharType="end"/>
            </w:r>
          </w:hyperlink>
        </w:p>
        <w:p w14:paraId="1FB01944" w14:textId="4D2B87CA" w:rsidR="001B24BB" w:rsidRDefault="00217567">
          <w:pPr>
            <w:pStyle w:val="TOC3"/>
            <w:tabs>
              <w:tab w:val="right" w:leader="dot" w:pos="8846"/>
            </w:tabs>
            <w:rPr>
              <w:rFonts w:asciiTheme="minorHAnsi" w:eastAsiaTheme="minorEastAsia" w:hAnsiTheme="minorHAnsi"/>
              <w:noProof/>
              <w:sz w:val="22"/>
              <w:lang w:val="en-US"/>
            </w:rPr>
          </w:pPr>
          <w:hyperlink w:anchor="_Toc490854756" w:history="1">
            <w:r w:rsidR="001B24BB" w:rsidRPr="00C24EAA">
              <w:rPr>
                <w:rStyle w:val="Hyperlink"/>
                <w:noProof/>
              </w:rPr>
              <w:t>October 4 (5) / Paopi 7: St. Paul of Tammoh</w:t>
            </w:r>
            <w:r w:rsidR="001B24BB">
              <w:rPr>
                <w:noProof/>
                <w:webHidden/>
              </w:rPr>
              <w:tab/>
            </w:r>
            <w:r w:rsidR="001B24BB">
              <w:rPr>
                <w:noProof/>
                <w:webHidden/>
              </w:rPr>
              <w:fldChar w:fldCharType="begin"/>
            </w:r>
            <w:r w:rsidR="001B24BB">
              <w:rPr>
                <w:noProof/>
                <w:webHidden/>
              </w:rPr>
              <w:instrText xml:space="preserve"> PAGEREF _Toc490854756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41C61B92" w14:textId="21C89E4D" w:rsidR="001B24BB" w:rsidRDefault="00217567">
          <w:pPr>
            <w:pStyle w:val="TOC3"/>
            <w:tabs>
              <w:tab w:val="right" w:leader="dot" w:pos="8846"/>
            </w:tabs>
            <w:rPr>
              <w:rFonts w:asciiTheme="minorHAnsi" w:eastAsiaTheme="minorEastAsia" w:hAnsiTheme="minorHAnsi"/>
              <w:noProof/>
              <w:sz w:val="22"/>
              <w:lang w:val="en-US"/>
            </w:rPr>
          </w:pPr>
          <w:hyperlink w:anchor="_Toc490854757" w:history="1">
            <w:r w:rsidR="001B24BB" w:rsidRPr="00C24EAA">
              <w:rPr>
                <w:rStyle w:val="Hyperlink"/>
                <w:noProof/>
              </w:rPr>
              <w:t>October 7 (8) / Paopi 10: St. Sergius</w:t>
            </w:r>
            <w:r w:rsidR="001B24BB">
              <w:rPr>
                <w:noProof/>
                <w:webHidden/>
              </w:rPr>
              <w:tab/>
            </w:r>
            <w:r w:rsidR="001B24BB">
              <w:rPr>
                <w:noProof/>
                <w:webHidden/>
              </w:rPr>
              <w:fldChar w:fldCharType="begin"/>
            </w:r>
            <w:r w:rsidR="001B24BB">
              <w:rPr>
                <w:noProof/>
                <w:webHidden/>
              </w:rPr>
              <w:instrText xml:space="preserve"> PAGEREF _Toc490854757 \h </w:instrText>
            </w:r>
            <w:r w:rsidR="001B24BB">
              <w:rPr>
                <w:noProof/>
                <w:webHidden/>
              </w:rPr>
            </w:r>
            <w:r w:rsidR="001B24BB">
              <w:rPr>
                <w:noProof/>
                <w:webHidden/>
              </w:rPr>
              <w:fldChar w:fldCharType="separate"/>
            </w:r>
            <w:r w:rsidR="001B24BB">
              <w:rPr>
                <w:noProof/>
                <w:webHidden/>
              </w:rPr>
              <w:t>782</w:t>
            </w:r>
            <w:r w:rsidR="001B24BB">
              <w:rPr>
                <w:noProof/>
                <w:webHidden/>
              </w:rPr>
              <w:fldChar w:fldCharType="end"/>
            </w:r>
          </w:hyperlink>
        </w:p>
        <w:p w14:paraId="681C9005" w14:textId="17C9D8B5" w:rsidR="001B24BB" w:rsidRDefault="00217567">
          <w:pPr>
            <w:pStyle w:val="TOC3"/>
            <w:tabs>
              <w:tab w:val="right" w:leader="dot" w:pos="8846"/>
            </w:tabs>
            <w:rPr>
              <w:rFonts w:asciiTheme="minorHAnsi" w:eastAsiaTheme="minorEastAsia" w:hAnsiTheme="minorHAnsi"/>
              <w:noProof/>
              <w:sz w:val="22"/>
              <w:lang w:val="en-US"/>
            </w:rPr>
          </w:pPr>
          <w:hyperlink w:anchor="_Toc490854758" w:history="1">
            <w:r w:rsidR="001B24BB" w:rsidRPr="00C24EAA">
              <w:rPr>
                <w:rStyle w:val="Hyperlink"/>
                <w:noProof/>
              </w:rPr>
              <w:t>October 8 (9) / Paopi 11: St. Pelagia</w:t>
            </w:r>
            <w:r w:rsidR="001B24BB">
              <w:rPr>
                <w:noProof/>
                <w:webHidden/>
              </w:rPr>
              <w:tab/>
            </w:r>
            <w:r w:rsidR="001B24BB">
              <w:rPr>
                <w:noProof/>
                <w:webHidden/>
              </w:rPr>
              <w:fldChar w:fldCharType="begin"/>
            </w:r>
            <w:r w:rsidR="001B24BB">
              <w:rPr>
                <w:noProof/>
                <w:webHidden/>
              </w:rPr>
              <w:instrText xml:space="preserve"> PAGEREF _Toc490854758 \h </w:instrText>
            </w:r>
            <w:r w:rsidR="001B24BB">
              <w:rPr>
                <w:noProof/>
                <w:webHidden/>
              </w:rPr>
            </w:r>
            <w:r w:rsidR="001B24BB">
              <w:rPr>
                <w:noProof/>
                <w:webHidden/>
              </w:rPr>
              <w:fldChar w:fldCharType="separate"/>
            </w:r>
            <w:r w:rsidR="001B24BB">
              <w:rPr>
                <w:noProof/>
                <w:webHidden/>
              </w:rPr>
              <w:t>783</w:t>
            </w:r>
            <w:r w:rsidR="001B24BB">
              <w:rPr>
                <w:noProof/>
                <w:webHidden/>
              </w:rPr>
              <w:fldChar w:fldCharType="end"/>
            </w:r>
          </w:hyperlink>
        </w:p>
        <w:p w14:paraId="2ACE03CF" w14:textId="02565B31" w:rsidR="001B24BB" w:rsidRDefault="00217567">
          <w:pPr>
            <w:pStyle w:val="TOC3"/>
            <w:tabs>
              <w:tab w:val="right" w:leader="dot" w:pos="8846"/>
            </w:tabs>
            <w:rPr>
              <w:rFonts w:asciiTheme="minorHAnsi" w:eastAsiaTheme="minorEastAsia" w:hAnsiTheme="minorHAnsi"/>
              <w:noProof/>
              <w:sz w:val="22"/>
              <w:lang w:val="en-US"/>
            </w:rPr>
          </w:pPr>
          <w:hyperlink w:anchor="_Toc490854759" w:history="1">
            <w:r w:rsidR="001B24BB" w:rsidRPr="00C24EAA">
              <w:rPr>
                <w:rStyle w:val="Hyperlink"/>
                <w:noProof/>
              </w:rPr>
              <w:t>October 9 (10) / Paopi 12: St. Matthew the Evangelist</w:t>
            </w:r>
            <w:r w:rsidR="001B24BB">
              <w:rPr>
                <w:noProof/>
                <w:webHidden/>
              </w:rPr>
              <w:tab/>
            </w:r>
            <w:r w:rsidR="001B24BB">
              <w:rPr>
                <w:noProof/>
                <w:webHidden/>
              </w:rPr>
              <w:fldChar w:fldCharType="begin"/>
            </w:r>
            <w:r w:rsidR="001B24BB">
              <w:rPr>
                <w:noProof/>
                <w:webHidden/>
              </w:rPr>
              <w:instrText xml:space="preserve"> PAGEREF _Toc490854759 \h </w:instrText>
            </w:r>
            <w:r w:rsidR="001B24BB">
              <w:rPr>
                <w:noProof/>
                <w:webHidden/>
              </w:rPr>
            </w:r>
            <w:r w:rsidR="001B24BB">
              <w:rPr>
                <w:noProof/>
                <w:webHidden/>
              </w:rPr>
              <w:fldChar w:fldCharType="separate"/>
            </w:r>
            <w:r w:rsidR="001B24BB">
              <w:rPr>
                <w:noProof/>
                <w:webHidden/>
              </w:rPr>
              <w:t>784</w:t>
            </w:r>
            <w:r w:rsidR="001B24BB">
              <w:rPr>
                <w:noProof/>
                <w:webHidden/>
              </w:rPr>
              <w:fldChar w:fldCharType="end"/>
            </w:r>
          </w:hyperlink>
        </w:p>
        <w:p w14:paraId="3C74D692" w14:textId="79D2F54C" w:rsidR="001B24BB" w:rsidRDefault="00217567">
          <w:pPr>
            <w:pStyle w:val="TOC3"/>
            <w:tabs>
              <w:tab w:val="right" w:leader="dot" w:pos="8846"/>
            </w:tabs>
            <w:rPr>
              <w:rFonts w:asciiTheme="minorHAnsi" w:eastAsiaTheme="minorEastAsia" w:hAnsiTheme="minorHAnsi"/>
              <w:noProof/>
              <w:sz w:val="22"/>
              <w:lang w:val="en-US"/>
            </w:rPr>
          </w:pPr>
          <w:hyperlink w:anchor="_Toc490854760" w:history="1">
            <w:r w:rsidR="001B24BB" w:rsidRPr="00C24EAA">
              <w:rPr>
                <w:rStyle w:val="Hyperlink"/>
                <w:noProof/>
              </w:rPr>
              <w:t>October 9 (10) / Paopi 12: Also Commemoration of Archangel Michael</w:t>
            </w:r>
            <w:r w:rsidR="001B24BB">
              <w:rPr>
                <w:noProof/>
                <w:webHidden/>
              </w:rPr>
              <w:tab/>
            </w:r>
            <w:r w:rsidR="001B24BB">
              <w:rPr>
                <w:noProof/>
                <w:webHidden/>
              </w:rPr>
              <w:fldChar w:fldCharType="begin"/>
            </w:r>
            <w:r w:rsidR="001B24BB">
              <w:rPr>
                <w:noProof/>
                <w:webHidden/>
              </w:rPr>
              <w:instrText xml:space="preserve"> PAGEREF _Toc490854760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6958659F" w14:textId="39498FB0" w:rsidR="001B24BB" w:rsidRDefault="00217567">
          <w:pPr>
            <w:pStyle w:val="TOC3"/>
            <w:tabs>
              <w:tab w:val="right" w:leader="dot" w:pos="8846"/>
            </w:tabs>
            <w:rPr>
              <w:rFonts w:asciiTheme="minorHAnsi" w:eastAsiaTheme="minorEastAsia" w:hAnsiTheme="minorHAnsi"/>
              <w:noProof/>
              <w:sz w:val="22"/>
              <w:lang w:val="en-US"/>
            </w:rPr>
          </w:pPr>
          <w:hyperlink w:anchor="_Toc490854761" w:history="1">
            <w:r w:rsidR="001B24BB" w:rsidRPr="00C24EAA">
              <w:rPr>
                <w:rStyle w:val="Hyperlink"/>
                <w:noProof/>
              </w:rPr>
              <w:t>October 11 (12) / Paopi 14: St. Philip the Deacon, One of the 72</w:t>
            </w:r>
            <w:r w:rsidR="001B24BB">
              <w:rPr>
                <w:noProof/>
                <w:webHidden/>
              </w:rPr>
              <w:tab/>
            </w:r>
            <w:r w:rsidR="001B24BB">
              <w:rPr>
                <w:noProof/>
                <w:webHidden/>
              </w:rPr>
              <w:fldChar w:fldCharType="begin"/>
            </w:r>
            <w:r w:rsidR="001B24BB">
              <w:rPr>
                <w:noProof/>
                <w:webHidden/>
              </w:rPr>
              <w:instrText xml:space="preserve"> PAGEREF _Toc490854761 \h </w:instrText>
            </w:r>
            <w:r w:rsidR="001B24BB">
              <w:rPr>
                <w:noProof/>
                <w:webHidden/>
              </w:rPr>
            </w:r>
            <w:r w:rsidR="001B24BB">
              <w:rPr>
                <w:noProof/>
                <w:webHidden/>
              </w:rPr>
              <w:fldChar w:fldCharType="separate"/>
            </w:r>
            <w:r w:rsidR="001B24BB">
              <w:rPr>
                <w:noProof/>
                <w:webHidden/>
              </w:rPr>
              <w:t>785</w:t>
            </w:r>
            <w:r w:rsidR="001B24BB">
              <w:rPr>
                <w:noProof/>
                <w:webHidden/>
              </w:rPr>
              <w:fldChar w:fldCharType="end"/>
            </w:r>
          </w:hyperlink>
        </w:p>
        <w:p w14:paraId="7F3F62A5" w14:textId="7CB1F9E1" w:rsidR="001B24BB" w:rsidRDefault="00217567">
          <w:pPr>
            <w:pStyle w:val="TOC3"/>
            <w:tabs>
              <w:tab w:val="right" w:leader="dot" w:pos="8846"/>
            </w:tabs>
            <w:rPr>
              <w:rFonts w:asciiTheme="minorHAnsi" w:eastAsiaTheme="minorEastAsia" w:hAnsiTheme="minorHAnsi"/>
              <w:noProof/>
              <w:sz w:val="22"/>
              <w:lang w:val="en-US"/>
            </w:rPr>
          </w:pPr>
          <w:hyperlink w:anchor="_Toc490854762" w:history="1">
            <w:r w:rsidR="001B24BB" w:rsidRPr="00C24EAA">
              <w:rPr>
                <w:rStyle w:val="Hyperlink"/>
                <w:noProof/>
              </w:rPr>
              <w:t>October 17 (18) Paopi 20: St. John the Short</w:t>
            </w:r>
            <w:r w:rsidR="001B24BB">
              <w:rPr>
                <w:noProof/>
                <w:webHidden/>
              </w:rPr>
              <w:tab/>
            </w:r>
            <w:r w:rsidR="001B24BB">
              <w:rPr>
                <w:noProof/>
                <w:webHidden/>
              </w:rPr>
              <w:fldChar w:fldCharType="begin"/>
            </w:r>
            <w:r w:rsidR="001B24BB">
              <w:rPr>
                <w:noProof/>
                <w:webHidden/>
              </w:rPr>
              <w:instrText xml:space="preserve"> PAGEREF _Toc490854762 \h </w:instrText>
            </w:r>
            <w:r w:rsidR="001B24BB">
              <w:rPr>
                <w:noProof/>
                <w:webHidden/>
              </w:rPr>
            </w:r>
            <w:r w:rsidR="001B24BB">
              <w:rPr>
                <w:noProof/>
                <w:webHidden/>
              </w:rPr>
              <w:fldChar w:fldCharType="separate"/>
            </w:r>
            <w:r w:rsidR="001B24BB">
              <w:rPr>
                <w:noProof/>
                <w:webHidden/>
              </w:rPr>
              <w:t>786</w:t>
            </w:r>
            <w:r w:rsidR="001B24BB">
              <w:rPr>
                <w:noProof/>
                <w:webHidden/>
              </w:rPr>
              <w:fldChar w:fldCharType="end"/>
            </w:r>
          </w:hyperlink>
        </w:p>
        <w:p w14:paraId="3DB844A2" w14:textId="4BDFE0F1" w:rsidR="001B24BB" w:rsidRDefault="00217567">
          <w:pPr>
            <w:pStyle w:val="TOC3"/>
            <w:tabs>
              <w:tab w:val="right" w:leader="dot" w:pos="8846"/>
            </w:tabs>
            <w:rPr>
              <w:rFonts w:asciiTheme="minorHAnsi" w:eastAsiaTheme="minorEastAsia" w:hAnsiTheme="minorHAnsi"/>
              <w:noProof/>
              <w:sz w:val="22"/>
              <w:lang w:val="en-US"/>
            </w:rPr>
          </w:pPr>
          <w:hyperlink w:anchor="_Toc490854763" w:history="1">
            <w:r w:rsidR="001B24BB" w:rsidRPr="00C24EAA">
              <w:rPr>
                <w:rStyle w:val="Hyperlink"/>
                <w:noProof/>
              </w:rPr>
              <w:t>October 18 (19) / Paopi 21: Commemoration of the Theotokos</w:t>
            </w:r>
            <w:r w:rsidR="001B24BB">
              <w:rPr>
                <w:noProof/>
                <w:webHidden/>
              </w:rPr>
              <w:tab/>
            </w:r>
            <w:r w:rsidR="001B24BB">
              <w:rPr>
                <w:noProof/>
                <w:webHidden/>
              </w:rPr>
              <w:fldChar w:fldCharType="begin"/>
            </w:r>
            <w:r w:rsidR="001B24BB">
              <w:rPr>
                <w:noProof/>
                <w:webHidden/>
              </w:rPr>
              <w:instrText xml:space="preserve"> PAGEREF _Toc490854763 \h </w:instrText>
            </w:r>
            <w:r w:rsidR="001B24BB">
              <w:rPr>
                <w:noProof/>
                <w:webHidden/>
              </w:rPr>
            </w:r>
            <w:r w:rsidR="001B24BB">
              <w:rPr>
                <w:noProof/>
                <w:webHidden/>
              </w:rPr>
              <w:fldChar w:fldCharType="separate"/>
            </w:r>
            <w:r w:rsidR="001B24BB">
              <w:rPr>
                <w:noProof/>
                <w:webHidden/>
              </w:rPr>
              <w:t>787</w:t>
            </w:r>
            <w:r w:rsidR="001B24BB">
              <w:rPr>
                <w:noProof/>
                <w:webHidden/>
              </w:rPr>
              <w:fldChar w:fldCharType="end"/>
            </w:r>
          </w:hyperlink>
        </w:p>
        <w:p w14:paraId="612DDBE2" w14:textId="5ED83499" w:rsidR="001B24BB" w:rsidRDefault="00217567">
          <w:pPr>
            <w:pStyle w:val="TOC3"/>
            <w:tabs>
              <w:tab w:val="right" w:leader="dot" w:pos="8846"/>
            </w:tabs>
            <w:rPr>
              <w:rFonts w:asciiTheme="minorHAnsi" w:eastAsiaTheme="minorEastAsia" w:hAnsiTheme="minorHAnsi"/>
              <w:noProof/>
              <w:sz w:val="22"/>
              <w:lang w:val="en-US"/>
            </w:rPr>
          </w:pPr>
          <w:hyperlink w:anchor="_Toc490854764" w:history="1">
            <w:r w:rsidR="001B24BB" w:rsidRPr="00C24EAA">
              <w:rPr>
                <w:rStyle w:val="Hyperlink"/>
                <w:noProof/>
              </w:rPr>
              <w:t>October 18 (19) / Paopi 21: Also St. Teji (Reweiss)</w:t>
            </w:r>
            <w:r w:rsidR="001B24BB">
              <w:rPr>
                <w:noProof/>
                <w:webHidden/>
              </w:rPr>
              <w:tab/>
            </w:r>
            <w:r w:rsidR="001B24BB">
              <w:rPr>
                <w:noProof/>
                <w:webHidden/>
              </w:rPr>
              <w:fldChar w:fldCharType="begin"/>
            </w:r>
            <w:r w:rsidR="001B24BB">
              <w:rPr>
                <w:noProof/>
                <w:webHidden/>
              </w:rPr>
              <w:instrText xml:space="preserve"> PAGEREF _Toc490854764 \h </w:instrText>
            </w:r>
            <w:r w:rsidR="001B24BB">
              <w:rPr>
                <w:noProof/>
                <w:webHidden/>
              </w:rPr>
            </w:r>
            <w:r w:rsidR="001B24BB">
              <w:rPr>
                <w:noProof/>
                <w:webHidden/>
              </w:rPr>
              <w:fldChar w:fldCharType="separate"/>
            </w:r>
            <w:r w:rsidR="001B24BB">
              <w:rPr>
                <w:noProof/>
                <w:webHidden/>
              </w:rPr>
              <w:t>788</w:t>
            </w:r>
            <w:r w:rsidR="001B24BB">
              <w:rPr>
                <w:noProof/>
                <w:webHidden/>
              </w:rPr>
              <w:fldChar w:fldCharType="end"/>
            </w:r>
          </w:hyperlink>
        </w:p>
        <w:p w14:paraId="37594F8F" w14:textId="50F1C78D" w:rsidR="001B24BB" w:rsidRDefault="00217567">
          <w:pPr>
            <w:pStyle w:val="TOC3"/>
            <w:tabs>
              <w:tab w:val="right" w:leader="dot" w:pos="8846"/>
            </w:tabs>
            <w:rPr>
              <w:rFonts w:asciiTheme="minorHAnsi" w:eastAsiaTheme="minorEastAsia" w:hAnsiTheme="minorHAnsi"/>
              <w:noProof/>
              <w:sz w:val="22"/>
              <w:lang w:val="en-US"/>
            </w:rPr>
          </w:pPr>
          <w:hyperlink w:anchor="_Toc490854765" w:history="1">
            <w:r w:rsidR="001B24BB" w:rsidRPr="00C24EAA">
              <w:rPr>
                <w:rStyle w:val="Hyperlink"/>
                <w:noProof/>
              </w:rPr>
              <w:t>October 19 (20) / Paopi 22: St. Luke the Evangelist</w:t>
            </w:r>
            <w:r w:rsidR="001B24BB">
              <w:rPr>
                <w:noProof/>
                <w:webHidden/>
              </w:rPr>
              <w:tab/>
            </w:r>
            <w:r w:rsidR="001B24BB">
              <w:rPr>
                <w:noProof/>
                <w:webHidden/>
              </w:rPr>
              <w:fldChar w:fldCharType="begin"/>
            </w:r>
            <w:r w:rsidR="001B24BB">
              <w:rPr>
                <w:noProof/>
                <w:webHidden/>
              </w:rPr>
              <w:instrText xml:space="preserve"> PAGEREF _Toc490854765 \h </w:instrText>
            </w:r>
            <w:r w:rsidR="001B24BB">
              <w:rPr>
                <w:noProof/>
                <w:webHidden/>
              </w:rPr>
            </w:r>
            <w:r w:rsidR="001B24BB">
              <w:rPr>
                <w:noProof/>
                <w:webHidden/>
              </w:rPr>
              <w:fldChar w:fldCharType="separate"/>
            </w:r>
            <w:r w:rsidR="001B24BB">
              <w:rPr>
                <w:noProof/>
                <w:webHidden/>
              </w:rPr>
              <w:t>790</w:t>
            </w:r>
            <w:r w:rsidR="001B24BB">
              <w:rPr>
                <w:noProof/>
                <w:webHidden/>
              </w:rPr>
              <w:fldChar w:fldCharType="end"/>
            </w:r>
          </w:hyperlink>
        </w:p>
        <w:p w14:paraId="784DEE59" w14:textId="7C0EB1EF" w:rsidR="001B24BB" w:rsidRDefault="00217567">
          <w:pPr>
            <w:pStyle w:val="TOC3"/>
            <w:tabs>
              <w:tab w:val="right" w:leader="dot" w:pos="8846"/>
            </w:tabs>
            <w:rPr>
              <w:rFonts w:asciiTheme="minorHAnsi" w:eastAsiaTheme="minorEastAsia" w:hAnsiTheme="minorHAnsi"/>
              <w:noProof/>
              <w:sz w:val="22"/>
              <w:lang w:val="en-US"/>
            </w:rPr>
          </w:pPr>
          <w:hyperlink w:anchor="_Toc490854766" w:history="1">
            <w:r w:rsidR="001B24BB" w:rsidRPr="00C24EAA">
              <w:rPr>
                <w:rStyle w:val="Hyperlink"/>
                <w:noProof/>
              </w:rPr>
              <w:t>October 22 (23) / Paopi 25: St. Apollo and St. Apib</w:t>
            </w:r>
            <w:r w:rsidR="001B24BB">
              <w:rPr>
                <w:noProof/>
                <w:webHidden/>
              </w:rPr>
              <w:tab/>
            </w:r>
            <w:r w:rsidR="001B24BB">
              <w:rPr>
                <w:noProof/>
                <w:webHidden/>
              </w:rPr>
              <w:fldChar w:fldCharType="begin"/>
            </w:r>
            <w:r w:rsidR="001B24BB">
              <w:rPr>
                <w:noProof/>
                <w:webHidden/>
              </w:rPr>
              <w:instrText xml:space="preserve"> PAGEREF _Toc490854766 \h </w:instrText>
            </w:r>
            <w:r w:rsidR="001B24BB">
              <w:rPr>
                <w:noProof/>
                <w:webHidden/>
              </w:rPr>
            </w:r>
            <w:r w:rsidR="001B24BB">
              <w:rPr>
                <w:noProof/>
                <w:webHidden/>
              </w:rPr>
              <w:fldChar w:fldCharType="separate"/>
            </w:r>
            <w:r w:rsidR="001B24BB">
              <w:rPr>
                <w:noProof/>
                <w:webHidden/>
              </w:rPr>
              <w:t>791</w:t>
            </w:r>
            <w:r w:rsidR="001B24BB">
              <w:rPr>
                <w:noProof/>
                <w:webHidden/>
              </w:rPr>
              <w:fldChar w:fldCharType="end"/>
            </w:r>
          </w:hyperlink>
        </w:p>
        <w:p w14:paraId="60BDBE85" w14:textId="37227B6B" w:rsidR="001B24BB" w:rsidRDefault="00217567">
          <w:pPr>
            <w:pStyle w:val="TOC3"/>
            <w:tabs>
              <w:tab w:val="right" w:leader="dot" w:pos="8846"/>
            </w:tabs>
            <w:rPr>
              <w:rFonts w:asciiTheme="minorHAnsi" w:eastAsiaTheme="minorEastAsia" w:hAnsiTheme="minorHAnsi"/>
              <w:noProof/>
              <w:sz w:val="22"/>
              <w:lang w:val="en-US"/>
            </w:rPr>
          </w:pPr>
          <w:hyperlink w:anchor="_Toc490854767" w:history="1">
            <w:r w:rsidR="001B24BB" w:rsidRPr="00C24EAA">
              <w:rPr>
                <w:rStyle w:val="Hyperlink"/>
                <w:noProof/>
              </w:rPr>
              <w:t>October 23 (24) / Paopi 26: The Martyrdom of St. Timothy the Apostle</w:t>
            </w:r>
            <w:r w:rsidR="001B24BB">
              <w:rPr>
                <w:noProof/>
                <w:webHidden/>
              </w:rPr>
              <w:tab/>
            </w:r>
            <w:r w:rsidR="001B24BB">
              <w:rPr>
                <w:noProof/>
                <w:webHidden/>
              </w:rPr>
              <w:fldChar w:fldCharType="begin"/>
            </w:r>
            <w:r w:rsidR="001B24BB">
              <w:rPr>
                <w:noProof/>
                <w:webHidden/>
              </w:rPr>
              <w:instrText xml:space="preserve"> PAGEREF _Toc490854767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6A42EDA0" w14:textId="47E72947" w:rsidR="001B24BB" w:rsidRDefault="00217567">
          <w:pPr>
            <w:pStyle w:val="TOC3"/>
            <w:tabs>
              <w:tab w:val="right" w:leader="dot" w:pos="8846"/>
            </w:tabs>
            <w:rPr>
              <w:rFonts w:asciiTheme="minorHAnsi" w:eastAsiaTheme="minorEastAsia" w:hAnsiTheme="minorHAnsi"/>
              <w:noProof/>
              <w:sz w:val="22"/>
              <w:lang w:val="en-US"/>
            </w:rPr>
          </w:pPr>
          <w:hyperlink w:anchor="_Toc490854768" w:history="1">
            <w:r w:rsidR="001B24BB" w:rsidRPr="00C24EAA">
              <w:rPr>
                <w:rStyle w:val="Hyperlink"/>
                <w:noProof/>
              </w:rPr>
              <w:t>October 24 (25) / Paopi 27: St. Macarius the Bishop of Edkow</w:t>
            </w:r>
            <w:r w:rsidR="001B24BB">
              <w:rPr>
                <w:noProof/>
                <w:webHidden/>
              </w:rPr>
              <w:tab/>
            </w:r>
            <w:r w:rsidR="001B24BB">
              <w:rPr>
                <w:noProof/>
                <w:webHidden/>
              </w:rPr>
              <w:fldChar w:fldCharType="begin"/>
            </w:r>
            <w:r w:rsidR="001B24BB">
              <w:rPr>
                <w:noProof/>
                <w:webHidden/>
              </w:rPr>
              <w:instrText xml:space="preserve"> PAGEREF _Toc490854768 \h </w:instrText>
            </w:r>
            <w:r w:rsidR="001B24BB">
              <w:rPr>
                <w:noProof/>
                <w:webHidden/>
              </w:rPr>
            </w:r>
            <w:r w:rsidR="001B24BB">
              <w:rPr>
                <w:noProof/>
                <w:webHidden/>
              </w:rPr>
              <w:fldChar w:fldCharType="separate"/>
            </w:r>
            <w:r w:rsidR="001B24BB">
              <w:rPr>
                <w:noProof/>
                <w:webHidden/>
              </w:rPr>
              <w:t>792</w:t>
            </w:r>
            <w:r w:rsidR="001B24BB">
              <w:rPr>
                <w:noProof/>
                <w:webHidden/>
              </w:rPr>
              <w:fldChar w:fldCharType="end"/>
            </w:r>
          </w:hyperlink>
        </w:p>
        <w:p w14:paraId="24A2EFE3" w14:textId="022BA27B" w:rsidR="001B24BB" w:rsidRDefault="00217567">
          <w:pPr>
            <w:pStyle w:val="TOC3"/>
            <w:tabs>
              <w:tab w:val="right" w:leader="dot" w:pos="8846"/>
            </w:tabs>
            <w:rPr>
              <w:rFonts w:asciiTheme="minorHAnsi" w:eastAsiaTheme="minorEastAsia" w:hAnsiTheme="minorHAnsi"/>
              <w:noProof/>
              <w:sz w:val="22"/>
              <w:lang w:val="en-US"/>
            </w:rPr>
          </w:pPr>
          <w:hyperlink w:anchor="_Toc490854769" w:history="1">
            <w:r w:rsidR="001B24BB" w:rsidRPr="00C24EAA">
              <w:rPr>
                <w:rStyle w:val="Hyperlink"/>
                <w:noProof/>
              </w:rPr>
              <w:t>October 26 (27) / Paopi 29: Commemoration of the Annunciation, Nativity, and Resurrection on the 29</w:t>
            </w:r>
            <w:r w:rsidR="001B24BB" w:rsidRPr="00C24EAA">
              <w:rPr>
                <w:rStyle w:val="Hyperlink"/>
                <w:noProof/>
                <w:vertAlign w:val="superscript"/>
              </w:rPr>
              <w:t>th</w:t>
            </w:r>
            <w:r w:rsidR="001B24BB" w:rsidRPr="00C24EA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_Toc490854769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19D9AC5C" w14:textId="730EED25" w:rsidR="001B24BB" w:rsidRDefault="00217567">
          <w:pPr>
            <w:pStyle w:val="TOC3"/>
            <w:tabs>
              <w:tab w:val="right" w:leader="dot" w:pos="8846"/>
            </w:tabs>
            <w:rPr>
              <w:rFonts w:asciiTheme="minorHAnsi" w:eastAsiaTheme="minorEastAsia" w:hAnsiTheme="minorHAnsi"/>
              <w:noProof/>
              <w:sz w:val="22"/>
              <w:lang w:val="en-US"/>
            </w:rPr>
          </w:pPr>
          <w:hyperlink w:anchor="_Toc490854770" w:history="1">
            <w:r w:rsidR="001B24BB" w:rsidRPr="00C24EAA">
              <w:rPr>
                <w:rStyle w:val="Hyperlink"/>
                <w:noProof/>
              </w:rPr>
              <w:t>October 27 (28) / Paopi 30: St. Mark (Consecration and Appearance of Head)</w:t>
            </w:r>
            <w:r w:rsidR="001B24BB">
              <w:rPr>
                <w:noProof/>
                <w:webHidden/>
              </w:rPr>
              <w:tab/>
            </w:r>
            <w:r w:rsidR="001B24BB">
              <w:rPr>
                <w:noProof/>
                <w:webHidden/>
              </w:rPr>
              <w:fldChar w:fldCharType="begin"/>
            </w:r>
            <w:r w:rsidR="001B24BB">
              <w:rPr>
                <w:noProof/>
                <w:webHidden/>
              </w:rPr>
              <w:instrText xml:space="preserve"> PAGEREF _Toc490854770 \h </w:instrText>
            </w:r>
            <w:r w:rsidR="001B24BB">
              <w:rPr>
                <w:noProof/>
                <w:webHidden/>
              </w:rPr>
            </w:r>
            <w:r w:rsidR="001B24BB">
              <w:rPr>
                <w:noProof/>
                <w:webHidden/>
              </w:rPr>
              <w:fldChar w:fldCharType="separate"/>
            </w:r>
            <w:r w:rsidR="001B24BB">
              <w:rPr>
                <w:noProof/>
                <w:webHidden/>
              </w:rPr>
              <w:t>793</w:t>
            </w:r>
            <w:r w:rsidR="001B24BB">
              <w:rPr>
                <w:noProof/>
                <w:webHidden/>
              </w:rPr>
              <w:fldChar w:fldCharType="end"/>
            </w:r>
          </w:hyperlink>
        </w:p>
        <w:p w14:paraId="4EB6178B" w14:textId="2D31BC64" w:rsidR="001B24BB" w:rsidRDefault="00217567">
          <w:pPr>
            <w:pStyle w:val="TOC3"/>
            <w:tabs>
              <w:tab w:val="right" w:leader="dot" w:pos="8846"/>
            </w:tabs>
            <w:rPr>
              <w:rFonts w:asciiTheme="minorHAnsi" w:eastAsiaTheme="minorEastAsia" w:hAnsiTheme="minorHAnsi"/>
              <w:noProof/>
              <w:sz w:val="22"/>
              <w:lang w:val="en-US"/>
            </w:rPr>
          </w:pPr>
          <w:hyperlink w:anchor="_Toc490854771" w:history="1">
            <w:r w:rsidR="001B24BB" w:rsidRPr="00C24EAA">
              <w:rPr>
                <w:rStyle w:val="Hyperlink"/>
                <w:noProof/>
              </w:rPr>
              <w:t>October 28 (29) / Athor 1: St. Cleopas and His Companion, Two of the Seventy Two Apostles</w:t>
            </w:r>
            <w:r w:rsidR="001B24BB">
              <w:rPr>
                <w:noProof/>
                <w:webHidden/>
              </w:rPr>
              <w:tab/>
            </w:r>
            <w:r w:rsidR="001B24BB">
              <w:rPr>
                <w:noProof/>
                <w:webHidden/>
              </w:rPr>
              <w:fldChar w:fldCharType="begin"/>
            </w:r>
            <w:r w:rsidR="001B24BB">
              <w:rPr>
                <w:noProof/>
                <w:webHidden/>
              </w:rPr>
              <w:instrText xml:space="preserve"> PAGEREF _Toc490854771 \h </w:instrText>
            </w:r>
            <w:r w:rsidR="001B24BB">
              <w:rPr>
                <w:noProof/>
                <w:webHidden/>
              </w:rPr>
            </w:r>
            <w:r w:rsidR="001B24BB">
              <w:rPr>
                <w:noProof/>
                <w:webHidden/>
              </w:rPr>
              <w:fldChar w:fldCharType="separate"/>
            </w:r>
            <w:r w:rsidR="001B24BB">
              <w:rPr>
                <w:noProof/>
                <w:webHidden/>
              </w:rPr>
              <w:t>794</w:t>
            </w:r>
            <w:r w:rsidR="001B24BB">
              <w:rPr>
                <w:noProof/>
                <w:webHidden/>
              </w:rPr>
              <w:fldChar w:fldCharType="end"/>
            </w:r>
          </w:hyperlink>
        </w:p>
        <w:p w14:paraId="47A3128E" w14:textId="0403E86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22" w:name="_Ref436250096"/>
      <w:bookmarkStart w:id="1323" w:name="_Ref436250168"/>
      <w:bookmarkStart w:id="1324" w:name="_Toc490854755"/>
      <w:r>
        <w:lastRenderedPageBreak/>
        <w:t>October 1 (2) / Paopi 4: St. Bacchus</w:t>
      </w:r>
      <w:bookmarkEnd w:id="1321"/>
      <w:bookmarkEnd w:id="1322"/>
      <w:bookmarkEnd w:id="1323"/>
      <w:bookmarkEnd w:id="1324"/>
    </w:p>
    <w:p w14:paraId="5652177B" w14:textId="579A358D" w:rsidR="003037B8" w:rsidRDefault="003037B8" w:rsidP="003037B8">
      <w:pPr>
        <w:pStyle w:val="Heading4"/>
      </w:pPr>
      <w:bookmarkStart w:id="132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6" w:name="_Ref459401216"/>
      <w:r>
        <w:t>The Doxology</w:t>
      </w:r>
      <w:r w:rsidR="00B46E6E">
        <w:t xml:space="preserve"> for Sts. Sergius and Bacchus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7"/>
            <w:r>
              <w:t>heroes</w:t>
            </w:r>
            <w:commentRangeEnd w:id="1327"/>
            <w:r>
              <w:rPr>
                <w:rStyle w:val="CommentReference"/>
                <w:rFonts w:ascii="Times New Roman" w:eastAsiaTheme="minorHAnsi" w:hAnsi="Times New Roman" w:cstheme="minorBidi"/>
                <w:color w:val="auto"/>
              </w:rPr>
              <w:commentReference w:id="132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8" w:name="_Toc490854756"/>
      <w:r>
        <w:t>October 4 (5) / Paopi 7: St. Paul of Tammoh</w:t>
      </w:r>
      <w:bookmarkEnd w:id="1328"/>
    </w:p>
    <w:p w14:paraId="307B5F3B" w14:textId="77777777" w:rsidR="0039635A" w:rsidRDefault="0039635A" w:rsidP="0039635A">
      <w:pPr>
        <w:pStyle w:val="Heading4"/>
      </w:pPr>
      <w:r>
        <w:t>The Doxology</w:t>
      </w:r>
    </w:p>
    <w:p w14:paraId="08012657" w14:textId="541D1262" w:rsidR="00FB36D8" w:rsidRPr="00FB36D8" w:rsidRDefault="00191A26" w:rsidP="00FB36D8">
      <w:pPr>
        <w:pStyle w:val="Rubric"/>
      </w:pPr>
      <w:r>
        <w:t xml:space="preserve">See </w:t>
      </w:r>
      <w:r>
        <w:fldChar w:fldCharType="begin"/>
      </w:r>
      <w:r>
        <w:instrText xml:space="preserve"> REF _Ref434490826 \h </w:instrText>
      </w:r>
      <w:r>
        <w:fldChar w:fldCharType="separate"/>
      </w:r>
      <w:r w:rsidR="001B24BB">
        <w:t>The Doxology of St. Pishoy and St. Paul of Tammah</w:t>
      </w:r>
      <w:r>
        <w:fldChar w:fldCharType="end"/>
      </w:r>
      <w:r>
        <w:t xml:space="preserve">, page </w:t>
      </w:r>
      <w:r>
        <w:fldChar w:fldCharType="begin"/>
      </w:r>
      <w:r>
        <w:instrText xml:space="preserve"> PAGEREF _Ref434490826 \h </w:instrText>
      </w:r>
      <w:r>
        <w:fldChar w:fldCharType="separate"/>
      </w:r>
      <w:r w:rsidR="001B24BB">
        <w:rPr>
          <w:noProof/>
        </w:rPr>
        <w:t>723</w:t>
      </w:r>
      <w:r>
        <w:fldChar w:fldCharType="end"/>
      </w:r>
      <w:r w:rsidR="00FB36D8">
        <w:t>.</w:t>
      </w:r>
    </w:p>
    <w:p w14:paraId="2F2896A9" w14:textId="77777777" w:rsidR="0081710C" w:rsidRDefault="0081710C" w:rsidP="0081710C">
      <w:pPr>
        <w:pStyle w:val="Heading3"/>
      </w:pPr>
      <w:bookmarkStart w:id="1329" w:name="_Toc490854757"/>
      <w:r>
        <w:t>October 7 (8) / Paopi 10: St. Sergius</w:t>
      </w:r>
      <w:bookmarkEnd w:id="1329"/>
    </w:p>
    <w:p w14:paraId="43289252" w14:textId="04BD4477"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1B24BB">
        <w:t>October 1 (2) / Paopi 4: St. Bacchus</w:t>
      </w:r>
      <w:r w:rsidR="00336170">
        <w:fldChar w:fldCharType="end"/>
      </w:r>
      <w:r>
        <w:t xml:space="preserve">, page </w:t>
      </w:r>
      <w:r>
        <w:fldChar w:fldCharType="begin"/>
      </w:r>
      <w:r>
        <w:instrText xml:space="preserve"> PAGEREF _Ref434561633 \h </w:instrText>
      </w:r>
      <w:r>
        <w:fldChar w:fldCharType="separate"/>
      </w:r>
      <w:r w:rsidR="001B24BB">
        <w:rPr>
          <w:noProof/>
        </w:rPr>
        <w:t>779</w:t>
      </w:r>
      <w:r>
        <w:fldChar w:fldCharType="end"/>
      </w:r>
      <w:r w:rsidR="0081710C">
        <w:t>.</w:t>
      </w:r>
    </w:p>
    <w:p w14:paraId="0CF66909" w14:textId="39F79845" w:rsidR="008B74E6" w:rsidRDefault="008B74E6" w:rsidP="008B74E6">
      <w:pPr>
        <w:pStyle w:val="Heading3"/>
      </w:pPr>
      <w:bookmarkStart w:id="1330" w:name="_Toc490854758"/>
      <w:r>
        <w:lastRenderedPageBreak/>
        <w:t>October 8 (9) / Paopi 11: St. Pelagia</w:t>
      </w:r>
      <w:bookmarkEnd w:id="1330"/>
    </w:p>
    <w:p w14:paraId="6BEB9A40" w14:textId="6BC176D9" w:rsidR="008B74E6" w:rsidRDefault="008B74E6" w:rsidP="008B74E6">
      <w:pPr>
        <w:pStyle w:val="Heading4"/>
      </w:pPr>
      <w:bookmarkStart w:id="1331" w:name="_Ref465591664"/>
      <w:r>
        <w:t>The Doxology for St. Pelagia</w:t>
      </w:r>
      <w:r>
        <w:rPr>
          <w:rStyle w:val="FootnoteReference"/>
        </w:rPr>
        <w:footnoteReference w:id="993"/>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32" w:name="_Toc490854759"/>
      <w:r>
        <w:lastRenderedPageBreak/>
        <w:t>October 9 (10) / Paopi 12: St. Matthew the Evangelist</w:t>
      </w:r>
      <w:bookmarkEnd w:id="1332"/>
    </w:p>
    <w:p w14:paraId="10208F5D" w14:textId="453EFD6A" w:rsidR="003765FB" w:rsidRDefault="003765FB" w:rsidP="003765FB">
      <w:pPr>
        <w:pStyle w:val="Heading4"/>
      </w:pPr>
      <w:bookmarkStart w:id="1333" w:name="_Ref485885284"/>
      <w:r>
        <w:t>The Doxology for St. Matthew the Evangelist</w:t>
      </w:r>
      <w:r>
        <w:rPr>
          <w:rStyle w:val="FootnoteReference"/>
        </w:rPr>
        <w:footnoteReference w:id="994"/>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bookmarkStart w:id="1334" w:name="_Toc490854760"/>
      <w:r>
        <w:t xml:space="preserve">October 9 (10) / Paopi 12: </w:t>
      </w:r>
      <w:r w:rsidR="003765FB">
        <w:t xml:space="preserve">Also </w:t>
      </w:r>
      <w:r>
        <w:t>Commemoration of Archangel Michael</w:t>
      </w:r>
      <w:bookmarkEnd w:id="1334"/>
    </w:p>
    <w:p w14:paraId="4A7DC24D" w14:textId="6A2DD1B9"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3626890A" w14:textId="2671041E" w:rsidR="008B74E6" w:rsidRDefault="008B74E6" w:rsidP="008B74E6">
      <w:pPr>
        <w:pStyle w:val="Heading3"/>
      </w:pPr>
      <w:bookmarkStart w:id="1335" w:name="_Toc490854761"/>
      <w:bookmarkStart w:id="1336" w:name="_Ref434564830"/>
      <w:r>
        <w:t>October 11 (12) / Paopi 14: St. Philip the Deacon, One of the 72</w:t>
      </w:r>
      <w:bookmarkEnd w:id="1335"/>
    </w:p>
    <w:p w14:paraId="604ECA2E" w14:textId="7C4F7F00" w:rsidR="008B74E6" w:rsidRDefault="008B74E6" w:rsidP="008B74E6">
      <w:pPr>
        <w:pStyle w:val="Heading4"/>
      </w:pPr>
      <w:bookmarkStart w:id="1337" w:name="_Ref465591592"/>
      <w:r>
        <w:t>The Doxology for St. Philip the Deacon</w:t>
      </w:r>
      <w:r>
        <w:rPr>
          <w:rStyle w:val="FootnoteReference"/>
        </w:rPr>
        <w:footnoteReference w:id="995"/>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8" w:name="_Ref485109408"/>
      <w:bookmarkStart w:id="1339" w:name="_Ref485109416"/>
      <w:bookmarkStart w:id="1340" w:name="_Toc490854762"/>
      <w:r>
        <w:t>October 17 (18) Paopi 20: St. John the Short</w:t>
      </w:r>
      <w:bookmarkEnd w:id="1336"/>
      <w:bookmarkEnd w:id="1338"/>
      <w:bookmarkEnd w:id="1339"/>
      <w:bookmarkEnd w:id="1340"/>
    </w:p>
    <w:p w14:paraId="689E6585" w14:textId="146B5B2A" w:rsidR="0056261A" w:rsidRDefault="0056261A" w:rsidP="0056261A">
      <w:pPr>
        <w:pStyle w:val="Heading4"/>
      </w:pPr>
      <w:bookmarkStart w:id="1341"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42" w:name="_Ref459401434"/>
      <w:r>
        <w:t>The Doxology</w:t>
      </w:r>
      <w:r w:rsidR="00B46E6E">
        <w:t xml:space="preserve"> for St. John the Short</w:t>
      </w:r>
      <w:bookmarkEnd w:id="1341"/>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43" w:name="_Toc490854763"/>
      <w:r>
        <w:lastRenderedPageBreak/>
        <w:t>October 18 (19) / Paopi</w:t>
      </w:r>
      <w:r w:rsidR="00FE0AE4">
        <w:t xml:space="preserve"> </w:t>
      </w:r>
      <w:r>
        <w:t>21: Commemoration of the Theotokos</w:t>
      </w:r>
      <w:bookmarkEnd w:id="1343"/>
    </w:p>
    <w:p w14:paraId="2DEA7718" w14:textId="5074D576"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2229EA11" w14:textId="1FAF6C37" w:rsidR="00BF2674" w:rsidRDefault="00BF2674" w:rsidP="00BF2674">
      <w:pPr>
        <w:pStyle w:val="Heading3"/>
      </w:pPr>
      <w:bookmarkStart w:id="1344" w:name="_Toc490854764"/>
      <w:r>
        <w:t>October 18 (19) / Paopi</w:t>
      </w:r>
      <w:r w:rsidR="00FE0AE4">
        <w:t xml:space="preserve"> </w:t>
      </w:r>
      <w:r>
        <w:t>21: Also St. Teji (Reweiss)</w:t>
      </w:r>
      <w:bookmarkEnd w:id="1344"/>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5" w:name="_Ref434491337"/>
      <w:r>
        <w:t>The Doxology</w:t>
      </w:r>
      <w:r w:rsidR="00810F04">
        <w:t xml:space="preserve"> for St. Teji (Reweiss)</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6"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7" w:name="_Toc490854765"/>
      <w:r>
        <w:t>October 19 (20) / Paopi 22: St. Luke the Evangelist</w:t>
      </w:r>
      <w:bookmarkEnd w:id="1347"/>
    </w:p>
    <w:p w14:paraId="0B8F5478" w14:textId="6B4C219C" w:rsidR="00CB28F2" w:rsidRDefault="00CB28F2" w:rsidP="00CB28F2">
      <w:pPr>
        <w:pStyle w:val="Heading4"/>
      </w:pPr>
      <w:bookmarkStart w:id="1348" w:name="_Ref485624848"/>
      <w:r>
        <w:t>The Doxology for St. Luke the Evangelist</w:t>
      </w:r>
      <w:r>
        <w:rPr>
          <w:rStyle w:val="FootnoteReference"/>
        </w:rPr>
        <w:footnoteReference w:id="999"/>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9" w:name="_Ref485106353"/>
      <w:bookmarkStart w:id="1350" w:name="_Ref485106363"/>
      <w:bookmarkStart w:id="1351" w:name="_Toc490854766"/>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6"/>
      <w:bookmarkEnd w:id="1349"/>
      <w:bookmarkEnd w:id="1350"/>
      <w:bookmarkEnd w:id="1351"/>
    </w:p>
    <w:p w14:paraId="69CDA95A" w14:textId="4985B4A3" w:rsidR="00E30E2D" w:rsidRPr="00137929" w:rsidRDefault="00E30E2D" w:rsidP="006B5522">
      <w:pPr>
        <w:pStyle w:val="Heading4"/>
      </w:pPr>
      <w:bookmarkStart w:id="1352" w:name="_Ref434492837"/>
      <w:r>
        <w:t>The Doxology</w:t>
      </w:r>
      <w:r w:rsidR="00B82753">
        <w:t xml:space="preserve"> for Sts. Apollo and Api</w:t>
      </w:r>
      <w:r w:rsidR="006B5522">
        <w:t>b</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53" w:name="_Toc490854767"/>
      <w:r>
        <w:t>October 23 (24) / Paopi</w:t>
      </w:r>
      <w:r w:rsidR="00FE0AE4">
        <w:t xml:space="preserve"> </w:t>
      </w:r>
      <w:r>
        <w:t>26: The Martyrdom of St. Timothy the Apostle</w:t>
      </w:r>
      <w:bookmarkEnd w:id="1353"/>
    </w:p>
    <w:p w14:paraId="4D4E33D6" w14:textId="28E0CBA1" w:rsidR="00013EB0"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C276672" w14:textId="77777777" w:rsidR="00137929" w:rsidRDefault="00137929" w:rsidP="00137929">
      <w:pPr>
        <w:pStyle w:val="Heading3"/>
      </w:pPr>
      <w:bookmarkStart w:id="1354" w:name="_Toc490854768"/>
      <w:r>
        <w:t>October 24 (25) / Paopi</w:t>
      </w:r>
      <w:r w:rsidR="00FE0AE4">
        <w:t xml:space="preserve"> </w:t>
      </w:r>
      <w:r>
        <w:t>27: St. Macarius the Bishop of Edkow</w:t>
      </w:r>
      <w:bookmarkEnd w:id="1354"/>
    </w:p>
    <w:p w14:paraId="1E91FBC2" w14:textId="74F8FE2B" w:rsidR="00137929" w:rsidRPr="00137929" w:rsidRDefault="00137929" w:rsidP="00137929">
      <w:pPr>
        <w:pStyle w:val="Heading4"/>
      </w:pPr>
      <w:bookmarkStart w:id="1355" w:name="_Ref434490474"/>
      <w:r>
        <w:t>The Doxology</w:t>
      </w:r>
      <w:r w:rsidR="00B46E6E">
        <w:t xml:space="preserve"> for St. Macarius the Bishop of Edkow</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6" w:name="_Toc490854769"/>
      <w:r>
        <w:t>October 26 (27) / Paopi 29: Commemoration of the Annunciation, Nativity, and Resurrection on the 29</w:t>
      </w:r>
      <w:r w:rsidRPr="00C0205C">
        <w:rPr>
          <w:vertAlign w:val="superscript"/>
        </w:rPr>
        <w:t>th</w:t>
      </w:r>
      <w:r>
        <w:t xml:space="preserve"> of Every Month</w:t>
      </w:r>
      <w:bookmarkEnd w:id="1356"/>
    </w:p>
    <w:p w14:paraId="7511E0D5" w14:textId="1EEB6D77"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9EB3135" w14:textId="77777777" w:rsidR="00205EA4" w:rsidRDefault="00205EA4" w:rsidP="00205EA4">
      <w:pPr>
        <w:pStyle w:val="Heading3"/>
      </w:pPr>
      <w:bookmarkStart w:id="1357" w:name="_Toc490854770"/>
      <w:r>
        <w:lastRenderedPageBreak/>
        <w:t>October 27 (28) / Paopi 30: St. Mark</w:t>
      </w:r>
      <w:r w:rsidR="00F20BBD">
        <w:t xml:space="preserve"> (Consecration and Appearance of Head)</w:t>
      </w:r>
      <w:bookmarkEnd w:id="1357"/>
    </w:p>
    <w:p w14:paraId="5ECB9266" w14:textId="3D8D4C9E"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1B24B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1B24BB">
        <w:rPr>
          <w:noProof/>
        </w:rPr>
        <w:t>1026</w:t>
      </w:r>
      <w:r w:rsidR="00191A26">
        <w:fldChar w:fldCharType="end"/>
      </w:r>
      <w:r>
        <w:t>.</w:t>
      </w:r>
    </w:p>
    <w:p w14:paraId="42BC2C38" w14:textId="77777777" w:rsidR="006E370D" w:rsidRPr="007F571C" w:rsidRDefault="007F571C" w:rsidP="007F571C">
      <w:pPr>
        <w:pStyle w:val="Heading3"/>
      </w:pPr>
      <w:bookmarkStart w:id="1358" w:name="_Toc490854771"/>
      <w:r>
        <w:t>October 28 (29) / Athor 1: St. Cleopas and His Companion, Two of the Seventy Two Apostles</w:t>
      </w:r>
      <w:bookmarkEnd w:id="1358"/>
    </w:p>
    <w:p w14:paraId="47F94007" w14:textId="3531A417" w:rsidR="006E370D" w:rsidRPr="006E370D"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9" w:name="_Toc410196201"/>
      <w:bookmarkStart w:id="1360" w:name="_Toc410196443"/>
      <w:bookmarkStart w:id="1361" w:name="_Toc410196945"/>
      <w:bookmarkStart w:id="1362" w:name="_Toc490854692"/>
      <w:bookmarkStart w:id="1363" w:name="November"/>
      <w:bookmarkEnd w:id="1319"/>
      <w:r>
        <w:lastRenderedPageBreak/>
        <w:t>November</w:t>
      </w:r>
      <w:r w:rsidR="00495F1A">
        <w:t xml:space="preserve"> or </w:t>
      </w:r>
      <w:bookmarkEnd w:id="1359"/>
      <w:bookmarkEnd w:id="1360"/>
      <w:bookmarkEnd w:id="1361"/>
      <w:r w:rsidRPr="00FB5E62">
        <w:rPr>
          <w:rFonts w:ascii="FreeSerifAvvaShenouda" w:eastAsia="Arial Unicode MS" w:hAnsi="FreeSerifAvvaShenouda" w:cs="FreeSerifAvvaShenouda"/>
        </w:rPr>
        <w:t>Ⲁⲑⲟⲣ</w:t>
      </w:r>
      <w:bookmarkEnd w:id="1362"/>
    </w:p>
    <w:sdt>
      <w:sdtPr>
        <w:id w:val="254490828"/>
        <w:docPartObj>
          <w:docPartGallery w:val="Table of Contents"/>
          <w:docPartUnique/>
        </w:docPartObj>
      </w:sdtPr>
      <w:sdtEndPr>
        <w:rPr>
          <w:b/>
          <w:bCs/>
          <w:noProof/>
        </w:rPr>
      </w:sdtEndPr>
      <w:sdtContent>
        <w:p w14:paraId="42F853EA" w14:textId="3B04DD0F"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90854772" w:history="1">
            <w:r w:rsidR="001B24BB" w:rsidRPr="00150B52">
              <w:rPr>
                <w:rStyle w:val="Hyperlink"/>
                <w:noProof/>
              </w:rPr>
              <w:t>November 4 (5) / Athor 8: The Four Incorporeal Beasts</w:t>
            </w:r>
            <w:r w:rsidR="001B24BB">
              <w:rPr>
                <w:noProof/>
                <w:webHidden/>
              </w:rPr>
              <w:tab/>
            </w:r>
            <w:r w:rsidR="001B24BB">
              <w:rPr>
                <w:noProof/>
                <w:webHidden/>
              </w:rPr>
              <w:fldChar w:fldCharType="begin"/>
            </w:r>
            <w:r w:rsidR="001B24BB">
              <w:rPr>
                <w:noProof/>
                <w:webHidden/>
              </w:rPr>
              <w:instrText xml:space="preserve"> PAGEREF _Toc490854772 \h </w:instrText>
            </w:r>
            <w:r w:rsidR="001B24BB">
              <w:rPr>
                <w:noProof/>
                <w:webHidden/>
              </w:rPr>
            </w:r>
            <w:r w:rsidR="001B24BB">
              <w:rPr>
                <w:noProof/>
                <w:webHidden/>
              </w:rPr>
              <w:fldChar w:fldCharType="separate"/>
            </w:r>
            <w:r w:rsidR="001B24BB">
              <w:rPr>
                <w:noProof/>
                <w:webHidden/>
              </w:rPr>
              <w:t>796</w:t>
            </w:r>
            <w:r w:rsidR="001B24BB">
              <w:rPr>
                <w:noProof/>
                <w:webHidden/>
              </w:rPr>
              <w:fldChar w:fldCharType="end"/>
            </w:r>
          </w:hyperlink>
        </w:p>
        <w:p w14:paraId="4BB81D29" w14:textId="6B07CA4F" w:rsidR="001B24BB" w:rsidRDefault="00217567">
          <w:pPr>
            <w:pStyle w:val="TOC3"/>
            <w:tabs>
              <w:tab w:val="right" w:leader="dot" w:pos="8846"/>
            </w:tabs>
            <w:rPr>
              <w:rFonts w:asciiTheme="minorHAnsi" w:eastAsiaTheme="minorEastAsia" w:hAnsiTheme="minorHAnsi"/>
              <w:noProof/>
              <w:sz w:val="22"/>
              <w:lang w:val="en-US"/>
            </w:rPr>
          </w:pPr>
          <w:hyperlink w:anchor="_Toc490854773" w:history="1">
            <w:r w:rsidR="001B24BB" w:rsidRPr="00150B52">
              <w:rPr>
                <w:rStyle w:val="Hyperlink"/>
                <w:noProof/>
              </w:rPr>
              <w:t>November 7 (8) / Athor 11: Departure of Anna, mother of the Theotokos</w:t>
            </w:r>
            <w:r w:rsidR="001B24BB">
              <w:rPr>
                <w:noProof/>
                <w:webHidden/>
              </w:rPr>
              <w:tab/>
            </w:r>
            <w:r w:rsidR="001B24BB">
              <w:rPr>
                <w:noProof/>
                <w:webHidden/>
              </w:rPr>
              <w:fldChar w:fldCharType="begin"/>
            </w:r>
            <w:r w:rsidR="001B24BB">
              <w:rPr>
                <w:noProof/>
                <w:webHidden/>
              </w:rPr>
              <w:instrText xml:space="preserve"> PAGEREF _Toc490854773 \h </w:instrText>
            </w:r>
            <w:r w:rsidR="001B24BB">
              <w:rPr>
                <w:noProof/>
                <w:webHidden/>
              </w:rPr>
            </w:r>
            <w:r w:rsidR="001B24BB">
              <w:rPr>
                <w:noProof/>
                <w:webHidden/>
              </w:rPr>
              <w:fldChar w:fldCharType="separate"/>
            </w:r>
            <w:r w:rsidR="001B24BB">
              <w:rPr>
                <w:noProof/>
                <w:webHidden/>
              </w:rPr>
              <w:t>798</w:t>
            </w:r>
            <w:r w:rsidR="001B24BB">
              <w:rPr>
                <w:noProof/>
                <w:webHidden/>
              </w:rPr>
              <w:fldChar w:fldCharType="end"/>
            </w:r>
          </w:hyperlink>
        </w:p>
        <w:p w14:paraId="71438FF9" w14:textId="55C8480F" w:rsidR="001B24BB" w:rsidRDefault="00217567">
          <w:pPr>
            <w:pStyle w:val="TOC3"/>
            <w:tabs>
              <w:tab w:val="right" w:leader="dot" w:pos="8846"/>
            </w:tabs>
            <w:rPr>
              <w:rFonts w:asciiTheme="minorHAnsi" w:eastAsiaTheme="minorEastAsia" w:hAnsiTheme="minorHAnsi"/>
              <w:noProof/>
              <w:sz w:val="22"/>
              <w:lang w:val="en-US"/>
            </w:rPr>
          </w:pPr>
          <w:hyperlink w:anchor="_Toc490854774" w:history="1">
            <w:r w:rsidR="001B24BB" w:rsidRPr="00150B52">
              <w:rPr>
                <w:rStyle w:val="Hyperlink"/>
                <w:noProof/>
              </w:rPr>
              <w:t>November 8 (9) / Athor 12: Archangel Michael</w:t>
            </w:r>
            <w:r w:rsidR="001B24BB">
              <w:rPr>
                <w:noProof/>
                <w:webHidden/>
              </w:rPr>
              <w:tab/>
            </w:r>
            <w:r w:rsidR="001B24BB">
              <w:rPr>
                <w:noProof/>
                <w:webHidden/>
              </w:rPr>
              <w:fldChar w:fldCharType="begin"/>
            </w:r>
            <w:r w:rsidR="001B24BB">
              <w:rPr>
                <w:noProof/>
                <w:webHidden/>
              </w:rPr>
              <w:instrText xml:space="preserve"> PAGEREF _Toc490854774 \h </w:instrText>
            </w:r>
            <w:r w:rsidR="001B24BB">
              <w:rPr>
                <w:noProof/>
                <w:webHidden/>
              </w:rPr>
            </w:r>
            <w:r w:rsidR="001B24BB">
              <w:rPr>
                <w:noProof/>
                <w:webHidden/>
              </w:rPr>
              <w:fldChar w:fldCharType="separate"/>
            </w:r>
            <w:r w:rsidR="001B24BB">
              <w:rPr>
                <w:noProof/>
                <w:webHidden/>
              </w:rPr>
              <w:t>799</w:t>
            </w:r>
            <w:r w:rsidR="001B24BB">
              <w:rPr>
                <w:noProof/>
                <w:webHidden/>
              </w:rPr>
              <w:fldChar w:fldCharType="end"/>
            </w:r>
          </w:hyperlink>
        </w:p>
        <w:p w14:paraId="47F73ABE" w14:textId="2CB65E6E" w:rsidR="001B24BB" w:rsidRDefault="00217567">
          <w:pPr>
            <w:pStyle w:val="TOC3"/>
            <w:tabs>
              <w:tab w:val="right" w:leader="dot" w:pos="8846"/>
            </w:tabs>
            <w:rPr>
              <w:rFonts w:asciiTheme="minorHAnsi" w:eastAsiaTheme="minorEastAsia" w:hAnsiTheme="minorHAnsi"/>
              <w:noProof/>
              <w:sz w:val="22"/>
              <w:lang w:val="en-US"/>
            </w:rPr>
          </w:pPr>
          <w:hyperlink w:anchor="_Toc490854775" w:history="1">
            <w:r w:rsidR="001B24BB" w:rsidRPr="00150B52">
              <w:rPr>
                <w:rStyle w:val="Hyperlink"/>
                <w:noProof/>
              </w:rPr>
              <w:t>November 10 (11) / Athor 14: St. Martin of Tours</w:t>
            </w:r>
            <w:r w:rsidR="001B24BB">
              <w:rPr>
                <w:noProof/>
                <w:webHidden/>
              </w:rPr>
              <w:tab/>
            </w:r>
            <w:r w:rsidR="001B24BB">
              <w:rPr>
                <w:noProof/>
                <w:webHidden/>
              </w:rPr>
              <w:fldChar w:fldCharType="begin"/>
            </w:r>
            <w:r w:rsidR="001B24BB">
              <w:rPr>
                <w:noProof/>
                <w:webHidden/>
              </w:rPr>
              <w:instrText xml:space="preserve"> PAGEREF _Toc490854775 \h </w:instrText>
            </w:r>
            <w:r w:rsidR="001B24BB">
              <w:rPr>
                <w:noProof/>
                <w:webHidden/>
              </w:rPr>
            </w:r>
            <w:r w:rsidR="001B24BB">
              <w:rPr>
                <w:noProof/>
                <w:webHidden/>
              </w:rPr>
              <w:fldChar w:fldCharType="separate"/>
            </w:r>
            <w:r w:rsidR="001B24BB">
              <w:rPr>
                <w:noProof/>
                <w:webHidden/>
              </w:rPr>
              <w:t>802</w:t>
            </w:r>
            <w:r w:rsidR="001B24BB">
              <w:rPr>
                <w:noProof/>
                <w:webHidden/>
              </w:rPr>
              <w:fldChar w:fldCharType="end"/>
            </w:r>
          </w:hyperlink>
        </w:p>
        <w:p w14:paraId="72956B74" w14:textId="0CEC50EF" w:rsidR="001B24BB" w:rsidRDefault="00217567">
          <w:pPr>
            <w:pStyle w:val="TOC3"/>
            <w:tabs>
              <w:tab w:val="right" w:leader="dot" w:pos="8846"/>
            </w:tabs>
            <w:rPr>
              <w:rFonts w:asciiTheme="minorHAnsi" w:eastAsiaTheme="minorEastAsia" w:hAnsiTheme="minorHAnsi"/>
              <w:noProof/>
              <w:sz w:val="22"/>
              <w:lang w:val="en-US"/>
            </w:rPr>
          </w:pPr>
          <w:hyperlink w:anchor="_Toc490854776" w:history="1">
            <w:r w:rsidR="001B24BB" w:rsidRPr="00150B52">
              <w:rPr>
                <w:rStyle w:val="Hyperlink"/>
                <w:noProof/>
              </w:rPr>
              <w:t>November 11 (12) / Athor 15: St. Mena the Martyr</w:t>
            </w:r>
            <w:r w:rsidR="001B24BB">
              <w:rPr>
                <w:noProof/>
                <w:webHidden/>
              </w:rPr>
              <w:tab/>
            </w:r>
            <w:r w:rsidR="001B24BB">
              <w:rPr>
                <w:noProof/>
                <w:webHidden/>
              </w:rPr>
              <w:fldChar w:fldCharType="begin"/>
            </w:r>
            <w:r w:rsidR="001B24BB">
              <w:rPr>
                <w:noProof/>
                <w:webHidden/>
              </w:rPr>
              <w:instrText xml:space="preserve"> PAGEREF _Toc490854776 \h </w:instrText>
            </w:r>
            <w:r w:rsidR="001B24BB">
              <w:rPr>
                <w:noProof/>
                <w:webHidden/>
              </w:rPr>
            </w:r>
            <w:r w:rsidR="001B24BB">
              <w:rPr>
                <w:noProof/>
                <w:webHidden/>
              </w:rPr>
              <w:fldChar w:fldCharType="separate"/>
            </w:r>
            <w:r w:rsidR="001B24BB">
              <w:rPr>
                <w:noProof/>
                <w:webHidden/>
              </w:rPr>
              <w:t>804</w:t>
            </w:r>
            <w:r w:rsidR="001B24BB">
              <w:rPr>
                <w:noProof/>
                <w:webHidden/>
              </w:rPr>
              <w:fldChar w:fldCharType="end"/>
            </w:r>
          </w:hyperlink>
        </w:p>
        <w:p w14:paraId="69483893" w14:textId="49BA5DCB" w:rsidR="001B24BB" w:rsidRDefault="00217567">
          <w:pPr>
            <w:pStyle w:val="TOC3"/>
            <w:tabs>
              <w:tab w:val="right" w:leader="dot" w:pos="8846"/>
            </w:tabs>
            <w:rPr>
              <w:rFonts w:asciiTheme="minorHAnsi" w:eastAsiaTheme="minorEastAsia" w:hAnsiTheme="minorHAnsi"/>
              <w:noProof/>
              <w:sz w:val="22"/>
              <w:lang w:val="en-US"/>
            </w:rPr>
          </w:pPr>
          <w:hyperlink w:anchor="_Toc490854777" w:history="1">
            <w:r w:rsidR="001B24BB" w:rsidRPr="00150B52">
              <w:rPr>
                <w:rStyle w:val="Hyperlink"/>
                <w:noProof/>
              </w:rPr>
              <w:t>November 13 (14) / Athor 17: St. John Chrysostom</w:t>
            </w:r>
            <w:r w:rsidR="001B24BB">
              <w:rPr>
                <w:noProof/>
                <w:webHidden/>
              </w:rPr>
              <w:tab/>
            </w:r>
            <w:r w:rsidR="001B24BB">
              <w:rPr>
                <w:noProof/>
                <w:webHidden/>
              </w:rPr>
              <w:fldChar w:fldCharType="begin"/>
            </w:r>
            <w:r w:rsidR="001B24BB">
              <w:rPr>
                <w:noProof/>
                <w:webHidden/>
              </w:rPr>
              <w:instrText xml:space="preserve"> PAGEREF _Toc490854777 \h </w:instrText>
            </w:r>
            <w:r w:rsidR="001B24BB">
              <w:rPr>
                <w:noProof/>
                <w:webHidden/>
              </w:rPr>
            </w:r>
            <w:r w:rsidR="001B24BB">
              <w:rPr>
                <w:noProof/>
                <w:webHidden/>
              </w:rPr>
              <w:fldChar w:fldCharType="separate"/>
            </w:r>
            <w:r w:rsidR="001B24BB">
              <w:rPr>
                <w:noProof/>
                <w:webHidden/>
              </w:rPr>
              <w:t>806</w:t>
            </w:r>
            <w:r w:rsidR="001B24BB">
              <w:rPr>
                <w:noProof/>
                <w:webHidden/>
              </w:rPr>
              <w:fldChar w:fldCharType="end"/>
            </w:r>
          </w:hyperlink>
        </w:p>
        <w:p w14:paraId="12AF4DED" w14:textId="0DBD1008" w:rsidR="001B24BB" w:rsidRDefault="00217567">
          <w:pPr>
            <w:pStyle w:val="TOC3"/>
            <w:tabs>
              <w:tab w:val="right" w:leader="dot" w:pos="8846"/>
            </w:tabs>
            <w:rPr>
              <w:rFonts w:asciiTheme="minorHAnsi" w:eastAsiaTheme="minorEastAsia" w:hAnsiTheme="minorHAnsi"/>
              <w:noProof/>
              <w:sz w:val="22"/>
              <w:lang w:val="en-US"/>
            </w:rPr>
          </w:pPr>
          <w:hyperlink w:anchor="_Toc490854778" w:history="1">
            <w:r w:rsidR="001B24BB" w:rsidRPr="00150B52">
              <w:rPr>
                <w:rStyle w:val="Hyperlink"/>
                <w:noProof/>
              </w:rPr>
              <w:t>November 14 (15) / Athor 18: St. Philip the Apostle</w:t>
            </w:r>
            <w:r w:rsidR="001B24BB">
              <w:rPr>
                <w:noProof/>
                <w:webHidden/>
              </w:rPr>
              <w:tab/>
            </w:r>
            <w:r w:rsidR="001B24BB">
              <w:rPr>
                <w:noProof/>
                <w:webHidden/>
              </w:rPr>
              <w:fldChar w:fldCharType="begin"/>
            </w:r>
            <w:r w:rsidR="001B24BB">
              <w:rPr>
                <w:noProof/>
                <w:webHidden/>
              </w:rPr>
              <w:instrText xml:space="preserve"> PAGEREF _Toc490854778 \h </w:instrText>
            </w:r>
            <w:r w:rsidR="001B24BB">
              <w:rPr>
                <w:noProof/>
                <w:webHidden/>
              </w:rPr>
            </w:r>
            <w:r w:rsidR="001B24BB">
              <w:rPr>
                <w:noProof/>
                <w:webHidden/>
              </w:rPr>
              <w:fldChar w:fldCharType="separate"/>
            </w:r>
            <w:r w:rsidR="001B24BB">
              <w:rPr>
                <w:noProof/>
                <w:webHidden/>
              </w:rPr>
              <w:t>807</w:t>
            </w:r>
            <w:r w:rsidR="001B24BB">
              <w:rPr>
                <w:noProof/>
                <w:webHidden/>
              </w:rPr>
              <w:fldChar w:fldCharType="end"/>
            </w:r>
          </w:hyperlink>
        </w:p>
        <w:p w14:paraId="6A4D2D80" w14:textId="4AB33943" w:rsidR="001B24BB" w:rsidRDefault="00217567">
          <w:pPr>
            <w:pStyle w:val="TOC3"/>
            <w:tabs>
              <w:tab w:val="right" w:leader="dot" w:pos="8846"/>
            </w:tabs>
            <w:rPr>
              <w:rFonts w:asciiTheme="minorHAnsi" w:eastAsiaTheme="minorEastAsia" w:hAnsiTheme="minorHAnsi"/>
              <w:noProof/>
              <w:sz w:val="22"/>
              <w:lang w:val="en-US"/>
            </w:rPr>
          </w:pPr>
          <w:hyperlink w:anchor="_Toc490854779" w:history="1">
            <w:r w:rsidR="001B24BB" w:rsidRPr="00150B52">
              <w:rPr>
                <w:rStyle w:val="Hyperlink"/>
                <w:noProof/>
              </w:rPr>
              <w:t>November 15 (16) / Athor 19: The Preaching of St. Bartholomew</w:t>
            </w:r>
            <w:r w:rsidR="001B24BB">
              <w:rPr>
                <w:noProof/>
                <w:webHidden/>
              </w:rPr>
              <w:tab/>
            </w:r>
            <w:r w:rsidR="001B24BB">
              <w:rPr>
                <w:noProof/>
                <w:webHidden/>
              </w:rPr>
              <w:fldChar w:fldCharType="begin"/>
            </w:r>
            <w:r w:rsidR="001B24BB">
              <w:rPr>
                <w:noProof/>
                <w:webHidden/>
              </w:rPr>
              <w:instrText xml:space="preserve"> PAGEREF _Toc490854779 \h </w:instrText>
            </w:r>
            <w:r w:rsidR="001B24BB">
              <w:rPr>
                <w:noProof/>
                <w:webHidden/>
              </w:rPr>
            </w:r>
            <w:r w:rsidR="001B24BB">
              <w:rPr>
                <w:noProof/>
                <w:webHidden/>
              </w:rPr>
              <w:fldChar w:fldCharType="separate"/>
            </w:r>
            <w:r w:rsidR="001B24BB">
              <w:rPr>
                <w:noProof/>
                <w:webHidden/>
              </w:rPr>
              <w:t>808</w:t>
            </w:r>
            <w:r w:rsidR="001B24BB">
              <w:rPr>
                <w:noProof/>
                <w:webHidden/>
              </w:rPr>
              <w:fldChar w:fldCharType="end"/>
            </w:r>
          </w:hyperlink>
        </w:p>
        <w:p w14:paraId="2DD76E61" w14:textId="2BA4E7BA" w:rsidR="001B24BB" w:rsidRDefault="00217567">
          <w:pPr>
            <w:pStyle w:val="TOC3"/>
            <w:tabs>
              <w:tab w:val="right" w:leader="dot" w:pos="8846"/>
            </w:tabs>
            <w:rPr>
              <w:rFonts w:asciiTheme="minorHAnsi" w:eastAsiaTheme="minorEastAsia" w:hAnsiTheme="minorHAnsi"/>
              <w:noProof/>
              <w:sz w:val="22"/>
              <w:lang w:val="en-US"/>
            </w:rPr>
          </w:pPr>
          <w:hyperlink w:anchor="_Toc490854780" w:history="1">
            <w:r w:rsidR="001B24BB" w:rsidRPr="00150B52">
              <w:rPr>
                <w:rStyle w:val="Hyperlink"/>
                <w:noProof/>
              </w:rPr>
              <w:t>November 15 (16) / Athor 19: Also the Consecration of the Church of Sts. Sergius and Bacchus.</w:t>
            </w:r>
            <w:r w:rsidR="001B24BB">
              <w:rPr>
                <w:noProof/>
                <w:webHidden/>
              </w:rPr>
              <w:tab/>
            </w:r>
            <w:r w:rsidR="001B24BB">
              <w:rPr>
                <w:noProof/>
                <w:webHidden/>
              </w:rPr>
              <w:fldChar w:fldCharType="begin"/>
            </w:r>
            <w:r w:rsidR="001B24BB">
              <w:rPr>
                <w:noProof/>
                <w:webHidden/>
              </w:rPr>
              <w:instrText xml:space="preserve"> PAGEREF _Toc490854780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CB241C6" w14:textId="0F4F0042" w:rsidR="001B24BB" w:rsidRDefault="00217567">
          <w:pPr>
            <w:pStyle w:val="TOC3"/>
            <w:tabs>
              <w:tab w:val="right" w:leader="dot" w:pos="8846"/>
            </w:tabs>
            <w:rPr>
              <w:rFonts w:asciiTheme="minorHAnsi" w:eastAsiaTheme="minorEastAsia" w:hAnsiTheme="minorHAnsi"/>
              <w:noProof/>
              <w:sz w:val="22"/>
              <w:lang w:val="en-US"/>
            </w:rPr>
          </w:pPr>
          <w:hyperlink w:anchor="_Toc490854781" w:history="1">
            <w:r w:rsidR="001B24BB" w:rsidRPr="00150B52">
              <w:rPr>
                <w:rStyle w:val="Hyperlink"/>
                <w:noProof/>
              </w:rPr>
              <w:t>November 16 (17) / Athor 20: Consecration of Sts. Theodore and Theodore</w:t>
            </w:r>
            <w:r w:rsidR="001B24BB">
              <w:rPr>
                <w:noProof/>
                <w:webHidden/>
              </w:rPr>
              <w:tab/>
            </w:r>
            <w:r w:rsidR="001B24BB">
              <w:rPr>
                <w:noProof/>
                <w:webHidden/>
              </w:rPr>
              <w:fldChar w:fldCharType="begin"/>
            </w:r>
            <w:r w:rsidR="001B24BB">
              <w:rPr>
                <w:noProof/>
                <w:webHidden/>
              </w:rPr>
              <w:instrText xml:space="preserve"> PAGEREF _Toc490854781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1D922E29" w14:textId="263CC55E" w:rsidR="001B24BB" w:rsidRDefault="00217567">
          <w:pPr>
            <w:pStyle w:val="TOC3"/>
            <w:tabs>
              <w:tab w:val="right" w:leader="dot" w:pos="8846"/>
            </w:tabs>
            <w:rPr>
              <w:rFonts w:asciiTheme="minorHAnsi" w:eastAsiaTheme="minorEastAsia" w:hAnsiTheme="minorHAnsi"/>
              <w:noProof/>
              <w:sz w:val="22"/>
              <w:lang w:val="en-US"/>
            </w:rPr>
          </w:pPr>
          <w:hyperlink w:anchor="_Toc490854782" w:history="1">
            <w:r w:rsidR="001B24BB" w:rsidRPr="00150B52">
              <w:rPr>
                <w:rStyle w:val="Hyperlink"/>
                <w:noProof/>
              </w:rPr>
              <w:t>November 17 (18) / Athor 21: Commemoration of the Theotokos</w:t>
            </w:r>
            <w:r w:rsidR="001B24BB">
              <w:rPr>
                <w:noProof/>
                <w:webHidden/>
              </w:rPr>
              <w:tab/>
            </w:r>
            <w:r w:rsidR="001B24BB">
              <w:rPr>
                <w:noProof/>
                <w:webHidden/>
              </w:rPr>
              <w:fldChar w:fldCharType="begin"/>
            </w:r>
            <w:r w:rsidR="001B24BB">
              <w:rPr>
                <w:noProof/>
                <w:webHidden/>
              </w:rPr>
              <w:instrText xml:space="preserve"> PAGEREF _Toc490854782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0C019D96" w14:textId="24681DBC" w:rsidR="001B24BB" w:rsidRDefault="00217567">
          <w:pPr>
            <w:pStyle w:val="TOC3"/>
            <w:tabs>
              <w:tab w:val="right" w:leader="dot" w:pos="8846"/>
            </w:tabs>
            <w:rPr>
              <w:rFonts w:asciiTheme="minorHAnsi" w:eastAsiaTheme="minorEastAsia" w:hAnsiTheme="minorHAnsi"/>
              <w:noProof/>
              <w:sz w:val="22"/>
              <w:lang w:val="en-US"/>
            </w:rPr>
          </w:pPr>
          <w:hyperlink w:anchor="_Toc490854783" w:history="1">
            <w:r w:rsidR="001B24BB" w:rsidRPr="00150B52">
              <w:rPr>
                <w:rStyle w:val="Hyperlink"/>
                <w:noProof/>
              </w:rPr>
              <w:t>November 17 (18) / Athor 21: St. Gregory the Wonderworker</w:t>
            </w:r>
            <w:r w:rsidR="001B24BB">
              <w:rPr>
                <w:noProof/>
                <w:webHidden/>
              </w:rPr>
              <w:tab/>
            </w:r>
            <w:r w:rsidR="001B24BB">
              <w:rPr>
                <w:noProof/>
                <w:webHidden/>
              </w:rPr>
              <w:fldChar w:fldCharType="begin"/>
            </w:r>
            <w:r w:rsidR="001B24BB">
              <w:rPr>
                <w:noProof/>
                <w:webHidden/>
              </w:rPr>
              <w:instrText xml:space="preserve"> PAGEREF _Toc490854783 \h </w:instrText>
            </w:r>
            <w:r w:rsidR="001B24BB">
              <w:rPr>
                <w:noProof/>
                <w:webHidden/>
              </w:rPr>
            </w:r>
            <w:r w:rsidR="001B24BB">
              <w:rPr>
                <w:noProof/>
                <w:webHidden/>
              </w:rPr>
              <w:fldChar w:fldCharType="separate"/>
            </w:r>
            <w:r w:rsidR="001B24BB">
              <w:rPr>
                <w:noProof/>
                <w:webHidden/>
              </w:rPr>
              <w:t>809</w:t>
            </w:r>
            <w:r w:rsidR="001B24BB">
              <w:rPr>
                <w:noProof/>
                <w:webHidden/>
              </w:rPr>
              <w:fldChar w:fldCharType="end"/>
            </w:r>
          </w:hyperlink>
        </w:p>
        <w:p w14:paraId="350729EE" w14:textId="36F12D58" w:rsidR="001B24BB" w:rsidRDefault="00217567">
          <w:pPr>
            <w:pStyle w:val="TOC3"/>
            <w:tabs>
              <w:tab w:val="right" w:leader="dot" w:pos="8846"/>
            </w:tabs>
            <w:rPr>
              <w:rFonts w:asciiTheme="minorHAnsi" w:eastAsiaTheme="minorEastAsia" w:hAnsiTheme="minorHAnsi"/>
              <w:noProof/>
              <w:sz w:val="22"/>
              <w:lang w:val="en-US"/>
            </w:rPr>
          </w:pPr>
          <w:hyperlink w:anchor="_Toc490854784" w:history="1">
            <w:r w:rsidR="001B24BB" w:rsidRPr="00150B52">
              <w:rPr>
                <w:rStyle w:val="Hyperlink"/>
                <w:noProof/>
              </w:rPr>
              <w:t>November 18 (19) / Athor 22: Martyrdom of Sts. Cosmas, Damian, and their Brothers</w:t>
            </w:r>
            <w:r w:rsidR="001B24BB">
              <w:rPr>
                <w:noProof/>
                <w:webHidden/>
              </w:rPr>
              <w:tab/>
            </w:r>
            <w:r w:rsidR="001B24BB">
              <w:rPr>
                <w:noProof/>
                <w:webHidden/>
              </w:rPr>
              <w:fldChar w:fldCharType="begin"/>
            </w:r>
            <w:r w:rsidR="001B24BB">
              <w:rPr>
                <w:noProof/>
                <w:webHidden/>
              </w:rPr>
              <w:instrText xml:space="preserve"> PAGEREF _Toc490854784 \h </w:instrText>
            </w:r>
            <w:r w:rsidR="001B24BB">
              <w:rPr>
                <w:noProof/>
                <w:webHidden/>
              </w:rPr>
            </w:r>
            <w:r w:rsidR="001B24BB">
              <w:rPr>
                <w:noProof/>
                <w:webHidden/>
              </w:rPr>
              <w:fldChar w:fldCharType="separate"/>
            </w:r>
            <w:r w:rsidR="001B24BB">
              <w:rPr>
                <w:noProof/>
                <w:webHidden/>
              </w:rPr>
              <w:t>810</w:t>
            </w:r>
            <w:r w:rsidR="001B24BB">
              <w:rPr>
                <w:noProof/>
                <w:webHidden/>
              </w:rPr>
              <w:fldChar w:fldCharType="end"/>
            </w:r>
          </w:hyperlink>
        </w:p>
        <w:p w14:paraId="6EE07044" w14:textId="7C4D2549" w:rsidR="001B24BB" w:rsidRDefault="00217567">
          <w:pPr>
            <w:pStyle w:val="TOC3"/>
            <w:tabs>
              <w:tab w:val="right" w:leader="dot" w:pos="8846"/>
            </w:tabs>
            <w:rPr>
              <w:rFonts w:asciiTheme="minorHAnsi" w:eastAsiaTheme="minorEastAsia" w:hAnsiTheme="minorHAnsi"/>
              <w:noProof/>
              <w:sz w:val="22"/>
              <w:lang w:val="en-US"/>
            </w:rPr>
          </w:pPr>
          <w:hyperlink w:anchor="_Toc490854785" w:history="1">
            <w:r w:rsidR="001B24BB" w:rsidRPr="00150B52">
              <w:rPr>
                <w:rStyle w:val="Hyperlink"/>
                <w:noProof/>
              </w:rPr>
              <w:t>November 19 (20) / Athor 23: St. Cornelius</w:t>
            </w:r>
            <w:r w:rsidR="001B24BB">
              <w:rPr>
                <w:noProof/>
                <w:webHidden/>
              </w:rPr>
              <w:tab/>
            </w:r>
            <w:r w:rsidR="001B24BB">
              <w:rPr>
                <w:noProof/>
                <w:webHidden/>
              </w:rPr>
              <w:fldChar w:fldCharType="begin"/>
            </w:r>
            <w:r w:rsidR="001B24BB">
              <w:rPr>
                <w:noProof/>
                <w:webHidden/>
              </w:rPr>
              <w:instrText xml:space="preserve"> PAGEREF _Toc490854785 \h </w:instrText>
            </w:r>
            <w:r w:rsidR="001B24BB">
              <w:rPr>
                <w:noProof/>
                <w:webHidden/>
              </w:rPr>
            </w:r>
            <w:r w:rsidR="001B24BB">
              <w:rPr>
                <w:noProof/>
                <w:webHidden/>
              </w:rPr>
              <w:fldChar w:fldCharType="separate"/>
            </w:r>
            <w:r w:rsidR="001B24BB">
              <w:rPr>
                <w:noProof/>
                <w:webHidden/>
              </w:rPr>
              <w:t>812</w:t>
            </w:r>
            <w:r w:rsidR="001B24BB">
              <w:rPr>
                <w:noProof/>
                <w:webHidden/>
              </w:rPr>
              <w:fldChar w:fldCharType="end"/>
            </w:r>
          </w:hyperlink>
        </w:p>
        <w:p w14:paraId="333FD49E" w14:textId="1E611B7B" w:rsidR="001B24BB" w:rsidRDefault="00217567">
          <w:pPr>
            <w:pStyle w:val="TOC3"/>
            <w:tabs>
              <w:tab w:val="right" w:leader="dot" w:pos="8846"/>
            </w:tabs>
            <w:rPr>
              <w:rFonts w:asciiTheme="minorHAnsi" w:eastAsiaTheme="minorEastAsia" w:hAnsiTheme="minorHAnsi"/>
              <w:noProof/>
              <w:sz w:val="22"/>
              <w:lang w:val="en-US"/>
            </w:rPr>
          </w:pPr>
          <w:hyperlink w:anchor="_Toc490854786" w:history="1">
            <w:r w:rsidR="001B24BB" w:rsidRPr="00150B52">
              <w:rPr>
                <w:rStyle w:val="Hyperlink"/>
                <w:noProof/>
              </w:rPr>
              <w:t>November 19 (20) / Athor 23: Also Consecration of the Church of St. Marina</w:t>
            </w:r>
            <w:r w:rsidR="001B24BB">
              <w:rPr>
                <w:noProof/>
                <w:webHidden/>
              </w:rPr>
              <w:tab/>
            </w:r>
            <w:r w:rsidR="001B24BB">
              <w:rPr>
                <w:noProof/>
                <w:webHidden/>
              </w:rPr>
              <w:fldChar w:fldCharType="begin"/>
            </w:r>
            <w:r w:rsidR="001B24BB">
              <w:rPr>
                <w:noProof/>
                <w:webHidden/>
              </w:rPr>
              <w:instrText xml:space="preserve"> PAGEREF _Toc490854786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32CC8B3D" w14:textId="00E009E9" w:rsidR="001B24BB" w:rsidRDefault="00217567">
          <w:pPr>
            <w:pStyle w:val="TOC3"/>
            <w:tabs>
              <w:tab w:val="right" w:leader="dot" w:pos="8846"/>
            </w:tabs>
            <w:rPr>
              <w:rFonts w:asciiTheme="minorHAnsi" w:eastAsiaTheme="minorEastAsia" w:hAnsiTheme="minorHAnsi"/>
              <w:noProof/>
              <w:sz w:val="22"/>
              <w:lang w:val="en-US"/>
            </w:rPr>
          </w:pPr>
          <w:hyperlink w:anchor="_Toc490854787" w:history="1">
            <w:r w:rsidR="001B24BB" w:rsidRPr="00150B52">
              <w:rPr>
                <w:rStyle w:val="Hyperlink"/>
                <w:noProof/>
              </w:rPr>
              <w:t>November 20 (21) / Athor 24: The Twenty Four Presbyters</w:t>
            </w:r>
            <w:r w:rsidR="001B24BB">
              <w:rPr>
                <w:noProof/>
                <w:webHidden/>
              </w:rPr>
              <w:tab/>
            </w:r>
            <w:r w:rsidR="001B24BB">
              <w:rPr>
                <w:noProof/>
                <w:webHidden/>
              </w:rPr>
              <w:fldChar w:fldCharType="begin"/>
            </w:r>
            <w:r w:rsidR="001B24BB">
              <w:rPr>
                <w:noProof/>
                <w:webHidden/>
              </w:rPr>
              <w:instrText xml:space="preserve"> PAGEREF _Toc490854787 \h </w:instrText>
            </w:r>
            <w:r w:rsidR="001B24BB">
              <w:rPr>
                <w:noProof/>
                <w:webHidden/>
              </w:rPr>
            </w:r>
            <w:r w:rsidR="001B24BB">
              <w:rPr>
                <w:noProof/>
                <w:webHidden/>
              </w:rPr>
              <w:fldChar w:fldCharType="separate"/>
            </w:r>
            <w:r w:rsidR="001B24BB">
              <w:rPr>
                <w:noProof/>
                <w:webHidden/>
              </w:rPr>
              <w:t>813</w:t>
            </w:r>
            <w:r w:rsidR="001B24BB">
              <w:rPr>
                <w:noProof/>
                <w:webHidden/>
              </w:rPr>
              <w:fldChar w:fldCharType="end"/>
            </w:r>
          </w:hyperlink>
        </w:p>
        <w:p w14:paraId="6C0674D4" w14:textId="75A02CDC" w:rsidR="001B24BB" w:rsidRDefault="00217567">
          <w:pPr>
            <w:pStyle w:val="TOC3"/>
            <w:tabs>
              <w:tab w:val="right" w:leader="dot" w:pos="8846"/>
            </w:tabs>
            <w:rPr>
              <w:rFonts w:asciiTheme="minorHAnsi" w:eastAsiaTheme="minorEastAsia" w:hAnsiTheme="minorHAnsi"/>
              <w:noProof/>
              <w:sz w:val="22"/>
              <w:lang w:val="en-US"/>
            </w:rPr>
          </w:pPr>
          <w:hyperlink w:anchor="_Toc490854788" w:history="1">
            <w:r w:rsidR="001B24BB" w:rsidRPr="00150B52">
              <w:rPr>
                <w:rStyle w:val="Hyperlink"/>
                <w:noProof/>
              </w:rPr>
              <w:t>November 21 (22) / Athor 25: St. Philopater Mercurius</w:t>
            </w:r>
            <w:r w:rsidR="001B24BB">
              <w:rPr>
                <w:noProof/>
                <w:webHidden/>
              </w:rPr>
              <w:tab/>
            </w:r>
            <w:r w:rsidR="001B24BB">
              <w:rPr>
                <w:noProof/>
                <w:webHidden/>
              </w:rPr>
              <w:fldChar w:fldCharType="begin"/>
            </w:r>
            <w:r w:rsidR="001B24BB">
              <w:rPr>
                <w:noProof/>
                <w:webHidden/>
              </w:rPr>
              <w:instrText xml:space="preserve"> PAGEREF _Toc490854788 \h </w:instrText>
            </w:r>
            <w:r w:rsidR="001B24BB">
              <w:rPr>
                <w:noProof/>
                <w:webHidden/>
              </w:rPr>
            </w:r>
            <w:r w:rsidR="001B24BB">
              <w:rPr>
                <w:noProof/>
                <w:webHidden/>
              </w:rPr>
              <w:fldChar w:fldCharType="separate"/>
            </w:r>
            <w:r w:rsidR="001B24BB">
              <w:rPr>
                <w:noProof/>
                <w:webHidden/>
              </w:rPr>
              <w:t>816</w:t>
            </w:r>
            <w:r w:rsidR="001B24BB">
              <w:rPr>
                <w:noProof/>
                <w:webHidden/>
              </w:rPr>
              <w:fldChar w:fldCharType="end"/>
            </w:r>
          </w:hyperlink>
        </w:p>
        <w:p w14:paraId="4EBCE8C5" w14:textId="473E085F" w:rsidR="001B24BB" w:rsidRDefault="00217567">
          <w:pPr>
            <w:pStyle w:val="TOC3"/>
            <w:tabs>
              <w:tab w:val="right" w:leader="dot" w:pos="8846"/>
            </w:tabs>
            <w:rPr>
              <w:rFonts w:asciiTheme="minorHAnsi" w:eastAsiaTheme="minorEastAsia" w:hAnsiTheme="minorHAnsi"/>
              <w:noProof/>
              <w:sz w:val="22"/>
              <w:lang w:val="en-US"/>
            </w:rPr>
          </w:pPr>
          <w:hyperlink w:anchor="_Toc490854789" w:history="1">
            <w:r w:rsidR="001B24BB" w:rsidRPr="00150B52">
              <w:rPr>
                <w:rStyle w:val="Hyperlink"/>
                <w:noProof/>
              </w:rPr>
              <w:t>November 22 (23) / Athor 26: St. Gregory of Nyssa</w:t>
            </w:r>
            <w:r w:rsidR="001B24BB">
              <w:rPr>
                <w:noProof/>
                <w:webHidden/>
              </w:rPr>
              <w:tab/>
            </w:r>
            <w:r w:rsidR="001B24BB">
              <w:rPr>
                <w:noProof/>
                <w:webHidden/>
              </w:rPr>
              <w:fldChar w:fldCharType="begin"/>
            </w:r>
            <w:r w:rsidR="001B24BB">
              <w:rPr>
                <w:noProof/>
                <w:webHidden/>
              </w:rPr>
              <w:instrText xml:space="preserve"> PAGEREF _Toc490854789 \h </w:instrText>
            </w:r>
            <w:r w:rsidR="001B24BB">
              <w:rPr>
                <w:noProof/>
                <w:webHidden/>
              </w:rPr>
            </w:r>
            <w:r w:rsidR="001B24BB">
              <w:rPr>
                <w:noProof/>
                <w:webHidden/>
              </w:rPr>
              <w:fldChar w:fldCharType="separate"/>
            </w:r>
            <w:r w:rsidR="001B24BB">
              <w:rPr>
                <w:noProof/>
                <w:webHidden/>
              </w:rPr>
              <w:t>817</w:t>
            </w:r>
            <w:r w:rsidR="001B24BB">
              <w:rPr>
                <w:noProof/>
                <w:webHidden/>
              </w:rPr>
              <w:fldChar w:fldCharType="end"/>
            </w:r>
          </w:hyperlink>
        </w:p>
        <w:p w14:paraId="403A9BDE" w14:textId="040D302B" w:rsidR="001B24BB" w:rsidRDefault="00217567">
          <w:pPr>
            <w:pStyle w:val="TOC3"/>
            <w:tabs>
              <w:tab w:val="right" w:leader="dot" w:pos="8846"/>
            </w:tabs>
            <w:rPr>
              <w:rFonts w:asciiTheme="minorHAnsi" w:eastAsiaTheme="minorEastAsia" w:hAnsiTheme="minorHAnsi"/>
              <w:noProof/>
              <w:sz w:val="22"/>
              <w:lang w:val="en-US"/>
            </w:rPr>
          </w:pPr>
          <w:hyperlink w:anchor="_Toc490854790" w:history="1">
            <w:r w:rsidR="001B24BB" w:rsidRPr="00150B52">
              <w:rPr>
                <w:rStyle w:val="Hyperlink"/>
                <w:noProof/>
              </w:rPr>
              <w:t>November 23 (24) / Athor 27: St. James the Sawn-Asunder</w:t>
            </w:r>
            <w:r w:rsidR="001B24BB">
              <w:rPr>
                <w:noProof/>
                <w:webHidden/>
              </w:rPr>
              <w:tab/>
            </w:r>
            <w:r w:rsidR="001B24BB">
              <w:rPr>
                <w:noProof/>
                <w:webHidden/>
              </w:rPr>
              <w:fldChar w:fldCharType="begin"/>
            </w:r>
            <w:r w:rsidR="001B24BB">
              <w:rPr>
                <w:noProof/>
                <w:webHidden/>
              </w:rPr>
              <w:instrText xml:space="preserve"> PAGEREF _Toc490854790 \h </w:instrText>
            </w:r>
            <w:r w:rsidR="001B24BB">
              <w:rPr>
                <w:noProof/>
                <w:webHidden/>
              </w:rPr>
            </w:r>
            <w:r w:rsidR="001B24BB">
              <w:rPr>
                <w:noProof/>
                <w:webHidden/>
              </w:rPr>
              <w:fldChar w:fldCharType="separate"/>
            </w:r>
            <w:r w:rsidR="001B24BB">
              <w:rPr>
                <w:noProof/>
                <w:webHidden/>
              </w:rPr>
              <w:t>818</w:t>
            </w:r>
            <w:r w:rsidR="001B24BB">
              <w:rPr>
                <w:noProof/>
                <w:webHidden/>
              </w:rPr>
              <w:fldChar w:fldCharType="end"/>
            </w:r>
          </w:hyperlink>
        </w:p>
        <w:p w14:paraId="237A665F" w14:textId="73B4E097" w:rsidR="001B24BB" w:rsidRDefault="00217567">
          <w:pPr>
            <w:pStyle w:val="TOC3"/>
            <w:tabs>
              <w:tab w:val="right" w:leader="dot" w:pos="8846"/>
            </w:tabs>
            <w:rPr>
              <w:rFonts w:asciiTheme="minorHAnsi" w:eastAsiaTheme="minorEastAsia" w:hAnsiTheme="minorHAnsi"/>
              <w:noProof/>
              <w:sz w:val="22"/>
              <w:lang w:val="en-US"/>
            </w:rPr>
          </w:pPr>
          <w:hyperlink w:anchor="_Toc490854791" w:history="1">
            <w:r w:rsidR="001B24BB" w:rsidRPr="00150B52">
              <w:rPr>
                <w:rStyle w:val="Hyperlink"/>
                <w:noProof/>
              </w:rPr>
              <w:t>November 24 (25) / Athor 28: Martyrdom of St. Serapamon, the bishop of Nikiou</w:t>
            </w:r>
            <w:r w:rsidR="001B24BB">
              <w:rPr>
                <w:noProof/>
                <w:webHidden/>
              </w:rPr>
              <w:tab/>
            </w:r>
            <w:r w:rsidR="001B24BB">
              <w:rPr>
                <w:noProof/>
                <w:webHidden/>
              </w:rPr>
              <w:fldChar w:fldCharType="begin"/>
            </w:r>
            <w:r w:rsidR="001B24BB">
              <w:rPr>
                <w:noProof/>
                <w:webHidden/>
              </w:rPr>
              <w:instrText xml:space="preserve"> PAGEREF _Toc490854791 \h </w:instrText>
            </w:r>
            <w:r w:rsidR="001B24BB">
              <w:rPr>
                <w:noProof/>
                <w:webHidden/>
              </w:rPr>
            </w:r>
            <w:r w:rsidR="001B24BB">
              <w:rPr>
                <w:noProof/>
                <w:webHidden/>
              </w:rPr>
              <w:fldChar w:fldCharType="separate"/>
            </w:r>
            <w:r w:rsidR="001B24BB">
              <w:rPr>
                <w:noProof/>
                <w:webHidden/>
              </w:rPr>
              <w:t>820</w:t>
            </w:r>
            <w:r w:rsidR="001B24BB">
              <w:rPr>
                <w:noProof/>
                <w:webHidden/>
              </w:rPr>
              <w:fldChar w:fldCharType="end"/>
            </w:r>
          </w:hyperlink>
        </w:p>
        <w:p w14:paraId="29B6125F" w14:textId="7DCF0A38" w:rsidR="001B24BB" w:rsidRDefault="00217567">
          <w:pPr>
            <w:pStyle w:val="TOC3"/>
            <w:tabs>
              <w:tab w:val="right" w:leader="dot" w:pos="8846"/>
            </w:tabs>
            <w:rPr>
              <w:rFonts w:asciiTheme="minorHAnsi" w:eastAsiaTheme="minorEastAsia" w:hAnsiTheme="minorHAnsi"/>
              <w:noProof/>
              <w:sz w:val="22"/>
              <w:lang w:val="en-US"/>
            </w:rPr>
          </w:pPr>
          <w:hyperlink w:anchor="_Toc490854792" w:history="1">
            <w:r w:rsidR="001B24BB" w:rsidRPr="00150B52">
              <w:rPr>
                <w:rStyle w:val="Hyperlink"/>
                <w:noProof/>
              </w:rPr>
              <w:t>November 25 (26) / Athor 29: Commemoration of the Annunciation, Nativity, and Resurrection on the 29</w:t>
            </w:r>
            <w:r w:rsidR="001B24BB" w:rsidRPr="00150B52">
              <w:rPr>
                <w:rStyle w:val="Hyperlink"/>
                <w:noProof/>
                <w:vertAlign w:val="superscript"/>
              </w:rPr>
              <w:t>th</w:t>
            </w:r>
            <w:r w:rsidR="001B24BB" w:rsidRPr="00150B5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_Toc490854792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48EB8168" w14:textId="1967C30C" w:rsidR="001B24BB" w:rsidRDefault="00217567">
          <w:pPr>
            <w:pStyle w:val="TOC3"/>
            <w:tabs>
              <w:tab w:val="right" w:leader="dot" w:pos="8846"/>
            </w:tabs>
            <w:rPr>
              <w:rFonts w:asciiTheme="minorHAnsi" w:eastAsiaTheme="minorEastAsia" w:hAnsiTheme="minorHAnsi"/>
              <w:noProof/>
              <w:sz w:val="22"/>
              <w:lang w:val="en-US"/>
            </w:rPr>
          </w:pPr>
          <w:hyperlink w:anchor="_Toc490854793" w:history="1">
            <w:r w:rsidR="001B24BB" w:rsidRPr="00150B52">
              <w:rPr>
                <w:rStyle w:val="Hyperlink"/>
                <w:noProof/>
              </w:rPr>
              <w:t>November 25 (26) / Athor 29: Sts. Clement of Rome and Peter of Alexandria</w:t>
            </w:r>
            <w:r w:rsidR="001B24BB">
              <w:rPr>
                <w:noProof/>
                <w:webHidden/>
              </w:rPr>
              <w:tab/>
            </w:r>
            <w:r w:rsidR="001B24BB">
              <w:rPr>
                <w:noProof/>
                <w:webHidden/>
              </w:rPr>
              <w:fldChar w:fldCharType="begin"/>
            </w:r>
            <w:r w:rsidR="001B24BB">
              <w:rPr>
                <w:noProof/>
                <w:webHidden/>
              </w:rPr>
              <w:instrText xml:space="preserve"> PAGEREF _Toc490854793 \h </w:instrText>
            </w:r>
            <w:r w:rsidR="001B24BB">
              <w:rPr>
                <w:noProof/>
                <w:webHidden/>
              </w:rPr>
            </w:r>
            <w:r w:rsidR="001B24BB">
              <w:rPr>
                <w:noProof/>
                <w:webHidden/>
              </w:rPr>
              <w:fldChar w:fldCharType="separate"/>
            </w:r>
            <w:r w:rsidR="001B24BB">
              <w:rPr>
                <w:noProof/>
                <w:webHidden/>
              </w:rPr>
              <w:t>822</w:t>
            </w:r>
            <w:r w:rsidR="001B24BB">
              <w:rPr>
                <w:noProof/>
                <w:webHidden/>
              </w:rPr>
              <w:fldChar w:fldCharType="end"/>
            </w:r>
          </w:hyperlink>
        </w:p>
        <w:p w14:paraId="0DD043C8" w14:textId="53315E5A" w:rsidR="001B24BB" w:rsidRDefault="00217567">
          <w:pPr>
            <w:pStyle w:val="TOC3"/>
            <w:tabs>
              <w:tab w:val="right" w:leader="dot" w:pos="8846"/>
            </w:tabs>
            <w:rPr>
              <w:rFonts w:asciiTheme="minorHAnsi" w:eastAsiaTheme="minorEastAsia" w:hAnsiTheme="minorHAnsi"/>
              <w:noProof/>
              <w:sz w:val="22"/>
              <w:lang w:val="en-US"/>
            </w:rPr>
          </w:pPr>
          <w:hyperlink w:anchor="_Toc490854794" w:history="1">
            <w:r w:rsidR="001B24BB" w:rsidRPr="00150B52">
              <w:rPr>
                <w:rStyle w:val="Hyperlink"/>
                <w:noProof/>
              </w:rPr>
              <w:t>November 26 (27) / Athor 30: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_Toc490854794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09C510B3" w14:textId="5D905ED7" w:rsidR="001B24BB" w:rsidRDefault="00217567">
          <w:pPr>
            <w:pStyle w:val="TOC3"/>
            <w:tabs>
              <w:tab w:val="right" w:leader="dot" w:pos="8846"/>
            </w:tabs>
            <w:rPr>
              <w:rFonts w:asciiTheme="minorHAnsi" w:eastAsiaTheme="minorEastAsia" w:hAnsiTheme="minorHAnsi"/>
              <w:noProof/>
              <w:sz w:val="22"/>
              <w:lang w:val="en-US"/>
            </w:rPr>
          </w:pPr>
          <w:hyperlink w:anchor="_Toc490854795" w:history="1">
            <w:r w:rsidR="001B24BB" w:rsidRPr="00150B52">
              <w:rPr>
                <w:rStyle w:val="Hyperlink"/>
                <w:noProof/>
              </w:rPr>
              <w:t>November 27 (28) / Koiak 1: Consecration of the Church of St. Shenoute</w:t>
            </w:r>
            <w:r w:rsidR="001B24BB">
              <w:rPr>
                <w:noProof/>
                <w:webHidden/>
              </w:rPr>
              <w:tab/>
            </w:r>
            <w:r w:rsidR="001B24BB">
              <w:rPr>
                <w:noProof/>
                <w:webHidden/>
              </w:rPr>
              <w:fldChar w:fldCharType="begin"/>
            </w:r>
            <w:r w:rsidR="001B24BB">
              <w:rPr>
                <w:noProof/>
                <w:webHidden/>
              </w:rPr>
              <w:instrText xml:space="preserve"> PAGEREF _Toc490854795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81E499D" w14:textId="39F31875" w:rsidR="001B24BB" w:rsidRDefault="00217567">
          <w:pPr>
            <w:pStyle w:val="TOC3"/>
            <w:tabs>
              <w:tab w:val="right" w:leader="dot" w:pos="8846"/>
            </w:tabs>
            <w:rPr>
              <w:rFonts w:asciiTheme="minorHAnsi" w:eastAsiaTheme="minorEastAsia" w:hAnsiTheme="minorHAnsi"/>
              <w:noProof/>
              <w:sz w:val="22"/>
              <w:lang w:val="en-US"/>
            </w:rPr>
          </w:pPr>
          <w:hyperlink w:anchor="_Toc490854796" w:history="1">
            <w:r w:rsidR="001B24BB" w:rsidRPr="00150B52">
              <w:rPr>
                <w:rStyle w:val="Hyperlink"/>
                <w:noProof/>
              </w:rPr>
              <w:t>November 29 (30) / Koiak 3: Entry of the Theotokos into the Temple</w:t>
            </w:r>
            <w:r w:rsidR="001B24BB">
              <w:rPr>
                <w:noProof/>
                <w:webHidden/>
              </w:rPr>
              <w:tab/>
            </w:r>
            <w:r w:rsidR="001B24BB">
              <w:rPr>
                <w:noProof/>
                <w:webHidden/>
              </w:rPr>
              <w:fldChar w:fldCharType="begin"/>
            </w:r>
            <w:r w:rsidR="001B24BB">
              <w:rPr>
                <w:noProof/>
                <w:webHidden/>
              </w:rPr>
              <w:instrText xml:space="preserve"> PAGEREF _Toc490854796 \h </w:instrText>
            </w:r>
            <w:r w:rsidR="001B24BB">
              <w:rPr>
                <w:noProof/>
                <w:webHidden/>
              </w:rPr>
            </w:r>
            <w:r w:rsidR="001B24BB">
              <w:rPr>
                <w:noProof/>
                <w:webHidden/>
              </w:rPr>
              <w:fldChar w:fldCharType="separate"/>
            </w:r>
            <w:r w:rsidR="001B24BB">
              <w:rPr>
                <w:noProof/>
                <w:webHidden/>
              </w:rPr>
              <w:t>824</w:t>
            </w:r>
            <w:r w:rsidR="001B24BB">
              <w:rPr>
                <w:noProof/>
                <w:webHidden/>
              </w:rPr>
              <w:fldChar w:fldCharType="end"/>
            </w:r>
          </w:hyperlink>
        </w:p>
        <w:p w14:paraId="6CFAFAC7" w14:textId="54C3DE8F" w:rsidR="001B24BB" w:rsidRDefault="00217567">
          <w:pPr>
            <w:pStyle w:val="TOC3"/>
            <w:tabs>
              <w:tab w:val="right" w:leader="dot" w:pos="8846"/>
            </w:tabs>
            <w:rPr>
              <w:rFonts w:asciiTheme="minorHAnsi" w:eastAsiaTheme="minorEastAsia" w:hAnsiTheme="minorHAnsi"/>
              <w:noProof/>
              <w:sz w:val="22"/>
              <w:lang w:val="en-US"/>
            </w:rPr>
          </w:pPr>
          <w:hyperlink w:anchor="_Toc490854797" w:history="1">
            <w:r w:rsidR="001B24BB" w:rsidRPr="00150B52">
              <w:rPr>
                <w:rStyle w:val="Hyperlink"/>
                <w:noProof/>
              </w:rPr>
              <w:t>November 30 (December 1) / Koiak 4: Martyrdom of St. Andrew the Apostle</w:t>
            </w:r>
            <w:r w:rsidR="001B24BB">
              <w:rPr>
                <w:noProof/>
                <w:webHidden/>
              </w:rPr>
              <w:tab/>
            </w:r>
            <w:r w:rsidR="001B24BB">
              <w:rPr>
                <w:noProof/>
                <w:webHidden/>
              </w:rPr>
              <w:fldChar w:fldCharType="begin"/>
            </w:r>
            <w:r w:rsidR="001B24BB">
              <w:rPr>
                <w:noProof/>
                <w:webHidden/>
              </w:rPr>
              <w:instrText xml:space="preserve"> PAGEREF _Toc490854797 \h </w:instrText>
            </w:r>
            <w:r w:rsidR="001B24BB">
              <w:rPr>
                <w:noProof/>
                <w:webHidden/>
              </w:rPr>
            </w:r>
            <w:r w:rsidR="001B24BB">
              <w:rPr>
                <w:noProof/>
                <w:webHidden/>
              </w:rPr>
              <w:fldChar w:fldCharType="separate"/>
            </w:r>
            <w:r w:rsidR="001B24BB">
              <w:rPr>
                <w:noProof/>
                <w:webHidden/>
              </w:rPr>
              <w:t>825</w:t>
            </w:r>
            <w:r w:rsidR="001B24BB">
              <w:rPr>
                <w:noProof/>
                <w:webHidden/>
              </w:rPr>
              <w:fldChar w:fldCharType="end"/>
            </w:r>
          </w:hyperlink>
        </w:p>
        <w:p w14:paraId="6F515AC0" w14:textId="2709EDE6" w:rsidR="009E261C" w:rsidRDefault="009E261C" w:rsidP="009E261C">
          <w:r>
            <w:rPr>
              <w:b/>
              <w:bCs/>
              <w:noProof/>
            </w:rPr>
            <w:lastRenderedPageBreak/>
            <w:fldChar w:fldCharType="end"/>
          </w:r>
        </w:p>
      </w:sdtContent>
    </w:sdt>
    <w:p w14:paraId="739756D9" w14:textId="77777777" w:rsidR="00205EA4" w:rsidRDefault="004750F8" w:rsidP="00205EA4">
      <w:pPr>
        <w:pStyle w:val="Heading3"/>
      </w:pPr>
      <w:bookmarkStart w:id="1364" w:name="_Toc490854772"/>
      <w:r>
        <w:t>November 4 (5) / Athor 8</w:t>
      </w:r>
      <w:r w:rsidR="00205EA4">
        <w:t>: The Four Incorporeal Beasts</w:t>
      </w:r>
      <w:bookmarkEnd w:id="1364"/>
    </w:p>
    <w:p w14:paraId="2682F152" w14:textId="5FCB5172" w:rsidR="0082304E" w:rsidRDefault="0082304E" w:rsidP="0082304E">
      <w:pPr>
        <w:pStyle w:val="Heading4"/>
      </w:pPr>
      <w:bookmarkStart w:id="13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6" w:name="_Ref459400553"/>
      <w:r>
        <w:t>The Doxology</w:t>
      </w:r>
      <w:r w:rsidR="00B46E6E">
        <w:t xml:space="preserve"> for the Four Incorporeal Beasts</w:t>
      </w:r>
      <w:bookmarkEnd w:id="1365"/>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7"/>
            <w:r>
              <w:t>Bea</w:t>
            </w:r>
            <w:r w:rsidR="001D2DF6">
              <w:t>s</w:t>
            </w:r>
            <w:r>
              <w:t>ts</w:t>
            </w:r>
            <w:commentRangeEnd w:id="1367"/>
            <w:r>
              <w:rPr>
                <w:rStyle w:val="CommentReference"/>
                <w:rFonts w:ascii="Times New Roman" w:eastAsiaTheme="minorHAnsi" w:hAnsi="Times New Roman" w:cstheme="minorBidi"/>
                <w:color w:val="auto"/>
              </w:rPr>
              <w:commentReference w:id="13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100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8"/>
            <w:r>
              <w:t xml:space="preserve">incessant </w:t>
            </w:r>
            <w:commentRangeEnd w:id="1368"/>
            <w:r>
              <w:rPr>
                <w:rStyle w:val="CommentReference"/>
                <w:rFonts w:ascii="Times New Roman" w:eastAsiaTheme="minorHAnsi" w:hAnsi="Times New Roman" w:cstheme="minorBidi"/>
                <w:color w:val="auto"/>
              </w:rPr>
              <w:commentReference w:id="13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9"/>
            <w:r>
              <w:t>The ministering flames of fire,</w:t>
            </w:r>
            <w:commentRangeEnd w:id="1369"/>
            <w:r>
              <w:rPr>
                <w:rStyle w:val="CommentReference"/>
                <w:rFonts w:ascii="Times New Roman" w:eastAsiaTheme="minorHAnsi" w:hAnsi="Times New Roman" w:cstheme="minorBidi"/>
                <w:color w:val="auto"/>
              </w:rPr>
              <w:commentReference w:id="13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70"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71" w:name="_Toc490854773"/>
      <w:r>
        <w:lastRenderedPageBreak/>
        <w:t>Novem</w:t>
      </w:r>
      <w:r w:rsidR="00423505">
        <w:t>ber 7 (8) / Athor 11: Departure of Anna, mother of the Theotokos</w:t>
      </w:r>
      <w:bookmarkEnd w:id="1371"/>
    </w:p>
    <w:p w14:paraId="44824925" w14:textId="633D3667" w:rsidR="00B23506" w:rsidRDefault="00B23506" w:rsidP="00B23506">
      <w:pPr>
        <w:pStyle w:val="Heading4"/>
      </w:pPr>
      <w:bookmarkStart w:id="1372" w:name="_Ref485625144"/>
      <w:r>
        <w:t>The Doxology for St. Anna, mother of the Theotokos</w:t>
      </w:r>
      <w:bookmarkEnd w:id="1372"/>
      <w:r w:rsidR="006B5522">
        <w:rPr>
          <w:rStyle w:val="FootnoteReference"/>
        </w:rPr>
        <w:footnoteReference w:id="10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lastRenderedPageBreak/>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2"/>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73" w:name="_Ref485105258"/>
      <w:bookmarkStart w:id="1374" w:name="_Ref485105264"/>
      <w:bookmarkStart w:id="1375" w:name="_Ref485105267"/>
      <w:bookmarkStart w:id="1376" w:name="_Toc490854774"/>
      <w:r>
        <w:t>November 8 (9) / Athor 12: Archangel Michael</w:t>
      </w:r>
      <w:bookmarkEnd w:id="1370"/>
      <w:bookmarkEnd w:id="1373"/>
      <w:bookmarkEnd w:id="1374"/>
      <w:bookmarkEnd w:id="1375"/>
      <w:bookmarkEnd w:id="1376"/>
    </w:p>
    <w:p w14:paraId="7E078728" w14:textId="77777777" w:rsidR="004750F8" w:rsidRDefault="004750F8" w:rsidP="004750F8">
      <w:pPr>
        <w:pStyle w:val="Heading4"/>
      </w:pPr>
      <w:bookmarkStart w:id="1377" w:name="_Ref434487967"/>
      <w:r>
        <w:t>The Doxology</w:t>
      </w:r>
      <w:r w:rsidR="009D0B24">
        <w:t xml:space="preserve"> for Archangel Michael</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8"/>
            <w:r w:rsidRPr="004764BD">
              <w:t xml:space="preserve">before </w:t>
            </w:r>
            <w:commentRangeEnd w:id="1378"/>
            <w:r>
              <w:rPr>
                <w:rStyle w:val="CommentReference"/>
                <w:rFonts w:ascii="Times New Roman" w:eastAsiaTheme="minorHAnsi" w:hAnsi="Times New Roman" w:cstheme="minorBidi"/>
                <w:color w:val="auto"/>
              </w:rPr>
              <w:commentReference w:id="13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lastRenderedPageBreak/>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7" w:name="_Ref434487984"/>
      <w:r>
        <w:t>The Doxology for Michael and Gabriel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lastRenderedPageBreak/>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8" w:name="_Toc490854775"/>
      <w:r>
        <w:lastRenderedPageBreak/>
        <w:t>November 10 (11) / Athor 14: St. Martin of Tours</w:t>
      </w:r>
      <w:bookmarkEnd w:id="1388"/>
    </w:p>
    <w:p w14:paraId="098FEB00" w14:textId="77777777" w:rsidR="00056020" w:rsidRDefault="00056020" w:rsidP="00056020">
      <w:pPr>
        <w:pStyle w:val="Heading4"/>
      </w:pPr>
      <w:bookmarkStart w:id="1389" w:name="_Ref439518461"/>
      <w:r>
        <w:t>The Doxology for St. Martin of Tours</w:t>
      </w:r>
      <w:r>
        <w:rPr>
          <w:rStyle w:val="FootnoteReference"/>
        </w:rPr>
        <w:footnoteReference w:id="1006"/>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90" w:name="_Toc490854776"/>
      <w:r>
        <w:lastRenderedPageBreak/>
        <w:t>November 11 (12) / Athor 15: St</w:t>
      </w:r>
      <w:r w:rsidR="004750F8">
        <w:t>. Me</w:t>
      </w:r>
      <w:r>
        <w:t>na the Martyr</w:t>
      </w:r>
      <w:bookmarkEnd w:id="1390"/>
    </w:p>
    <w:p w14:paraId="685781D4" w14:textId="246C52D9" w:rsidR="00E102A0" w:rsidRDefault="00E102A0" w:rsidP="00E102A0">
      <w:pPr>
        <w:pStyle w:val="Heading4"/>
      </w:pPr>
      <w:bookmarkStart w:id="1391"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92" w:name="_Ref465591760"/>
      <w:r>
        <w:t>The Doxology</w:t>
      </w:r>
      <w:r w:rsidR="00B46E6E">
        <w:t xml:space="preserve"> for St. Mena</w:t>
      </w:r>
      <w:bookmarkEnd w:id="1391"/>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93"/>
            <w:r w:rsidRPr="004764BD">
              <w:t>Voice Divine</w:t>
            </w:r>
            <w:commentRangeEnd w:id="1393"/>
            <w:r>
              <w:rPr>
                <w:rStyle w:val="CommentReference"/>
                <w:rFonts w:ascii="Times New Roman" w:eastAsiaTheme="minorHAnsi" w:hAnsi="Times New Roman" w:cstheme="minorBidi"/>
                <w:color w:val="auto"/>
              </w:rPr>
              <w:commentReference w:id="13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4"/>
            <w:r w:rsidRPr="004764BD">
              <w:t xml:space="preserve">received </w:t>
            </w:r>
            <w:commentRangeEnd w:id="1394"/>
            <w:r>
              <w:rPr>
                <w:rStyle w:val="CommentReference"/>
                <w:rFonts w:ascii="Times New Roman" w:eastAsiaTheme="minorHAnsi" w:hAnsi="Times New Roman" w:cstheme="minorBidi"/>
                <w:color w:val="auto"/>
              </w:rPr>
              <w:commentReference w:id="13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5" w:name="_Toc490854777"/>
      <w:r>
        <w:lastRenderedPageBreak/>
        <w:t>November 13 (14) / Athor 17</w:t>
      </w:r>
      <w:r w:rsidR="00072CB8">
        <w:t>: St</w:t>
      </w:r>
      <w:r>
        <w:t>. John Chrysostom</w:t>
      </w:r>
      <w:bookmarkEnd w:id="1395"/>
    </w:p>
    <w:p w14:paraId="3EC5F863" w14:textId="3E5F9225" w:rsidR="00E64404" w:rsidRDefault="00E64404" w:rsidP="00E64404">
      <w:pPr>
        <w:pStyle w:val="Heading4"/>
      </w:pPr>
      <w:bookmarkStart w:id="1396" w:name="_Ref467356854"/>
      <w:r>
        <w:t>The Doxology for St. John Chrysostom</w:t>
      </w:r>
      <w:r>
        <w:rPr>
          <w:rStyle w:val="FootnoteReference"/>
        </w:rPr>
        <w:footnoteReference w:id="1007"/>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7" w:name="_Toc490854778"/>
      <w:r>
        <w:t>November 14 (15) / Athor 18: St. Philip the Apostle</w:t>
      </w:r>
      <w:bookmarkEnd w:id="1397"/>
    </w:p>
    <w:p w14:paraId="0DF27E19" w14:textId="46245B6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lastRenderedPageBreak/>
        <w:t>The Doxology for St. Philip the Apostle</w:t>
      </w:r>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8" w:name="_Ref485971609"/>
      <w:bookmarkStart w:id="1399" w:name="_Ref485971616"/>
      <w:bookmarkStart w:id="1400" w:name="_Toc490854779"/>
      <w:r>
        <w:t>November 15 (16) / Athor 19: The Preaching of St. Bartholomew</w:t>
      </w:r>
      <w:bookmarkEnd w:id="1398"/>
      <w:bookmarkEnd w:id="1399"/>
      <w:bookmarkEnd w:id="1400"/>
    </w:p>
    <w:p w14:paraId="601EB8D7" w14:textId="69EE88E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57EAED2" w14:textId="110DAB58" w:rsidR="003462CF" w:rsidRDefault="003462CF" w:rsidP="003462CF">
      <w:pPr>
        <w:pStyle w:val="Heading4"/>
      </w:pPr>
      <w:r>
        <w:lastRenderedPageBreak/>
        <w:t>The Doxology for St. Bartholomew the Apostle</w:t>
      </w:r>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401" w:name="_Toc490854780"/>
      <w:r>
        <w:t>November 15 (16) / Athor 19: Also the Consecration of the Church of Sts. Sergius and Bacchus.</w:t>
      </w:r>
      <w:bookmarkEnd w:id="1401"/>
    </w:p>
    <w:p w14:paraId="1B799EA7" w14:textId="73B291C6"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1B24B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1B24BB">
        <w:rPr>
          <w:noProof/>
        </w:rPr>
        <w:t>779</w:t>
      </w:r>
      <w:r w:rsidR="00191A26">
        <w:fldChar w:fldCharType="end"/>
      </w:r>
      <w:r>
        <w:t>.</w:t>
      </w:r>
    </w:p>
    <w:p w14:paraId="23C83E44" w14:textId="77777777" w:rsidR="002F1988" w:rsidRDefault="002F1988" w:rsidP="002F1988">
      <w:pPr>
        <w:pStyle w:val="Heading3"/>
      </w:pPr>
      <w:bookmarkStart w:id="1402" w:name="_Toc490854781"/>
      <w:r>
        <w:t>November 16 (17) / Athor 20: Consecration of Sts. Theodore and Theodore</w:t>
      </w:r>
      <w:bookmarkEnd w:id="1402"/>
    </w:p>
    <w:p w14:paraId="54098920" w14:textId="40DE453F"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1B24B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1B24BB">
        <w:rPr>
          <w:noProof/>
        </w:rPr>
        <w:t>1098</w:t>
      </w:r>
      <w:r w:rsidR="00191A26">
        <w:fldChar w:fldCharType="end"/>
      </w:r>
      <w:r>
        <w:t xml:space="preserve">, and </w:t>
      </w:r>
      <w:commentRangeStart w:id="1403"/>
      <w:r w:rsidR="00191A26">
        <w:fldChar w:fldCharType="begin"/>
      </w:r>
      <w:r w:rsidR="00191A26">
        <w:instrText xml:space="preserve"> REF _Ref434562461 \h </w:instrText>
      </w:r>
      <w:r w:rsidR="00191A26">
        <w:fldChar w:fldCharType="separate"/>
      </w:r>
      <w:r w:rsidR="001B24BB">
        <w:t>January 7 (8) / Tobi 12: Also St. Theodore Anatoly</w:t>
      </w:r>
      <w:r w:rsidR="00191A26">
        <w:fldChar w:fldCharType="end"/>
      </w:r>
      <w:r w:rsidR="00191A26">
        <w:t>,</w:t>
      </w:r>
      <w:commentRangeEnd w:id="1403"/>
      <w:r w:rsidR="00191A26">
        <w:rPr>
          <w:rStyle w:val="CommentReference"/>
          <w:i w:val="0"/>
        </w:rPr>
        <w:commentReference w:id="1403"/>
      </w:r>
      <w:r w:rsidR="00191A26">
        <w:t xml:space="preserve"> page </w:t>
      </w:r>
      <w:r w:rsidR="00191A26">
        <w:fldChar w:fldCharType="begin"/>
      </w:r>
      <w:r w:rsidR="00191A26">
        <w:instrText xml:space="preserve"> PAGEREF _Ref434562461 \h </w:instrText>
      </w:r>
      <w:r w:rsidR="00191A26">
        <w:fldChar w:fldCharType="separate"/>
      </w:r>
      <w:r w:rsidR="001B24BB">
        <w:rPr>
          <w:noProof/>
        </w:rPr>
        <w:t>960</w:t>
      </w:r>
      <w:r w:rsidR="00191A26">
        <w:fldChar w:fldCharType="end"/>
      </w:r>
      <w:r>
        <w:t>.</w:t>
      </w:r>
    </w:p>
    <w:p w14:paraId="0CDE62FA" w14:textId="77777777" w:rsidR="005329C1" w:rsidRDefault="005329C1" w:rsidP="005329C1">
      <w:pPr>
        <w:pStyle w:val="Heading3"/>
      </w:pPr>
      <w:bookmarkStart w:id="1404" w:name="_Toc490854782"/>
      <w:r>
        <w:lastRenderedPageBreak/>
        <w:t>November 17 (18) / Athor 21: Commemoration of the Theotokos</w:t>
      </w:r>
      <w:bookmarkEnd w:id="1404"/>
    </w:p>
    <w:p w14:paraId="755FF6D7" w14:textId="7A5FAD19" w:rsidR="00DD1748" w:rsidRDefault="00DD1748" w:rsidP="00DD1748">
      <w:pPr>
        <w:pStyle w:val="Rubric"/>
      </w:pPr>
      <w:bookmarkStart w:id="1405" w:name="_Ref43456271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3BF60EE" w14:textId="1B5D8139" w:rsidR="001D43EE" w:rsidRDefault="00F56CDE" w:rsidP="00F56CDE">
      <w:pPr>
        <w:pStyle w:val="Heading3"/>
      </w:pPr>
      <w:bookmarkStart w:id="1406" w:name="_Toc490854783"/>
      <w:r>
        <w:t>November 17 (18) / Athor 21</w:t>
      </w:r>
      <w:r w:rsidR="001D43EE">
        <w:t xml:space="preserve">: </w:t>
      </w:r>
      <w:r>
        <w:t>St. Gregory the Wonderworker</w:t>
      </w:r>
      <w:bookmarkEnd w:id="1406"/>
    </w:p>
    <w:p w14:paraId="4F4390B3" w14:textId="66533991" w:rsidR="00325E43" w:rsidRDefault="00325E43" w:rsidP="00DA4B37">
      <w:pPr>
        <w:pStyle w:val="Heading4"/>
      </w:pPr>
      <w:bookmarkStart w:id="1407" w:name="_Ref468134316"/>
      <w:r>
        <w:t xml:space="preserve">The Doxology for St. </w:t>
      </w:r>
      <w:r w:rsidR="00DA4B37">
        <w:t>Gregory the Wonderworker</w:t>
      </w:r>
      <w:r>
        <w:rPr>
          <w:rStyle w:val="FootnoteReference"/>
        </w:rPr>
        <w:footnoteReference w:id="1010"/>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8" w:name="_Ref485106062"/>
      <w:bookmarkStart w:id="1409" w:name="_Toc490854784"/>
      <w:r>
        <w:lastRenderedPageBreak/>
        <w:t>November 18 (19) / Athor 22: Martyrdom of Sts. Cosmas, Damian, and their Brothers</w:t>
      </w:r>
      <w:bookmarkEnd w:id="1405"/>
      <w:bookmarkEnd w:id="1408"/>
      <w:bookmarkEnd w:id="1409"/>
    </w:p>
    <w:p w14:paraId="4E7F190E" w14:textId="7450EC22" w:rsidR="00935F13" w:rsidRDefault="00935F13" w:rsidP="00935F13">
      <w:pPr>
        <w:pStyle w:val="Heading4"/>
      </w:pPr>
      <w:bookmarkStart w:id="141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11" w:name="_Ref459401259"/>
      <w:r>
        <w:t>The Doxology</w:t>
      </w:r>
      <w:r w:rsidR="00B46E6E">
        <w:t xml:space="preserve"> for Sts. Cosmas, Damian, their Brothers and their Mother</w:t>
      </w:r>
      <w:bookmarkEnd w:id="1410"/>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12"/>
            <w:r>
              <w:t>Prabioc</w:t>
            </w:r>
            <w:commentRangeEnd w:id="1412"/>
            <w:r>
              <w:rPr>
                <w:rStyle w:val="CommentReference"/>
                <w:rFonts w:ascii="Times New Roman" w:eastAsiaTheme="minorHAnsi" w:hAnsi="Times New Roman" w:cstheme="minorBidi"/>
                <w:color w:val="auto"/>
              </w:rPr>
              <w:commentReference w:id="141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13"/>
            <w:r>
              <w:t xml:space="preserve">confirming </w:t>
            </w:r>
            <w:commentRangeEnd w:id="1413"/>
            <w:r>
              <w:rPr>
                <w:rStyle w:val="CommentReference"/>
                <w:rFonts w:ascii="Times New Roman" w:eastAsiaTheme="minorHAnsi" w:hAnsi="Times New Roman" w:cstheme="minorBidi"/>
                <w:color w:val="auto"/>
              </w:rPr>
              <w:commentReference w:id="141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4" w:name="_Toc490854785"/>
      <w:r>
        <w:lastRenderedPageBreak/>
        <w:t>November 19 (20) / Athor 23: St. Cornelius</w:t>
      </w:r>
      <w:bookmarkEnd w:id="1414"/>
    </w:p>
    <w:p w14:paraId="4F3463BC" w14:textId="0807C716" w:rsidR="00056BED" w:rsidRDefault="00056BED" w:rsidP="00056BED">
      <w:pPr>
        <w:pStyle w:val="Heading4"/>
      </w:pPr>
      <w:bookmarkStart w:id="1415" w:name="_Ref485626355"/>
      <w:r>
        <w:t>The Doxology for St. Cornelius</w:t>
      </w:r>
      <w:bookmarkEnd w:id="1415"/>
      <w:r>
        <w:rPr>
          <w:rStyle w:val="FootnoteReference"/>
        </w:rPr>
        <w:footnoteReference w:id="101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6" w:name="_Toc490854786"/>
      <w:r>
        <w:lastRenderedPageBreak/>
        <w:t xml:space="preserve">November 19 (20) / Athor 23: </w:t>
      </w:r>
      <w:r w:rsidR="00056BED">
        <w:t xml:space="preserve">Also </w:t>
      </w:r>
      <w:r>
        <w:t>Consecration of the Church of St. Marina</w:t>
      </w:r>
      <w:bookmarkEnd w:id="1416"/>
    </w:p>
    <w:p w14:paraId="3B385C9C" w14:textId="3E2C9E8D"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1B24BB">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1B24BB">
        <w:rPr>
          <w:noProof/>
        </w:rPr>
        <w:t>1100</w:t>
      </w:r>
      <w:r w:rsidR="00131ECE">
        <w:fldChar w:fldCharType="end"/>
      </w:r>
      <w:r>
        <w:t>.</w:t>
      </w:r>
    </w:p>
    <w:p w14:paraId="0E22041B" w14:textId="77777777" w:rsidR="00205EA4" w:rsidRDefault="00205EA4" w:rsidP="00205EA4">
      <w:pPr>
        <w:pStyle w:val="Heading3"/>
      </w:pPr>
      <w:bookmarkStart w:id="1417" w:name="_Toc490854787"/>
      <w:r>
        <w:t>November 20 (21) / Athor 24: The Twenty Four Presbyters</w:t>
      </w:r>
      <w:bookmarkEnd w:id="1417"/>
    </w:p>
    <w:p w14:paraId="253EB9EC" w14:textId="431DB748" w:rsidR="00935F13" w:rsidRDefault="00935F13" w:rsidP="00935F13">
      <w:pPr>
        <w:pStyle w:val="Heading4"/>
      </w:pPr>
      <w:bookmarkStart w:id="1418"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9" w:name="_Ref459400916"/>
      <w:r>
        <w:t>The Doxology</w:t>
      </w:r>
      <w:r w:rsidR="00B46E6E">
        <w:t xml:space="preserve"> for the Twenty Four Presbyters</w:t>
      </w:r>
      <w:bookmarkEnd w:id="1418"/>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20" w:name="_Toc490854788"/>
      <w:r>
        <w:t>November 21 (22) / Athor 25: St. Philopater Mercurius</w:t>
      </w:r>
      <w:bookmarkEnd w:id="1420"/>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21"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22" w:name="_Ref459400991"/>
      <w:r>
        <w:t>The Doxology</w:t>
      </w:r>
      <w:r w:rsidR="00B46E6E">
        <w:t xml:space="preserve"> for St. Philopater Mercurius</w:t>
      </w:r>
      <w:bookmarkEnd w:id="1421"/>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7"/>
            <w:r>
              <w:t>Placed</w:t>
            </w:r>
            <w:commentRangeEnd w:id="1427"/>
            <w:r>
              <w:rPr>
                <w:rStyle w:val="CommentReference"/>
                <w:rFonts w:ascii="Times New Roman" w:eastAsiaTheme="minorHAnsi" w:hAnsi="Times New Roman" w:cstheme="minorBidi"/>
                <w:color w:val="auto"/>
              </w:rPr>
              <w:commentReference w:id="14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8"/>
            <w:r>
              <w:t>emperate</w:t>
            </w:r>
            <w:r w:rsidRPr="004764BD">
              <w:t xml:space="preserve"> </w:t>
            </w:r>
            <w:r>
              <w:t>with</w:t>
            </w:r>
            <w:commentRangeEnd w:id="1428"/>
            <w:r>
              <w:rPr>
                <w:rStyle w:val="CommentReference"/>
                <w:rFonts w:ascii="Times New Roman" w:eastAsiaTheme="minorHAnsi" w:hAnsi="Times New Roman" w:cstheme="minorBidi"/>
                <w:color w:val="auto"/>
              </w:rPr>
              <w:commentReference w:id="14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32" w:name="_Toc490854789"/>
      <w:r>
        <w:t>November 22 (23) / Athor 26: St. Gregory of Nyssa</w:t>
      </w:r>
      <w:bookmarkEnd w:id="1432"/>
    </w:p>
    <w:p w14:paraId="73B16A55" w14:textId="22D2F64C" w:rsidR="00F4564C" w:rsidRDefault="00F4564C" w:rsidP="00F4564C">
      <w:pPr>
        <w:pStyle w:val="Heading4"/>
      </w:pPr>
      <w:bookmarkStart w:id="1433" w:name="_Ref468565896"/>
      <w:r>
        <w:t>The Doxology for St. Gregory of Nyssa</w:t>
      </w:r>
      <w:r>
        <w:rPr>
          <w:rStyle w:val="FootnoteReference"/>
        </w:rPr>
        <w:footnoteReference w:id="1016"/>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4" w:name="_Toc490854790"/>
      <w:r>
        <w:t>November 23 (24) / Athor 27: St. James the Sawn-Asunder</w:t>
      </w:r>
      <w:bookmarkEnd w:id="1434"/>
    </w:p>
    <w:p w14:paraId="0184B841" w14:textId="4D67CB19" w:rsidR="00F4564C" w:rsidRDefault="00F4564C" w:rsidP="00F4564C">
      <w:pPr>
        <w:pStyle w:val="Heading4"/>
      </w:pPr>
      <w:bookmarkStart w:id="1435" w:name="_Ref468565824"/>
      <w:r>
        <w:t>The Doxology for St. James the Sawn-Asunder</w:t>
      </w:r>
      <w:r>
        <w:rPr>
          <w:rStyle w:val="FootnoteReference"/>
        </w:rPr>
        <w:footnoteReference w:id="1017"/>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6" w:name="_Toc490854791"/>
      <w:r>
        <w:t>November 24 (25) / Athor 28: Martyrdom of St. Serapamon, the bishop of Nikiou</w:t>
      </w:r>
      <w:bookmarkEnd w:id="1436"/>
    </w:p>
    <w:p w14:paraId="31266C94" w14:textId="74CE43E4" w:rsidR="00F76CFB" w:rsidRPr="00F76CFB" w:rsidRDefault="00F76CFB" w:rsidP="00F76CFB">
      <w:pPr>
        <w:pStyle w:val="Heading4"/>
      </w:pPr>
      <w:bookmarkStart w:id="1437"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8" w:name="_Ref459401310"/>
      <w:r>
        <w:t>The Doxology</w:t>
      </w:r>
      <w:r w:rsidR="00B46E6E">
        <w:t xml:space="preserve"> for St. Serapamon</w:t>
      </w:r>
      <w:bookmarkEnd w:id="1437"/>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9"/>
            <w:r>
              <w:t>sprang forth</w:t>
            </w:r>
            <w:commentRangeEnd w:id="1439"/>
            <w:r>
              <w:rPr>
                <w:rStyle w:val="CommentReference"/>
                <w:rFonts w:ascii="Times New Roman" w:eastAsiaTheme="minorHAnsi" w:hAnsi="Times New Roman" w:cstheme="minorBidi"/>
                <w:color w:val="auto"/>
              </w:rPr>
              <w:commentReference w:id="143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40" w:name="_Toc490854792"/>
      <w:r>
        <w:t>November 25 (26) / Athor 29: Commemoration of the Annunciation, Nativity, and Resurrection on the 29</w:t>
      </w:r>
      <w:r w:rsidRPr="00C0205C">
        <w:rPr>
          <w:vertAlign w:val="superscript"/>
        </w:rPr>
        <w:t>th</w:t>
      </w:r>
      <w:r>
        <w:t xml:space="preserve"> of Every Month</w:t>
      </w:r>
      <w:bookmarkEnd w:id="1440"/>
    </w:p>
    <w:p w14:paraId="38FF89F6" w14:textId="1430BF5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31C728FB" w14:textId="68050968" w:rsidR="00D94D36" w:rsidRDefault="00D94D36" w:rsidP="00D94D36">
      <w:pPr>
        <w:pStyle w:val="Heading3"/>
      </w:pPr>
      <w:bookmarkStart w:id="1441" w:name="_Toc490854793"/>
      <w:r>
        <w:t>November 25 (26) / Athor 29: St</w:t>
      </w:r>
      <w:r w:rsidR="00902554">
        <w:t>s</w:t>
      </w:r>
      <w:r>
        <w:t xml:space="preserve">. </w:t>
      </w:r>
      <w:r w:rsidR="00902554">
        <w:t xml:space="preserve">Clement of Rome and </w:t>
      </w:r>
      <w:r>
        <w:t xml:space="preserve">Peter </w:t>
      </w:r>
      <w:r w:rsidR="00902554">
        <w:t>of Alexandria</w:t>
      </w:r>
      <w:bookmarkEnd w:id="1441"/>
    </w:p>
    <w:p w14:paraId="32CE742F" w14:textId="77777777" w:rsidR="00902554" w:rsidRDefault="00902554" w:rsidP="00902554">
      <w:pPr>
        <w:pStyle w:val="Heading4"/>
      </w:pPr>
      <w:bookmarkStart w:id="1442" w:name="_Ref485709635"/>
      <w:bookmarkStart w:id="1443" w:name="_Ref472885608"/>
      <w:r>
        <w:t>The Doxology For St. Clement of Rome and St. Peter of Alexandria</w:t>
      </w:r>
      <w:r>
        <w:rPr>
          <w:rStyle w:val="FootnoteReference"/>
        </w:rPr>
        <w:footnoteReference w:id="1018"/>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4" w:name="_Ref485710264"/>
      <w:r>
        <w:t>The Doxology for St. Peter</w:t>
      </w:r>
      <w:r w:rsidR="00902554">
        <w:t xml:space="preserve"> of Alexandria,</w:t>
      </w:r>
      <w:r>
        <w:t xml:space="preserve"> the Seal of the Martyrs</w:t>
      </w:r>
      <w:bookmarkEnd w:id="1443"/>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5" w:name="_Toc490854794"/>
      <w:r>
        <w:t>November 26 (27) / Athor 30: Consecration of a Church of St. Cosmas and Damian, Their Brothers and Their Mother</w:t>
      </w:r>
      <w:bookmarkEnd w:id="1445"/>
    </w:p>
    <w:p w14:paraId="7B556319" w14:textId="4AC8A58D"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1B24BB">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1B24BB">
        <w:rPr>
          <w:noProof/>
        </w:rPr>
        <w:t>809</w:t>
      </w:r>
      <w:r w:rsidR="00191A26">
        <w:fldChar w:fldCharType="end"/>
      </w:r>
      <w:r>
        <w:t>.</w:t>
      </w:r>
    </w:p>
    <w:p w14:paraId="15C7AC8C" w14:textId="77777777" w:rsidR="00F67B89" w:rsidRDefault="00F67B89" w:rsidP="00F67B89">
      <w:pPr>
        <w:pStyle w:val="Heading3"/>
      </w:pPr>
      <w:bookmarkStart w:id="1446" w:name="_Toc490854795"/>
      <w:r>
        <w:t>November 27 (28) / Koiak 1: Consecration of the Church of St. Shenoute</w:t>
      </w:r>
      <w:bookmarkEnd w:id="1446"/>
    </w:p>
    <w:p w14:paraId="28333115" w14:textId="6249806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1B24B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1B24BB">
        <w:rPr>
          <w:noProof/>
        </w:rPr>
        <w:t>1092</w:t>
      </w:r>
      <w:r w:rsidR="00191A26">
        <w:fldChar w:fldCharType="end"/>
      </w:r>
      <w:r>
        <w:t>.</w:t>
      </w:r>
    </w:p>
    <w:p w14:paraId="4B02CBA1" w14:textId="14A99C6D" w:rsidR="002A29E0" w:rsidRDefault="002A29E0" w:rsidP="002A29E0">
      <w:pPr>
        <w:pStyle w:val="Heading3"/>
      </w:pPr>
      <w:bookmarkStart w:id="1447" w:name="_Toc490854796"/>
      <w:r>
        <w:t>November 29 (30) / Koiak 3: Entry of the Theotokos into the Temple</w:t>
      </w:r>
      <w:bookmarkEnd w:id="1447"/>
    </w:p>
    <w:p w14:paraId="422AF9D7" w14:textId="6CAD5146" w:rsidR="002A29E0" w:rsidRDefault="002A29E0" w:rsidP="002A29E0">
      <w:pPr>
        <w:pStyle w:val="Heading4"/>
      </w:pPr>
      <w:bookmarkStart w:id="1448" w:name="_Ref470555203"/>
      <w:r>
        <w:t>The Doxology of the Entry of the Theotokos into the Temple</w:t>
      </w:r>
      <w:r>
        <w:rPr>
          <w:rStyle w:val="FootnoteReference"/>
        </w:rPr>
        <w:footnoteReference w:id="1019"/>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lastRenderedPageBreak/>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9" w:name="_Toc490854797"/>
      <w:r>
        <w:t>November 30 (December 1) / Koiak 4: Martyrdom of St. Andrew the Apostle</w:t>
      </w:r>
      <w:bookmarkEnd w:id="1449"/>
    </w:p>
    <w:p w14:paraId="352D828F" w14:textId="3BA365D0" w:rsidR="00205EA4"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bookmarkEnd w:id="1363"/>
      <w:r>
        <w:t>.</w:t>
      </w:r>
    </w:p>
    <w:p w14:paraId="4DE08BBA" w14:textId="7123A67E" w:rsidR="00347E10" w:rsidRDefault="00347E10" w:rsidP="00347E10">
      <w:pPr>
        <w:pStyle w:val="Heading4"/>
      </w:pPr>
      <w:bookmarkStart w:id="1450" w:name="_Ref485710305"/>
      <w:r>
        <w:lastRenderedPageBreak/>
        <w:t>The Doxology For the Apostle Andrew</w:t>
      </w:r>
      <w:r>
        <w:rPr>
          <w:rStyle w:val="FootnoteReference"/>
        </w:rPr>
        <w:footnoteReference w:id="1020"/>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51" w:name="_Toc410196202"/>
      <w:bookmarkStart w:id="1452" w:name="_Toc410196444"/>
      <w:bookmarkStart w:id="1453" w:name="_Toc410196946"/>
      <w:bookmarkStart w:id="1454" w:name="_Toc490854693"/>
      <w:bookmarkStart w:id="1455" w:name="_Toc490854798"/>
      <w:bookmarkStart w:id="1456" w:name="December"/>
      <w:r>
        <w:lastRenderedPageBreak/>
        <w:t>December</w:t>
      </w:r>
      <w:bookmarkEnd w:id="1451"/>
      <w:bookmarkEnd w:id="1452"/>
      <w:bookmarkEnd w:id="1453"/>
      <w:r w:rsidR="00205EA4">
        <w:t xml:space="preserve"> or </w:t>
      </w:r>
      <w:r w:rsidR="00205EA4">
        <w:rPr>
          <w:rFonts w:ascii="FreeSerifAvvaShenouda" w:hAnsi="FreeSerifAvvaShenouda" w:cs="FreeSerifAvvaShenouda"/>
        </w:rPr>
        <w:t>Ⲕⲟⲓⲁϩⲕ</w:t>
      </w:r>
      <w:bookmarkEnd w:id="1454"/>
      <w:bookmarkEnd w:id="1455"/>
    </w:p>
    <w:sdt>
      <w:sdtPr>
        <w:id w:val="1691259792"/>
        <w:docPartObj>
          <w:docPartGallery w:val="Table of Contents"/>
          <w:docPartUnique/>
        </w:docPartObj>
      </w:sdtPr>
      <w:sdtEndPr>
        <w:rPr>
          <w:b/>
          <w:bCs/>
          <w:noProof/>
        </w:rPr>
      </w:sdtEndPr>
      <w:sdtContent>
        <w:p w14:paraId="313FA5D0" w14:textId="27007FC8" w:rsidR="001B24BB"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90854798" w:history="1">
            <w:r w:rsidR="001B24BB" w:rsidRPr="00BC55C3">
              <w:rPr>
                <w:rStyle w:val="Hyperlink"/>
                <w:noProof/>
              </w:rPr>
              <w:t xml:space="preserve">December or </w:t>
            </w:r>
            <w:r w:rsidR="001B24BB" w:rsidRPr="00BC55C3">
              <w:rPr>
                <w:rStyle w:val="Hyperlink"/>
                <w:rFonts w:ascii="FreeSerifAvvaShenouda" w:hAnsi="FreeSerifAvvaShenouda" w:cs="FreeSerifAvvaShenouda"/>
                <w:noProof/>
              </w:rPr>
              <w:t>Ⲕⲟⲓⲁϩⲕ</w:t>
            </w:r>
            <w:r w:rsidR="001B24BB">
              <w:rPr>
                <w:noProof/>
                <w:webHidden/>
              </w:rPr>
              <w:tab/>
            </w:r>
            <w:r w:rsidR="001B24BB">
              <w:rPr>
                <w:noProof/>
                <w:webHidden/>
              </w:rPr>
              <w:fldChar w:fldCharType="begin"/>
            </w:r>
            <w:r w:rsidR="001B24BB">
              <w:rPr>
                <w:noProof/>
                <w:webHidden/>
              </w:rPr>
              <w:instrText xml:space="preserve"> PAGEREF _Toc490854798 \h </w:instrText>
            </w:r>
            <w:r w:rsidR="001B24BB">
              <w:rPr>
                <w:noProof/>
                <w:webHidden/>
              </w:rPr>
            </w:r>
            <w:r w:rsidR="001B24BB">
              <w:rPr>
                <w:noProof/>
                <w:webHidden/>
              </w:rPr>
              <w:fldChar w:fldCharType="separate"/>
            </w:r>
            <w:r w:rsidR="001B24BB">
              <w:rPr>
                <w:noProof/>
                <w:webHidden/>
              </w:rPr>
              <w:t>827</w:t>
            </w:r>
            <w:r w:rsidR="001B24BB">
              <w:rPr>
                <w:noProof/>
                <w:webHidden/>
              </w:rPr>
              <w:fldChar w:fldCharType="end"/>
            </w:r>
          </w:hyperlink>
        </w:p>
        <w:p w14:paraId="71C8E205" w14:textId="71F849CA" w:rsidR="001B24BB" w:rsidRDefault="00217567">
          <w:pPr>
            <w:pStyle w:val="TOC3"/>
            <w:tabs>
              <w:tab w:val="right" w:leader="dot" w:pos="8846"/>
            </w:tabs>
            <w:rPr>
              <w:rFonts w:asciiTheme="minorHAnsi" w:eastAsiaTheme="minorEastAsia" w:hAnsiTheme="minorHAnsi"/>
              <w:noProof/>
              <w:sz w:val="22"/>
              <w:lang w:val="en-US"/>
            </w:rPr>
          </w:pPr>
          <w:hyperlink w:anchor="_Toc490854799" w:history="1">
            <w:r w:rsidR="001B24BB" w:rsidRPr="00BC55C3">
              <w:rPr>
                <w:rStyle w:val="Hyperlink"/>
                <w:noProof/>
              </w:rPr>
              <w:t>December 1 (2) / Koiak 5: Martyrdom of St. Victor</w:t>
            </w:r>
            <w:r w:rsidR="001B24BB">
              <w:rPr>
                <w:noProof/>
                <w:webHidden/>
              </w:rPr>
              <w:tab/>
            </w:r>
            <w:r w:rsidR="001B24BB">
              <w:rPr>
                <w:noProof/>
                <w:webHidden/>
              </w:rPr>
              <w:fldChar w:fldCharType="begin"/>
            </w:r>
            <w:r w:rsidR="001B24BB">
              <w:rPr>
                <w:noProof/>
                <w:webHidden/>
              </w:rPr>
              <w:instrText xml:space="preserve"> PAGEREF _Toc490854799 \h </w:instrText>
            </w:r>
            <w:r w:rsidR="001B24BB">
              <w:rPr>
                <w:noProof/>
                <w:webHidden/>
              </w:rPr>
            </w:r>
            <w:r w:rsidR="001B24BB">
              <w:rPr>
                <w:noProof/>
                <w:webHidden/>
              </w:rPr>
              <w:fldChar w:fldCharType="separate"/>
            </w:r>
            <w:r w:rsidR="001B24BB">
              <w:rPr>
                <w:noProof/>
                <w:webHidden/>
              </w:rPr>
              <w:t>851</w:t>
            </w:r>
            <w:r w:rsidR="001B24BB">
              <w:rPr>
                <w:noProof/>
                <w:webHidden/>
              </w:rPr>
              <w:fldChar w:fldCharType="end"/>
            </w:r>
          </w:hyperlink>
        </w:p>
        <w:p w14:paraId="4293C244" w14:textId="0806BF65" w:rsidR="001B24BB" w:rsidRDefault="00217567">
          <w:pPr>
            <w:pStyle w:val="TOC3"/>
            <w:tabs>
              <w:tab w:val="right" w:leader="dot" w:pos="8846"/>
            </w:tabs>
            <w:rPr>
              <w:rFonts w:asciiTheme="minorHAnsi" w:eastAsiaTheme="minorEastAsia" w:hAnsiTheme="minorHAnsi"/>
              <w:noProof/>
              <w:sz w:val="22"/>
              <w:lang w:val="en-US"/>
            </w:rPr>
          </w:pPr>
          <w:hyperlink w:anchor="_Toc490854800" w:history="1">
            <w:r w:rsidR="001B24BB" w:rsidRPr="00BC55C3">
              <w:rPr>
                <w:rStyle w:val="Hyperlink"/>
                <w:noProof/>
              </w:rPr>
              <w:t>December 2 (3) / Koiak 6: Pope Abraam the Syrian</w:t>
            </w:r>
            <w:r w:rsidR="001B24BB">
              <w:rPr>
                <w:noProof/>
                <w:webHidden/>
              </w:rPr>
              <w:tab/>
            </w:r>
            <w:r w:rsidR="001B24BB">
              <w:rPr>
                <w:noProof/>
                <w:webHidden/>
              </w:rPr>
              <w:fldChar w:fldCharType="begin"/>
            </w:r>
            <w:r w:rsidR="001B24BB">
              <w:rPr>
                <w:noProof/>
                <w:webHidden/>
              </w:rPr>
              <w:instrText xml:space="preserve"> PAGEREF _Toc490854800 \h </w:instrText>
            </w:r>
            <w:r w:rsidR="001B24BB">
              <w:rPr>
                <w:noProof/>
                <w:webHidden/>
              </w:rPr>
            </w:r>
            <w:r w:rsidR="001B24BB">
              <w:rPr>
                <w:noProof/>
                <w:webHidden/>
              </w:rPr>
              <w:fldChar w:fldCharType="separate"/>
            </w:r>
            <w:r w:rsidR="001B24BB">
              <w:rPr>
                <w:noProof/>
                <w:webHidden/>
              </w:rPr>
              <w:t>852</w:t>
            </w:r>
            <w:r w:rsidR="001B24BB">
              <w:rPr>
                <w:noProof/>
                <w:webHidden/>
              </w:rPr>
              <w:fldChar w:fldCharType="end"/>
            </w:r>
          </w:hyperlink>
        </w:p>
        <w:p w14:paraId="39908CA3" w14:textId="73DC17EE" w:rsidR="001B24BB" w:rsidRDefault="00217567">
          <w:pPr>
            <w:pStyle w:val="TOC3"/>
            <w:tabs>
              <w:tab w:val="right" w:leader="dot" w:pos="8846"/>
            </w:tabs>
            <w:rPr>
              <w:rFonts w:asciiTheme="minorHAnsi" w:eastAsiaTheme="minorEastAsia" w:hAnsiTheme="minorHAnsi"/>
              <w:noProof/>
              <w:sz w:val="22"/>
              <w:lang w:val="en-US"/>
            </w:rPr>
          </w:pPr>
          <w:hyperlink w:anchor="_Toc490854801" w:history="1">
            <w:r w:rsidR="001B24BB" w:rsidRPr="00BC55C3">
              <w:rPr>
                <w:rStyle w:val="Hyperlink"/>
                <w:noProof/>
              </w:rPr>
              <w:t>December 4 (5) / Koiak 8: The Martyrdom of Sts. Barbara and Juliana</w:t>
            </w:r>
            <w:r w:rsidR="001B24BB">
              <w:rPr>
                <w:noProof/>
                <w:webHidden/>
              </w:rPr>
              <w:tab/>
            </w:r>
            <w:r w:rsidR="001B24BB">
              <w:rPr>
                <w:noProof/>
                <w:webHidden/>
              </w:rPr>
              <w:fldChar w:fldCharType="begin"/>
            </w:r>
            <w:r w:rsidR="001B24BB">
              <w:rPr>
                <w:noProof/>
                <w:webHidden/>
              </w:rPr>
              <w:instrText xml:space="preserve"> PAGEREF _Toc490854801 \h </w:instrText>
            </w:r>
            <w:r w:rsidR="001B24BB">
              <w:rPr>
                <w:noProof/>
                <w:webHidden/>
              </w:rPr>
            </w:r>
            <w:r w:rsidR="001B24BB">
              <w:rPr>
                <w:noProof/>
                <w:webHidden/>
              </w:rPr>
              <w:fldChar w:fldCharType="separate"/>
            </w:r>
            <w:r w:rsidR="001B24BB">
              <w:rPr>
                <w:noProof/>
                <w:webHidden/>
              </w:rPr>
              <w:t>853</w:t>
            </w:r>
            <w:r w:rsidR="001B24BB">
              <w:rPr>
                <w:noProof/>
                <w:webHidden/>
              </w:rPr>
              <w:fldChar w:fldCharType="end"/>
            </w:r>
          </w:hyperlink>
        </w:p>
        <w:p w14:paraId="79700C33" w14:textId="69648378" w:rsidR="001B24BB" w:rsidRDefault="00217567">
          <w:pPr>
            <w:pStyle w:val="TOC3"/>
            <w:tabs>
              <w:tab w:val="right" w:leader="dot" w:pos="8846"/>
            </w:tabs>
            <w:rPr>
              <w:rFonts w:asciiTheme="minorHAnsi" w:eastAsiaTheme="minorEastAsia" w:hAnsiTheme="minorHAnsi"/>
              <w:noProof/>
              <w:sz w:val="22"/>
              <w:lang w:val="en-US"/>
            </w:rPr>
          </w:pPr>
          <w:hyperlink w:anchor="_Toc490854802" w:history="1">
            <w:r w:rsidR="001B24BB" w:rsidRPr="00BC55C3">
              <w:rPr>
                <w:rStyle w:val="Hyperlink"/>
                <w:noProof/>
              </w:rPr>
              <w:t>December 4 (5) / Koiak 8: Also St. Samuel the Confessor</w:t>
            </w:r>
            <w:r w:rsidR="001B24BB">
              <w:rPr>
                <w:noProof/>
                <w:webHidden/>
              </w:rPr>
              <w:tab/>
            </w:r>
            <w:r w:rsidR="001B24BB">
              <w:rPr>
                <w:noProof/>
                <w:webHidden/>
              </w:rPr>
              <w:fldChar w:fldCharType="begin"/>
            </w:r>
            <w:r w:rsidR="001B24BB">
              <w:rPr>
                <w:noProof/>
                <w:webHidden/>
              </w:rPr>
              <w:instrText xml:space="preserve"> PAGEREF _Toc490854802 \h </w:instrText>
            </w:r>
            <w:r w:rsidR="001B24BB">
              <w:rPr>
                <w:noProof/>
                <w:webHidden/>
              </w:rPr>
            </w:r>
            <w:r w:rsidR="001B24BB">
              <w:rPr>
                <w:noProof/>
                <w:webHidden/>
              </w:rPr>
              <w:fldChar w:fldCharType="separate"/>
            </w:r>
            <w:r w:rsidR="001B24BB">
              <w:rPr>
                <w:noProof/>
                <w:webHidden/>
              </w:rPr>
              <w:t>855</w:t>
            </w:r>
            <w:r w:rsidR="001B24BB">
              <w:rPr>
                <w:noProof/>
                <w:webHidden/>
              </w:rPr>
              <w:fldChar w:fldCharType="end"/>
            </w:r>
          </w:hyperlink>
        </w:p>
        <w:p w14:paraId="5A90E933" w14:textId="0FFA838B" w:rsidR="001B24BB" w:rsidRDefault="00217567">
          <w:pPr>
            <w:pStyle w:val="TOC3"/>
            <w:tabs>
              <w:tab w:val="right" w:leader="dot" w:pos="8846"/>
            </w:tabs>
            <w:rPr>
              <w:rFonts w:asciiTheme="minorHAnsi" w:eastAsiaTheme="minorEastAsia" w:hAnsiTheme="minorHAnsi"/>
              <w:noProof/>
              <w:sz w:val="22"/>
              <w:lang w:val="en-US"/>
            </w:rPr>
          </w:pPr>
          <w:hyperlink w:anchor="_Toc490854803" w:history="1">
            <w:r w:rsidR="001B24BB" w:rsidRPr="00BC55C3">
              <w:rPr>
                <w:rStyle w:val="Hyperlink"/>
                <w:noProof/>
              </w:rPr>
              <w:t>December 6 (7) / Koiak 10: St. Nicholas</w:t>
            </w:r>
            <w:r w:rsidR="001B24BB">
              <w:rPr>
                <w:noProof/>
                <w:webHidden/>
              </w:rPr>
              <w:tab/>
            </w:r>
            <w:r w:rsidR="001B24BB">
              <w:rPr>
                <w:noProof/>
                <w:webHidden/>
              </w:rPr>
              <w:fldChar w:fldCharType="begin"/>
            </w:r>
            <w:r w:rsidR="001B24BB">
              <w:rPr>
                <w:noProof/>
                <w:webHidden/>
              </w:rPr>
              <w:instrText xml:space="preserve"> PAGEREF _Toc490854803 \h </w:instrText>
            </w:r>
            <w:r w:rsidR="001B24BB">
              <w:rPr>
                <w:noProof/>
                <w:webHidden/>
              </w:rPr>
            </w:r>
            <w:r w:rsidR="001B24BB">
              <w:rPr>
                <w:noProof/>
                <w:webHidden/>
              </w:rPr>
              <w:fldChar w:fldCharType="separate"/>
            </w:r>
            <w:r w:rsidR="001B24BB">
              <w:rPr>
                <w:noProof/>
                <w:webHidden/>
              </w:rPr>
              <w:t>856</w:t>
            </w:r>
            <w:r w:rsidR="001B24BB">
              <w:rPr>
                <w:noProof/>
                <w:webHidden/>
              </w:rPr>
              <w:fldChar w:fldCharType="end"/>
            </w:r>
          </w:hyperlink>
        </w:p>
        <w:p w14:paraId="044F404B" w14:textId="11A29B9A" w:rsidR="001B24BB" w:rsidRDefault="00217567">
          <w:pPr>
            <w:pStyle w:val="TOC3"/>
            <w:tabs>
              <w:tab w:val="right" w:leader="dot" w:pos="8846"/>
            </w:tabs>
            <w:rPr>
              <w:rFonts w:asciiTheme="minorHAnsi" w:eastAsiaTheme="minorEastAsia" w:hAnsiTheme="minorHAnsi"/>
              <w:noProof/>
              <w:sz w:val="22"/>
              <w:lang w:val="en-US"/>
            </w:rPr>
          </w:pPr>
          <w:hyperlink w:anchor="_Toc490854804" w:history="1">
            <w:r w:rsidR="001B24BB" w:rsidRPr="00BC55C3">
              <w:rPr>
                <w:rStyle w:val="Hyperlink"/>
                <w:noProof/>
              </w:rPr>
              <w:t>December 6 (7) / Koiak 10: Relocation of St. Severus’ Relics</w:t>
            </w:r>
            <w:r w:rsidR="001B24BB">
              <w:rPr>
                <w:noProof/>
                <w:webHidden/>
              </w:rPr>
              <w:tab/>
            </w:r>
            <w:r w:rsidR="001B24BB">
              <w:rPr>
                <w:noProof/>
                <w:webHidden/>
              </w:rPr>
              <w:fldChar w:fldCharType="begin"/>
            </w:r>
            <w:r w:rsidR="001B24BB">
              <w:rPr>
                <w:noProof/>
                <w:webHidden/>
              </w:rPr>
              <w:instrText xml:space="preserve"> PAGEREF _Toc490854804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6F622CE6" w14:textId="194825CE" w:rsidR="001B24BB" w:rsidRDefault="00217567">
          <w:pPr>
            <w:pStyle w:val="TOC3"/>
            <w:tabs>
              <w:tab w:val="right" w:leader="dot" w:pos="8846"/>
            </w:tabs>
            <w:rPr>
              <w:rFonts w:asciiTheme="minorHAnsi" w:eastAsiaTheme="minorEastAsia" w:hAnsiTheme="minorHAnsi"/>
              <w:noProof/>
              <w:sz w:val="22"/>
              <w:lang w:val="en-US"/>
            </w:rPr>
          </w:pPr>
          <w:hyperlink w:anchor="_Toc490854805" w:history="1">
            <w:r w:rsidR="001B24BB" w:rsidRPr="00BC55C3">
              <w:rPr>
                <w:rStyle w:val="Hyperlink"/>
                <w:noProof/>
              </w:rPr>
              <w:t>December 7 (8) / Koiak 11: St. Ambrose</w:t>
            </w:r>
            <w:r w:rsidR="001B24BB">
              <w:rPr>
                <w:noProof/>
                <w:webHidden/>
              </w:rPr>
              <w:tab/>
            </w:r>
            <w:r w:rsidR="001B24BB">
              <w:rPr>
                <w:noProof/>
                <w:webHidden/>
              </w:rPr>
              <w:fldChar w:fldCharType="begin"/>
            </w:r>
            <w:r w:rsidR="001B24BB">
              <w:rPr>
                <w:noProof/>
                <w:webHidden/>
              </w:rPr>
              <w:instrText xml:space="preserve"> PAGEREF _Toc490854805 \h </w:instrText>
            </w:r>
            <w:r w:rsidR="001B24BB">
              <w:rPr>
                <w:noProof/>
                <w:webHidden/>
              </w:rPr>
            </w:r>
            <w:r w:rsidR="001B24BB">
              <w:rPr>
                <w:noProof/>
                <w:webHidden/>
              </w:rPr>
              <w:fldChar w:fldCharType="separate"/>
            </w:r>
            <w:r w:rsidR="001B24BB">
              <w:rPr>
                <w:noProof/>
                <w:webHidden/>
              </w:rPr>
              <w:t>857</w:t>
            </w:r>
            <w:r w:rsidR="001B24BB">
              <w:rPr>
                <w:noProof/>
                <w:webHidden/>
              </w:rPr>
              <w:fldChar w:fldCharType="end"/>
            </w:r>
          </w:hyperlink>
        </w:p>
        <w:p w14:paraId="2461617A" w14:textId="52CEA1D5" w:rsidR="001B24BB" w:rsidRDefault="00217567">
          <w:pPr>
            <w:pStyle w:val="TOC3"/>
            <w:tabs>
              <w:tab w:val="right" w:leader="dot" w:pos="8846"/>
            </w:tabs>
            <w:rPr>
              <w:rFonts w:asciiTheme="minorHAnsi" w:eastAsiaTheme="minorEastAsia" w:hAnsiTheme="minorHAnsi"/>
              <w:noProof/>
              <w:sz w:val="22"/>
              <w:lang w:val="en-US"/>
            </w:rPr>
          </w:pPr>
          <w:hyperlink w:anchor="_Toc490854806" w:history="1">
            <w:r w:rsidR="001B24BB" w:rsidRPr="00BC55C3">
              <w:rPr>
                <w:rStyle w:val="Hyperlink"/>
                <w:noProof/>
              </w:rPr>
              <w:t>December 8 (9) / Koiak 12: Commemoration of Archangel Michael</w:t>
            </w:r>
            <w:r w:rsidR="001B24BB">
              <w:rPr>
                <w:noProof/>
                <w:webHidden/>
              </w:rPr>
              <w:tab/>
            </w:r>
            <w:r w:rsidR="001B24BB">
              <w:rPr>
                <w:noProof/>
                <w:webHidden/>
              </w:rPr>
              <w:fldChar w:fldCharType="begin"/>
            </w:r>
            <w:r w:rsidR="001B24BB">
              <w:rPr>
                <w:noProof/>
                <w:webHidden/>
              </w:rPr>
              <w:instrText xml:space="preserve"> PAGEREF _Toc490854806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46E54AC7" w14:textId="77E998A6" w:rsidR="001B24BB" w:rsidRDefault="00217567">
          <w:pPr>
            <w:pStyle w:val="TOC3"/>
            <w:tabs>
              <w:tab w:val="right" w:leader="dot" w:pos="8846"/>
            </w:tabs>
            <w:rPr>
              <w:rFonts w:asciiTheme="minorHAnsi" w:eastAsiaTheme="minorEastAsia" w:hAnsiTheme="minorHAnsi"/>
              <w:noProof/>
              <w:sz w:val="22"/>
              <w:lang w:val="en-US"/>
            </w:rPr>
          </w:pPr>
          <w:hyperlink w:anchor="_Toc490854807" w:history="1">
            <w:r w:rsidR="001B24BB" w:rsidRPr="00BC55C3">
              <w:rPr>
                <w:rStyle w:val="Hyperlink"/>
                <w:noProof/>
              </w:rPr>
              <w:t>December 11 (12) / Koiak 15: St. Gregory the Armenian</w:t>
            </w:r>
            <w:r w:rsidR="001B24BB">
              <w:rPr>
                <w:noProof/>
                <w:webHidden/>
              </w:rPr>
              <w:tab/>
            </w:r>
            <w:r w:rsidR="001B24BB">
              <w:rPr>
                <w:noProof/>
                <w:webHidden/>
              </w:rPr>
              <w:fldChar w:fldCharType="begin"/>
            </w:r>
            <w:r w:rsidR="001B24BB">
              <w:rPr>
                <w:noProof/>
                <w:webHidden/>
              </w:rPr>
              <w:instrText xml:space="preserve"> PAGEREF _Toc490854807 \h </w:instrText>
            </w:r>
            <w:r w:rsidR="001B24BB">
              <w:rPr>
                <w:noProof/>
                <w:webHidden/>
              </w:rPr>
            </w:r>
            <w:r w:rsidR="001B24BB">
              <w:rPr>
                <w:noProof/>
                <w:webHidden/>
              </w:rPr>
              <w:fldChar w:fldCharType="separate"/>
            </w:r>
            <w:r w:rsidR="001B24BB">
              <w:rPr>
                <w:noProof/>
                <w:webHidden/>
              </w:rPr>
              <w:t>858</w:t>
            </w:r>
            <w:r w:rsidR="001B24BB">
              <w:rPr>
                <w:noProof/>
                <w:webHidden/>
              </w:rPr>
              <w:fldChar w:fldCharType="end"/>
            </w:r>
          </w:hyperlink>
        </w:p>
        <w:p w14:paraId="65729CBE" w14:textId="10940251" w:rsidR="001B24BB" w:rsidRDefault="00217567">
          <w:pPr>
            <w:pStyle w:val="TOC3"/>
            <w:tabs>
              <w:tab w:val="right" w:leader="dot" w:pos="8846"/>
            </w:tabs>
            <w:rPr>
              <w:rFonts w:asciiTheme="minorHAnsi" w:eastAsiaTheme="minorEastAsia" w:hAnsiTheme="minorHAnsi"/>
              <w:noProof/>
              <w:sz w:val="22"/>
              <w:lang w:val="en-US"/>
            </w:rPr>
          </w:pPr>
          <w:hyperlink w:anchor="_Toc490854808" w:history="1">
            <w:r w:rsidR="001B24BB" w:rsidRPr="00BC55C3">
              <w:rPr>
                <w:rStyle w:val="Hyperlink"/>
                <w:noProof/>
              </w:rPr>
              <w:t>December 12 (13) / Koiak 16: Saint Spyridon</w:t>
            </w:r>
            <w:r w:rsidR="001B24BB">
              <w:rPr>
                <w:noProof/>
                <w:webHidden/>
              </w:rPr>
              <w:tab/>
            </w:r>
            <w:r w:rsidR="001B24BB">
              <w:rPr>
                <w:noProof/>
                <w:webHidden/>
              </w:rPr>
              <w:fldChar w:fldCharType="begin"/>
            </w:r>
            <w:r w:rsidR="001B24BB">
              <w:rPr>
                <w:noProof/>
                <w:webHidden/>
              </w:rPr>
              <w:instrText xml:space="preserve"> PAGEREF _Toc490854808 \h </w:instrText>
            </w:r>
            <w:r w:rsidR="001B24BB">
              <w:rPr>
                <w:noProof/>
                <w:webHidden/>
              </w:rPr>
            </w:r>
            <w:r w:rsidR="001B24BB">
              <w:rPr>
                <w:noProof/>
                <w:webHidden/>
              </w:rPr>
              <w:fldChar w:fldCharType="separate"/>
            </w:r>
            <w:r w:rsidR="001B24BB">
              <w:rPr>
                <w:noProof/>
                <w:webHidden/>
              </w:rPr>
              <w:t>859</w:t>
            </w:r>
            <w:r w:rsidR="001B24BB">
              <w:rPr>
                <w:noProof/>
                <w:webHidden/>
              </w:rPr>
              <w:fldChar w:fldCharType="end"/>
            </w:r>
          </w:hyperlink>
        </w:p>
        <w:p w14:paraId="78F406CD" w14:textId="29098D95" w:rsidR="001B24BB" w:rsidRDefault="00217567">
          <w:pPr>
            <w:pStyle w:val="TOC3"/>
            <w:tabs>
              <w:tab w:val="right" w:leader="dot" w:pos="8846"/>
            </w:tabs>
            <w:rPr>
              <w:rFonts w:asciiTheme="minorHAnsi" w:eastAsiaTheme="minorEastAsia" w:hAnsiTheme="minorHAnsi"/>
              <w:noProof/>
              <w:sz w:val="22"/>
              <w:lang w:val="en-US"/>
            </w:rPr>
          </w:pPr>
          <w:hyperlink w:anchor="_Toc490854809" w:history="1">
            <w:r w:rsidR="001B24BB" w:rsidRPr="00BC55C3">
              <w:rPr>
                <w:rStyle w:val="Hyperlink"/>
                <w:noProof/>
              </w:rPr>
              <w:t>December 17 (18) / Koiak 21: Commemoration of the Theotokos</w:t>
            </w:r>
            <w:r w:rsidR="001B24BB">
              <w:rPr>
                <w:noProof/>
                <w:webHidden/>
              </w:rPr>
              <w:tab/>
            </w:r>
            <w:r w:rsidR="001B24BB">
              <w:rPr>
                <w:noProof/>
                <w:webHidden/>
              </w:rPr>
              <w:fldChar w:fldCharType="begin"/>
            </w:r>
            <w:r w:rsidR="001B24BB">
              <w:rPr>
                <w:noProof/>
                <w:webHidden/>
              </w:rPr>
              <w:instrText xml:space="preserve"> PAGEREF _Toc490854809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44B5E840" w14:textId="226A2AE9" w:rsidR="001B24BB" w:rsidRDefault="00217567">
          <w:pPr>
            <w:pStyle w:val="TOC3"/>
            <w:tabs>
              <w:tab w:val="right" w:leader="dot" w:pos="8846"/>
            </w:tabs>
            <w:rPr>
              <w:rFonts w:asciiTheme="minorHAnsi" w:eastAsiaTheme="minorEastAsia" w:hAnsiTheme="minorHAnsi"/>
              <w:noProof/>
              <w:sz w:val="22"/>
              <w:lang w:val="en-US"/>
            </w:rPr>
          </w:pPr>
          <w:hyperlink w:anchor="_Toc490854810" w:history="1">
            <w:r w:rsidR="001B24BB" w:rsidRPr="00BC55C3">
              <w:rPr>
                <w:rStyle w:val="Hyperlink"/>
                <w:noProof/>
              </w:rPr>
              <w:t>December 17 (18) / Koiak 21: Also the Martyrdom of St. Barnabas, one of the Seventy Two</w:t>
            </w:r>
            <w:r w:rsidR="001B24BB">
              <w:rPr>
                <w:noProof/>
                <w:webHidden/>
              </w:rPr>
              <w:tab/>
            </w:r>
            <w:r w:rsidR="001B24BB">
              <w:rPr>
                <w:noProof/>
                <w:webHidden/>
              </w:rPr>
              <w:fldChar w:fldCharType="begin"/>
            </w:r>
            <w:r w:rsidR="001B24BB">
              <w:rPr>
                <w:noProof/>
                <w:webHidden/>
              </w:rPr>
              <w:instrText xml:space="preserve"> PAGEREF _Toc490854810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19BA9CF" w14:textId="1E995CDD" w:rsidR="001B24BB" w:rsidRDefault="00217567">
          <w:pPr>
            <w:pStyle w:val="TOC3"/>
            <w:tabs>
              <w:tab w:val="right" w:leader="dot" w:pos="8846"/>
            </w:tabs>
            <w:rPr>
              <w:rFonts w:asciiTheme="minorHAnsi" w:eastAsiaTheme="minorEastAsia" w:hAnsiTheme="minorHAnsi"/>
              <w:noProof/>
              <w:sz w:val="22"/>
              <w:lang w:val="en-US"/>
            </w:rPr>
          </w:pPr>
          <w:hyperlink w:anchor="_Toc490854811" w:history="1">
            <w:r w:rsidR="001B24BB" w:rsidRPr="00BC55C3">
              <w:rPr>
                <w:rStyle w:val="Hyperlink"/>
                <w:noProof/>
              </w:rPr>
              <w:t>December 18 (19) / Koiak 22: Archangel Gabriel (Consecration)</w:t>
            </w:r>
            <w:r w:rsidR="001B24BB">
              <w:rPr>
                <w:noProof/>
                <w:webHidden/>
              </w:rPr>
              <w:tab/>
            </w:r>
            <w:r w:rsidR="001B24BB">
              <w:rPr>
                <w:noProof/>
                <w:webHidden/>
              </w:rPr>
              <w:fldChar w:fldCharType="begin"/>
            </w:r>
            <w:r w:rsidR="001B24BB">
              <w:rPr>
                <w:noProof/>
                <w:webHidden/>
              </w:rPr>
              <w:instrText xml:space="preserve"> PAGEREF _Toc490854811 \h </w:instrText>
            </w:r>
            <w:r w:rsidR="001B24BB">
              <w:rPr>
                <w:noProof/>
                <w:webHidden/>
              </w:rPr>
            </w:r>
            <w:r w:rsidR="001B24BB">
              <w:rPr>
                <w:noProof/>
                <w:webHidden/>
              </w:rPr>
              <w:fldChar w:fldCharType="separate"/>
            </w:r>
            <w:r w:rsidR="001B24BB">
              <w:rPr>
                <w:noProof/>
                <w:webHidden/>
              </w:rPr>
              <w:t>860</w:t>
            </w:r>
            <w:r w:rsidR="001B24BB">
              <w:rPr>
                <w:noProof/>
                <w:webHidden/>
              </w:rPr>
              <w:fldChar w:fldCharType="end"/>
            </w:r>
          </w:hyperlink>
        </w:p>
        <w:p w14:paraId="1BCE136A" w14:textId="70919AAD" w:rsidR="001B24BB" w:rsidRDefault="00217567">
          <w:pPr>
            <w:pStyle w:val="TOC3"/>
            <w:tabs>
              <w:tab w:val="right" w:leader="dot" w:pos="8846"/>
            </w:tabs>
            <w:rPr>
              <w:rFonts w:asciiTheme="minorHAnsi" w:eastAsiaTheme="minorEastAsia" w:hAnsiTheme="minorHAnsi"/>
              <w:noProof/>
              <w:sz w:val="22"/>
              <w:lang w:val="en-US"/>
            </w:rPr>
          </w:pPr>
          <w:hyperlink w:anchor="_Toc490854812" w:history="1">
            <w:r w:rsidR="001B24BB" w:rsidRPr="00BC55C3">
              <w:rPr>
                <w:rStyle w:val="Hyperlink"/>
                <w:noProof/>
              </w:rPr>
              <w:t>December 20 (21) / Koiak 24: St. Ignatius of Antioch</w:t>
            </w:r>
            <w:r w:rsidR="001B24BB">
              <w:rPr>
                <w:noProof/>
                <w:webHidden/>
              </w:rPr>
              <w:tab/>
            </w:r>
            <w:r w:rsidR="001B24BB">
              <w:rPr>
                <w:noProof/>
                <w:webHidden/>
              </w:rPr>
              <w:fldChar w:fldCharType="begin"/>
            </w:r>
            <w:r w:rsidR="001B24BB">
              <w:rPr>
                <w:noProof/>
                <w:webHidden/>
              </w:rPr>
              <w:instrText xml:space="preserve"> PAGEREF _Toc490854812 \h </w:instrText>
            </w:r>
            <w:r w:rsidR="001B24BB">
              <w:rPr>
                <w:noProof/>
                <w:webHidden/>
              </w:rPr>
            </w:r>
            <w:r w:rsidR="001B24BB">
              <w:rPr>
                <w:noProof/>
                <w:webHidden/>
              </w:rPr>
              <w:fldChar w:fldCharType="separate"/>
            </w:r>
            <w:r w:rsidR="001B24BB">
              <w:rPr>
                <w:noProof/>
                <w:webHidden/>
              </w:rPr>
              <w:t>861</w:t>
            </w:r>
            <w:r w:rsidR="001B24BB">
              <w:rPr>
                <w:noProof/>
                <w:webHidden/>
              </w:rPr>
              <w:fldChar w:fldCharType="end"/>
            </w:r>
          </w:hyperlink>
        </w:p>
        <w:p w14:paraId="4BCB793D" w14:textId="03A00DE4" w:rsidR="001B24BB" w:rsidRDefault="00217567">
          <w:pPr>
            <w:pStyle w:val="TOC3"/>
            <w:tabs>
              <w:tab w:val="right" w:leader="dot" w:pos="8846"/>
            </w:tabs>
            <w:rPr>
              <w:rFonts w:asciiTheme="minorHAnsi" w:eastAsiaTheme="minorEastAsia" w:hAnsiTheme="minorHAnsi"/>
              <w:noProof/>
              <w:sz w:val="22"/>
              <w:lang w:val="en-US"/>
            </w:rPr>
          </w:pPr>
          <w:hyperlink w:anchor="_Toc490854813" w:history="1">
            <w:r w:rsidR="001B24BB" w:rsidRPr="00BC55C3">
              <w:rPr>
                <w:rStyle w:val="Hyperlink"/>
                <w:noProof/>
              </w:rPr>
              <w:t>December 20 (21) / Koiak 24: The Birth of St. Takle Haymanot</w:t>
            </w:r>
            <w:r w:rsidR="001B24BB">
              <w:rPr>
                <w:noProof/>
                <w:webHidden/>
              </w:rPr>
              <w:tab/>
            </w:r>
            <w:r w:rsidR="001B24BB">
              <w:rPr>
                <w:noProof/>
                <w:webHidden/>
              </w:rPr>
              <w:fldChar w:fldCharType="begin"/>
            </w:r>
            <w:r w:rsidR="001B24BB">
              <w:rPr>
                <w:noProof/>
                <w:webHidden/>
              </w:rPr>
              <w:instrText xml:space="preserve"> PAGEREF _Toc490854813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57F6E7AF" w14:textId="6D267B70" w:rsidR="001B24BB" w:rsidRDefault="00217567">
          <w:pPr>
            <w:pStyle w:val="TOC3"/>
            <w:tabs>
              <w:tab w:val="right" w:leader="dot" w:pos="8846"/>
            </w:tabs>
            <w:rPr>
              <w:rFonts w:asciiTheme="minorHAnsi" w:eastAsiaTheme="minorEastAsia" w:hAnsiTheme="minorHAnsi"/>
              <w:noProof/>
              <w:sz w:val="22"/>
              <w:lang w:val="en-US"/>
            </w:rPr>
          </w:pPr>
          <w:hyperlink w:anchor="_Toc490854814" w:history="1">
            <w:r w:rsidR="001B24BB" w:rsidRPr="00BC55C3">
              <w:rPr>
                <w:rStyle w:val="Hyperlink"/>
                <w:noProof/>
              </w:rPr>
              <w:t>December 21 (22) / Koiak 25: St. John Kami</w:t>
            </w:r>
            <w:r w:rsidR="001B24BB">
              <w:rPr>
                <w:noProof/>
                <w:webHidden/>
              </w:rPr>
              <w:tab/>
            </w:r>
            <w:r w:rsidR="001B24BB">
              <w:rPr>
                <w:noProof/>
                <w:webHidden/>
              </w:rPr>
              <w:fldChar w:fldCharType="begin"/>
            </w:r>
            <w:r w:rsidR="001B24BB">
              <w:rPr>
                <w:noProof/>
                <w:webHidden/>
              </w:rPr>
              <w:instrText xml:space="preserve"> PAGEREF _Toc490854814 \h </w:instrText>
            </w:r>
            <w:r w:rsidR="001B24BB">
              <w:rPr>
                <w:noProof/>
                <w:webHidden/>
              </w:rPr>
            </w:r>
            <w:r w:rsidR="001B24BB">
              <w:rPr>
                <w:noProof/>
                <w:webHidden/>
              </w:rPr>
              <w:fldChar w:fldCharType="separate"/>
            </w:r>
            <w:r w:rsidR="001B24BB">
              <w:rPr>
                <w:noProof/>
                <w:webHidden/>
              </w:rPr>
              <w:t>862</w:t>
            </w:r>
            <w:r w:rsidR="001B24BB">
              <w:rPr>
                <w:noProof/>
                <w:webHidden/>
              </w:rPr>
              <w:fldChar w:fldCharType="end"/>
            </w:r>
          </w:hyperlink>
        </w:p>
        <w:p w14:paraId="36230C33" w14:textId="1BCD6B9F" w:rsidR="001B24BB" w:rsidRDefault="00217567">
          <w:pPr>
            <w:pStyle w:val="TOC3"/>
            <w:tabs>
              <w:tab w:val="right" w:leader="dot" w:pos="8846"/>
            </w:tabs>
            <w:rPr>
              <w:rFonts w:asciiTheme="minorHAnsi" w:eastAsiaTheme="minorEastAsia" w:hAnsiTheme="minorHAnsi"/>
              <w:noProof/>
              <w:sz w:val="22"/>
              <w:lang w:val="en-US"/>
            </w:rPr>
          </w:pPr>
          <w:hyperlink w:anchor="_Toc490854815" w:history="1">
            <w:r w:rsidR="001B24BB" w:rsidRPr="00BC55C3">
              <w:rPr>
                <w:rStyle w:val="Hyperlink"/>
                <w:noProof/>
              </w:rPr>
              <w:t>December 24 (25) / Koiak 28: Nativity Preparation Day</w:t>
            </w:r>
            <w:r w:rsidR="001B24BB">
              <w:rPr>
                <w:noProof/>
                <w:webHidden/>
              </w:rPr>
              <w:tab/>
            </w:r>
            <w:r w:rsidR="001B24BB">
              <w:rPr>
                <w:noProof/>
                <w:webHidden/>
              </w:rPr>
              <w:fldChar w:fldCharType="begin"/>
            </w:r>
            <w:r w:rsidR="001B24BB">
              <w:rPr>
                <w:noProof/>
                <w:webHidden/>
              </w:rPr>
              <w:instrText xml:space="preserve"> PAGEREF _Toc490854815 \h </w:instrText>
            </w:r>
            <w:r w:rsidR="001B24BB">
              <w:rPr>
                <w:noProof/>
                <w:webHidden/>
              </w:rPr>
            </w:r>
            <w:r w:rsidR="001B24BB">
              <w:rPr>
                <w:noProof/>
                <w:webHidden/>
              </w:rPr>
              <w:fldChar w:fldCharType="separate"/>
            </w:r>
            <w:r w:rsidR="001B24BB">
              <w:rPr>
                <w:noProof/>
                <w:webHidden/>
              </w:rPr>
              <w:t>863</w:t>
            </w:r>
            <w:r w:rsidR="001B24BB">
              <w:rPr>
                <w:noProof/>
                <w:webHidden/>
              </w:rPr>
              <w:fldChar w:fldCharType="end"/>
            </w:r>
          </w:hyperlink>
        </w:p>
        <w:p w14:paraId="7997E261" w14:textId="662C14AC" w:rsidR="001B24BB" w:rsidRDefault="00217567">
          <w:pPr>
            <w:pStyle w:val="TOC3"/>
            <w:tabs>
              <w:tab w:val="right" w:leader="dot" w:pos="8846"/>
            </w:tabs>
            <w:rPr>
              <w:rFonts w:asciiTheme="minorHAnsi" w:eastAsiaTheme="minorEastAsia" w:hAnsiTheme="minorHAnsi"/>
              <w:noProof/>
              <w:sz w:val="22"/>
              <w:lang w:val="en-US"/>
            </w:rPr>
          </w:pPr>
          <w:hyperlink w:anchor="_Toc490854816" w:history="1">
            <w:r w:rsidR="001B24BB" w:rsidRPr="00BC55C3">
              <w:rPr>
                <w:rStyle w:val="Hyperlink"/>
                <w:noProof/>
              </w:rPr>
              <w:t>December 25 (26) / Koiak 29: The Feast of the Nativity</w:t>
            </w:r>
            <w:r w:rsidR="001B24BB">
              <w:rPr>
                <w:noProof/>
                <w:webHidden/>
              </w:rPr>
              <w:tab/>
            </w:r>
            <w:r w:rsidR="001B24BB">
              <w:rPr>
                <w:noProof/>
                <w:webHidden/>
              </w:rPr>
              <w:fldChar w:fldCharType="begin"/>
            </w:r>
            <w:r w:rsidR="001B24BB">
              <w:rPr>
                <w:noProof/>
                <w:webHidden/>
              </w:rPr>
              <w:instrText xml:space="preserve"> PAGEREF _Toc490854816 \h </w:instrText>
            </w:r>
            <w:r w:rsidR="001B24BB">
              <w:rPr>
                <w:noProof/>
                <w:webHidden/>
              </w:rPr>
            </w:r>
            <w:r w:rsidR="001B24BB">
              <w:rPr>
                <w:noProof/>
                <w:webHidden/>
              </w:rPr>
              <w:fldChar w:fldCharType="separate"/>
            </w:r>
            <w:r w:rsidR="001B24BB">
              <w:rPr>
                <w:noProof/>
                <w:webHidden/>
              </w:rPr>
              <w:t>866</w:t>
            </w:r>
            <w:r w:rsidR="001B24BB">
              <w:rPr>
                <w:noProof/>
                <w:webHidden/>
              </w:rPr>
              <w:fldChar w:fldCharType="end"/>
            </w:r>
          </w:hyperlink>
        </w:p>
        <w:p w14:paraId="52D4ABFB" w14:textId="7CC6D425" w:rsidR="001B24BB" w:rsidRDefault="00217567">
          <w:pPr>
            <w:pStyle w:val="TOC3"/>
            <w:tabs>
              <w:tab w:val="right" w:leader="dot" w:pos="8846"/>
            </w:tabs>
            <w:rPr>
              <w:rFonts w:asciiTheme="minorHAnsi" w:eastAsiaTheme="minorEastAsia" w:hAnsiTheme="minorHAnsi"/>
              <w:noProof/>
              <w:sz w:val="22"/>
              <w:lang w:val="en-US"/>
            </w:rPr>
          </w:pPr>
          <w:hyperlink w:anchor="_Toc490854817" w:history="1">
            <w:r w:rsidR="001B24BB" w:rsidRPr="00BC55C3">
              <w:rPr>
                <w:rStyle w:val="Hyperlink"/>
                <w:noProof/>
              </w:rPr>
              <w:t>December 26 (27) / Koiak 30: The Second Day of the Feast of the Nativity</w:t>
            </w:r>
            <w:r w:rsidR="001B24BB">
              <w:rPr>
                <w:noProof/>
                <w:webHidden/>
              </w:rPr>
              <w:tab/>
            </w:r>
            <w:r w:rsidR="001B24BB">
              <w:rPr>
                <w:noProof/>
                <w:webHidden/>
              </w:rPr>
              <w:fldChar w:fldCharType="begin"/>
            </w:r>
            <w:r w:rsidR="001B24BB">
              <w:rPr>
                <w:noProof/>
                <w:webHidden/>
              </w:rPr>
              <w:instrText xml:space="preserve"> PAGEREF _Toc490854817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43D6A90E" w14:textId="1DBDF1FE" w:rsidR="001B24BB" w:rsidRDefault="00217567">
          <w:pPr>
            <w:pStyle w:val="TOC3"/>
            <w:tabs>
              <w:tab w:val="right" w:leader="dot" w:pos="8846"/>
            </w:tabs>
            <w:rPr>
              <w:rFonts w:asciiTheme="minorHAnsi" w:eastAsiaTheme="minorEastAsia" w:hAnsiTheme="minorHAnsi"/>
              <w:noProof/>
              <w:sz w:val="22"/>
              <w:lang w:val="en-US"/>
            </w:rPr>
          </w:pPr>
          <w:hyperlink w:anchor="_Toc490854818" w:history="1">
            <w:r w:rsidR="001B24BB" w:rsidRPr="00BC55C3">
              <w:rPr>
                <w:rStyle w:val="Hyperlink"/>
                <w:noProof/>
              </w:rPr>
              <w:t>December 27 (28) / Tobi 1: St. Stephen Day</w:t>
            </w:r>
            <w:r w:rsidR="001B24BB">
              <w:rPr>
                <w:noProof/>
                <w:webHidden/>
              </w:rPr>
              <w:tab/>
            </w:r>
            <w:r w:rsidR="001B24BB">
              <w:rPr>
                <w:noProof/>
                <w:webHidden/>
              </w:rPr>
              <w:fldChar w:fldCharType="begin"/>
            </w:r>
            <w:r w:rsidR="001B24BB">
              <w:rPr>
                <w:noProof/>
                <w:webHidden/>
              </w:rPr>
              <w:instrText xml:space="preserve"> PAGEREF _Toc490854818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1D205501" w14:textId="1EDDAEA9" w:rsidR="001B24BB" w:rsidRDefault="00217567">
          <w:pPr>
            <w:pStyle w:val="TOC3"/>
            <w:tabs>
              <w:tab w:val="right" w:leader="dot" w:pos="8846"/>
            </w:tabs>
            <w:rPr>
              <w:rFonts w:asciiTheme="minorHAnsi" w:eastAsiaTheme="minorEastAsia" w:hAnsiTheme="minorHAnsi"/>
              <w:noProof/>
              <w:sz w:val="22"/>
              <w:lang w:val="en-US"/>
            </w:rPr>
          </w:pPr>
          <w:hyperlink w:anchor="_Toc490854819" w:history="1">
            <w:r w:rsidR="001B24BB" w:rsidRPr="00BC55C3">
              <w:rPr>
                <w:rStyle w:val="Hyperlink"/>
                <w:noProof/>
              </w:rPr>
              <w:t>December 29 (30) / Tobi 3: The One Hundred and Forty Four Thousand</w:t>
            </w:r>
            <w:r w:rsidR="001B24BB">
              <w:rPr>
                <w:noProof/>
                <w:webHidden/>
              </w:rPr>
              <w:tab/>
            </w:r>
            <w:r w:rsidR="001B24BB">
              <w:rPr>
                <w:noProof/>
                <w:webHidden/>
              </w:rPr>
              <w:fldChar w:fldCharType="begin"/>
            </w:r>
            <w:r w:rsidR="001B24BB">
              <w:rPr>
                <w:noProof/>
                <w:webHidden/>
              </w:rPr>
              <w:instrText xml:space="preserve"> PAGEREF _Toc490854819 \h </w:instrText>
            </w:r>
            <w:r w:rsidR="001B24BB">
              <w:rPr>
                <w:noProof/>
                <w:webHidden/>
              </w:rPr>
            </w:r>
            <w:r w:rsidR="001B24BB">
              <w:rPr>
                <w:noProof/>
                <w:webHidden/>
              </w:rPr>
              <w:fldChar w:fldCharType="separate"/>
            </w:r>
            <w:r w:rsidR="001B24BB">
              <w:rPr>
                <w:noProof/>
                <w:webHidden/>
              </w:rPr>
              <w:t>908</w:t>
            </w:r>
            <w:r w:rsidR="001B24BB">
              <w:rPr>
                <w:noProof/>
                <w:webHidden/>
              </w:rPr>
              <w:fldChar w:fldCharType="end"/>
            </w:r>
          </w:hyperlink>
        </w:p>
        <w:p w14:paraId="7C69D5CF" w14:textId="423565FC" w:rsidR="001B24BB" w:rsidRDefault="00217567">
          <w:pPr>
            <w:pStyle w:val="TOC3"/>
            <w:tabs>
              <w:tab w:val="right" w:leader="dot" w:pos="8846"/>
            </w:tabs>
            <w:rPr>
              <w:rFonts w:asciiTheme="minorHAnsi" w:eastAsiaTheme="minorEastAsia" w:hAnsiTheme="minorHAnsi"/>
              <w:noProof/>
              <w:sz w:val="22"/>
              <w:lang w:val="en-US"/>
            </w:rPr>
          </w:pPr>
          <w:hyperlink w:anchor="_Toc490854820" w:history="1">
            <w:r w:rsidR="001B24BB" w:rsidRPr="00BC55C3">
              <w:rPr>
                <w:rStyle w:val="Hyperlink"/>
                <w:noProof/>
              </w:rPr>
              <w:t>December 30 (31) / Tobi 4: St. John the Evangelist</w:t>
            </w:r>
            <w:r w:rsidR="001B24BB">
              <w:rPr>
                <w:noProof/>
                <w:webHidden/>
              </w:rPr>
              <w:tab/>
            </w:r>
            <w:r w:rsidR="001B24BB">
              <w:rPr>
                <w:noProof/>
                <w:webHidden/>
              </w:rPr>
              <w:fldChar w:fldCharType="begin"/>
            </w:r>
            <w:r w:rsidR="001B24BB">
              <w:rPr>
                <w:noProof/>
                <w:webHidden/>
              </w:rPr>
              <w:instrText xml:space="preserve"> PAGEREF _Toc490854820 \h </w:instrText>
            </w:r>
            <w:r w:rsidR="001B24BB">
              <w:rPr>
                <w:noProof/>
                <w:webHidden/>
              </w:rPr>
            </w:r>
            <w:r w:rsidR="001B24BB">
              <w:rPr>
                <w:noProof/>
                <w:webHidden/>
              </w:rPr>
              <w:fldChar w:fldCharType="separate"/>
            </w:r>
            <w:r w:rsidR="001B24BB">
              <w:rPr>
                <w:noProof/>
                <w:webHidden/>
              </w:rPr>
              <w:t>909</w:t>
            </w:r>
            <w:r w:rsidR="001B24BB">
              <w:rPr>
                <w:noProof/>
                <w:webHidden/>
              </w:rPr>
              <w:fldChar w:fldCharType="end"/>
            </w:r>
          </w:hyperlink>
        </w:p>
        <w:p w14:paraId="18168135" w14:textId="35D7C224"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7" w:name="_Ref434478837"/>
      <w:r w:rsidR="009E261C">
        <w:t xml:space="preserve"> four Sundays before the Feast.</w:t>
      </w:r>
    </w:p>
    <w:p w14:paraId="6C63C034" w14:textId="77777777" w:rsidR="001E7A09" w:rsidRDefault="001E7A09" w:rsidP="001E7A09">
      <w:pPr>
        <w:pStyle w:val="Heading4"/>
      </w:pPr>
      <w:bookmarkStart w:id="14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9" w:name="_Ref485108130"/>
      <w:r>
        <w:t xml:space="preserve">The First Doxology of December or </w:t>
      </w:r>
      <w:r w:rsidRPr="006C0F49">
        <w:rPr>
          <w:rFonts w:ascii="FreeSerifAvvaShenouda" w:hAnsi="FreeSerifAvvaShenouda" w:cs="FreeSerifAvvaShenouda"/>
        </w:rPr>
        <w:t>Ⲕⲟⲓⲁϩⲕ</w:t>
      </w:r>
      <w:bookmarkEnd w:id="1457"/>
      <w:bookmarkEnd w:id="1458"/>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60"/>
            <w:r>
              <w:rPr>
                <w:rStyle w:val="CommentReference"/>
                <w:rFonts w:ascii="Times New Roman" w:eastAsiaTheme="minorHAnsi" w:hAnsi="Times New Roman" w:cstheme="minorBidi"/>
                <w:color w:val="auto"/>
              </w:rPr>
              <w:commentReference w:id="14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61"/>
            <w:r>
              <w:t xml:space="preserve">Announced </w:t>
            </w:r>
            <w:commentRangeEnd w:id="1461"/>
            <w:r>
              <w:rPr>
                <w:rStyle w:val="CommentReference"/>
                <w:rFonts w:ascii="Times New Roman" w:eastAsiaTheme="minorHAnsi" w:hAnsi="Times New Roman" w:cstheme="minorBidi"/>
                <w:color w:val="auto"/>
              </w:rPr>
              <w:commentReference w:id="14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2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63" w:name="_Ref434478867"/>
      <w:r>
        <w:lastRenderedPageBreak/>
        <w:t xml:space="preserve">The Third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4" w:name="_Ref434478878"/>
      <w:r>
        <w:lastRenderedPageBreak/>
        <w:t xml:space="preserve">The Fourth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5"/>
            <w:r>
              <w:t>He raised us with a new invitation.</w:t>
            </w:r>
            <w:commentRangeEnd w:id="1465"/>
            <w:r>
              <w:rPr>
                <w:rStyle w:val="CommentReference"/>
                <w:rFonts w:ascii="Times New Roman" w:eastAsiaTheme="minorHAnsi" w:hAnsi="Times New Roman" w:cstheme="minorBidi"/>
                <w:color w:val="auto"/>
              </w:rPr>
              <w:commentReference w:id="14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6"/>
            <w:r>
              <w:t>Bride</w:t>
            </w:r>
            <w:commentRangeEnd w:id="1466"/>
            <w:r>
              <w:rPr>
                <w:rStyle w:val="CommentReference"/>
                <w:rFonts w:ascii="Times New Roman" w:eastAsiaTheme="minorHAnsi" w:hAnsi="Times New Roman" w:cstheme="minorBidi"/>
                <w:color w:val="auto"/>
              </w:rPr>
              <w:commentReference w:id="14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7" w:name="_Ref434478888"/>
      <w:r>
        <w:lastRenderedPageBreak/>
        <w:t xml:space="preserve">The Fifth Doxology of December or </w:t>
      </w:r>
      <w:r w:rsidRPr="006C0F49">
        <w:rPr>
          <w:rFonts w:ascii="FreeSerifAvvaShenouda" w:hAnsi="FreeSerifAvvaShenouda" w:cs="FreeSerifAvvaShenouda"/>
        </w:rPr>
        <w:t>Ⲕⲟⲓⲁϩⲕ</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8" w:name="_Ref434478907"/>
      <w:r>
        <w:lastRenderedPageBreak/>
        <w:t xml:space="preserve">The Sixth Doxology of December or </w:t>
      </w:r>
      <w:r w:rsidRPr="006C0F49">
        <w:rPr>
          <w:rFonts w:ascii="FreeSerifAvvaShenouda" w:hAnsi="FreeSerifAvvaShenouda" w:cs="FreeSerifAvvaShenouda"/>
        </w:rPr>
        <w:t>Ⲕⲟⲓⲁϩⲕ</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9"/>
            <w:r>
              <w:t xml:space="preserve">return </w:t>
            </w:r>
            <w:commentRangeEnd w:id="1469"/>
            <w:r>
              <w:rPr>
                <w:rStyle w:val="CommentReference"/>
              </w:rPr>
              <w:commentReference w:id="14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70"/>
            <w:r>
              <w:t xml:space="preserve">confirmation </w:t>
            </w:r>
            <w:commentRangeEnd w:id="1470"/>
            <w:r>
              <w:rPr>
                <w:rStyle w:val="CommentReference"/>
              </w:rPr>
              <w:commentReference w:id="14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71" w:name="_Ref434478922"/>
      <w:r>
        <w:t xml:space="preserve">The Doxology of Archangel Gabriel for December or </w:t>
      </w:r>
      <w:r w:rsidRPr="006C0F49">
        <w:rPr>
          <w:rFonts w:ascii="FreeSerifAvvaShenouda" w:hAnsi="FreeSerifAvvaShenouda" w:cs="FreeSerifAvvaShenouda"/>
        </w:rPr>
        <w:t>Ⲕⲟⲓⲁϩⲕ</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72"/>
            <w:r>
              <w:t>Angel-evangel of Good News</w:t>
            </w:r>
            <w:commentRangeEnd w:id="1472"/>
            <w:r>
              <w:rPr>
                <w:rStyle w:val="CommentReference"/>
                <w:rFonts w:ascii="Times New Roman" w:eastAsiaTheme="minorHAnsi" w:hAnsi="Times New Roman" w:cstheme="minorBidi"/>
                <w:color w:val="auto"/>
              </w:rPr>
              <w:commentReference w:id="14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73"/>
            <w:r>
              <w:t>Hail, O full of grace</w:t>
            </w:r>
            <w:commentRangeEnd w:id="1473"/>
            <w:r>
              <w:rPr>
                <w:rStyle w:val="CommentReference"/>
                <w:rFonts w:ascii="Times New Roman" w:eastAsiaTheme="minorHAnsi" w:hAnsi="Times New Roman" w:cstheme="minorBidi"/>
                <w:color w:val="auto"/>
              </w:rPr>
              <w:commentReference w:id="14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4"/>
            <w:r>
              <w:t>Angel-Evangel</w:t>
            </w:r>
            <w:commentRangeEnd w:id="1474"/>
            <w:r>
              <w:rPr>
                <w:rStyle w:val="CommentReference"/>
                <w:rFonts w:ascii="Times New Roman" w:eastAsiaTheme="minorHAnsi" w:hAnsi="Times New Roman" w:cstheme="minorBidi"/>
                <w:color w:val="auto"/>
              </w:rPr>
              <w:commentReference w:id="14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51EA23A7" w14:textId="5749D53B" w:rsidR="00A534EB" w:rsidRDefault="00A534EB" w:rsidP="00A534EB">
      <w:pPr>
        <w:pStyle w:val="Heading4"/>
      </w:pPr>
      <w:bookmarkStart w:id="1475" w:name="_Ref434564112"/>
      <w:bookmarkStart w:id="1476" w:name="_Toc410196203"/>
      <w:bookmarkStart w:id="1477" w:name="_Toc410196445"/>
      <w:bookmarkStart w:id="14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9" w:name="_Ref485109271"/>
      <w:bookmarkStart w:id="1480" w:name="_Ref485109278"/>
      <w:bookmarkStart w:id="1481" w:name="_Toc490854799"/>
      <w:r>
        <w:t>December 1 (2) / Koiak 5: Martyrdom of St. Victor</w:t>
      </w:r>
      <w:bookmarkEnd w:id="1475"/>
      <w:bookmarkEnd w:id="1479"/>
      <w:bookmarkEnd w:id="1480"/>
      <w:bookmarkEnd w:id="1481"/>
    </w:p>
    <w:p w14:paraId="5851AA48" w14:textId="77777777" w:rsidR="00253C5F" w:rsidRDefault="00253C5F" w:rsidP="00253C5F">
      <w:pPr>
        <w:pStyle w:val="Heading4"/>
      </w:pPr>
      <w:bookmarkStart w:id="1482" w:name="_Ref434489590"/>
      <w:r>
        <w:t>The Doxology</w:t>
      </w:r>
      <w:r w:rsidR="00B46E6E">
        <w:t xml:space="preserve"> for St. Victor</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83"/>
            <w:r>
              <w:t>saint</w:t>
            </w:r>
            <w:commentRangeEnd w:id="1483"/>
            <w:r>
              <w:rPr>
                <w:rStyle w:val="CommentReference"/>
                <w:rFonts w:ascii="Times New Roman" w:eastAsiaTheme="minorHAnsi" w:hAnsi="Times New Roman" w:cstheme="minorBidi"/>
                <w:color w:val="auto"/>
              </w:rPr>
              <w:commentReference w:id="148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lastRenderedPageBreak/>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4" w:name="_Toc490854800"/>
      <w:r>
        <w:t>December 2 (3) / Koiak 6: Pope Abraam the Syrian</w:t>
      </w:r>
      <w:bookmarkEnd w:id="1484"/>
    </w:p>
    <w:p w14:paraId="705AECE8" w14:textId="77777777" w:rsidR="00F416C6" w:rsidRDefault="00F416C6" w:rsidP="00F416C6">
      <w:pPr>
        <w:pStyle w:val="Heading4"/>
      </w:pPr>
      <w:bookmarkStart w:id="1485" w:name="_Ref434492343"/>
      <w:r>
        <w:t>The Doxology of St. Simon the Tanner</w:t>
      </w:r>
      <w:r>
        <w:rPr>
          <w:rStyle w:val="FootnoteReference"/>
        </w:rPr>
        <w:footnoteReference w:id="1024"/>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6" w:name="_Toc490854801"/>
      <w:r>
        <w:t xml:space="preserve">December 4 (5) / Koiak 8: </w:t>
      </w:r>
      <w:r w:rsidR="00743CE8">
        <w:t xml:space="preserve">The Martyrdom of </w:t>
      </w:r>
      <w:r>
        <w:t>Sts. Barbara and Juliana</w:t>
      </w:r>
      <w:bookmarkEnd w:id="1486"/>
    </w:p>
    <w:p w14:paraId="708D2111" w14:textId="7CD9674E" w:rsidR="003663F9" w:rsidRDefault="003663F9" w:rsidP="003663F9">
      <w:pPr>
        <w:pStyle w:val="Heading4"/>
      </w:pPr>
      <w:bookmarkStart w:id="1487"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8" w:name="_Ref459401359"/>
      <w:r>
        <w:t>The Doxology</w:t>
      </w:r>
      <w:r w:rsidR="00B46E6E">
        <w:t xml:space="preserve"> for Sts. Barbara and Juliana</w:t>
      </w:r>
      <w:bookmarkEnd w:id="1487"/>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9" w:name="_Toc490854802"/>
      <w:r>
        <w:lastRenderedPageBreak/>
        <w:t>December 4 (5) / Koiak 8: Also St. Samuel the Confessor</w:t>
      </w:r>
      <w:bookmarkEnd w:id="1489"/>
    </w:p>
    <w:p w14:paraId="2EE78AB4" w14:textId="77777777" w:rsidR="00224925" w:rsidRDefault="00224925" w:rsidP="00224925">
      <w:pPr>
        <w:pStyle w:val="Heading4"/>
      </w:pPr>
      <w:bookmarkStart w:id="1490" w:name="_Ref434491260"/>
      <w:r>
        <w:t>The Doxology</w:t>
      </w:r>
      <w:r w:rsidR="00810F04">
        <w:t xml:space="preserve"> for St. Samuel the Confessor</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4" w:name="_Toc490854803"/>
      <w:r>
        <w:t>December 6 (7) / Koiak 10: St. Nicholas</w:t>
      </w:r>
      <w:bookmarkEnd w:id="1494"/>
    </w:p>
    <w:p w14:paraId="6C72D403" w14:textId="3BE941B3" w:rsidR="002A29E0" w:rsidRDefault="002A29E0" w:rsidP="002A29E0">
      <w:pPr>
        <w:pStyle w:val="Heading4"/>
      </w:pPr>
      <w:bookmarkStart w:id="1495" w:name="_Ref470555294"/>
      <w:r>
        <w:t>The Doxology of St. Nicholas</w:t>
      </w:r>
      <w:r>
        <w:rPr>
          <w:rStyle w:val="FootnoteReference"/>
        </w:rPr>
        <w:footnoteReference w:id="1027"/>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6" w:name="_Toc490854804"/>
      <w:r>
        <w:t>December 6 (7) / Koiak 10: Relocation of St. Severus’ Relics</w:t>
      </w:r>
      <w:bookmarkEnd w:id="1496"/>
    </w:p>
    <w:p w14:paraId="34367220" w14:textId="7384D5FD"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1B24B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1B24BB">
        <w:rPr>
          <w:noProof/>
        </w:rPr>
        <w:t>777</w:t>
      </w:r>
      <w:r w:rsidR="00191A26">
        <w:fldChar w:fldCharType="end"/>
      </w:r>
      <w:r w:rsidR="00191A26">
        <w:t>.</w:t>
      </w:r>
    </w:p>
    <w:p w14:paraId="1F4B0C61" w14:textId="778FEB0B" w:rsidR="002A29E0" w:rsidRDefault="002A29E0" w:rsidP="002A29E0">
      <w:pPr>
        <w:pStyle w:val="Heading3"/>
      </w:pPr>
      <w:bookmarkStart w:id="1497" w:name="_Toc490854805"/>
      <w:r>
        <w:t>December 7 (8) / Koiak 11: St. Ambrose</w:t>
      </w:r>
      <w:bookmarkEnd w:id="1497"/>
    </w:p>
    <w:p w14:paraId="5BA1907D" w14:textId="29C3B57A" w:rsidR="002A29E0" w:rsidRDefault="002A29E0" w:rsidP="002A29E0">
      <w:pPr>
        <w:pStyle w:val="Heading4"/>
      </w:pPr>
      <w:bookmarkStart w:id="1498" w:name="_Ref470555388"/>
      <w:r>
        <w:t>The Doxology of St. Ambrose</w:t>
      </w:r>
      <w:r>
        <w:rPr>
          <w:rStyle w:val="FootnoteReference"/>
        </w:rPr>
        <w:footnoteReference w:id="1028"/>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9" w:name="_Toc490854806"/>
      <w:r>
        <w:t>December 8 (9) / Koiak 12: Commemoration of Archangel Michael</w:t>
      </w:r>
      <w:bookmarkEnd w:id="1499"/>
    </w:p>
    <w:p w14:paraId="4AB33F26" w14:textId="173DC61C" w:rsidR="00191A26"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4B14457" w14:textId="5817E206" w:rsidR="002A29E0" w:rsidRDefault="002A29E0" w:rsidP="002A29E0">
      <w:pPr>
        <w:pStyle w:val="Heading3"/>
      </w:pPr>
      <w:bookmarkStart w:id="1500" w:name="_Toc490854807"/>
      <w:r>
        <w:t>December 11 (12) / Koiak 15: St. Gregory the Armenian</w:t>
      </w:r>
      <w:bookmarkEnd w:id="1500"/>
    </w:p>
    <w:p w14:paraId="68D305ED" w14:textId="4394EE49" w:rsidR="002A29E0" w:rsidRDefault="002A29E0" w:rsidP="002A29E0">
      <w:pPr>
        <w:pStyle w:val="Heading4"/>
      </w:pPr>
      <w:bookmarkStart w:id="1501" w:name="_Ref470555434"/>
      <w:r>
        <w:t>The Doxology of St. Gregory the Armenian</w:t>
      </w:r>
      <w:r>
        <w:rPr>
          <w:rStyle w:val="FootnoteReference"/>
        </w:rPr>
        <w:footnoteReference w:id="1029"/>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502" w:name="_Toc490854808"/>
      <w:r>
        <w:t>December 12 (13) / Koiak 16: Saint Spyridon</w:t>
      </w:r>
      <w:r>
        <w:rPr>
          <w:rStyle w:val="FootnoteReference"/>
        </w:rPr>
        <w:footnoteReference w:id="1030"/>
      </w:r>
      <w:bookmarkEnd w:id="1502"/>
    </w:p>
    <w:p w14:paraId="62C88580" w14:textId="20113B9E" w:rsidR="002A29E0" w:rsidRDefault="002A29E0" w:rsidP="002A29E0">
      <w:pPr>
        <w:pStyle w:val="Heading4"/>
      </w:pPr>
      <w:bookmarkStart w:id="1503" w:name="_Ref470555491"/>
      <w:r>
        <w:t>The Doxology of St. Spyridon</w:t>
      </w:r>
      <w:r>
        <w:rPr>
          <w:rStyle w:val="FootnoteReference"/>
        </w:rPr>
        <w:footnoteReference w:id="1031"/>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lastRenderedPageBreak/>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4" w:name="_Toc490854809"/>
      <w:r>
        <w:t>December 17 (18) / Koiak 21: Commemoration of the Theotokos</w:t>
      </w:r>
      <w:bookmarkEnd w:id="1504"/>
    </w:p>
    <w:p w14:paraId="2A71E82A" w14:textId="16E01E9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EDC8594" w14:textId="77777777" w:rsidR="007F571C" w:rsidRDefault="007F571C" w:rsidP="007F571C">
      <w:pPr>
        <w:pStyle w:val="Heading3"/>
      </w:pPr>
      <w:bookmarkStart w:id="1505" w:name="_Toc490854810"/>
      <w:r>
        <w:t>December 17 (18) / Koiak 21: Also the Martyrdom of St. Barnabas, on</w:t>
      </w:r>
      <w:r w:rsidR="00743CE8">
        <w:t>e</w:t>
      </w:r>
      <w:r>
        <w:t xml:space="preserve"> of the Seventy Two</w:t>
      </w:r>
      <w:bookmarkEnd w:id="1505"/>
    </w:p>
    <w:p w14:paraId="2CFD651F" w14:textId="66033A06" w:rsidR="007F571C" w:rsidRPr="007F571C"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01D0E63" w14:textId="77777777" w:rsidR="00CA0AB7" w:rsidRDefault="00CA0AB7" w:rsidP="00CA0AB7">
      <w:pPr>
        <w:pStyle w:val="Heading3"/>
      </w:pPr>
      <w:bookmarkStart w:id="1506" w:name="_Toc490854811"/>
      <w:r>
        <w:lastRenderedPageBreak/>
        <w:t>December 18 (19) / Koiak 22: Archangel Gabriel</w:t>
      </w:r>
      <w:r w:rsidR="00481AE5">
        <w:t xml:space="preserve"> (Consecration)</w:t>
      </w:r>
      <w:bookmarkEnd w:id="1506"/>
    </w:p>
    <w:p w14:paraId="45BDA150" w14:textId="3E4AD81F" w:rsidR="00CA0AB7" w:rsidRPr="00CA0AB7" w:rsidRDefault="002853EA" w:rsidP="002853EA">
      <w:pPr>
        <w:pStyle w:val="Rubric"/>
      </w:pPr>
      <w:r>
        <w:t xml:space="preserve">See </w:t>
      </w:r>
      <w:r>
        <w:fldChar w:fldCharType="begin"/>
      </w:r>
      <w:r>
        <w:instrText xml:space="preserve"> REF _Ref485107608 \h </w:instrText>
      </w:r>
      <w:r>
        <w:fldChar w:fldCharType="separate"/>
      </w:r>
      <w:r w:rsidR="001B24BB">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1B24BB">
        <w:rPr>
          <w:noProof/>
        </w:rPr>
        <w:t>1017</w:t>
      </w:r>
      <w:r>
        <w:fldChar w:fldCharType="end"/>
      </w:r>
      <w:r w:rsidR="00CA0AB7">
        <w:t>.</w:t>
      </w:r>
    </w:p>
    <w:p w14:paraId="78D35A39" w14:textId="31313210" w:rsidR="00D94D36" w:rsidRDefault="00D94D36" w:rsidP="00D94D36">
      <w:pPr>
        <w:pStyle w:val="Heading3"/>
      </w:pPr>
      <w:bookmarkStart w:id="1507" w:name="_Toc490854812"/>
      <w:r>
        <w:t>December 20 (21) / Koiak 24: St. Ignatius of Antioch</w:t>
      </w:r>
      <w:bookmarkEnd w:id="1507"/>
    </w:p>
    <w:p w14:paraId="2887E1AE" w14:textId="14F194FE" w:rsidR="00D94D36" w:rsidRDefault="00D94D36" w:rsidP="00D94D36">
      <w:pPr>
        <w:pStyle w:val="Heading4"/>
      </w:pPr>
      <w:bookmarkStart w:id="1508" w:name="_Ref472885708"/>
      <w:r>
        <w:t>The Doxology of St. Ignatius</w:t>
      </w:r>
      <w:r>
        <w:rPr>
          <w:rStyle w:val="FootnoteReference"/>
        </w:rPr>
        <w:footnoteReference w:id="1032"/>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9" w:name="_Toc490854813"/>
      <w:r>
        <w:t>December 20 (21) / Koiak 24: The Birth of St. Takle Haymanot</w:t>
      </w:r>
      <w:bookmarkEnd w:id="1509"/>
    </w:p>
    <w:p w14:paraId="059C80DE" w14:textId="5C14E4F2"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1B24BB">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1B24BB">
        <w:rPr>
          <w:noProof/>
        </w:rPr>
        <w:t>1138</w:t>
      </w:r>
      <w:r w:rsidR="006D6137">
        <w:fldChar w:fldCharType="end"/>
      </w:r>
      <w:r>
        <w:t>.</w:t>
      </w:r>
    </w:p>
    <w:p w14:paraId="600875E0" w14:textId="77777777" w:rsidR="00FF5FF3" w:rsidRDefault="00FF5FF3" w:rsidP="00FF5FF3">
      <w:pPr>
        <w:pStyle w:val="Heading3"/>
      </w:pPr>
      <w:bookmarkStart w:id="1510" w:name="_Toc490854814"/>
      <w:r>
        <w:t>December 21 (22) / Koiak 25: St. John Kami</w:t>
      </w:r>
      <w:bookmarkEnd w:id="1510"/>
    </w:p>
    <w:p w14:paraId="3F9EF92D" w14:textId="77777777" w:rsidR="00810F04" w:rsidRPr="00810F04" w:rsidRDefault="00810F04" w:rsidP="00810F04">
      <w:pPr>
        <w:pStyle w:val="Heading4"/>
      </w:pPr>
      <w:bookmarkStart w:id="1511" w:name="_Ref434491108"/>
      <w:r>
        <w:t>The Doxology for St. John Kami</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12" w:name="_Toc490854815"/>
      <w:r>
        <w:t>December 24 (25) / Koiak 28: Nativity Preparation Day</w:t>
      </w:r>
      <w:bookmarkEnd w:id="151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13" w:name="_Ref434477504"/>
      <w:r>
        <w:lastRenderedPageBreak/>
        <w:t>The Doxology</w:t>
      </w:r>
      <w:r w:rsidR="00E21EA3">
        <w:t xml:space="preserve"> for the Preparation Day of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4"/>
            <w:r>
              <w:t>Theotokos</w:t>
            </w:r>
            <w:commentRangeEnd w:id="1514"/>
            <w:r>
              <w:rPr>
                <w:rStyle w:val="CommentReference"/>
                <w:rFonts w:ascii="Times New Roman" w:eastAsiaTheme="minorHAnsi" w:hAnsi="Times New Roman" w:cstheme="minorBidi"/>
                <w:color w:val="auto"/>
              </w:rPr>
              <w:commentReference w:id="1514"/>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5" w:name="_Toc490854816"/>
      <w:r>
        <w:lastRenderedPageBreak/>
        <w:t>December 25 (26) / Koiak 29: The Feast of the Nativity</w:t>
      </w:r>
      <w:bookmarkEnd w:id="1515"/>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6"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7" w:name="_Ref485108167"/>
      <w:r>
        <w:t xml:space="preserve">The </w:t>
      </w:r>
      <w:r w:rsidR="00C33BEB">
        <w:t xml:space="preserve">First </w:t>
      </w:r>
      <w:r>
        <w:t>Doxology</w:t>
      </w:r>
      <w:r w:rsidR="00C33BEB">
        <w:t xml:space="preserve"> for Nativity</w:t>
      </w:r>
      <w:bookmarkEnd w:id="1516"/>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8" w:name="_Ref434477542"/>
      <w:r>
        <w:lastRenderedPageBreak/>
        <w:t>The Second Doxology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9"/>
            <w:r>
              <w:t xml:space="preserve">rescued </w:t>
            </w:r>
            <w:commentRangeEnd w:id="1519"/>
            <w:r>
              <w:rPr>
                <w:rStyle w:val="CommentReference"/>
                <w:rFonts w:ascii="Times New Roman" w:eastAsiaTheme="minorHAnsi" w:hAnsi="Times New Roman" w:cstheme="minorBidi"/>
                <w:color w:val="auto"/>
              </w:rPr>
              <w:commentReference w:id="1519"/>
            </w:r>
            <w:r>
              <w:t>and saved us,</w:t>
            </w:r>
          </w:p>
          <w:p w14:paraId="372D1056" w14:textId="77777777" w:rsidR="00C33BEB" w:rsidRDefault="00C33BEB" w:rsidP="00C33BEB">
            <w:pPr>
              <w:pStyle w:val="EngHangEnd"/>
            </w:pPr>
            <w:commentRangeStart w:id="1520"/>
            <w:r>
              <w:t xml:space="preserve">We </w:t>
            </w:r>
            <w:commentRangeEnd w:id="1520"/>
            <w:r>
              <w:rPr>
                <w:rStyle w:val="CommentReference"/>
                <w:rFonts w:ascii="Times New Roman" w:eastAsiaTheme="minorHAnsi" w:hAnsi="Times New Roman" w:cstheme="minorBidi"/>
                <w:color w:val="auto"/>
              </w:rPr>
              <w:commentReference w:id="152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21" w:name="_Ref434477554"/>
      <w:r>
        <w:t>The Third Doxology for Nativity</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22" w:name="_Ref434475057"/>
      <w:r>
        <w:lastRenderedPageBreak/>
        <w:t>The Sunday Psali Adam</w:t>
      </w:r>
      <w:r w:rsidR="006C1B94">
        <w:t xml:space="preserve"> for Nativity</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23" w:name="_Ref434475083"/>
      <w:r>
        <w:t>The Monday Psali Adam</w:t>
      </w:r>
      <w:r w:rsidR="006C1B94">
        <w:t xml:space="preserve"> for Nativity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4" w:name="_Ref434475102"/>
      <w:r>
        <w:t>The Tuesday Psali Adam</w:t>
      </w:r>
      <w:r w:rsidR="006C1B94">
        <w:t xml:space="preserve"> for Nativity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5"/>
            <w:r>
              <w:t xml:space="preserve">Shone </w:t>
            </w:r>
            <w:commentRangeEnd w:id="1525"/>
            <w:r>
              <w:rPr>
                <w:rStyle w:val="CommentReference"/>
              </w:rPr>
              <w:commentReference w:id="152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6"/>
            <w:r>
              <w:t>All</w:t>
            </w:r>
            <w:commentRangeEnd w:id="1526"/>
            <w:r>
              <w:rPr>
                <w:rStyle w:val="CommentReference"/>
              </w:rPr>
              <w:commentReference w:id="152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7"/>
            <w:r>
              <w:t>seals</w:t>
            </w:r>
            <w:commentRangeEnd w:id="1527"/>
            <w:r>
              <w:rPr>
                <w:rStyle w:val="CommentReference"/>
              </w:rPr>
              <w:commentReference w:id="152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28"/>
            <w:r>
              <w:t>Tetra</w:t>
            </w:r>
            <w:commentRangeEnd w:id="1528"/>
            <w:r>
              <w:rPr>
                <w:rStyle w:val="CommentReference"/>
              </w:rPr>
              <w:commentReference w:id="152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9"/>
            <w:r>
              <w:t xml:space="preserve">flaming </w:t>
            </w:r>
            <w:commentRangeEnd w:id="1529"/>
            <w:r>
              <w:rPr>
                <w:rStyle w:val="CommentReference"/>
              </w:rPr>
              <w:commentReference w:id="152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30"/>
            <w:r>
              <w:t>disease</w:t>
            </w:r>
            <w:commentRangeEnd w:id="1530"/>
            <w:r>
              <w:rPr>
                <w:rStyle w:val="CommentReference"/>
              </w:rPr>
              <w:commentReference w:id="153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31" w:name="_Ref434475128"/>
      <w:r>
        <w:t>The Wednesday Psali Batos</w:t>
      </w:r>
      <w:r w:rsidR="006C1B94">
        <w:t xml:space="preserve"> for Nativity</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32" w:name="_Ref434475150"/>
      <w:r>
        <w:t>The Thursday Psali Batos</w:t>
      </w:r>
      <w:r w:rsidR="006C1B94">
        <w:t xml:space="preserve"> for Nativity</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33"/>
            <w:r>
              <w:t xml:space="preserve">Isaiah </w:t>
            </w:r>
            <w:commentRangeEnd w:id="1533"/>
            <w:r>
              <w:rPr>
                <w:rStyle w:val="CommentReference"/>
              </w:rPr>
              <w:commentReference w:id="153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4" w:name="_Ref434475177"/>
      <w:r>
        <w:t>The Friday Psali Batos</w:t>
      </w:r>
      <w:r w:rsidR="006C1B94">
        <w:t xml:space="preserve"> for Nativity</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78F1C338" w14:textId="149C156A" w:rsidR="00437FBE" w:rsidRPr="005130A7" w:rsidRDefault="00437FBE" w:rsidP="00437FBE">
            <w:pPr>
              <w:pStyle w:val="CopticVerse"/>
            </w:pPr>
            <w:r>
              <w:t>ⲛⲉⲙ ⲟⲩϯⲙⲁϯ ϧⲉⲛ ⲛⲓⲣⲱⲙⲓ:</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38A80C49" w14:textId="77777777" w:rsidR="00FF5FF3" w:rsidRDefault="00FF5FF3" w:rsidP="00FF5FF3">
      <w:pPr>
        <w:pStyle w:val="Heading4"/>
      </w:pPr>
      <w:bookmarkStart w:id="1535" w:name="_Ref434475196"/>
      <w:r>
        <w:t>The Saturday Psali Batos</w:t>
      </w:r>
      <w:r w:rsidR="006C1B94">
        <w:t xml:space="preserve"> for Nativity</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6"/>
            <w:r>
              <w:t>For I cannot speak.</w:t>
            </w:r>
            <w:commentRangeEnd w:id="1536"/>
            <w:r>
              <w:rPr>
                <w:rStyle w:val="CommentReference"/>
              </w:rPr>
              <w:commentReference w:id="153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lastRenderedPageBreak/>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lastRenderedPageBreak/>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7" w:name="_Toc490854817"/>
      <w:r>
        <w:t>December 26 (27) / Koiak 30: The Second Day of the Feast of the Nativity</w:t>
      </w:r>
      <w:bookmarkEnd w:id="153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8" w:name="_Ref434561401"/>
      <w:bookmarkStart w:id="1539" w:name="_Toc490854818"/>
      <w:r>
        <w:lastRenderedPageBreak/>
        <w:t>December 27 (28) / Tobi 1: St. Stephen Day</w:t>
      </w:r>
      <w:bookmarkEnd w:id="1538"/>
      <w:bookmarkEnd w:id="1539"/>
    </w:p>
    <w:p w14:paraId="1250AF95" w14:textId="1BFD839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1B24B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1B24BB">
        <w:rPr>
          <w:noProof/>
        </w:rPr>
        <w:t>713</w:t>
      </w:r>
      <w:r w:rsidR="002409EF">
        <w:fldChar w:fldCharType="end"/>
      </w:r>
      <w:r w:rsidR="002409EF">
        <w:t>.</w:t>
      </w:r>
    </w:p>
    <w:p w14:paraId="3C6CAB04" w14:textId="77777777" w:rsidR="00073003" w:rsidRDefault="00073003" w:rsidP="00073003">
      <w:pPr>
        <w:pStyle w:val="Heading3"/>
      </w:pPr>
      <w:bookmarkStart w:id="1540" w:name="_Toc490854819"/>
      <w:r>
        <w:t>December 29 (30) / Tobi 3: The One Hundred and Forty Four Thousand</w:t>
      </w:r>
      <w:bookmarkEnd w:id="1540"/>
    </w:p>
    <w:p w14:paraId="2FE981A9" w14:textId="77777777" w:rsidR="00073003" w:rsidRDefault="00073003" w:rsidP="00073003">
      <w:pPr>
        <w:pStyle w:val="Heading4"/>
      </w:pPr>
      <w:bookmarkStart w:id="1541" w:name="_Ref434488616"/>
      <w:r>
        <w:t>The Doxology</w:t>
      </w:r>
      <w:r w:rsidR="00B46E6E">
        <w:t xml:space="preserve"> for the One Hundred and Forty Four Thousand</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42" w:name="_Ref434564016"/>
      <w:bookmarkStart w:id="1543" w:name="_Toc490854820"/>
      <w:r>
        <w:lastRenderedPageBreak/>
        <w:t>December 30 (31) / Tobi 4: St. John the Evangelist</w:t>
      </w:r>
      <w:bookmarkEnd w:id="1542"/>
      <w:bookmarkEnd w:id="1543"/>
    </w:p>
    <w:p w14:paraId="3C0BCC81" w14:textId="77777777" w:rsidR="00FF5FF3" w:rsidRDefault="00FF5FF3" w:rsidP="00FF5FF3">
      <w:pPr>
        <w:pStyle w:val="Heading4"/>
      </w:pPr>
      <w:bookmarkStart w:id="1544" w:name="_Ref434488768"/>
      <w:r>
        <w:t>The Doxology</w:t>
      </w:r>
      <w:r w:rsidR="00B46E6E">
        <w:t xml:space="preserve"> for</w:t>
      </w:r>
      <w:r w:rsidR="00BC160E">
        <w:t xml:space="preserve"> St. John the Evangelist</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5"/>
            <w:r>
              <w:t>Zebulun</w:t>
            </w:r>
            <w:commentRangeEnd w:id="1545"/>
            <w:r>
              <w:rPr>
                <w:rStyle w:val="FootnoteReference"/>
              </w:rPr>
              <w:footnoteReference w:id="1036"/>
            </w:r>
            <w:r>
              <w:rPr>
                <w:rStyle w:val="CommentReference"/>
                <w:rFonts w:ascii="Times New Roman" w:eastAsiaTheme="minorHAnsi" w:hAnsi="Times New Roman" w:cstheme="minorBidi"/>
                <w:color w:val="auto"/>
              </w:rPr>
              <w:commentReference w:id="154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6" w:name="_Toc410196204"/>
      <w:bookmarkStart w:id="1547" w:name="_Toc410196446"/>
      <w:bookmarkStart w:id="1548" w:name="_Toc410196948"/>
      <w:bookmarkStart w:id="1549" w:name="_Toc490854694"/>
      <w:bookmarkStart w:id="1550" w:name="January"/>
      <w:bookmarkEnd w:id="1456"/>
      <w:bookmarkEnd w:id="1476"/>
      <w:bookmarkEnd w:id="1477"/>
      <w:bookmarkEnd w:id="1478"/>
      <w:r>
        <w:lastRenderedPageBreak/>
        <w:t>January</w:t>
      </w:r>
      <w:bookmarkEnd w:id="1546"/>
      <w:bookmarkEnd w:id="1547"/>
      <w:bookmarkEnd w:id="1548"/>
      <w:r w:rsidR="00FF5FF3">
        <w:t xml:space="preserve"> or </w:t>
      </w:r>
      <w:r w:rsidR="00FF5FF3">
        <w:rPr>
          <w:rFonts w:ascii="FreeSerifAvvaShenouda" w:hAnsi="FreeSerifAvvaShenouda" w:cs="FreeSerifAvvaShenouda"/>
        </w:rPr>
        <w:t>Ⲧⲱⲃⲓ</w:t>
      </w:r>
      <w:bookmarkEnd w:id="1549"/>
    </w:p>
    <w:bookmarkStart w:id="1551" w:name="_Toc410196949" w:displacedByCustomXml="next"/>
    <w:bookmarkStart w:id="1552" w:name="_Toc410196447" w:displacedByCustomXml="next"/>
    <w:bookmarkStart w:id="1553" w:name="_Toc410196205" w:displacedByCustomXml="next"/>
    <w:sdt>
      <w:sdtPr>
        <w:id w:val="-286434970"/>
        <w:docPartObj>
          <w:docPartGallery w:val="Table of Contents"/>
          <w:docPartUnique/>
        </w:docPartObj>
      </w:sdtPr>
      <w:sdtEndPr>
        <w:rPr>
          <w:b/>
          <w:bCs/>
          <w:noProof/>
        </w:rPr>
      </w:sdtEndPr>
      <w:sdtContent>
        <w:p w14:paraId="4E10F21D" w14:textId="46FD643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90854821" w:history="1">
            <w:r w:rsidR="001B24BB" w:rsidRPr="004E6BEE">
              <w:rPr>
                <w:rStyle w:val="Hyperlink"/>
                <w:noProof/>
                <w:lang w:val="en-US"/>
              </w:rPr>
              <w:t xml:space="preserve">January 1 (2) / Tobi 6: The Feast of the </w:t>
            </w:r>
            <w:r w:rsidR="001B24BB" w:rsidRPr="004E6BEE">
              <w:rPr>
                <w:rStyle w:val="Hyperlink"/>
                <w:noProof/>
              </w:rPr>
              <w:t>Circumcision</w:t>
            </w:r>
            <w:r w:rsidR="001B24BB">
              <w:rPr>
                <w:noProof/>
                <w:webHidden/>
              </w:rPr>
              <w:tab/>
            </w:r>
            <w:r w:rsidR="001B24BB">
              <w:rPr>
                <w:noProof/>
                <w:webHidden/>
              </w:rPr>
              <w:fldChar w:fldCharType="begin"/>
            </w:r>
            <w:r w:rsidR="001B24BB">
              <w:rPr>
                <w:noProof/>
                <w:webHidden/>
              </w:rPr>
              <w:instrText xml:space="preserve"> PAGEREF _Toc490854821 \h </w:instrText>
            </w:r>
            <w:r w:rsidR="001B24BB">
              <w:rPr>
                <w:noProof/>
                <w:webHidden/>
              </w:rPr>
            </w:r>
            <w:r w:rsidR="001B24BB">
              <w:rPr>
                <w:noProof/>
                <w:webHidden/>
              </w:rPr>
              <w:fldChar w:fldCharType="separate"/>
            </w:r>
            <w:r w:rsidR="001B24BB">
              <w:rPr>
                <w:noProof/>
                <w:webHidden/>
              </w:rPr>
              <w:t>912</w:t>
            </w:r>
            <w:r w:rsidR="001B24BB">
              <w:rPr>
                <w:noProof/>
                <w:webHidden/>
              </w:rPr>
              <w:fldChar w:fldCharType="end"/>
            </w:r>
          </w:hyperlink>
        </w:p>
        <w:p w14:paraId="7B250FEF" w14:textId="19376948" w:rsidR="001B24BB" w:rsidRDefault="00217567">
          <w:pPr>
            <w:pStyle w:val="TOC3"/>
            <w:tabs>
              <w:tab w:val="right" w:leader="dot" w:pos="8846"/>
            </w:tabs>
            <w:rPr>
              <w:rFonts w:asciiTheme="minorHAnsi" w:eastAsiaTheme="minorEastAsia" w:hAnsiTheme="minorHAnsi"/>
              <w:noProof/>
              <w:sz w:val="22"/>
              <w:lang w:val="en-US"/>
            </w:rPr>
          </w:pPr>
          <w:hyperlink w:anchor="_Toc490854822" w:history="1">
            <w:r w:rsidR="001B24BB" w:rsidRPr="004E6BEE">
              <w:rPr>
                <w:rStyle w:val="Hyperlink"/>
                <w:noProof/>
              </w:rPr>
              <w:t>January 2 / Tobi 7 (6) : St. Seraphim of Sarov</w:t>
            </w:r>
            <w:r w:rsidR="001B24BB">
              <w:rPr>
                <w:noProof/>
                <w:webHidden/>
              </w:rPr>
              <w:tab/>
            </w:r>
            <w:r w:rsidR="001B24BB">
              <w:rPr>
                <w:noProof/>
                <w:webHidden/>
              </w:rPr>
              <w:fldChar w:fldCharType="begin"/>
            </w:r>
            <w:r w:rsidR="001B24BB">
              <w:rPr>
                <w:noProof/>
                <w:webHidden/>
              </w:rPr>
              <w:instrText xml:space="preserve"> PAGEREF _Toc490854822 \h </w:instrText>
            </w:r>
            <w:r w:rsidR="001B24BB">
              <w:rPr>
                <w:noProof/>
                <w:webHidden/>
              </w:rPr>
            </w:r>
            <w:r w:rsidR="001B24BB">
              <w:rPr>
                <w:noProof/>
                <w:webHidden/>
              </w:rPr>
              <w:fldChar w:fldCharType="separate"/>
            </w:r>
            <w:r w:rsidR="001B24BB">
              <w:rPr>
                <w:noProof/>
                <w:webHidden/>
              </w:rPr>
              <w:t>922</w:t>
            </w:r>
            <w:r w:rsidR="001B24BB">
              <w:rPr>
                <w:noProof/>
                <w:webHidden/>
              </w:rPr>
              <w:fldChar w:fldCharType="end"/>
            </w:r>
          </w:hyperlink>
        </w:p>
        <w:p w14:paraId="57E13604" w14:textId="3F4C71BC" w:rsidR="001B24BB" w:rsidRDefault="00217567">
          <w:pPr>
            <w:pStyle w:val="TOC3"/>
            <w:tabs>
              <w:tab w:val="right" w:leader="dot" w:pos="8846"/>
            </w:tabs>
            <w:rPr>
              <w:rFonts w:asciiTheme="minorHAnsi" w:eastAsiaTheme="minorEastAsia" w:hAnsiTheme="minorHAnsi"/>
              <w:noProof/>
              <w:sz w:val="22"/>
              <w:lang w:val="en-US"/>
            </w:rPr>
          </w:pPr>
          <w:hyperlink w:anchor="_Toc490854823" w:history="1">
            <w:r w:rsidR="001B24BB" w:rsidRPr="004E6BEE">
              <w:rPr>
                <w:rStyle w:val="Hyperlink"/>
                <w:noProof/>
              </w:rPr>
              <w:t>January 6 (7) / Tobi 11: The Feast of Theophany</w:t>
            </w:r>
            <w:r w:rsidR="001B24BB">
              <w:rPr>
                <w:noProof/>
                <w:webHidden/>
              </w:rPr>
              <w:tab/>
            </w:r>
            <w:r w:rsidR="001B24BB">
              <w:rPr>
                <w:noProof/>
                <w:webHidden/>
              </w:rPr>
              <w:fldChar w:fldCharType="begin"/>
            </w:r>
            <w:r w:rsidR="001B24BB">
              <w:rPr>
                <w:noProof/>
                <w:webHidden/>
              </w:rPr>
              <w:instrText xml:space="preserve"> PAGEREF _Toc490854823 \h </w:instrText>
            </w:r>
            <w:r w:rsidR="001B24BB">
              <w:rPr>
                <w:noProof/>
                <w:webHidden/>
              </w:rPr>
            </w:r>
            <w:r w:rsidR="001B24BB">
              <w:rPr>
                <w:noProof/>
                <w:webHidden/>
              </w:rPr>
              <w:fldChar w:fldCharType="separate"/>
            </w:r>
            <w:r w:rsidR="001B24BB">
              <w:rPr>
                <w:noProof/>
                <w:webHidden/>
              </w:rPr>
              <w:t>923</w:t>
            </w:r>
            <w:r w:rsidR="001B24BB">
              <w:rPr>
                <w:noProof/>
                <w:webHidden/>
              </w:rPr>
              <w:fldChar w:fldCharType="end"/>
            </w:r>
          </w:hyperlink>
        </w:p>
        <w:p w14:paraId="75E20A65" w14:textId="1A1F4793" w:rsidR="001B24BB" w:rsidRDefault="00217567">
          <w:pPr>
            <w:pStyle w:val="TOC3"/>
            <w:tabs>
              <w:tab w:val="right" w:leader="dot" w:pos="8846"/>
            </w:tabs>
            <w:rPr>
              <w:rFonts w:asciiTheme="minorHAnsi" w:eastAsiaTheme="minorEastAsia" w:hAnsiTheme="minorHAnsi"/>
              <w:noProof/>
              <w:sz w:val="22"/>
              <w:lang w:val="en-US"/>
            </w:rPr>
          </w:pPr>
          <w:hyperlink w:anchor="_Toc490854824" w:history="1">
            <w:r w:rsidR="001B24BB" w:rsidRPr="004E6BEE">
              <w:rPr>
                <w:rStyle w:val="Hyperlink"/>
                <w:noProof/>
              </w:rPr>
              <w:t>January 7 (8) / Tobi 12: The Second Day of the Feast of Theophany</w:t>
            </w:r>
            <w:r w:rsidR="001B24BB">
              <w:rPr>
                <w:noProof/>
                <w:webHidden/>
              </w:rPr>
              <w:tab/>
            </w:r>
            <w:r w:rsidR="001B24BB">
              <w:rPr>
                <w:noProof/>
                <w:webHidden/>
              </w:rPr>
              <w:fldChar w:fldCharType="begin"/>
            </w:r>
            <w:r w:rsidR="001B24BB">
              <w:rPr>
                <w:noProof/>
                <w:webHidden/>
              </w:rPr>
              <w:instrText xml:space="preserve"> PAGEREF _Toc490854824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7BB5C7D0" w14:textId="6F83F188" w:rsidR="001B24BB" w:rsidRDefault="00217567">
          <w:pPr>
            <w:pStyle w:val="TOC3"/>
            <w:tabs>
              <w:tab w:val="right" w:leader="dot" w:pos="8846"/>
            </w:tabs>
            <w:rPr>
              <w:rFonts w:asciiTheme="minorHAnsi" w:eastAsiaTheme="minorEastAsia" w:hAnsiTheme="minorHAnsi"/>
              <w:noProof/>
              <w:sz w:val="22"/>
              <w:lang w:val="en-US"/>
            </w:rPr>
          </w:pPr>
          <w:hyperlink w:anchor="_Toc490854825" w:history="1">
            <w:r w:rsidR="001B24BB" w:rsidRPr="004E6BEE">
              <w:rPr>
                <w:rStyle w:val="Hyperlink"/>
                <w:noProof/>
              </w:rPr>
              <w:t>January 7 (8) / Tobi 12: Also the Commemoration of Archangel Michael</w:t>
            </w:r>
            <w:r w:rsidR="001B24BB">
              <w:rPr>
                <w:noProof/>
                <w:webHidden/>
              </w:rPr>
              <w:tab/>
            </w:r>
            <w:r w:rsidR="001B24BB">
              <w:rPr>
                <w:noProof/>
                <w:webHidden/>
              </w:rPr>
              <w:fldChar w:fldCharType="begin"/>
            </w:r>
            <w:r w:rsidR="001B24BB">
              <w:rPr>
                <w:noProof/>
                <w:webHidden/>
              </w:rPr>
              <w:instrText xml:space="preserve"> PAGEREF _Toc490854825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07BF71F9" w14:textId="0FAAC08A" w:rsidR="001B24BB" w:rsidRDefault="00217567">
          <w:pPr>
            <w:pStyle w:val="TOC3"/>
            <w:tabs>
              <w:tab w:val="right" w:leader="dot" w:pos="8846"/>
            </w:tabs>
            <w:rPr>
              <w:rFonts w:asciiTheme="minorHAnsi" w:eastAsiaTheme="minorEastAsia" w:hAnsiTheme="minorHAnsi"/>
              <w:noProof/>
              <w:sz w:val="22"/>
              <w:lang w:val="en-US"/>
            </w:rPr>
          </w:pPr>
          <w:hyperlink w:anchor="_Toc490854826" w:history="1">
            <w:r w:rsidR="001B24BB" w:rsidRPr="004E6BEE">
              <w:rPr>
                <w:rStyle w:val="Hyperlink"/>
                <w:noProof/>
              </w:rPr>
              <w:t>January 7 (8) / Tobi 12: Also St. Theodore Anatoly</w:t>
            </w:r>
            <w:r w:rsidR="001B24BB">
              <w:rPr>
                <w:noProof/>
                <w:webHidden/>
              </w:rPr>
              <w:tab/>
            </w:r>
            <w:r w:rsidR="001B24BB">
              <w:rPr>
                <w:noProof/>
                <w:webHidden/>
              </w:rPr>
              <w:fldChar w:fldCharType="begin"/>
            </w:r>
            <w:r w:rsidR="001B24BB">
              <w:rPr>
                <w:noProof/>
                <w:webHidden/>
              </w:rPr>
              <w:instrText xml:space="preserve"> PAGEREF _Toc490854826 \h </w:instrText>
            </w:r>
            <w:r w:rsidR="001B24BB">
              <w:rPr>
                <w:noProof/>
                <w:webHidden/>
              </w:rPr>
            </w:r>
            <w:r w:rsidR="001B24BB">
              <w:rPr>
                <w:noProof/>
                <w:webHidden/>
              </w:rPr>
              <w:fldChar w:fldCharType="separate"/>
            </w:r>
            <w:r w:rsidR="001B24BB">
              <w:rPr>
                <w:noProof/>
                <w:webHidden/>
              </w:rPr>
              <w:t>960</w:t>
            </w:r>
            <w:r w:rsidR="001B24BB">
              <w:rPr>
                <w:noProof/>
                <w:webHidden/>
              </w:rPr>
              <w:fldChar w:fldCharType="end"/>
            </w:r>
          </w:hyperlink>
        </w:p>
        <w:p w14:paraId="5684173A" w14:textId="63C2C3DE" w:rsidR="001B24BB" w:rsidRDefault="00217567">
          <w:pPr>
            <w:pStyle w:val="TOC3"/>
            <w:tabs>
              <w:tab w:val="right" w:leader="dot" w:pos="8846"/>
            </w:tabs>
            <w:rPr>
              <w:rFonts w:asciiTheme="minorHAnsi" w:eastAsiaTheme="minorEastAsia" w:hAnsiTheme="minorHAnsi"/>
              <w:noProof/>
              <w:sz w:val="22"/>
              <w:lang w:val="en-US"/>
            </w:rPr>
          </w:pPr>
          <w:hyperlink w:anchor="_Toc490854827" w:history="1">
            <w:r w:rsidR="001B24BB" w:rsidRPr="004E6BEE">
              <w:rPr>
                <w:rStyle w:val="Hyperlink"/>
                <w:noProof/>
              </w:rPr>
              <w:t>January 8 (9) / Tobi 13: The Feast of The Wedding of Cana of Galilee</w:t>
            </w:r>
            <w:r w:rsidR="001B24BB">
              <w:rPr>
                <w:noProof/>
                <w:webHidden/>
              </w:rPr>
              <w:tab/>
            </w:r>
            <w:r w:rsidR="001B24BB">
              <w:rPr>
                <w:noProof/>
                <w:webHidden/>
              </w:rPr>
              <w:fldChar w:fldCharType="begin"/>
            </w:r>
            <w:r w:rsidR="001B24BB">
              <w:rPr>
                <w:noProof/>
                <w:webHidden/>
              </w:rPr>
              <w:instrText xml:space="preserve"> PAGEREF _Toc490854827 \h </w:instrText>
            </w:r>
            <w:r w:rsidR="001B24BB">
              <w:rPr>
                <w:noProof/>
                <w:webHidden/>
              </w:rPr>
            </w:r>
            <w:r w:rsidR="001B24BB">
              <w:rPr>
                <w:noProof/>
                <w:webHidden/>
              </w:rPr>
              <w:fldChar w:fldCharType="separate"/>
            </w:r>
            <w:r w:rsidR="001B24BB">
              <w:rPr>
                <w:noProof/>
                <w:webHidden/>
              </w:rPr>
              <w:t>961</w:t>
            </w:r>
            <w:r w:rsidR="001B24BB">
              <w:rPr>
                <w:noProof/>
                <w:webHidden/>
              </w:rPr>
              <w:fldChar w:fldCharType="end"/>
            </w:r>
          </w:hyperlink>
        </w:p>
        <w:p w14:paraId="247BE7A2" w14:textId="1AB6D521" w:rsidR="001B24BB" w:rsidRDefault="00217567">
          <w:pPr>
            <w:pStyle w:val="TOC3"/>
            <w:tabs>
              <w:tab w:val="right" w:leader="dot" w:pos="8846"/>
            </w:tabs>
            <w:rPr>
              <w:rFonts w:asciiTheme="minorHAnsi" w:eastAsiaTheme="minorEastAsia" w:hAnsiTheme="minorHAnsi"/>
              <w:noProof/>
              <w:sz w:val="22"/>
              <w:lang w:val="en-US"/>
            </w:rPr>
          </w:pPr>
          <w:hyperlink w:anchor="_Toc490854828" w:history="1">
            <w:r w:rsidR="001B24BB" w:rsidRPr="004E6BEE">
              <w:rPr>
                <w:rStyle w:val="Hyperlink"/>
                <w:noProof/>
              </w:rPr>
              <w:t>January 8 (9) / Tobi 13: Also the Martyrdom of St. Demiana</w:t>
            </w:r>
            <w:r w:rsidR="001B24BB">
              <w:rPr>
                <w:noProof/>
                <w:webHidden/>
              </w:rPr>
              <w:tab/>
            </w:r>
            <w:r w:rsidR="001B24BB">
              <w:rPr>
                <w:noProof/>
                <w:webHidden/>
              </w:rPr>
              <w:fldChar w:fldCharType="begin"/>
            </w:r>
            <w:r w:rsidR="001B24BB">
              <w:rPr>
                <w:noProof/>
                <w:webHidden/>
              </w:rPr>
              <w:instrText xml:space="preserve"> PAGEREF _Toc490854828 \h </w:instrText>
            </w:r>
            <w:r w:rsidR="001B24BB">
              <w:rPr>
                <w:noProof/>
                <w:webHidden/>
              </w:rPr>
            </w:r>
            <w:r w:rsidR="001B24BB">
              <w:rPr>
                <w:noProof/>
                <w:webHidden/>
              </w:rPr>
              <w:fldChar w:fldCharType="separate"/>
            </w:r>
            <w:r w:rsidR="001B24BB">
              <w:rPr>
                <w:noProof/>
                <w:webHidden/>
              </w:rPr>
              <w:t>974</w:t>
            </w:r>
            <w:r w:rsidR="001B24BB">
              <w:rPr>
                <w:noProof/>
                <w:webHidden/>
              </w:rPr>
              <w:fldChar w:fldCharType="end"/>
            </w:r>
          </w:hyperlink>
        </w:p>
        <w:p w14:paraId="40720A58" w14:textId="2CB3B8ED" w:rsidR="001B24BB" w:rsidRDefault="00217567">
          <w:pPr>
            <w:pStyle w:val="TOC3"/>
            <w:tabs>
              <w:tab w:val="right" w:leader="dot" w:pos="8846"/>
            </w:tabs>
            <w:rPr>
              <w:rFonts w:asciiTheme="minorHAnsi" w:eastAsiaTheme="minorEastAsia" w:hAnsiTheme="minorHAnsi"/>
              <w:noProof/>
              <w:sz w:val="22"/>
              <w:lang w:val="en-US"/>
            </w:rPr>
          </w:pPr>
          <w:hyperlink w:anchor="_Toc490854829" w:history="1">
            <w:r w:rsidR="001B24BB" w:rsidRPr="004E6BEE">
              <w:rPr>
                <w:rStyle w:val="Hyperlink"/>
                <w:noProof/>
              </w:rPr>
              <w:t>January 9 (10) / Tobi 14: St. Maximus</w:t>
            </w:r>
            <w:r w:rsidR="001B24BB">
              <w:rPr>
                <w:noProof/>
                <w:webHidden/>
              </w:rPr>
              <w:tab/>
            </w:r>
            <w:r w:rsidR="001B24BB">
              <w:rPr>
                <w:noProof/>
                <w:webHidden/>
              </w:rPr>
              <w:fldChar w:fldCharType="begin"/>
            </w:r>
            <w:r w:rsidR="001B24BB">
              <w:rPr>
                <w:noProof/>
                <w:webHidden/>
              </w:rPr>
              <w:instrText xml:space="preserve"> PAGEREF _Toc490854829 \h </w:instrText>
            </w:r>
            <w:r w:rsidR="001B24BB">
              <w:rPr>
                <w:noProof/>
                <w:webHidden/>
              </w:rPr>
            </w:r>
            <w:r w:rsidR="001B24BB">
              <w:rPr>
                <w:noProof/>
                <w:webHidden/>
              </w:rPr>
              <w:fldChar w:fldCharType="separate"/>
            </w:r>
            <w:r w:rsidR="001B24BB">
              <w:rPr>
                <w:noProof/>
                <w:webHidden/>
              </w:rPr>
              <w:t>976</w:t>
            </w:r>
            <w:r w:rsidR="001B24BB">
              <w:rPr>
                <w:noProof/>
                <w:webHidden/>
              </w:rPr>
              <w:fldChar w:fldCharType="end"/>
            </w:r>
          </w:hyperlink>
        </w:p>
        <w:p w14:paraId="7203994C" w14:textId="67FDDFCE" w:rsidR="001B24BB" w:rsidRDefault="00217567">
          <w:pPr>
            <w:pStyle w:val="TOC3"/>
            <w:tabs>
              <w:tab w:val="right" w:leader="dot" w:pos="8846"/>
            </w:tabs>
            <w:rPr>
              <w:rFonts w:asciiTheme="minorHAnsi" w:eastAsiaTheme="minorEastAsia" w:hAnsiTheme="minorHAnsi"/>
              <w:noProof/>
              <w:sz w:val="22"/>
              <w:lang w:val="en-US"/>
            </w:rPr>
          </w:pPr>
          <w:hyperlink w:anchor="_Toc490854830" w:history="1">
            <w:r w:rsidR="001B24BB" w:rsidRPr="004E6BEE">
              <w:rPr>
                <w:rStyle w:val="Hyperlink"/>
                <w:noProof/>
              </w:rPr>
              <w:t>January 12 (13) / Tobi 17: St. Dometius</w:t>
            </w:r>
            <w:r w:rsidR="001B24BB">
              <w:rPr>
                <w:noProof/>
                <w:webHidden/>
              </w:rPr>
              <w:tab/>
            </w:r>
            <w:r w:rsidR="001B24BB">
              <w:rPr>
                <w:noProof/>
                <w:webHidden/>
              </w:rPr>
              <w:fldChar w:fldCharType="begin"/>
            </w:r>
            <w:r w:rsidR="001B24BB">
              <w:rPr>
                <w:noProof/>
                <w:webHidden/>
              </w:rPr>
              <w:instrText xml:space="preserve"> PAGEREF _Toc490854830 \h </w:instrText>
            </w:r>
            <w:r w:rsidR="001B24BB">
              <w:rPr>
                <w:noProof/>
                <w:webHidden/>
              </w:rPr>
            </w:r>
            <w:r w:rsidR="001B24BB">
              <w:rPr>
                <w:noProof/>
                <w:webHidden/>
              </w:rPr>
              <w:fldChar w:fldCharType="separate"/>
            </w:r>
            <w:r w:rsidR="001B24BB">
              <w:rPr>
                <w:noProof/>
                <w:webHidden/>
              </w:rPr>
              <w:t>977</w:t>
            </w:r>
            <w:r w:rsidR="001B24BB">
              <w:rPr>
                <w:noProof/>
                <w:webHidden/>
              </w:rPr>
              <w:fldChar w:fldCharType="end"/>
            </w:r>
          </w:hyperlink>
        </w:p>
        <w:p w14:paraId="0F1CF5D1" w14:textId="2A9E0ABE" w:rsidR="001B24BB" w:rsidRDefault="00217567">
          <w:pPr>
            <w:pStyle w:val="TOC3"/>
            <w:tabs>
              <w:tab w:val="right" w:leader="dot" w:pos="8846"/>
            </w:tabs>
            <w:rPr>
              <w:rFonts w:asciiTheme="minorHAnsi" w:eastAsiaTheme="minorEastAsia" w:hAnsiTheme="minorHAnsi"/>
              <w:noProof/>
              <w:sz w:val="22"/>
              <w:lang w:val="en-US"/>
            </w:rPr>
          </w:pPr>
          <w:hyperlink w:anchor="_Toc490854831" w:history="1">
            <w:r w:rsidR="001B24BB" w:rsidRPr="004E6BEE">
              <w:rPr>
                <w:rStyle w:val="Hyperlink"/>
                <w:noProof/>
              </w:rPr>
              <w:t>January 13 (14) / Tobi 18: St. Hilary of Poitiers</w:t>
            </w:r>
            <w:r w:rsidR="001B24BB">
              <w:rPr>
                <w:noProof/>
                <w:webHidden/>
              </w:rPr>
              <w:tab/>
            </w:r>
            <w:r w:rsidR="001B24BB">
              <w:rPr>
                <w:noProof/>
                <w:webHidden/>
              </w:rPr>
              <w:fldChar w:fldCharType="begin"/>
            </w:r>
            <w:r w:rsidR="001B24BB">
              <w:rPr>
                <w:noProof/>
                <w:webHidden/>
              </w:rPr>
              <w:instrText xml:space="preserve"> PAGEREF _Toc490854831 \h </w:instrText>
            </w:r>
            <w:r w:rsidR="001B24BB">
              <w:rPr>
                <w:noProof/>
                <w:webHidden/>
              </w:rPr>
            </w:r>
            <w:r w:rsidR="001B24BB">
              <w:rPr>
                <w:noProof/>
                <w:webHidden/>
              </w:rPr>
              <w:fldChar w:fldCharType="separate"/>
            </w:r>
            <w:r w:rsidR="001B24BB">
              <w:rPr>
                <w:noProof/>
                <w:webHidden/>
              </w:rPr>
              <w:t>978</w:t>
            </w:r>
            <w:r w:rsidR="001B24BB">
              <w:rPr>
                <w:noProof/>
                <w:webHidden/>
              </w:rPr>
              <w:fldChar w:fldCharType="end"/>
            </w:r>
          </w:hyperlink>
        </w:p>
        <w:p w14:paraId="650F1A7B" w14:textId="5941B432" w:rsidR="001B24BB" w:rsidRDefault="00217567">
          <w:pPr>
            <w:pStyle w:val="TOC3"/>
            <w:tabs>
              <w:tab w:val="right" w:leader="dot" w:pos="8846"/>
            </w:tabs>
            <w:rPr>
              <w:rFonts w:asciiTheme="minorHAnsi" w:eastAsiaTheme="minorEastAsia" w:hAnsiTheme="minorHAnsi"/>
              <w:noProof/>
              <w:sz w:val="22"/>
              <w:lang w:val="en-US"/>
            </w:rPr>
          </w:pPr>
          <w:hyperlink w:anchor="_Toc490854832" w:history="1">
            <w:r w:rsidR="001B24BB" w:rsidRPr="004E6BEE">
              <w:rPr>
                <w:rStyle w:val="Hyperlink"/>
                <w:noProof/>
              </w:rPr>
              <w:t>January 15 (16) / Tobi 20: Departure of St. Prochorus the Disciple</w:t>
            </w:r>
            <w:r w:rsidR="001B24BB">
              <w:rPr>
                <w:noProof/>
                <w:webHidden/>
              </w:rPr>
              <w:tab/>
            </w:r>
            <w:r w:rsidR="001B24BB">
              <w:rPr>
                <w:noProof/>
                <w:webHidden/>
              </w:rPr>
              <w:fldChar w:fldCharType="begin"/>
            </w:r>
            <w:r w:rsidR="001B24BB">
              <w:rPr>
                <w:noProof/>
                <w:webHidden/>
              </w:rPr>
              <w:instrText xml:space="preserve"> PAGEREF _Toc490854832 \h </w:instrText>
            </w:r>
            <w:r w:rsidR="001B24BB">
              <w:rPr>
                <w:noProof/>
                <w:webHidden/>
              </w:rPr>
            </w:r>
            <w:r w:rsidR="001B24BB">
              <w:rPr>
                <w:noProof/>
                <w:webHidden/>
              </w:rPr>
              <w:fldChar w:fldCharType="separate"/>
            </w:r>
            <w:r w:rsidR="001B24BB">
              <w:rPr>
                <w:noProof/>
                <w:webHidden/>
              </w:rPr>
              <w:t>979</w:t>
            </w:r>
            <w:r w:rsidR="001B24BB">
              <w:rPr>
                <w:noProof/>
                <w:webHidden/>
              </w:rPr>
              <w:fldChar w:fldCharType="end"/>
            </w:r>
          </w:hyperlink>
        </w:p>
        <w:p w14:paraId="0F77CC6F" w14:textId="42B0FAFD" w:rsidR="001B24BB" w:rsidRDefault="00217567">
          <w:pPr>
            <w:pStyle w:val="TOC3"/>
            <w:tabs>
              <w:tab w:val="right" w:leader="dot" w:pos="8846"/>
            </w:tabs>
            <w:rPr>
              <w:rFonts w:asciiTheme="minorHAnsi" w:eastAsiaTheme="minorEastAsia" w:hAnsiTheme="minorHAnsi"/>
              <w:noProof/>
              <w:sz w:val="22"/>
              <w:lang w:val="en-US"/>
            </w:rPr>
          </w:pPr>
          <w:hyperlink w:anchor="_Toc490854833" w:history="1">
            <w:r w:rsidR="001B24BB" w:rsidRPr="004E6BEE">
              <w:rPr>
                <w:rStyle w:val="Hyperlink"/>
                <w:noProof/>
              </w:rPr>
              <w:t>January 16 (17) / Tobi 21: The Dormition of the Virgin</w:t>
            </w:r>
            <w:r w:rsidR="001B24BB">
              <w:rPr>
                <w:noProof/>
                <w:webHidden/>
              </w:rPr>
              <w:tab/>
            </w:r>
            <w:r w:rsidR="001B24BB">
              <w:rPr>
                <w:noProof/>
                <w:webHidden/>
              </w:rPr>
              <w:fldChar w:fldCharType="begin"/>
            </w:r>
            <w:r w:rsidR="001B24BB">
              <w:rPr>
                <w:noProof/>
                <w:webHidden/>
              </w:rPr>
              <w:instrText xml:space="preserve"> PAGEREF _Toc490854833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01EA7972" w14:textId="34C7C47B" w:rsidR="001B24BB" w:rsidRDefault="00217567">
          <w:pPr>
            <w:pStyle w:val="TOC3"/>
            <w:tabs>
              <w:tab w:val="right" w:leader="dot" w:pos="8846"/>
            </w:tabs>
            <w:rPr>
              <w:rFonts w:asciiTheme="minorHAnsi" w:eastAsiaTheme="minorEastAsia" w:hAnsiTheme="minorHAnsi"/>
              <w:noProof/>
              <w:sz w:val="22"/>
              <w:lang w:val="en-US"/>
            </w:rPr>
          </w:pPr>
          <w:hyperlink w:anchor="_Toc490854834" w:history="1">
            <w:r w:rsidR="001B24BB" w:rsidRPr="004E6BEE">
              <w:rPr>
                <w:rStyle w:val="Hyperlink"/>
                <w:noProof/>
              </w:rPr>
              <w:t>January 17 (18) / Tobi 22: St. Anthony the Great</w:t>
            </w:r>
            <w:r w:rsidR="001B24BB">
              <w:rPr>
                <w:noProof/>
                <w:webHidden/>
              </w:rPr>
              <w:tab/>
            </w:r>
            <w:r w:rsidR="001B24BB">
              <w:rPr>
                <w:noProof/>
                <w:webHidden/>
              </w:rPr>
              <w:fldChar w:fldCharType="begin"/>
            </w:r>
            <w:r w:rsidR="001B24BB">
              <w:rPr>
                <w:noProof/>
                <w:webHidden/>
              </w:rPr>
              <w:instrText xml:space="preserve"> PAGEREF _Toc490854834 \h </w:instrText>
            </w:r>
            <w:r w:rsidR="001B24BB">
              <w:rPr>
                <w:noProof/>
                <w:webHidden/>
              </w:rPr>
            </w:r>
            <w:r w:rsidR="001B24BB">
              <w:rPr>
                <w:noProof/>
                <w:webHidden/>
              </w:rPr>
              <w:fldChar w:fldCharType="separate"/>
            </w:r>
            <w:r w:rsidR="001B24BB">
              <w:rPr>
                <w:noProof/>
                <w:webHidden/>
              </w:rPr>
              <w:t>980</w:t>
            </w:r>
            <w:r w:rsidR="001B24BB">
              <w:rPr>
                <w:noProof/>
                <w:webHidden/>
              </w:rPr>
              <w:fldChar w:fldCharType="end"/>
            </w:r>
          </w:hyperlink>
        </w:p>
        <w:p w14:paraId="1B41C9F5" w14:textId="489C4698" w:rsidR="001B24BB" w:rsidRDefault="00217567">
          <w:pPr>
            <w:pStyle w:val="TOC3"/>
            <w:tabs>
              <w:tab w:val="right" w:leader="dot" w:pos="8846"/>
            </w:tabs>
            <w:rPr>
              <w:rFonts w:asciiTheme="minorHAnsi" w:eastAsiaTheme="minorEastAsia" w:hAnsiTheme="minorHAnsi"/>
              <w:noProof/>
              <w:sz w:val="22"/>
              <w:lang w:val="en-US"/>
            </w:rPr>
          </w:pPr>
          <w:hyperlink w:anchor="_Toc490854835" w:history="1">
            <w:r w:rsidR="001B24BB" w:rsidRPr="004E6BEE">
              <w:rPr>
                <w:rStyle w:val="Hyperlink"/>
                <w:noProof/>
              </w:rPr>
              <w:t>January 18 (19) / Tobi 23: St. Timothy the Apostle</w:t>
            </w:r>
            <w:r w:rsidR="001B24BB">
              <w:rPr>
                <w:noProof/>
                <w:webHidden/>
              </w:rPr>
              <w:tab/>
            </w:r>
            <w:r w:rsidR="001B24BB">
              <w:rPr>
                <w:noProof/>
                <w:webHidden/>
              </w:rPr>
              <w:fldChar w:fldCharType="begin"/>
            </w:r>
            <w:r w:rsidR="001B24BB">
              <w:rPr>
                <w:noProof/>
                <w:webHidden/>
              </w:rPr>
              <w:instrText xml:space="preserve"> PAGEREF _Toc490854835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5ED70AE" w14:textId="2C3AE83D" w:rsidR="001B24BB" w:rsidRDefault="00217567">
          <w:pPr>
            <w:pStyle w:val="TOC3"/>
            <w:tabs>
              <w:tab w:val="right" w:leader="dot" w:pos="8846"/>
            </w:tabs>
            <w:rPr>
              <w:rFonts w:asciiTheme="minorHAnsi" w:eastAsiaTheme="minorEastAsia" w:hAnsiTheme="minorHAnsi"/>
              <w:noProof/>
              <w:sz w:val="22"/>
              <w:lang w:val="en-US"/>
            </w:rPr>
          </w:pPr>
          <w:hyperlink w:anchor="_Toc490854836" w:history="1">
            <w:r w:rsidR="001B24BB" w:rsidRPr="004E6BEE">
              <w:rPr>
                <w:rStyle w:val="Hyperlink"/>
                <w:noProof/>
              </w:rPr>
              <w:t>January 22 (23) / Tobi 27: Archangel Suriel</w:t>
            </w:r>
            <w:r w:rsidR="001B24BB">
              <w:rPr>
                <w:noProof/>
                <w:webHidden/>
              </w:rPr>
              <w:tab/>
            </w:r>
            <w:r w:rsidR="001B24BB">
              <w:rPr>
                <w:noProof/>
                <w:webHidden/>
              </w:rPr>
              <w:fldChar w:fldCharType="begin"/>
            </w:r>
            <w:r w:rsidR="001B24BB">
              <w:rPr>
                <w:noProof/>
                <w:webHidden/>
              </w:rPr>
              <w:instrText xml:space="preserve"> PAGEREF _Toc490854836 \h </w:instrText>
            </w:r>
            <w:r w:rsidR="001B24BB">
              <w:rPr>
                <w:noProof/>
                <w:webHidden/>
              </w:rPr>
            </w:r>
            <w:r w:rsidR="001B24BB">
              <w:rPr>
                <w:noProof/>
                <w:webHidden/>
              </w:rPr>
              <w:fldChar w:fldCharType="separate"/>
            </w:r>
            <w:r w:rsidR="001B24BB">
              <w:rPr>
                <w:noProof/>
                <w:webHidden/>
              </w:rPr>
              <w:t>981</w:t>
            </w:r>
            <w:r w:rsidR="001B24BB">
              <w:rPr>
                <w:noProof/>
                <w:webHidden/>
              </w:rPr>
              <w:fldChar w:fldCharType="end"/>
            </w:r>
          </w:hyperlink>
        </w:p>
        <w:p w14:paraId="4108A84A" w14:textId="06CD854D" w:rsidR="001B24BB" w:rsidRDefault="00217567">
          <w:pPr>
            <w:pStyle w:val="TOC3"/>
            <w:tabs>
              <w:tab w:val="right" w:leader="dot" w:pos="8846"/>
            </w:tabs>
            <w:rPr>
              <w:rFonts w:asciiTheme="minorHAnsi" w:eastAsiaTheme="minorEastAsia" w:hAnsiTheme="minorHAnsi"/>
              <w:noProof/>
              <w:sz w:val="22"/>
              <w:lang w:val="en-US"/>
            </w:rPr>
          </w:pPr>
          <w:hyperlink w:anchor="_Toc490854837" w:history="1">
            <w:r w:rsidR="001B24BB" w:rsidRPr="004E6BEE">
              <w:rPr>
                <w:rStyle w:val="Hyperlink"/>
                <w:noProof/>
              </w:rPr>
              <w:t>January 22 (23) / Tobi 27: Also Relocation of St. Timothy the Apostle’s Relics</w:t>
            </w:r>
            <w:r w:rsidR="001B24BB">
              <w:rPr>
                <w:noProof/>
                <w:webHidden/>
              </w:rPr>
              <w:tab/>
            </w:r>
            <w:r w:rsidR="001B24BB">
              <w:rPr>
                <w:noProof/>
                <w:webHidden/>
              </w:rPr>
              <w:fldChar w:fldCharType="begin"/>
            </w:r>
            <w:r w:rsidR="001B24BB">
              <w:rPr>
                <w:noProof/>
                <w:webHidden/>
              </w:rPr>
              <w:instrText xml:space="preserve"> PAGEREF _Toc490854837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042CFA00" w14:textId="40C6F842" w:rsidR="001B24BB" w:rsidRDefault="00217567">
          <w:pPr>
            <w:pStyle w:val="TOC3"/>
            <w:tabs>
              <w:tab w:val="right" w:leader="dot" w:pos="8846"/>
            </w:tabs>
            <w:rPr>
              <w:rFonts w:asciiTheme="minorHAnsi" w:eastAsiaTheme="minorEastAsia" w:hAnsiTheme="minorHAnsi"/>
              <w:noProof/>
              <w:sz w:val="22"/>
              <w:lang w:val="en-US"/>
            </w:rPr>
          </w:pPr>
          <w:hyperlink w:anchor="_Toc490854838" w:history="1">
            <w:r w:rsidR="001B24BB" w:rsidRPr="004E6BEE">
              <w:rPr>
                <w:rStyle w:val="Hyperlink"/>
                <w:noProof/>
              </w:rPr>
              <w:t>January 24 (25) / Tobi 29: Commemoration of the Annunciation, Nativity, and Resurrection on the 29</w:t>
            </w:r>
            <w:r w:rsidR="001B24BB" w:rsidRPr="004E6BEE">
              <w:rPr>
                <w:rStyle w:val="Hyperlink"/>
                <w:noProof/>
                <w:vertAlign w:val="superscript"/>
              </w:rPr>
              <w:t>th</w:t>
            </w:r>
            <w:r w:rsidR="001B24BB" w:rsidRPr="004E6BEE">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_Toc490854838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4C7F80AE" w14:textId="7B91127B" w:rsidR="001B24BB" w:rsidRDefault="00217567">
          <w:pPr>
            <w:pStyle w:val="TOC3"/>
            <w:tabs>
              <w:tab w:val="right" w:leader="dot" w:pos="8846"/>
            </w:tabs>
            <w:rPr>
              <w:rFonts w:asciiTheme="minorHAnsi" w:eastAsiaTheme="minorEastAsia" w:hAnsiTheme="minorHAnsi"/>
              <w:noProof/>
              <w:sz w:val="22"/>
              <w:lang w:val="en-US"/>
            </w:rPr>
          </w:pPr>
          <w:hyperlink w:anchor="_Toc490854839" w:history="1">
            <w:r w:rsidR="001B24BB" w:rsidRPr="004E6BEE">
              <w:rPr>
                <w:rStyle w:val="Hyperlink"/>
                <w:noProof/>
              </w:rPr>
              <w:t>January 27 (28) / Meshir 2: St. Paul the Anchorite</w:t>
            </w:r>
            <w:r w:rsidR="001B24BB">
              <w:rPr>
                <w:noProof/>
                <w:webHidden/>
              </w:rPr>
              <w:tab/>
            </w:r>
            <w:r w:rsidR="001B24BB">
              <w:rPr>
                <w:noProof/>
                <w:webHidden/>
              </w:rPr>
              <w:fldChar w:fldCharType="begin"/>
            </w:r>
            <w:r w:rsidR="001B24BB">
              <w:rPr>
                <w:noProof/>
                <w:webHidden/>
              </w:rPr>
              <w:instrText xml:space="preserve"> PAGEREF _Toc490854839 \h </w:instrText>
            </w:r>
            <w:r w:rsidR="001B24BB">
              <w:rPr>
                <w:noProof/>
                <w:webHidden/>
              </w:rPr>
            </w:r>
            <w:r w:rsidR="001B24BB">
              <w:rPr>
                <w:noProof/>
                <w:webHidden/>
              </w:rPr>
              <w:fldChar w:fldCharType="separate"/>
            </w:r>
            <w:r w:rsidR="001B24BB">
              <w:rPr>
                <w:noProof/>
                <w:webHidden/>
              </w:rPr>
              <w:t>982</w:t>
            </w:r>
            <w:r w:rsidR="001B24BB">
              <w:rPr>
                <w:noProof/>
                <w:webHidden/>
              </w:rPr>
              <w:fldChar w:fldCharType="end"/>
            </w:r>
          </w:hyperlink>
        </w:p>
        <w:p w14:paraId="52787345" w14:textId="23EF3241" w:rsidR="001B24BB" w:rsidRDefault="00217567">
          <w:pPr>
            <w:pStyle w:val="TOC3"/>
            <w:tabs>
              <w:tab w:val="right" w:leader="dot" w:pos="8846"/>
            </w:tabs>
            <w:rPr>
              <w:rFonts w:asciiTheme="minorHAnsi" w:eastAsiaTheme="minorEastAsia" w:hAnsiTheme="minorHAnsi"/>
              <w:noProof/>
              <w:sz w:val="22"/>
              <w:lang w:val="en-US"/>
            </w:rPr>
          </w:pPr>
          <w:hyperlink w:anchor="_Toc490854840" w:history="1">
            <w:r w:rsidR="001B24BB" w:rsidRPr="004E6BEE">
              <w:rPr>
                <w:rStyle w:val="Hyperlink"/>
                <w:noProof/>
              </w:rPr>
              <w:t>January 29 (30) / Meshir 4: Martyrdom of St. Agabus the Disciple</w:t>
            </w:r>
            <w:r w:rsidR="001B24BB">
              <w:rPr>
                <w:noProof/>
                <w:webHidden/>
              </w:rPr>
              <w:tab/>
            </w:r>
            <w:r w:rsidR="001B24BB">
              <w:rPr>
                <w:noProof/>
                <w:webHidden/>
              </w:rPr>
              <w:fldChar w:fldCharType="begin"/>
            </w:r>
            <w:r w:rsidR="001B24BB">
              <w:rPr>
                <w:noProof/>
                <w:webHidden/>
              </w:rPr>
              <w:instrText xml:space="preserve"> PAGEREF _Toc490854840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71EAF2A8" w14:textId="5E3D8377" w:rsidR="001B24BB" w:rsidRDefault="00217567">
          <w:pPr>
            <w:pStyle w:val="TOC3"/>
            <w:tabs>
              <w:tab w:val="right" w:leader="dot" w:pos="8846"/>
            </w:tabs>
            <w:rPr>
              <w:rFonts w:asciiTheme="minorHAnsi" w:eastAsiaTheme="minorEastAsia" w:hAnsiTheme="minorHAnsi"/>
              <w:noProof/>
              <w:sz w:val="22"/>
              <w:lang w:val="en-US"/>
            </w:rPr>
          </w:pPr>
          <w:hyperlink w:anchor="_Toc490854841" w:history="1">
            <w:r w:rsidR="001B24BB" w:rsidRPr="004E6BEE">
              <w:rPr>
                <w:rStyle w:val="Hyperlink"/>
                <w:noProof/>
              </w:rPr>
              <w:t>January 30 (31) / Meshir 5: St. Apollo the Friend of St. Apib</w:t>
            </w:r>
            <w:r w:rsidR="001B24BB">
              <w:rPr>
                <w:noProof/>
                <w:webHidden/>
              </w:rPr>
              <w:tab/>
            </w:r>
            <w:r w:rsidR="001B24BB">
              <w:rPr>
                <w:noProof/>
                <w:webHidden/>
              </w:rPr>
              <w:fldChar w:fldCharType="begin"/>
            </w:r>
            <w:r w:rsidR="001B24BB">
              <w:rPr>
                <w:noProof/>
                <w:webHidden/>
              </w:rPr>
              <w:instrText xml:space="preserve"> PAGEREF _Toc490854841 \h </w:instrText>
            </w:r>
            <w:r w:rsidR="001B24BB">
              <w:rPr>
                <w:noProof/>
                <w:webHidden/>
              </w:rPr>
            </w:r>
            <w:r w:rsidR="001B24BB">
              <w:rPr>
                <w:noProof/>
                <w:webHidden/>
              </w:rPr>
              <w:fldChar w:fldCharType="separate"/>
            </w:r>
            <w:r w:rsidR="001B24BB">
              <w:rPr>
                <w:noProof/>
                <w:webHidden/>
              </w:rPr>
              <w:t>983</w:t>
            </w:r>
            <w:r w:rsidR="001B24BB">
              <w:rPr>
                <w:noProof/>
                <w:webHidden/>
              </w:rPr>
              <w:fldChar w:fldCharType="end"/>
            </w:r>
          </w:hyperlink>
        </w:p>
        <w:p w14:paraId="4926FAF9" w14:textId="6BE512D9"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4" w:name="_Toc490854821"/>
      <w:r>
        <w:rPr>
          <w:lang w:val="en-US"/>
        </w:rPr>
        <w:lastRenderedPageBreak/>
        <w:t>January 1 (2) / Tobi 6</w:t>
      </w:r>
      <w:r w:rsidR="00FF5FF3">
        <w:rPr>
          <w:lang w:val="en-US"/>
        </w:rPr>
        <w:t xml:space="preserve">: The Feast of the </w:t>
      </w:r>
      <w:r w:rsidR="00495F1A">
        <w:t>Circumcision</w:t>
      </w:r>
      <w:bookmarkEnd w:id="1553"/>
      <w:bookmarkEnd w:id="1552"/>
      <w:bookmarkEnd w:id="1551"/>
      <w:bookmarkEnd w:id="1554"/>
    </w:p>
    <w:p w14:paraId="1A97CDDF" w14:textId="50667650" w:rsidR="00240FF0" w:rsidRPr="000E62F4" w:rsidRDefault="00240FF0" w:rsidP="00240FF0">
      <w:pPr>
        <w:pStyle w:val="Heading4"/>
        <w:rPr>
          <w:rFonts w:ascii="Arial Unicode MS" w:eastAsia="Arial Unicode MS" w:hAnsi="Arial Unicode MS" w:cs="Arial Unicode MS"/>
        </w:rPr>
      </w:pPr>
      <w:bookmarkStart w:id="1555"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6" w:name="_Ref485108210"/>
      <w:r>
        <w:t>The Doxology</w:t>
      </w:r>
      <w:r w:rsidR="00E21EA3">
        <w:t xml:space="preserve"> for the Circumcision</w:t>
      </w:r>
      <w:bookmarkEnd w:id="1555"/>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7"/>
            <w:r>
              <w:t xml:space="preserve">Christian </w:t>
            </w:r>
            <w:commentRangeEnd w:id="1557"/>
            <w:r>
              <w:rPr>
                <w:rStyle w:val="CommentReference"/>
                <w:rFonts w:ascii="Times New Roman" w:eastAsiaTheme="minorHAnsi" w:hAnsi="Times New Roman" w:cstheme="minorBidi"/>
                <w:color w:val="auto"/>
              </w:rPr>
              <w:commentReference w:id="155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8" w:name="_Ref434475229"/>
      <w:r>
        <w:t>The Psali Adam</w:t>
      </w:r>
      <w:r w:rsidR="006C1B94">
        <w:t xml:space="preserve"> for the Circumcision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9"/>
            <w:r>
              <w:t xml:space="preserve">Victorious </w:t>
            </w:r>
            <w:commentRangeEnd w:id="1559"/>
            <w:r>
              <w:rPr>
                <w:rStyle w:val="CommentReference"/>
              </w:rPr>
              <w:commentReference w:id="155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EEF01B8" w14:textId="77777777" w:rsidR="00FF5FF3" w:rsidRDefault="00FF5FF3" w:rsidP="00FF5FF3">
      <w:pPr>
        <w:pStyle w:val="Heading4"/>
      </w:pPr>
      <w:bookmarkStart w:id="1560" w:name="_Ref434475252"/>
      <w:r>
        <w:t>The Psali Batos</w:t>
      </w:r>
      <w:r w:rsidR="006C1B94">
        <w:t xml:space="preserve"> for the Circumcision</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lastRenderedPageBreak/>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61"/>
            <w:r>
              <w:t>divinity</w:t>
            </w:r>
            <w:commentRangeEnd w:id="1561"/>
            <w:r>
              <w:rPr>
                <w:rStyle w:val="CommentReference"/>
              </w:rPr>
              <w:commentReference w:id="156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lastRenderedPageBreak/>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62" w:name="_Toc410196206"/>
      <w:bookmarkStart w:id="1563" w:name="_Toc410196448"/>
      <w:bookmarkStart w:id="1564"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5" w:name="_Ref485884390"/>
      <w:bookmarkStart w:id="1566" w:name="_Toc490854822"/>
      <w:r>
        <w:t>January 2</w:t>
      </w:r>
      <w:r w:rsidR="00B54DE8">
        <w:t xml:space="preserve"> / Tobi 7</w:t>
      </w:r>
      <w:r>
        <w:t xml:space="preserve"> (6) </w:t>
      </w:r>
      <w:r w:rsidR="00B54DE8">
        <w:t>: St. Seraphim of Sarov</w:t>
      </w:r>
      <w:r w:rsidR="00B54DE8">
        <w:rPr>
          <w:rStyle w:val="FootnoteReference"/>
        </w:rPr>
        <w:footnoteReference w:id="1038"/>
      </w:r>
      <w:bookmarkEnd w:id="1565"/>
      <w:bookmarkEnd w:id="1566"/>
    </w:p>
    <w:p w14:paraId="281FEF54" w14:textId="77777777" w:rsidR="00B54DE8" w:rsidRPr="00F525F0" w:rsidRDefault="00B54DE8" w:rsidP="00B54DE8">
      <w:pPr>
        <w:pStyle w:val="Heading4"/>
      </w:pPr>
      <w:bookmarkStart w:id="1567" w:name="_Ref485884692"/>
      <w:r>
        <w:t>The Doxology for St. Seraphim of Sarov</w:t>
      </w:r>
      <w:r>
        <w:rPr>
          <w:rStyle w:val="FootnoteReference"/>
        </w:rPr>
        <w:footnoteReference w:id="1039"/>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8" w:name="_Toc490854823"/>
      <w:r>
        <w:t xml:space="preserve">January 6 (7) / Tobi 11: The Feast of </w:t>
      </w:r>
      <w:r w:rsidR="00495F1A">
        <w:t>Theophany</w:t>
      </w:r>
      <w:bookmarkEnd w:id="1562"/>
      <w:bookmarkEnd w:id="1563"/>
      <w:bookmarkEnd w:id="1564"/>
      <w:bookmarkEnd w:id="1568"/>
    </w:p>
    <w:p w14:paraId="6163B419" w14:textId="17C71E69" w:rsidR="008712A7" w:rsidRPr="008712A7" w:rsidRDefault="008712A7" w:rsidP="008712A7">
      <w:pPr>
        <w:pStyle w:val="Heading4"/>
        <w:rPr>
          <w:rFonts w:ascii="Arial Unicode MS" w:eastAsia="Arial Unicode MS" w:hAnsi="Arial Unicode MS" w:cs="Arial Unicode MS"/>
        </w:rPr>
      </w:pPr>
      <w:bookmarkStart w:id="1569"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70" w:name="_Ref485108233"/>
      <w:r>
        <w:lastRenderedPageBreak/>
        <w:t>An</w:t>
      </w:r>
      <w:r w:rsidR="00FF5FF3">
        <w:t xml:space="preserve"> </w:t>
      </w:r>
      <w:r>
        <w:t xml:space="preserve">Abridged </w:t>
      </w:r>
      <w:r w:rsidR="00FF5FF3">
        <w:t>Doxology</w:t>
      </w:r>
      <w:r w:rsidR="00E21EA3">
        <w:t xml:space="preserve"> for Theophany</w:t>
      </w:r>
      <w:bookmarkEnd w:id="1569"/>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71" w:name="_Ref434477641"/>
      <w:r>
        <w:lastRenderedPageBreak/>
        <w:t>The First Doxology for Theophany</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72" w:name="_Ref434477660"/>
      <w:r>
        <w:lastRenderedPageBreak/>
        <w:t>The Second Doxology for Theophany</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73" w:name="_Ref434475280"/>
      <w:r>
        <w:t>The Sunday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4"/>
            <w:r>
              <w:t xml:space="preserve">confirm </w:t>
            </w:r>
            <w:commentRangeEnd w:id="1574"/>
            <w:r>
              <w:rPr>
                <w:rStyle w:val="CommentReference"/>
              </w:rPr>
              <w:commentReference w:id="157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5"/>
            <w:r>
              <w:t>ⲛ̀ϫⲉ</w:t>
            </w:r>
            <w:commentRangeEnd w:id="1575"/>
            <w:r>
              <w:rPr>
                <w:rStyle w:val="CommentReference"/>
                <w:rFonts w:ascii="Times New Roman" w:hAnsi="Times New Roman"/>
              </w:rPr>
              <w:commentReference w:id="157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6"/>
            <w:r>
              <w:t>moved</w:t>
            </w:r>
            <w:commentRangeEnd w:id="1576"/>
            <w:r>
              <w:rPr>
                <w:rStyle w:val="CommentReference"/>
              </w:rPr>
              <w:commentReference w:id="157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7"/>
            <w:r>
              <w:t>thrice holy,</w:t>
            </w:r>
            <w:commentRangeEnd w:id="1577"/>
            <w:r>
              <w:rPr>
                <w:rStyle w:val="CommentReference"/>
              </w:rPr>
              <w:commentReference w:id="157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7F8770EF" w14:textId="77777777" w:rsidR="00FF5FF3" w:rsidRDefault="00FF5FF3" w:rsidP="00FF5FF3">
      <w:pPr>
        <w:pStyle w:val="Heading4"/>
      </w:pPr>
      <w:bookmarkStart w:id="1578" w:name="_Ref434475309"/>
      <w:r>
        <w:t>The Monday Psali Adam</w:t>
      </w:r>
      <w:r w:rsidR="006C1B94">
        <w:t xml:space="preserve"> for Theophany</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9"/>
            <w:r>
              <w:t xml:space="preserve">Ⲓⲱⲁⲛⲛⲟⲩ </w:t>
            </w:r>
            <w:commentRangeEnd w:id="1579"/>
            <w:r>
              <w:rPr>
                <w:rStyle w:val="CommentReference"/>
                <w:rFonts w:ascii="Times New Roman" w:hAnsi="Times New Roman"/>
              </w:rPr>
              <w:commentReference w:id="157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80"/>
            <w:r>
              <w:rPr>
                <w:rFonts w:eastAsia="Arial Unicode MS" w:cs="FreeSerifAvvaShenouda"/>
              </w:rPr>
              <w:t>ⲛⲓϯϩⲟ</w:t>
            </w:r>
            <w:commentRangeEnd w:id="1580"/>
            <w:r>
              <w:rPr>
                <w:rStyle w:val="CommentReference"/>
                <w:rFonts w:ascii="Times New Roman" w:hAnsi="Times New Roman"/>
              </w:rPr>
              <w:commentReference w:id="158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81" w:name="_Ref434475331"/>
      <w:r>
        <w:lastRenderedPageBreak/>
        <w:t>The Tuesday Psali Adam</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82"/>
            <w:r>
              <w:t>ⲫⲏ</w:t>
            </w:r>
            <w:commentRangeEnd w:id="1582"/>
            <w:r>
              <w:rPr>
                <w:rStyle w:val="CommentReference"/>
                <w:rFonts w:ascii="Times New Roman" w:hAnsi="Times New Roman"/>
              </w:rPr>
              <w:commentReference w:id="158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83"/>
            <w:r>
              <w:t>ϯⲥⲩⲛⲧⲉⲗⲓⲁ</w:t>
            </w:r>
            <w:commentRangeEnd w:id="1583"/>
            <w:r>
              <w:rPr>
                <w:rStyle w:val="CommentReference"/>
                <w:rFonts w:ascii="Times New Roman" w:hAnsi="Times New Roman"/>
              </w:rPr>
              <w:commentReference w:id="158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4" w:name="_Ref434475362"/>
      <w:r>
        <w:t>The Wednesday Psali Batos</w:t>
      </w:r>
      <w:r w:rsidR="006C1B94">
        <w:t xml:space="preserve"> for Theophany</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4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06A0D632" w14:textId="77777777" w:rsidR="00FF5FF3" w:rsidRDefault="00FF5FF3" w:rsidP="00FF5FF3">
      <w:pPr>
        <w:pStyle w:val="Heading4"/>
      </w:pPr>
      <w:bookmarkStart w:id="1585" w:name="_Ref434475388"/>
      <w:r>
        <w:t>The Thursday Psali Batos</w:t>
      </w:r>
      <w:r w:rsidR="006C1B94">
        <w:t xml:space="preserve"> for Theophany</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750B415F" w14:textId="77777777" w:rsidR="00FF5FF3" w:rsidRDefault="00FF5FF3" w:rsidP="00FF5FF3">
      <w:pPr>
        <w:pStyle w:val="Heading4"/>
      </w:pPr>
      <w:bookmarkStart w:id="1586" w:name="_Ref434475411"/>
      <w:r>
        <w:t>The Friday Psali Batos</w:t>
      </w:r>
      <w:r w:rsidR="006C1B94">
        <w:t xml:space="preserve"> for Theophany</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61728F4F" w14:textId="77777777" w:rsidR="00FF5FF3" w:rsidRDefault="00FF5FF3" w:rsidP="00FF5FF3">
      <w:pPr>
        <w:pStyle w:val="Heading4"/>
      </w:pPr>
      <w:bookmarkStart w:id="1587" w:name="_Ref434475434"/>
      <w:r>
        <w:t>The Saturday Psali Batos</w:t>
      </w:r>
      <w:r w:rsidR="006C1B94">
        <w:t xml:space="preserve"> for Theophany</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8"/>
            <w:r>
              <w:t>liberty</w:t>
            </w:r>
            <w:commentRangeEnd w:id="1588"/>
            <w:r>
              <w:rPr>
                <w:rStyle w:val="CommentReference"/>
              </w:rPr>
              <w:commentReference w:id="158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9"/>
            <w:r>
              <w:t xml:space="preserve">confirm </w:t>
            </w:r>
            <w:commentRangeEnd w:id="1589"/>
            <w:r>
              <w:rPr>
                <w:rStyle w:val="CommentReference"/>
              </w:rPr>
              <w:commentReference w:id="158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lastRenderedPageBreak/>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90" w:name="_Toc490854824"/>
      <w:r>
        <w:t>January 7 (8) / Tobi 12</w:t>
      </w:r>
      <w:r w:rsidR="001225FA">
        <w:t xml:space="preserve">: </w:t>
      </w:r>
      <w:r>
        <w:t>The Second Day of the Feast of Theophany</w:t>
      </w:r>
      <w:bookmarkEnd w:id="159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91" w:name="_Toc490854825"/>
      <w:r>
        <w:t>January 7 (8) / Tobi 12</w:t>
      </w:r>
      <w:r w:rsidR="001225FA">
        <w:t xml:space="preserve">: </w:t>
      </w:r>
      <w:r>
        <w:t>Also the Commemoration of Archangel Michael</w:t>
      </w:r>
      <w:bookmarkEnd w:id="1591"/>
    </w:p>
    <w:p w14:paraId="322A578A" w14:textId="778C50AA" w:rsidR="00191A26" w:rsidRPr="00B637D8" w:rsidRDefault="003D4731" w:rsidP="00191A26">
      <w:pPr>
        <w:pStyle w:val="Rubric"/>
      </w:pPr>
      <w:bookmarkStart w:id="1592" w:name="_Toc410196207"/>
      <w:bookmarkStart w:id="1593" w:name="_Toc410196449"/>
      <w:bookmarkStart w:id="1594" w:name="_Toc410196951"/>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6D1BDB" w14:textId="77777777" w:rsidR="006B44CE" w:rsidRDefault="006B44CE" w:rsidP="006B44CE">
      <w:pPr>
        <w:pStyle w:val="Heading3"/>
      </w:pPr>
      <w:bookmarkStart w:id="1595" w:name="_Ref434562461"/>
      <w:bookmarkStart w:id="1596" w:name="_Toc490854826"/>
      <w:r>
        <w:t>January 7 (8) / Tobi 12</w:t>
      </w:r>
      <w:r w:rsidR="001225FA">
        <w:t xml:space="preserve">: </w:t>
      </w:r>
      <w:commentRangeStart w:id="1597"/>
      <w:r>
        <w:t>Also St. Theodore Anatoly</w:t>
      </w:r>
      <w:commentRangeEnd w:id="1597"/>
      <w:r>
        <w:rPr>
          <w:rStyle w:val="CommentReference"/>
          <w:rFonts w:eastAsiaTheme="minorHAnsi" w:cstheme="minorBidi"/>
          <w:b w:val="0"/>
          <w:bCs w:val="0"/>
        </w:rPr>
        <w:commentReference w:id="1597"/>
      </w:r>
      <w:bookmarkEnd w:id="1595"/>
      <w:bookmarkEnd w:id="1596"/>
    </w:p>
    <w:p w14:paraId="7DD26869" w14:textId="77777777" w:rsidR="006B44CE" w:rsidRDefault="006B44CE" w:rsidP="006B44CE">
      <w:pPr>
        <w:pStyle w:val="Heading4"/>
      </w:pPr>
      <w:bookmarkStart w:id="1598" w:name="_Ref434477694"/>
      <w:bookmarkStart w:id="1599" w:name="_Ref434489376"/>
      <w:r>
        <w:t>The Doxology</w:t>
      </w:r>
      <w:bookmarkEnd w:id="1598"/>
      <w:r w:rsidR="00B46E6E">
        <w:t xml:space="preserve"> for St. Theodore Anatoly</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600" w:name="_Ref485107416"/>
      <w:bookmarkStart w:id="1601" w:name="_Ref485107423"/>
      <w:bookmarkStart w:id="1602" w:name="_Toc490854827"/>
      <w:r>
        <w:t>January 8 (9) / Tobi 13: The Feast of T</w:t>
      </w:r>
      <w:r w:rsidR="00495F1A">
        <w:t>he Wedding of Cana of Galilee</w:t>
      </w:r>
      <w:bookmarkEnd w:id="1592"/>
      <w:bookmarkEnd w:id="1593"/>
      <w:bookmarkEnd w:id="1594"/>
      <w:bookmarkEnd w:id="1600"/>
      <w:bookmarkEnd w:id="1601"/>
      <w:bookmarkEnd w:id="1602"/>
    </w:p>
    <w:p w14:paraId="54A3A903" w14:textId="55426CC8" w:rsidR="00A9348E" w:rsidRPr="00A9348E" w:rsidRDefault="00A9348E" w:rsidP="00A9348E">
      <w:pPr>
        <w:pStyle w:val="Heading4"/>
        <w:rPr>
          <w:rFonts w:ascii="Arial Unicode MS" w:eastAsia="Arial Unicode MS" w:hAnsi="Arial Unicode MS" w:cs="Arial Unicode MS"/>
        </w:rPr>
      </w:pPr>
      <w:bookmarkStart w:id="1603"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4" w:name="_Ref485108263"/>
      <w:r>
        <w:lastRenderedPageBreak/>
        <w:t>The Doxology</w:t>
      </w:r>
      <w:r w:rsidR="00E21EA3">
        <w:t xml:space="preserve"> for the Wedding of Cana</w:t>
      </w:r>
      <w:bookmarkEnd w:id="1603"/>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5" w:name="_Ref434475472"/>
      <w:r>
        <w:lastRenderedPageBreak/>
        <w:t>The Psali Adam</w:t>
      </w:r>
      <w:r w:rsidR="006C1B94">
        <w:t xml:space="preserve"> for the Wedding of Cana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6" w:name="_Ref434475500"/>
      <w:r>
        <w:lastRenderedPageBreak/>
        <w:t>The Psali Batos</w:t>
      </w:r>
      <w:r w:rsidR="006C1B94">
        <w:t xml:space="preserve"> for the Wedding of Cana</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7"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8" w:name="_Toc490854828"/>
      <w:r>
        <w:t>January 8 (9) / Tobi 13: Also the Martyrdom of St. Demiana</w:t>
      </w:r>
      <w:bookmarkEnd w:id="1607"/>
      <w:bookmarkEnd w:id="1608"/>
    </w:p>
    <w:p w14:paraId="1CED9AFC" w14:textId="32A7AB0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1B24B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1B24BB">
        <w:rPr>
          <w:noProof/>
        </w:rPr>
        <w:t>715</w:t>
      </w:r>
      <w:r w:rsidR="002409EF">
        <w:fldChar w:fldCharType="end"/>
      </w:r>
      <w:r>
        <w:t>.</w:t>
      </w:r>
    </w:p>
    <w:p w14:paraId="625F7E74" w14:textId="77777777" w:rsidR="00B53E05" w:rsidRDefault="00B53E05" w:rsidP="00B53E05">
      <w:pPr>
        <w:pStyle w:val="Heading4"/>
      </w:pPr>
      <w:bookmarkStart w:id="1609" w:name="_Ref434490124"/>
      <w:r>
        <w:t>Another Doxology of St. Demiana</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10" w:name="_Ref434563224"/>
      <w:bookmarkStart w:id="1611" w:name="_Toc490854829"/>
      <w:r>
        <w:t>January 9 (10) / Tobi 14: St. Maximus</w:t>
      </w:r>
      <w:bookmarkEnd w:id="1610"/>
      <w:bookmarkEnd w:id="1611"/>
    </w:p>
    <w:p w14:paraId="1847ABB1" w14:textId="77777777" w:rsidR="00662600" w:rsidRDefault="00810F04" w:rsidP="00810F04">
      <w:pPr>
        <w:pStyle w:val="Heading4"/>
      </w:pPr>
      <w:bookmarkStart w:id="1612" w:name="_Ref434490957"/>
      <w:r>
        <w:t>The Doxology for</w:t>
      </w:r>
      <w:r w:rsidR="00662600">
        <w:t xml:space="preserve"> Sts. Maximus and Dometius</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6" w:name="_Toc490854830"/>
      <w:r>
        <w:t>Jan</w:t>
      </w:r>
      <w:r w:rsidR="00662600">
        <w:t>uary 12 (13) / Tobi 17: St. Dome</w:t>
      </w:r>
      <w:r>
        <w:t>tius</w:t>
      </w:r>
      <w:bookmarkEnd w:id="1616"/>
    </w:p>
    <w:p w14:paraId="1995A2EE" w14:textId="2632607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1B24B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1B24BB">
        <w:rPr>
          <w:noProof/>
        </w:rPr>
        <w:t>976</w:t>
      </w:r>
      <w:r w:rsidR="002409EF">
        <w:fldChar w:fldCharType="end"/>
      </w:r>
      <w:r>
        <w:t>.</w:t>
      </w:r>
    </w:p>
    <w:p w14:paraId="31A975E9" w14:textId="2AC36875" w:rsidR="00740C6C" w:rsidRDefault="00740C6C" w:rsidP="00740C6C">
      <w:pPr>
        <w:pStyle w:val="Heading3"/>
      </w:pPr>
      <w:bookmarkStart w:id="1617" w:name="_Toc490854831"/>
      <w:r>
        <w:lastRenderedPageBreak/>
        <w:t>January 13 (14) / Tobi 18: St. Hilary of Poitiers</w:t>
      </w:r>
      <w:bookmarkEnd w:id="1617"/>
    </w:p>
    <w:p w14:paraId="17E429FC" w14:textId="7FC8029F" w:rsidR="00A96087" w:rsidRDefault="00A96087" w:rsidP="00A96087">
      <w:pPr>
        <w:pStyle w:val="Heading4"/>
      </w:pPr>
      <w:r>
        <w:t>The Doxology for St. Hilary of Poitiers</w:t>
      </w:r>
      <w:r w:rsidR="006035EE">
        <w:rPr>
          <w:rStyle w:val="FootnoteReference"/>
        </w:rPr>
        <w:footnoteReference w:id="104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8" w:name="_Toc490854832"/>
      <w:bookmarkStart w:id="1619" w:name="_Toc410196208"/>
      <w:bookmarkStart w:id="1620" w:name="_Toc410196450"/>
      <w:bookmarkStart w:id="1621" w:name="_Toc410196952"/>
      <w:r>
        <w:t>January 15 (16) / Tobi 20: Departure of St. Prochorus the Disciple</w:t>
      </w:r>
      <w:bookmarkEnd w:id="1618"/>
    </w:p>
    <w:p w14:paraId="19B1C0D1" w14:textId="218AF80D"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33EC0AE" w14:textId="77777777" w:rsidR="00495F1A" w:rsidRDefault="00FF5FF3" w:rsidP="00495F1A">
      <w:pPr>
        <w:pStyle w:val="Heading3"/>
      </w:pPr>
      <w:bookmarkStart w:id="1622" w:name="_Toc490854833"/>
      <w:r>
        <w:lastRenderedPageBreak/>
        <w:t xml:space="preserve">January 16 (17) / Tobi 21: </w:t>
      </w:r>
      <w:r w:rsidR="00495F1A">
        <w:t>The Dormition of the Virgin</w:t>
      </w:r>
      <w:bookmarkEnd w:id="1619"/>
      <w:bookmarkEnd w:id="1620"/>
      <w:bookmarkEnd w:id="1621"/>
      <w:bookmarkEnd w:id="1622"/>
    </w:p>
    <w:p w14:paraId="721B09D4" w14:textId="0748C075" w:rsidR="00DD1748" w:rsidRDefault="00DD1748" w:rsidP="00DD1748">
      <w:pPr>
        <w:pStyle w:val="Rubric"/>
      </w:pPr>
      <w:bookmarkStart w:id="1623" w:name="_Ref434560171"/>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315F86A2" w14:textId="77777777" w:rsidR="00FF5FF3" w:rsidRDefault="00FF5FF3" w:rsidP="00FF5FF3">
      <w:pPr>
        <w:pStyle w:val="Heading3"/>
      </w:pPr>
      <w:bookmarkStart w:id="1624" w:name="_Ref485109335"/>
      <w:bookmarkStart w:id="1625" w:name="_Ref485109342"/>
      <w:bookmarkStart w:id="1626" w:name="_Toc490854834"/>
      <w:r>
        <w:t>January 17 (18) / Tobi 22: St. Anthony the Great</w:t>
      </w:r>
      <w:bookmarkEnd w:id="1623"/>
      <w:bookmarkEnd w:id="1624"/>
      <w:bookmarkEnd w:id="1625"/>
      <w:bookmarkEnd w:id="1626"/>
    </w:p>
    <w:p w14:paraId="38BCD1D7" w14:textId="77777777" w:rsidR="00FF5FF3" w:rsidRDefault="00FF5FF3" w:rsidP="00FF5FF3">
      <w:pPr>
        <w:pStyle w:val="Heading4"/>
      </w:pPr>
      <w:bookmarkStart w:id="1627" w:name="_Ref434490340"/>
      <w:r>
        <w:t>The Doxology</w:t>
      </w:r>
      <w:r w:rsidR="00B46E6E">
        <w:t xml:space="preserve"> for St. Anthony the Great</w:t>
      </w:r>
      <w:bookmarkEnd w:id="1627"/>
    </w:p>
    <w:p w14:paraId="3ECAE88B" w14:textId="6E201C1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8" w:name="_Toc490854835"/>
      <w:r>
        <w:t>January 18 (19) / Tobi 23: St. Timothy the Apostle</w:t>
      </w:r>
      <w:bookmarkEnd w:id="1628"/>
    </w:p>
    <w:p w14:paraId="7EAF3C01" w14:textId="52F8DCC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39DDB91" w14:textId="77777777" w:rsidR="00596AC8" w:rsidRDefault="00596AC8" w:rsidP="00596AC8">
      <w:pPr>
        <w:pStyle w:val="Heading3"/>
      </w:pPr>
      <w:bookmarkStart w:id="1629" w:name="_Toc490854836"/>
      <w:r>
        <w:t>January 22 (23) / Tobi 27: Archangel Suriel</w:t>
      </w:r>
      <w:bookmarkEnd w:id="1629"/>
    </w:p>
    <w:p w14:paraId="79FCFE0C" w14:textId="77777777" w:rsidR="00596AC8" w:rsidRDefault="00596AC8" w:rsidP="00596AC8">
      <w:pPr>
        <w:pStyle w:val="Heading4"/>
      </w:pPr>
      <w:bookmarkStart w:id="1630" w:name="_Ref434488250"/>
      <w:r>
        <w:t>The Doxology</w:t>
      </w:r>
      <w:r w:rsidR="00B46E6E">
        <w:t xml:space="preserve"> for Archangel Suriel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31" w:name="_Toc490854837"/>
      <w:r>
        <w:t>January 22 (23) / Tobi 27: Also Relocation of St. Timothy the Apostle’s Relics</w:t>
      </w:r>
      <w:bookmarkEnd w:id="1631"/>
    </w:p>
    <w:p w14:paraId="3FBC7E0C" w14:textId="346B2E47" w:rsidR="00191A26" w:rsidRDefault="00191A26" w:rsidP="00191A26">
      <w:pPr>
        <w:pStyle w:val="Rubric"/>
      </w:pPr>
      <w:bookmarkStart w:id="1632" w:name="_Ref434560218"/>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D3C66F4" w14:textId="77777777" w:rsidR="00B52D77" w:rsidRDefault="00B52D77" w:rsidP="00B52D77">
      <w:pPr>
        <w:pStyle w:val="Heading3"/>
      </w:pPr>
      <w:bookmarkStart w:id="1633" w:name="_Toc490854838"/>
      <w:r>
        <w:t>January 24 (25) / Tobi 29: Commemoration of the Annunciation, Nativity, and Resurrection on the 29</w:t>
      </w:r>
      <w:r w:rsidRPr="00C0205C">
        <w:rPr>
          <w:vertAlign w:val="superscript"/>
        </w:rPr>
        <w:t>th</w:t>
      </w:r>
      <w:r>
        <w:t xml:space="preserve"> of Every Month</w:t>
      </w:r>
      <w:bookmarkEnd w:id="1633"/>
    </w:p>
    <w:p w14:paraId="51467B40" w14:textId="5D2E318D"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17F33393" w14:textId="77777777" w:rsidR="00C30529" w:rsidRDefault="00C30529" w:rsidP="00C30529">
      <w:pPr>
        <w:pStyle w:val="Heading3"/>
      </w:pPr>
      <w:bookmarkStart w:id="1634" w:name="_Toc490854839"/>
      <w:r>
        <w:t>January 27 (28) / Meshir 2: St. Paul the Anchorite</w:t>
      </w:r>
      <w:bookmarkEnd w:id="1632"/>
      <w:bookmarkEnd w:id="1634"/>
    </w:p>
    <w:p w14:paraId="680E4267" w14:textId="77777777" w:rsidR="00C30529" w:rsidRDefault="00C30529" w:rsidP="00C30529">
      <w:pPr>
        <w:pStyle w:val="Heading4"/>
      </w:pPr>
      <w:bookmarkStart w:id="1635" w:name="_Ref434490368"/>
      <w:r>
        <w:t>The Doxology</w:t>
      </w:r>
      <w:r w:rsidR="00B46E6E">
        <w:t xml:space="preserve"> for St. Paul the Anchorite</w:t>
      </w:r>
      <w:bookmarkEnd w:id="1635"/>
    </w:p>
    <w:p w14:paraId="06164582" w14:textId="74070D8F"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1B24B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1B24BB">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6" w:name="_Toc490854840"/>
      <w:r>
        <w:t>January 29 (30) / Meshir 4: Martyrdom of St. Agabus the Disciple</w:t>
      </w:r>
      <w:bookmarkEnd w:id="1636"/>
    </w:p>
    <w:p w14:paraId="6DDD9040" w14:textId="2FE4B7B3" w:rsidR="00191A26" w:rsidRDefault="00191A26" w:rsidP="00191A26">
      <w:pPr>
        <w:pStyle w:val="Rubric"/>
      </w:pPr>
      <w:bookmarkStart w:id="1637" w:name="_Toc410196209"/>
      <w:bookmarkStart w:id="1638" w:name="_Toc410196451"/>
      <w:bookmarkStart w:id="1639" w:name="_Toc410196953"/>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7F3DC96" w14:textId="29D3F5B0" w:rsidR="00E30E2D" w:rsidRDefault="00DE5037" w:rsidP="00E30E2D">
      <w:pPr>
        <w:pStyle w:val="Heading3"/>
      </w:pPr>
      <w:bookmarkStart w:id="1640" w:name="_Toc490854841"/>
      <w:r>
        <w:t>January 30</w:t>
      </w:r>
      <w:r w:rsidR="00E30E2D">
        <w:t xml:space="preserve"> (31) / Meshir 5: St. Apollo the Friend of St. Api</w:t>
      </w:r>
      <w:r w:rsidR="00312E94">
        <w:t>b</w:t>
      </w:r>
      <w:bookmarkEnd w:id="1640"/>
    </w:p>
    <w:p w14:paraId="116251B8" w14:textId="036BE235"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1B24BB">
        <w:t>October 22 (23) / Paopi 25: St. Apollo and St. Apib</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1B24BB">
        <w:rPr>
          <w:noProof/>
        </w:rPr>
        <w:t>791</w:t>
      </w:r>
      <w:r w:rsidR="00DD1748">
        <w:fldChar w:fldCharType="end"/>
      </w:r>
      <w:r>
        <w:t>.</w:t>
      </w:r>
    </w:p>
    <w:p w14:paraId="03E5B08D" w14:textId="77777777" w:rsidR="00495F1A" w:rsidRDefault="00495F1A" w:rsidP="00495F1A">
      <w:pPr>
        <w:pStyle w:val="Heading2"/>
      </w:pPr>
      <w:bookmarkStart w:id="1641" w:name="_Toc490854695"/>
      <w:bookmarkStart w:id="1642" w:name="February"/>
      <w:bookmarkEnd w:id="1550"/>
      <w:r>
        <w:lastRenderedPageBreak/>
        <w:t>February</w:t>
      </w:r>
      <w:bookmarkEnd w:id="1637"/>
      <w:bookmarkEnd w:id="1638"/>
      <w:bookmarkEnd w:id="1639"/>
      <w:r w:rsidR="00C30529">
        <w:t xml:space="preserve"> or </w:t>
      </w:r>
      <w:r w:rsidR="00C30529">
        <w:rPr>
          <w:rFonts w:ascii="FreeSerifAvvaShenouda" w:hAnsi="FreeSerifAvvaShenouda" w:cs="FreeSerifAvvaShenouda"/>
        </w:rPr>
        <w:t>Ⲙϣⲓⲣ</w:t>
      </w:r>
      <w:bookmarkEnd w:id="1641"/>
    </w:p>
    <w:bookmarkStart w:id="1643" w:name="_Toc410196954" w:displacedByCustomXml="next"/>
    <w:bookmarkStart w:id="1644" w:name="_Toc410196452" w:displacedByCustomXml="next"/>
    <w:bookmarkStart w:id="1645" w:name="_Toc410196210" w:displacedByCustomXml="next"/>
    <w:sdt>
      <w:sdtPr>
        <w:id w:val="603392108"/>
        <w:docPartObj>
          <w:docPartGallery w:val="Table of Contents"/>
          <w:docPartUnique/>
        </w:docPartObj>
      </w:sdtPr>
      <w:sdtEndPr>
        <w:rPr>
          <w:b/>
          <w:bCs/>
          <w:noProof/>
        </w:rPr>
      </w:sdtEndPr>
      <w:sdtContent>
        <w:p w14:paraId="000E1107" w14:textId="68989C0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90854842" w:history="1">
            <w:r w:rsidR="001B24BB" w:rsidRPr="0022134A">
              <w:rPr>
                <w:rStyle w:val="Hyperlink"/>
                <w:noProof/>
              </w:rPr>
              <w:t>February 2 (3): Meshir 8: The Entrance into the Temple</w:t>
            </w:r>
            <w:r w:rsidR="001B24BB">
              <w:rPr>
                <w:noProof/>
                <w:webHidden/>
              </w:rPr>
              <w:tab/>
            </w:r>
            <w:r w:rsidR="001B24BB">
              <w:rPr>
                <w:noProof/>
                <w:webHidden/>
              </w:rPr>
              <w:fldChar w:fldCharType="begin"/>
            </w:r>
            <w:r w:rsidR="001B24BB">
              <w:rPr>
                <w:noProof/>
                <w:webHidden/>
              </w:rPr>
              <w:instrText xml:space="preserve"> PAGEREF _Toc490854842 \h </w:instrText>
            </w:r>
            <w:r w:rsidR="001B24BB">
              <w:rPr>
                <w:noProof/>
                <w:webHidden/>
              </w:rPr>
            </w:r>
            <w:r w:rsidR="001B24BB">
              <w:rPr>
                <w:noProof/>
                <w:webHidden/>
              </w:rPr>
              <w:fldChar w:fldCharType="separate"/>
            </w:r>
            <w:r w:rsidR="001B24BB">
              <w:rPr>
                <w:noProof/>
                <w:webHidden/>
              </w:rPr>
              <w:t>985</w:t>
            </w:r>
            <w:r w:rsidR="001B24BB">
              <w:rPr>
                <w:noProof/>
                <w:webHidden/>
              </w:rPr>
              <w:fldChar w:fldCharType="end"/>
            </w:r>
          </w:hyperlink>
        </w:p>
        <w:p w14:paraId="36AFF290" w14:textId="2136AF1A" w:rsidR="001B24BB" w:rsidRDefault="00217567">
          <w:pPr>
            <w:pStyle w:val="TOC3"/>
            <w:tabs>
              <w:tab w:val="right" w:leader="dot" w:pos="8846"/>
            </w:tabs>
            <w:rPr>
              <w:rFonts w:asciiTheme="minorHAnsi" w:eastAsiaTheme="minorEastAsia" w:hAnsiTheme="minorHAnsi"/>
              <w:noProof/>
              <w:sz w:val="22"/>
              <w:lang w:val="en-US"/>
            </w:rPr>
          </w:pPr>
          <w:hyperlink w:anchor="_Toc490854843" w:history="1">
            <w:r w:rsidR="001B24BB" w:rsidRPr="0022134A">
              <w:rPr>
                <w:rStyle w:val="Hyperlink"/>
                <w:noProof/>
              </w:rPr>
              <w:t>February 4 (5) / Meshir 10: Martyrdom of St. James the Son of Alphaeus</w:t>
            </w:r>
            <w:r w:rsidR="001B24BB">
              <w:rPr>
                <w:noProof/>
                <w:webHidden/>
              </w:rPr>
              <w:tab/>
            </w:r>
            <w:r w:rsidR="001B24BB">
              <w:rPr>
                <w:noProof/>
                <w:webHidden/>
              </w:rPr>
              <w:fldChar w:fldCharType="begin"/>
            </w:r>
            <w:r w:rsidR="001B24BB">
              <w:rPr>
                <w:noProof/>
                <w:webHidden/>
              </w:rPr>
              <w:instrText xml:space="preserve"> PAGEREF _Toc490854843 \h </w:instrText>
            </w:r>
            <w:r w:rsidR="001B24BB">
              <w:rPr>
                <w:noProof/>
                <w:webHidden/>
              </w:rPr>
            </w:r>
            <w:r w:rsidR="001B24BB">
              <w:rPr>
                <w:noProof/>
                <w:webHidden/>
              </w:rPr>
              <w:fldChar w:fldCharType="separate"/>
            </w:r>
            <w:r w:rsidR="001B24BB">
              <w:rPr>
                <w:noProof/>
                <w:webHidden/>
              </w:rPr>
              <w:t>987</w:t>
            </w:r>
            <w:r w:rsidR="001B24BB">
              <w:rPr>
                <w:noProof/>
                <w:webHidden/>
              </w:rPr>
              <w:fldChar w:fldCharType="end"/>
            </w:r>
          </w:hyperlink>
        </w:p>
        <w:p w14:paraId="16F960EC" w14:textId="585A53B5" w:rsidR="001B24BB" w:rsidRDefault="00217567">
          <w:pPr>
            <w:pStyle w:val="TOC3"/>
            <w:tabs>
              <w:tab w:val="right" w:leader="dot" w:pos="8846"/>
            </w:tabs>
            <w:rPr>
              <w:rFonts w:asciiTheme="minorHAnsi" w:eastAsiaTheme="minorEastAsia" w:hAnsiTheme="minorHAnsi"/>
              <w:noProof/>
              <w:sz w:val="22"/>
              <w:lang w:val="en-US"/>
            </w:rPr>
          </w:pPr>
          <w:hyperlink w:anchor="_Toc490854844" w:history="1">
            <w:r w:rsidR="001B24BB" w:rsidRPr="0022134A">
              <w:rPr>
                <w:rStyle w:val="Hyperlink"/>
                <w:noProof/>
              </w:rPr>
              <w:t>February 6 (7) / Meshir 12: Commemoration of Archangel Michael</w:t>
            </w:r>
            <w:r w:rsidR="001B24BB">
              <w:rPr>
                <w:noProof/>
                <w:webHidden/>
              </w:rPr>
              <w:tab/>
            </w:r>
            <w:r w:rsidR="001B24BB">
              <w:rPr>
                <w:noProof/>
                <w:webHidden/>
              </w:rPr>
              <w:fldChar w:fldCharType="begin"/>
            </w:r>
            <w:r w:rsidR="001B24BB">
              <w:rPr>
                <w:noProof/>
                <w:webHidden/>
              </w:rPr>
              <w:instrText xml:space="preserve"> PAGEREF _Toc490854844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78080058" w14:textId="582D8930" w:rsidR="001B24BB" w:rsidRDefault="00217567">
          <w:pPr>
            <w:pStyle w:val="TOC3"/>
            <w:tabs>
              <w:tab w:val="right" w:leader="dot" w:pos="8846"/>
            </w:tabs>
            <w:rPr>
              <w:rFonts w:asciiTheme="minorHAnsi" w:eastAsiaTheme="minorEastAsia" w:hAnsiTheme="minorHAnsi"/>
              <w:noProof/>
              <w:sz w:val="22"/>
              <w:lang w:val="en-US"/>
            </w:rPr>
          </w:pPr>
          <w:hyperlink w:anchor="_Toc490854845" w:history="1">
            <w:r w:rsidR="001B24BB" w:rsidRPr="0022134A">
              <w:rPr>
                <w:rStyle w:val="Hyperlink"/>
                <w:noProof/>
              </w:rPr>
              <w:t>February 8 (9) / Meshir 14: The Departure of St. Severus</w:t>
            </w:r>
            <w:r w:rsidR="001B24BB">
              <w:rPr>
                <w:noProof/>
                <w:webHidden/>
              </w:rPr>
              <w:tab/>
            </w:r>
            <w:r w:rsidR="001B24BB">
              <w:rPr>
                <w:noProof/>
                <w:webHidden/>
              </w:rPr>
              <w:fldChar w:fldCharType="begin"/>
            </w:r>
            <w:r w:rsidR="001B24BB">
              <w:rPr>
                <w:noProof/>
                <w:webHidden/>
              </w:rPr>
              <w:instrText xml:space="preserve"> PAGEREF _Toc490854845 \h </w:instrText>
            </w:r>
            <w:r w:rsidR="001B24BB">
              <w:rPr>
                <w:noProof/>
                <w:webHidden/>
              </w:rPr>
            </w:r>
            <w:r w:rsidR="001B24BB">
              <w:rPr>
                <w:noProof/>
                <w:webHidden/>
              </w:rPr>
              <w:fldChar w:fldCharType="separate"/>
            </w:r>
            <w:r w:rsidR="001B24BB">
              <w:rPr>
                <w:noProof/>
                <w:webHidden/>
              </w:rPr>
              <w:t>988</w:t>
            </w:r>
            <w:r w:rsidR="001B24BB">
              <w:rPr>
                <w:noProof/>
                <w:webHidden/>
              </w:rPr>
              <w:fldChar w:fldCharType="end"/>
            </w:r>
          </w:hyperlink>
        </w:p>
        <w:p w14:paraId="66021C2A" w14:textId="1623AA26" w:rsidR="001B24BB" w:rsidRDefault="00217567">
          <w:pPr>
            <w:pStyle w:val="TOC3"/>
            <w:tabs>
              <w:tab w:val="right" w:leader="dot" w:pos="8846"/>
            </w:tabs>
            <w:rPr>
              <w:rFonts w:asciiTheme="minorHAnsi" w:eastAsiaTheme="minorEastAsia" w:hAnsiTheme="minorHAnsi"/>
              <w:noProof/>
              <w:sz w:val="22"/>
              <w:lang w:val="en-US"/>
            </w:rPr>
          </w:pPr>
          <w:hyperlink w:anchor="_Toc490854846" w:history="1">
            <w:r w:rsidR="001B24BB" w:rsidRPr="0022134A">
              <w:rPr>
                <w:rStyle w:val="Hyperlink"/>
                <w:noProof/>
              </w:rPr>
              <w:t>February 10 (11) / Meshir 16: Isaac the Syrian</w:t>
            </w:r>
            <w:r w:rsidR="001B24BB">
              <w:rPr>
                <w:noProof/>
                <w:webHidden/>
              </w:rPr>
              <w:tab/>
            </w:r>
            <w:r w:rsidR="001B24BB">
              <w:rPr>
                <w:noProof/>
                <w:webHidden/>
              </w:rPr>
              <w:fldChar w:fldCharType="begin"/>
            </w:r>
            <w:r w:rsidR="001B24BB">
              <w:rPr>
                <w:noProof/>
                <w:webHidden/>
              </w:rPr>
              <w:instrText xml:space="preserve"> PAGEREF _Toc490854846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79FF5C2F" w14:textId="390EA582" w:rsidR="001B24BB" w:rsidRDefault="00217567">
          <w:pPr>
            <w:pStyle w:val="TOC3"/>
            <w:tabs>
              <w:tab w:val="right" w:leader="dot" w:pos="8846"/>
            </w:tabs>
            <w:rPr>
              <w:rFonts w:asciiTheme="minorHAnsi" w:eastAsiaTheme="minorEastAsia" w:hAnsiTheme="minorHAnsi"/>
              <w:noProof/>
              <w:sz w:val="22"/>
              <w:lang w:val="en-US"/>
            </w:rPr>
          </w:pPr>
          <w:hyperlink w:anchor="_Toc490854847" w:history="1">
            <w:r w:rsidR="001B24BB" w:rsidRPr="0022134A">
              <w:rPr>
                <w:rStyle w:val="Hyperlink"/>
                <w:noProof/>
              </w:rPr>
              <w:t>February 15 (16) / Meshir 21: Commemoration of the Theotokos</w:t>
            </w:r>
            <w:r w:rsidR="001B24BB">
              <w:rPr>
                <w:noProof/>
                <w:webHidden/>
              </w:rPr>
              <w:tab/>
            </w:r>
            <w:r w:rsidR="001B24BB">
              <w:rPr>
                <w:noProof/>
                <w:webHidden/>
              </w:rPr>
              <w:fldChar w:fldCharType="begin"/>
            </w:r>
            <w:r w:rsidR="001B24BB">
              <w:rPr>
                <w:noProof/>
                <w:webHidden/>
              </w:rPr>
              <w:instrText xml:space="preserve"> PAGEREF _Toc490854847 \h </w:instrText>
            </w:r>
            <w:r w:rsidR="001B24BB">
              <w:rPr>
                <w:noProof/>
                <w:webHidden/>
              </w:rPr>
            </w:r>
            <w:r w:rsidR="001B24BB">
              <w:rPr>
                <w:noProof/>
                <w:webHidden/>
              </w:rPr>
              <w:fldChar w:fldCharType="separate"/>
            </w:r>
            <w:r w:rsidR="001B24BB">
              <w:rPr>
                <w:noProof/>
                <w:webHidden/>
              </w:rPr>
              <w:t>989</w:t>
            </w:r>
            <w:r w:rsidR="001B24BB">
              <w:rPr>
                <w:noProof/>
                <w:webHidden/>
              </w:rPr>
              <w:fldChar w:fldCharType="end"/>
            </w:r>
          </w:hyperlink>
        </w:p>
        <w:p w14:paraId="54806A9D" w14:textId="1B49DD22" w:rsidR="001B24BB" w:rsidRDefault="00217567">
          <w:pPr>
            <w:pStyle w:val="TOC3"/>
            <w:tabs>
              <w:tab w:val="right" w:leader="dot" w:pos="8846"/>
            </w:tabs>
            <w:rPr>
              <w:rFonts w:asciiTheme="minorHAnsi" w:eastAsiaTheme="minorEastAsia" w:hAnsiTheme="minorHAnsi"/>
              <w:noProof/>
              <w:sz w:val="22"/>
              <w:lang w:val="en-US"/>
            </w:rPr>
          </w:pPr>
          <w:hyperlink w:anchor="_Toc490854848" w:history="1">
            <w:r w:rsidR="001B24BB" w:rsidRPr="0022134A">
              <w:rPr>
                <w:rStyle w:val="Hyperlink"/>
                <w:noProof/>
              </w:rPr>
              <w:t>February 15 (16) / Meshir 21: Also Martyrdom of St. Onesimus, the Disciple of St. Paul</w:t>
            </w:r>
            <w:r w:rsidR="001B24BB">
              <w:rPr>
                <w:noProof/>
                <w:webHidden/>
              </w:rPr>
              <w:tab/>
            </w:r>
            <w:r w:rsidR="001B24BB">
              <w:rPr>
                <w:noProof/>
                <w:webHidden/>
              </w:rPr>
              <w:fldChar w:fldCharType="begin"/>
            </w:r>
            <w:r w:rsidR="001B24BB">
              <w:rPr>
                <w:noProof/>
                <w:webHidden/>
              </w:rPr>
              <w:instrText xml:space="preserve"> PAGEREF _Toc490854848 \h </w:instrText>
            </w:r>
            <w:r w:rsidR="001B24BB">
              <w:rPr>
                <w:noProof/>
                <w:webHidden/>
              </w:rPr>
            </w:r>
            <w:r w:rsidR="001B24BB">
              <w:rPr>
                <w:noProof/>
                <w:webHidden/>
              </w:rPr>
              <w:fldChar w:fldCharType="separate"/>
            </w:r>
            <w:r w:rsidR="001B24BB">
              <w:rPr>
                <w:noProof/>
                <w:webHidden/>
              </w:rPr>
              <w:t>990</w:t>
            </w:r>
            <w:r w:rsidR="001B24BB">
              <w:rPr>
                <w:noProof/>
                <w:webHidden/>
              </w:rPr>
              <w:fldChar w:fldCharType="end"/>
            </w:r>
          </w:hyperlink>
        </w:p>
        <w:p w14:paraId="5D86E678" w14:textId="276BF2F1" w:rsidR="001B24BB" w:rsidRDefault="00217567">
          <w:pPr>
            <w:pStyle w:val="TOC3"/>
            <w:tabs>
              <w:tab w:val="right" w:leader="dot" w:pos="8846"/>
            </w:tabs>
            <w:rPr>
              <w:rFonts w:asciiTheme="minorHAnsi" w:eastAsiaTheme="minorEastAsia" w:hAnsiTheme="minorHAnsi"/>
              <w:noProof/>
              <w:sz w:val="22"/>
              <w:lang w:val="en-US"/>
            </w:rPr>
          </w:pPr>
          <w:hyperlink w:anchor="_Toc490854849" w:history="1">
            <w:r w:rsidR="001B24BB" w:rsidRPr="0022134A">
              <w:rPr>
                <w:rStyle w:val="Hyperlink"/>
                <w:noProof/>
              </w:rPr>
              <w:t>February 23 (24) / Meshir 29: Commemoration of the Annunciation, Nativity, and Resurrection on the 29</w:t>
            </w:r>
            <w:r w:rsidR="001B24BB" w:rsidRPr="0022134A">
              <w:rPr>
                <w:rStyle w:val="Hyperlink"/>
                <w:noProof/>
                <w:vertAlign w:val="superscript"/>
              </w:rPr>
              <w:t>th</w:t>
            </w:r>
            <w:r w:rsidR="001B24BB" w:rsidRPr="0022134A">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_Toc490854849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1B4476D7" w14:textId="20286FF8" w:rsidR="001B24BB" w:rsidRDefault="00217567">
          <w:pPr>
            <w:pStyle w:val="TOC3"/>
            <w:tabs>
              <w:tab w:val="right" w:leader="dot" w:pos="8846"/>
            </w:tabs>
            <w:rPr>
              <w:rFonts w:asciiTheme="minorHAnsi" w:eastAsiaTheme="minorEastAsia" w:hAnsiTheme="minorHAnsi"/>
              <w:noProof/>
              <w:sz w:val="22"/>
              <w:lang w:val="en-US"/>
            </w:rPr>
          </w:pPr>
          <w:hyperlink w:anchor="_Toc490854850" w:history="1">
            <w:r w:rsidR="001B24BB" w:rsidRPr="0022134A">
              <w:rPr>
                <w:rStyle w:val="Hyperlink"/>
                <w:noProof/>
              </w:rPr>
              <w:t>February 23 (24) / Meshir 29: Also St. Polycarp of Smyrna</w:t>
            </w:r>
            <w:r w:rsidR="001B24BB">
              <w:rPr>
                <w:noProof/>
                <w:webHidden/>
              </w:rPr>
              <w:tab/>
            </w:r>
            <w:r w:rsidR="001B24BB">
              <w:rPr>
                <w:noProof/>
                <w:webHidden/>
              </w:rPr>
              <w:fldChar w:fldCharType="begin"/>
            </w:r>
            <w:r w:rsidR="001B24BB">
              <w:rPr>
                <w:noProof/>
                <w:webHidden/>
              </w:rPr>
              <w:instrText xml:space="preserve"> PAGEREF _Toc490854850 \h </w:instrText>
            </w:r>
            <w:r w:rsidR="001B24BB">
              <w:rPr>
                <w:noProof/>
                <w:webHidden/>
              </w:rPr>
            </w:r>
            <w:r w:rsidR="001B24BB">
              <w:rPr>
                <w:noProof/>
                <w:webHidden/>
              </w:rPr>
              <w:fldChar w:fldCharType="separate"/>
            </w:r>
            <w:r w:rsidR="001B24BB">
              <w:rPr>
                <w:noProof/>
                <w:webHidden/>
              </w:rPr>
              <w:t>991</w:t>
            </w:r>
            <w:r w:rsidR="001B24BB">
              <w:rPr>
                <w:noProof/>
                <w:webHidden/>
              </w:rPr>
              <w:fldChar w:fldCharType="end"/>
            </w:r>
          </w:hyperlink>
        </w:p>
        <w:p w14:paraId="2C8FE981" w14:textId="7C82BBDE" w:rsidR="001B24BB" w:rsidRDefault="00217567">
          <w:pPr>
            <w:pStyle w:val="TOC3"/>
            <w:tabs>
              <w:tab w:val="right" w:leader="dot" w:pos="8846"/>
            </w:tabs>
            <w:rPr>
              <w:rFonts w:asciiTheme="minorHAnsi" w:eastAsiaTheme="minorEastAsia" w:hAnsiTheme="minorHAnsi"/>
              <w:noProof/>
              <w:sz w:val="22"/>
              <w:lang w:val="en-US"/>
            </w:rPr>
          </w:pPr>
          <w:hyperlink w:anchor="_Toc490854851" w:history="1">
            <w:r w:rsidR="001B24BB" w:rsidRPr="0022134A">
              <w:rPr>
                <w:rStyle w:val="Hyperlink"/>
                <w:noProof/>
              </w:rPr>
              <w:t>February 24 (25) / Meshir 30: Appearance of the Head of St. John the Baptist</w:t>
            </w:r>
            <w:r w:rsidR="001B24BB">
              <w:rPr>
                <w:noProof/>
                <w:webHidden/>
              </w:rPr>
              <w:tab/>
            </w:r>
            <w:r w:rsidR="001B24BB">
              <w:rPr>
                <w:noProof/>
                <w:webHidden/>
              </w:rPr>
              <w:fldChar w:fldCharType="begin"/>
            </w:r>
            <w:r w:rsidR="001B24BB">
              <w:rPr>
                <w:noProof/>
                <w:webHidden/>
              </w:rPr>
              <w:instrText xml:space="preserve"> PAGEREF _Toc490854851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27FDB3B6" w14:textId="2835AD25" w:rsidR="001B24BB" w:rsidRDefault="00217567">
          <w:pPr>
            <w:pStyle w:val="TOC3"/>
            <w:tabs>
              <w:tab w:val="right" w:leader="dot" w:pos="8846"/>
            </w:tabs>
            <w:rPr>
              <w:rFonts w:asciiTheme="minorHAnsi" w:eastAsiaTheme="minorEastAsia" w:hAnsiTheme="minorHAnsi"/>
              <w:noProof/>
              <w:sz w:val="22"/>
              <w:lang w:val="en-US"/>
            </w:rPr>
          </w:pPr>
          <w:hyperlink w:anchor="_Toc490854852" w:history="1">
            <w:r w:rsidR="001B24BB" w:rsidRPr="0022134A">
              <w:rPr>
                <w:rStyle w:val="Hyperlink"/>
                <w:noProof/>
              </w:rPr>
              <w:t>February 24 (25) / Meshir 30: Also St. Cyril VI</w:t>
            </w:r>
            <w:r w:rsidR="001B24BB">
              <w:rPr>
                <w:noProof/>
                <w:webHidden/>
              </w:rPr>
              <w:tab/>
            </w:r>
            <w:r w:rsidR="001B24BB">
              <w:rPr>
                <w:noProof/>
                <w:webHidden/>
              </w:rPr>
              <w:fldChar w:fldCharType="begin"/>
            </w:r>
            <w:r w:rsidR="001B24BB">
              <w:rPr>
                <w:noProof/>
                <w:webHidden/>
              </w:rPr>
              <w:instrText xml:space="preserve"> PAGEREF _Toc490854852 \h </w:instrText>
            </w:r>
            <w:r w:rsidR="001B24BB">
              <w:rPr>
                <w:noProof/>
                <w:webHidden/>
              </w:rPr>
            </w:r>
            <w:r w:rsidR="001B24BB">
              <w:rPr>
                <w:noProof/>
                <w:webHidden/>
              </w:rPr>
              <w:fldChar w:fldCharType="separate"/>
            </w:r>
            <w:r w:rsidR="001B24BB">
              <w:rPr>
                <w:noProof/>
                <w:webHidden/>
              </w:rPr>
              <w:t>992</w:t>
            </w:r>
            <w:r w:rsidR="001B24BB">
              <w:rPr>
                <w:noProof/>
                <w:webHidden/>
              </w:rPr>
              <w:fldChar w:fldCharType="end"/>
            </w:r>
          </w:hyperlink>
        </w:p>
        <w:p w14:paraId="460A3E10" w14:textId="17179DD1"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6" w:name="_Toc490854842"/>
      <w:r>
        <w:lastRenderedPageBreak/>
        <w:t xml:space="preserve">February 2 (3): Meshir 8: </w:t>
      </w:r>
      <w:r w:rsidR="00495F1A">
        <w:t>The Entrance into the Temple</w:t>
      </w:r>
      <w:bookmarkEnd w:id="1645"/>
      <w:bookmarkEnd w:id="1644"/>
      <w:bookmarkEnd w:id="1643"/>
      <w:bookmarkEnd w:id="1646"/>
    </w:p>
    <w:p w14:paraId="1BDF8DD5" w14:textId="6632A6F6" w:rsidR="0039401F" w:rsidRPr="00A9348E" w:rsidRDefault="0039401F" w:rsidP="0039401F">
      <w:pPr>
        <w:pStyle w:val="Heading4"/>
        <w:rPr>
          <w:rFonts w:ascii="Arial Unicode MS" w:eastAsia="Arial Unicode MS" w:hAnsi="Arial Unicode MS" w:cs="Arial Unicode MS"/>
        </w:rPr>
      </w:pPr>
      <w:bookmarkStart w:id="1647"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8" w:name="_Ref485108288"/>
      <w:r>
        <w:t>The Doxology</w:t>
      </w:r>
      <w:r w:rsidR="00E21EA3">
        <w:t xml:space="preserve"> for the Entrance into the Temple</w:t>
      </w:r>
      <w:bookmarkEnd w:id="1647"/>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DAFC8D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1B24B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1B24BB">
        <w:rPr>
          <w:noProof/>
        </w:rPr>
        <w:t>913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1B24B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1B24BB">
        <w:rPr>
          <w:noProof/>
        </w:rPr>
        <w:t>917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2078EA08"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1B24BB">
        <w:rPr>
          <w:noProof/>
        </w:rPr>
        <w:t>494</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9" w:name="_Toc490854843"/>
      <w:r>
        <w:t>February 4 (5) / Meshir 10: Martyrdom of St. James the Son of Alphaeus</w:t>
      </w:r>
      <w:bookmarkEnd w:id="1649"/>
    </w:p>
    <w:p w14:paraId="0FA9E3A3" w14:textId="3AE29D4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50" w:name="_Ref485883495"/>
      <w:r>
        <w:lastRenderedPageBreak/>
        <w:t>The Doxology for St. James the Son of Alphaeus</w:t>
      </w:r>
      <w:r w:rsidR="00D93653">
        <w:rPr>
          <w:rStyle w:val="FootnoteReference"/>
        </w:rPr>
        <w:footnoteReference w:id="1048"/>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51" w:name="_Toc490854844"/>
      <w:r>
        <w:t>February 6 (7) / Meshir 12: Commemoration of Archangel Michael</w:t>
      </w:r>
      <w:bookmarkEnd w:id="1651"/>
    </w:p>
    <w:p w14:paraId="10B74EF7" w14:textId="322591B7" w:rsidR="00191A26" w:rsidRPr="00B637D8" w:rsidRDefault="003D4731" w:rsidP="00191A26">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5D2675" w14:textId="77777777" w:rsidR="000274A5" w:rsidRDefault="000274A5" w:rsidP="000274A5">
      <w:pPr>
        <w:pStyle w:val="Heading3"/>
      </w:pPr>
      <w:bookmarkStart w:id="1652" w:name="_Toc490854845"/>
      <w:r>
        <w:t>February 8 (9) / Meshir 14: The Departure of St. Severus</w:t>
      </w:r>
      <w:bookmarkEnd w:id="1652"/>
      <w:r>
        <w:t xml:space="preserve"> </w:t>
      </w:r>
    </w:p>
    <w:p w14:paraId="07993059" w14:textId="1F879299"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1B24B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1B24BB">
        <w:rPr>
          <w:noProof/>
        </w:rPr>
        <w:t>777</w:t>
      </w:r>
      <w:r w:rsidR="002409EF">
        <w:fldChar w:fldCharType="end"/>
      </w:r>
      <w:r>
        <w:t>.</w:t>
      </w:r>
    </w:p>
    <w:p w14:paraId="1AE071A5" w14:textId="460956DB" w:rsidR="00420011" w:rsidRDefault="00420011" w:rsidP="00420011">
      <w:pPr>
        <w:pStyle w:val="Heading3"/>
      </w:pPr>
      <w:bookmarkStart w:id="1653" w:name="_Toc490854846"/>
      <w:r>
        <w:lastRenderedPageBreak/>
        <w:t>February 10 (11) / Meshir 16: Isaac the Syrian</w:t>
      </w:r>
      <w:bookmarkEnd w:id="1653"/>
    </w:p>
    <w:p w14:paraId="5326C3FA" w14:textId="7B1DD7DD" w:rsidR="00DD1748" w:rsidRDefault="00DD1748" w:rsidP="00DD1748">
      <w:pPr>
        <w:pStyle w:val="Heading4"/>
      </w:pPr>
      <w:bookmarkStart w:id="1654" w:name="_Ref485108083"/>
      <w:r>
        <w:t>The Doxology for St. Isaac the Syrian</w:t>
      </w:r>
      <w:r>
        <w:rPr>
          <w:rStyle w:val="FootnoteReference"/>
        </w:rPr>
        <w:footnoteReference w:id="1049"/>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5" w:name="_Toc490854847"/>
      <w:r>
        <w:t>February</w:t>
      </w:r>
      <w:r w:rsidR="005329C1">
        <w:t xml:space="preserve"> 15 (16) / Meshir 21: Commemoration of the Theotokos</w:t>
      </w:r>
      <w:bookmarkEnd w:id="1655"/>
    </w:p>
    <w:p w14:paraId="55CD0DD9" w14:textId="26BF26B1"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6DD82E8A" w14:textId="69CD929D" w:rsidR="00160DE3" w:rsidRDefault="00160DE3" w:rsidP="00160DE3">
      <w:pPr>
        <w:pStyle w:val="Heading3"/>
      </w:pPr>
      <w:bookmarkStart w:id="1656" w:name="_Toc490854848"/>
      <w:r>
        <w:lastRenderedPageBreak/>
        <w:t>February 15 (16) / Meshir 21: Also Martyrdom of St. Onesimus, the Disciple of St. Paul</w:t>
      </w:r>
      <w:bookmarkEnd w:id="1656"/>
    </w:p>
    <w:p w14:paraId="7222A1FD" w14:textId="13241A81" w:rsidR="00885E1E" w:rsidRDefault="00885E1E" w:rsidP="00885E1E">
      <w:pPr>
        <w:pStyle w:val="Heading4"/>
      </w:pPr>
      <w:bookmarkStart w:id="1657" w:name="_Ref485712030"/>
      <w:r>
        <w:t>The Doxology for St. Onesimus</w:t>
      </w:r>
      <w:r>
        <w:rPr>
          <w:rStyle w:val="FootnoteReference"/>
        </w:rPr>
        <w:footnoteReference w:id="1050"/>
      </w:r>
      <w:bookmarkEnd w:id="1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8" w:name="_Toc490854849"/>
      <w:r>
        <w:lastRenderedPageBreak/>
        <w:t>February 23 (24) / Meshir 29: Commemoration of the Annunciation, Nativity, and Resurrection on the 29</w:t>
      </w:r>
      <w:r w:rsidRPr="00C0205C">
        <w:rPr>
          <w:vertAlign w:val="superscript"/>
        </w:rPr>
        <w:t>th</w:t>
      </w:r>
      <w:r>
        <w:t xml:space="preserve"> of Every Month</w:t>
      </w:r>
      <w:bookmarkEnd w:id="1658"/>
    </w:p>
    <w:p w14:paraId="1EC840FE" w14:textId="5CD28033"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C57F2D0" w14:textId="3F19F8EA" w:rsidR="00885E1E" w:rsidRDefault="00885E1E" w:rsidP="00885E1E">
      <w:pPr>
        <w:pStyle w:val="Heading3"/>
      </w:pPr>
      <w:bookmarkStart w:id="1659" w:name="_Toc490854850"/>
      <w:r>
        <w:t>February 23 (24) / Meshir 29: Also St. Polycarp of Smyrna</w:t>
      </w:r>
      <w:bookmarkEnd w:id="1659"/>
    </w:p>
    <w:p w14:paraId="393F4FF3" w14:textId="26BA1C53" w:rsidR="00885E1E" w:rsidRDefault="00885E1E" w:rsidP="00885E1E">
      <w:pPr>
        <w:pStyle w:val="Heading4"/>
      </w:pPr>
      <w:bookmarkStart w:id="1660" w:name="_Ref485712077"/>
      <w:r>
        <w:t>The Doxology for St. Polycarp of Smyrna</w:t>
      </w:r>
      <w:r>
        <w:rPr>
          <w:rStyle w:val="FootnoteReference"/>
        </w:rPr>
        <w:footnoteReference w:id="1051"/>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61" w:name="_Toc490854851"/>
      <w:r>
        <w:t>February 24 (25) / Meshir 30: Appearance of the Head of St. John the Baptist</w:t>
      </w:r>
      <w:bookmarkEnd w:id="1661"/>
    </w:p>
    <w:p w14:paraId="49513F8D" w14:textId="5AEBAD1F" w:rsidR="00191A26" w:rsidRDefault="00191A26" w:rsidP="00191A26">
      <w:pPr>
        <w:pStyle w:val="Rubric"/>
      </w:pPr>
      <w:bookmarkStart w:id="1662" w:name="_Toc410196211"/>
      <w:bookmarkStart w:id="1663" w:name="_Toc410196453"/>
      <w:bookmarkStart w:id="1664" w:name="_Toc410196955"/>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4CFFD00D" w14:textId="77777777" w:rsidR="001779C0" w:rsidRDefault="001779C0" w:rsidP="001779C0">
      <w:pPr>
        <w:pStyle w:val="Heading3"/>
      </w:pPr>
      <w:bookmarkStart w:id="1665" w:name="_Toc490854852"/>
      <w:r>
        <w:t>February 24 (25) / Meshir 30: Also St. Cyril VI</w:t>
      </w:r>
      <w:bookmarkEnd w:id="1665"/>
    </w:p>
    <w:p w14:paraId="0CDD55AC" w14:textId="77777777" w:rsidR="001779C0" w:rsidRDefault="001779C0" w:rsidP="001779C0">
      <w:pPr>
        <w:pStyle w:val="Heading4"/>
      </w:pPr>
      <w:bookmarkStart w:id="1666" w:name="_Ref434492506"/>
      <w:r>
        <w:t>The Doxology</w:t>
      </w:r>
      <w:r w:rsidR="00B82753">
        <w:t xml:space="preserve"> for St. Cyril VI</w:t>
      </w:r>
      <w:r>
        <w:rPr>
          <w:rStyle w:val="FootnoteReference"/>
        </w:rPr>
        <w:footnoteReference w:id="1052"/>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7" w:name="_Toc490854696"/>
      <w:bookmarkStart w:id="1668" w:name="March"/>
      <w:bookmarkEnd w:id="1642"/>
      <w:r>
        <w:lastRenderedPageBreak/>
        <w:t>March</w:t>
      </w:r>
      <w:bookmarkEnd w:id="1662"/>
      <w:bookmarkEnd w:id="1663"/>
      <w:bookmarkEnd w:id="1664"/>
      <w:r w:rsidR="00C30529">
        <w:t xml:space="preserve"> or </w:t>
      </w:r>
      <w:r w:rsidR="00C30529">
        <w:rPr>
          <w:rFonts w:ascii="FreeSerifAvvaShenouda" w:hAnsi="FreeSerifAvvaShenouda" w:cs="FreeSerifAvvaShenouda"/>
        </w:rPr>
        <w:t>Ⲡⲁⲣⲙϩⲟⲧⲡ</w:t>
      </w:r>
      <w:bookmarkEnd w:id="1667"/>
    </w:p>
    <w:bookmarkStart w:id="1669" w:name="_Toc410196956" w:displacedByCustomXml="next"/>
    <w:bookmarkStart w:id="1670" w:name="_Toc410196454" w:displacedByCustomXml="next"/>
    <w:bookmarkStart w:id="1671" w:name="_Toc410196212" w:displacedByCustomXml="next"/>
    <w:sdt>
      <w:sdtPr>
        <w:id w:val="-1351720020"/>
        <w:docPartObj>
          <w:docPartGallery w:val="Table of Contents"/>
          <w:docPartUnique/>
        </w:docPartObj>
      </w:sdtPr>
      <w:sdtEndPr>
        <w:rPr>
          <w:b/>
          <w:bCs/>
          <w:noProof/>
        </w:rPr>
      </w:sdtEndPr>
      <w:sdtContent>
        <w:p w14:paraId="01752A27" w14:textId="62E2E738"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90854853" w:history="1">
            <w:r w:rsidR="001B24BB" w:rsidRPr="00E07739">
              <w:rPr>
                <w:rStyle w:val="Hyperlink"/>
                <w:noProof/>
              </w:rPr>
              <w:t>March 2: Departure of St. Chad of Mercia</w:t>
            </w:r>
            <w:r w:rsidR="001B24BB">
              <w:rPr>
                <w:noProof/>
                <w:webHidden/>
              </w:rPr>
              <w:tab/>
            </w:r>
            <w:r w:rsidR="001B24BB">
              <w:rPr>
                <w:noProof/>
                <w:webHidden/>
              </w:rPr>
              <w:fldChar w:fldCharType="begin"/>
            </w:r>
            <w:r w:rsidR="001B24BB">
              <w:rPr>
                <w:noProof/>
                <w:webHidden/>
              </w:rPr>
              <w:instrText xml:space="preserve"> PAGEREF _Toc490854853 \h </w:instrText>
            </w:r>
            <w:r w:rsidR="001B24BB">
              <w:rPr>
                <w:noProof/>
                <w:webHidden/>
              </w:rPr>
            </w:r>
            <w:r w:rsidR="001B24BB">
              <w:rPr>
                <w:noProof/>
                <w:webHidden/>
              </w:rPr>
              <w:fldChar w:fldCharType="separate"/>
            </w:r>
            <w:r w:rsidR="001B24BB">
              <w:rPr>
                <w:noProof/>
                <w:webHidden/>
              </w:rPr>
              <w:t>996</w:t>
            </w:r>
            <w:r w:rsidR="001B24BB">
              <w:rPr>
                <w:noProof/>
                <w:webHidden/>
              </w:rPr>
              <w:fldChar w:fldCharType="end"/>
            </w:r>
          </w:hyperlink>
        </w:p>
        <w:p w14:paraId="06DEC34F" w14:textId="10408A4B" w:rsidR="001B24BB" w:rsidRDefault="00217567">
          <w:pPr>
            <w:pStyle w:val="TOC3"/>
            <w:tabs>
              <w:tab w:val="right" w:leader="dot" w:pos="8846"/>
            </w:tabs>
            <w:rPr>
              <w:rFonts w:asciiTheme="minorHAnsi" w:eastAsiaTheme="minorEastAsia" w:hAnsiTheme="minorHAnsi"/>
              <w:noProof/>
              <w:sz w:val="22"/>
              <w:lang w:val="en-US"/>
            </w:rPr>
          </w:pPr>
          <w:hyperlink w:anchor="_Toc490854854" w:history="1">
            <w:r w:rsidR="001B24BB" w:rsidRPr="00E07739">
              <w:rPr>
                <w:rStyle w:val="Hyperlink"/>
                <w:noProof/>
              </w:rPr>
              <w:t>March 4 / Phamenoth 8: Martyrdom of St. Matthias the Apostle</w:t>
            </w:r>
            <w:r w:rsidR="001B24BB">
              <w:rPr>
                <w:noProof/>
                <w:webHidden/>
              </w:rPr>
              <w:tab/>
            </w:r>
            <w:r w:rsidR="001B24BB">
              <w:rPr>
                <w:noProof/>
                <w:webHidden/>
              </w:rPr>
              <w:fldChar w:fldCharType="begin"/>
            </w:r>
            <w:r w:rsidR="001B24BB">
              <w:rPr>
                <w:noProof/>
                <w:webHidden/>
              </w:rPr>
              <w:instrText xml:space="preserve"> PAGEREF _Toc490854854 \h </w:instrText>
            </w:r>
            <w:r w:rsidR="001B24BB">
              <w:rPr>
                <w:noProof/>
                <w:webHidden/>
              </w:rPr>
            </w:r>
            <w:r w:rsidR="001B24BB">
              <w:rPr>
                <w:noProof/>
                <w:webHidden/>
              </w:rPr>
              <w:fldChar w:fldCharType="separate"/>
            </w:r>
            <w:r w:rsidR="001B24BB">
              <w:rPr>
                <w:noProof/>
                <w:webHidden/>
              </w:rPr>
              <w:t>997</w:t>
            </w:r>
            <w:r w:rsidR="001B24BB">
              <w:rPr>
                <w:noProof/>
                <w:webHidden/>
              </w:rPr>
              <w:fldChar w:fldCharType="end"/>
            </w:r>
          </w:hyperlink>
        </w:p>
        <w:p w14:paraId="2AF75677" w14:textId="279A6872" w:rsidR="001B24BB" w:rsidRDefault="00217567">
          <w:pPr>
            <w:pStyle w:val="TOC3"/>
            <w:tabs>
              <w:tab w:val="right" w:leader="dot" w:pos="8846"/>
            </w:tabs>
            <w:rPr>
              <w:rFonts w:asciiTheme="minorHAnsi" w:eastAsiaTheme="minorEastAsia" w:hAnsiTheme="minorHAnsi"/>
              <w:noProof/>
              <w:sz w:val="22"/>
              <w:lang w:val="en-US"/>
            </w:rPr>
          </w:pPr>
          <w:hyperlink w:anchor="_Toc490854855" w:history="1">
            <w:r w:rsidR="001B24BB" w:rsidRPr="00E07739">
              <w:rPr>
                <w:rStyle w:val="Hyperlink"/>
                <w:noProof/>
              </w:rPr>
              <w:t>March 6 / Phamenoth 10: The Finding of the Holy Cross</w:t>
            </w:r>
            <w:r w:rsidR="001B24BB">
              <w:rPr>
                <w:noProof/>
                <w:webHidden/>
              </w:rPr>
              <w:tab/>
            </w:r>
            <w:r w:rsidR="001B24BB">
              <w:rPr>
                <w:noProof/>
                <w:webHidden/>
              </w:rPr>
              <w:fldChar w:fldCharType="begin"/>
            </w:r>
            <w:r w:rsidR="001B24BB">
              <w:rPr>
                <w:noProof/>
                <w:webHidden/>
              </w:rPr>
              <w:instrText xml:space="preserve"> PAGEREF _Toc490854855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6DBCCB03" w14:textId="4A1CA7D4" w:rsidR="001B24BB" w:rsidRDefault="00217567">
          <w:pPr>
            <w:pStyle w:val="TOC3"/>
            <w:tabs>
              <w:tab w:val="right" w:leader="dot" w:pos="8846"/>
            </w:tabs>
            <w:rPr>
              <w:rFonts w:asciiTheme="minorHAnsi" w:eastAsiaTheme="minorEastAsia" w:hAnsiTheme="minorHAnsi"/>
              <w:noProof/>
              <w:sz w:val="22"/>
              <w:lang w:val="en-US"/>
            </w:rPr>
          </w:pPr>
          <w:hyperlink w:anchor="_Toc490854856" w:history="1">
            <w:r w:rsidR="001B24BB" w:rsidRPr="00E07739">
              <w:rPr>
                <w:rStyle w:val="Hyperlink"/>
                <w:noProof/>
              </w:rPr>
              <w:t>March 7 / Phamenoth 11: St. Basil of Caesarea</w:t>
            </w:r>
            <w:r w:rsidR="001B24BB">
              <w:rPr>
                <w:noProof/>
                <w:webHidden/>
              </w:rPr>
              <w:tab/>
            </w:r>
            <w:r w:rsidR="001B24BB">
              <w:rPr>
                <w:noProof/>
                <w:webHidden/>
              </w:rPr>
              <w:fldChar w:fldCharType="begin"/>
            </w:r>
            <w:r w:rsidR="001B24BB">
              <w:rPr>
                <w:noProof/>
                <w:webHidden/>
              </w:rPr>
              <w:instrText xml:space="preserve"> PAGEREF _Toc490854856 \h </w:instrText>
            </w:r>
            <w:r w:rsidR="001B24BB">
              <w:rPr>
                <w:noProof/>
                <w:webHidden/>
              </w:rPr>
            </w:r>
            <w:r w:rsidR="001B24BB">
              <w:rPr>
                <w:noProof/>
                <w:webHidden/>
              </w:rPr>
              <w:fldChar w:fldCharType="separate"/>
            </w:r>
            <w:r w:rsidR="001B24BB">
              <w:rPr>
                <w:noProof/>
                <w:webHidden/>
              </w:rPr>
              <w:t>998</w:t>
            </w:r>
            <w:r w:rsidR="001B24BB">
              <w:rPr>
                <w:noProof/>
                <w:webHidden/>
              </w:rPr>
              <w:fldChar w:fldCharType="end"/>
            </w:r>
          </w:hyperlink>
        </w:p>
        <w:p w14:paraId="7EC527FC" w14:textId="38B518B6" w:rsidR="001B24BB" w:rsidRDefault="00217567">
          <w:pPr>
            <w:pStyle w:val="TOC3"/>
            <w:tabs>
              <w:tab w:val="right" w:leader="dot" w:pos="8846"/>
            </w:tabs>
            <w:rPr>
              <w:rFonts w:asciiTheme="minorHAnsi" w:eastAsiaTheme="minorEastAsia" w:hAnsiTheme="minorHAnsi"/>
              <w:noProof/>
              <w:sz w:val="22"/>
              <w:lang w:val="en-US"/>
            </w:rPr>
          </w:pPr>
          <w:hyperlink w:anchor="_Toc490854857" w:history="1">
            <w:r w:rsidR="001B24BB" w:rsidRPr="00E07739">
              <w:rPr>
                <w:rStyle w:val="Hyperlink"/>
                <w:noProof/>
              </w:rPr>
              <w:t>March 8 / Phamenoth 12: Commemoration of Archangel Michael</w:t>
            </w:r>
            <w:r w:rsidR="001B24BB">
              <w:rPr>
                <w:noProof/>
                <w:webHidden/>
              </w:rPr>
              <w:tab/>
            </w:r>
            <w:r w:rsidR="001B24BB">
              <w:rPr>
                <w:noProof/>
                <w:webHidden/>
              </w:rPr>
              <w:fldChar w:fldCharType="begin"/>
            </w:r>
            <w:r w:rsidR="001B24BB">
              <w:rPr>
                <w:noProof/>
                <w:webHidden/>
              </w:rPr>
              <w:instrText xml:space="preserve"> PAGEREF _Toc490854857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6C9BFABC" w14:textId="7F301F86" w:rsidR="001B24BB" w:rsidRDefault="00217567">
          <w:pPr>
            <w:pStyle w:val="TOC3"/>
            <w:tabs>
              <w:tab w:val="right" w:leader="dot" w:pos="8846"/>
            </w:tabs>
            <w:rPr>
              <w:rFonts w:asciiTheme="minorHAnsi" w:eastAsiaTheme="minorEastAsia" w:hAnsiTheme="minorHAnsi"/>
              <w:noProof/>
              <w:sz w:val="22"/>
              <w:lang w:val="en-US"/>
            </w:rPr>
          </w:pPr>
          <w:hyperlink w:anchor="_Toc490854858" w:history="1">
            <w:r w:rsidR="001B24BB" w:rsidRPr="00E07739">
              <w:rPr>
                <w:rStyle w:val="Hyperlink"/>
                <w:noProof/>
              </w:rPr>
              <w:t>March 9 / Phamenoth 13: Return of St. Macarius the Great and St. Macarius of Alexandria from Exile</w:t>
            </w:r>
            <w:r w:rsidR="001B24BB">
              <w:rPr>
                <w:noProof/>
                <w:webHidden/>
              </w:rPr>
              <w:tab/>
            </w:r>
            <w:r w:rsidR="001B24BB">
              <w:rPr>
                <w:noProof/>
                <w:webHidden/>
              </w:rPr>
              <w:fldChar w:fldCharType="begin"/>
            </w:r>
            <w:r w:rsidR="001B24BB">
              <w:rPr>
                <w:noProof/>
                <w:webHidden/>
              </w:rPr>
              <w:instrText xml:space="preserve"> PAGEREF _Toc490854858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36EEF8CE" w14:textId="076413C7" w:rsidR="001B24BB" w:rsidRDefault="00217567">
          <w:pPr>
            <w:pStyle w:val="TOC3"/>
            <w:tabs>
              <w:tab w:val="right" w:leader="dot" w:pos="8846"/>
            </w:tabs>
            <w:rPr>
              <w:rFonts w:asciiTheme="minorHAnsi" w:eastAsiaTheme="minorEastAsia" w:hAnsiTheme="minorHAnsi"/>
              <w:noProof/>
              <w:sz w:val="22"/>
              <w:lang w:val="en-US"/>
            </w:rPr>
          </w:pPr>
          <w:hyperlink w:anchor="_Toc490854859" w:history="1">
            <w:r w:rsidR="001B24BB" w:rsidRPr="00E07739">
              <w:rPr>
                <w:rStyle w:val="Hyperlink"/>
                <w:noProof/>
              </w:rPr>
              <w:t>March 15 / Phamenoth 19: Martyrdom of St. Aristobulus the Apostle</w:t>
            </w:r>
            <w:r w:rsidR="001B24BB">
              <w:rPr>
                <w:noProof/>
                <w:webHidden/>
              </w:rPr>
              <w:tab/>
            </w:r>
            <w:r w:rsidR="001B24BB">
              <w:rPr>
                <w:noProof/>
                <w:webHidden/>
              </w:rPr>
              <w:fldChar w:fldCharType="begin"/>
            </w:r>
            <w:r w:rsidR="001B24BB">
              <w:rPr>
                <w:noProof/>
                <w:webHidden/>
              </w:rPr>
              <w:instrText xml:space="preserve"> PAGEREF _Toc490854859 \h </w:instrText>
            </w:r>
            <w:r w:rsidR="001B24BB">
              <w:rPr>
                <w:noProof/>
                <w:webHidden/>
              </w:rPr>
            </w:r>
            <w:r w:rsidR="001B24BB">
              <w:rPr>
                <w:noProof/>
                <w:webHidden/>
              </w:rPr>
              <w:fldChar w:fldCharType="separate"/>
            </w:r>
            <w:r w:rsidR="001B24BB">
              <w:rPr>
                <w:noProof/>
                <w:webHidden/>
              </w:rPr>
              <w:t>999</w:t>
            </w:r>
            <w:r w:rsidR="001B24BB">
              <w:rPr>
                <w:noProof/>
                <w:webHidden/>
              </w:rPr>
              <w:fldChar w:fldCharType="end"/>
            </w:r>
          </w:hyperlink>
        </w:p>
        <w:p w14:paraId="08CBD014" w14:textId="25E732A7" w:rsidR="001B24BB" w:rsidRDefault="00217567">
          <w:pPr>
            <w:pStyle w:val="TOC3"/>
            <w:tabs>
              <w:tab w:val="right" w:leader="dot" w:pos="8846"/>
            </w:tabs>
            <w:rPr>
              <w:rFonts w:asciiTheme="minorHAnsi" w:eastAsiaTheme="minorEastAsia" w:hAnsiTheme="minorHAnsi"/>
              <w:noProof/>
              <w:sz w:val="22"/>
              <w:lang w:val="en-US"/>
            </w:rPr>
          </w:pPr>
          <w:hyperlink w:anchor="_Toc490854860" w:history="1">
            <w:r w:rsidR="001B24BB" w:rsidRPr="00E07739">
              <w:rPr>
                <w:rStyle w:val="Hyperlink"/>
                <w:noProof/>
              </w:rPr>
              <w:t>March 17 / Phamenoth 21: Commemoration of the Theotokos</w:t>
            </w:r>
            <w:r w:rsidR="001B24BB">
              <w:rPr>
                <w:noProof/>
                <w:webHidden/>
              </w:rPr>
              <w:tab/>
            </w:r>
            <w:r w:rsidR="001B24BB">
              <w:rPr>
                <w:noProof/>
                <w:webHidden/>
              </w:rPr>
              <w:fldChar w:fldCharType="begin"/>
            </w:r>
            <w:r w:rsidR="001B24BB">
              <w:rPr>
                <w:noProof/>
                <w:webHidden/>
              </w:rPr>
              <w:instrText xml:space="preserve"> PAGEREF _Toc490854860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0DFA4F8F" w14:textId="360C583B" w:rsidR="001B24BB" w:rsidRDefault="00217567">
          <w:pPr>
            <w:pStyle w:val="TOC3"/>
            <w:tabs>
              <w:tab w:val="right" w:leader="dot" w:pos="8846"/>
            </w:tabs>
            <w:rPr>
              <w:rFonts w:asciiTheme="minorHAnsi" w:eastAsiaTheme="minorEastAsia" w:hAnsiTheme="minorHAnsi"/>
              <w:noProof/>
              <w:sz w:val="22"/>
              <w:lang w:val="en-US"/>
            </w:rPr>
          </w:pPr>
          <w:hyperlink w:anchor="_Toc490854861" w:history="1">
            <w:r w:rsidR="001B24BB" w:rsidRPr="00E07739">
              <w:rPr>
                <w:rStyle w:val="Hyperlink"/>
                <w:noProof/>
              </w:rPr>
              <w:t>March 19 / Phamenoth 23: Daniel the Prophet</w:t>
            </w:r>
            <w:r w:rsidR="001B24BB">
              <w:rPr>
                <w:noProof/>
                <w:webHidden/>
              </w:rPr>
              <w:tab/>
            </w:r>
            <w:r w:rsidR="001B24BB">
              <w:rPr>
                <w:noProof/>
                <w:webHidden/>
              </w:rPr>
              <w:fldChar w:fldCharType="begin"/>
            </w:r>
            <w:r w:rsidR="001B24BB">
              <w:rPr>
                <w:noProof/>
                <w:webHidden/>
              </w:rPr>
              <w:instrText xml:space="preserve"> PAGEREF _Toc490854861 \h </w:instrText>
            </w:r>
            <w:r w:rsidR="001B24BB">
              <w:rPr>
                <w:noProof/>
                <w:webHidden/>
              </w:rPr>
            </w:r>
            <w:r w:rsidR="001B24BB">
              <w:rPr>
                <w:noProof/>
                <w:webHidden/>
              </w:rPr>
              <w:fldChar w:fldCharType="separate"/>
            </w:r>
            <w:r w:rsidR="001B24BB">
              <w:rPr>
                <w:noProof/>
                <w:webHidden/>
              </w:rPr>
              <w:t>1000</w:t>
            </w:r>
            <w:r w:rsidR="001B24BB">
              <w:rPr>
                <w:noProof/>
                <w:webHidden/>
              </w:rPr>
              <w:fldChar w:fldCharType="end"/>
            </w:r>
          </w:hyperlink>
        </w:p>
        <w:p w14:paraId="56CACE94" w14:textId="52F93FFF" w:rsidR="001B24BB" w:rsidRDefault="00217567">
          <w:pPr>
            <w:pStyle w:val="TOC3"/>
            <w:tabs>
              <w:tab w:val="right" w:leader="dot" w:pos="8846"/>
            </w:tabs>
            <w:rPr>
              <w:rFonts w:asciiTheme="minorHAnsi" w:eastAsiaTheme="minorEastAsia" w:hAnsiTheme="minorHAnsi"/>
              <w:noProof/>
              <w:sz w:val="22"/>
              <w:lang w:val="en-US"/>
            </w:rPr>
          </w:pPr>
          <w:hyperlink w:anchor="_Toc490854862" w:history="1">
            <w:r w:rsidR="001B24BB" w:rsidRPr="00E07739">
              <w:rPr>
                <w:rStyle w:val="Hyperlink"/>
                <w:noProof/>
              </w:rPr>
              <w:t>March 20 / Phamenoth 24: The Apparition of the Theotokos at Zeitoun</w:t>
            </w:r>
            <w:r w:rsidR="001B24BB">
              <w:rPr>
                <w:noProof/>
                <w:webHidden/>
              </w:rPr>
              <w:tab/>
            </w:r>
            <w:r w:rsidR="001B24BB">
              <w:rPr>
                <w:noProof/>
                <w:webHidden/>
              </w:rPr>
              <w:fldChar w:fldCharType="begin"/>
            </w:r>
            <w:r w:rsidR="001B24BB">
              <w:rPr>
                <w:noProof/>
                <w:webHidden/>
              </w:rPr>
              <w:instrText xml:space="preserve"> PAGEREF _Toc490854862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D63F55B" w14:textId="566D3841" w:rsidR="001B24BB" w:rsidRDefault="00217567">
          <w:pPr>
            <w:pStyle w:val="TOC3"/>
            <w:tabs>
              <w:tab w:val="right" w:leader="dot" w:pos="8846"/>
            </w:tabs>
            <w:rPr>
              <w:rFonts w:asciiTheme="minorHAnsi" w:eastAsiaTheme="minorEastAsia" w:hAnsiTheme="minorHAnsi"/>
              <w:noProof/>
              <w:sz w:val="22"/>
              <w:lang w:val="en-US"/>
            </w:rPr>
          </w:pPr>
          <w:hyperlink w:anchor="_Toc490854863" w:history="1">
            <w:r w:rsidR="001B24BB" w:rsidRPr="00E07739">
              <w:rPr>
                <w:rStyle w:val="Hyperlink"/>
                <w:noProof/>
              </w:rPr>
              <w:t>March 23 / Phamenoth 27: St. Macarius the Great</w:t>
            </w:r>
            <w:r w:rsidR="001B24BB">
              <w:rPr>
                <w:noProof/>
                <w:webHidden/>
              </w:rPr>
              <w:tab/>
            </w:r>
            <w:r w:rsidR="001B24BB">
              <w:rPr>
                <w:noProof/>
                <w:webHidden/>
              </w:rPr>
              <w:fldChar w:fldCharType="begin"/>
            </w:r>
            <w:r w:rsidR="001B24BB">
              <w:rPr>
                <w:noProof/>
                <w:webHidden/>
              </w:rPr>
              <w:instrText xml:space="preserve"> PAGEREF _Toc490854863 \h </w:instrText>
            </w:r>
            <w:r w:rsidR="001B24BB">
              <w:rPr>
                <w:noProof/>
                <w:webHidden/>
              </w:rPr>
            </w:r>
            <w:r w:rsidR="001B24BB">
              <w:rPr>
                <w:noProof/>
                <w:webHidden/>
              </w:rPr>
              <w:fldChar w:fldCharType="separate"/>
            </w:r>
            <w:r w:rsidR="001B24BB">
              <w:rPr>
                <w:noProof/>
                <w:webHidden/>
              </w:rPr>
              <w:t>1001</w:t>
            </w:r>
            <w:r w:rsidR="001B24BB">
              <w:rPr>
                <w:noProof/>
                <w:webHidden/>
              </w:rPr>
              <w:fldChar w:fldCharType="end"/>
            </w:r>
          </w:hyperlink>
        </w:p>
        <w:p w14:paraId="3EC88BFC" w14:textId="674A16B0" w:rsidR="001B24BB" w:rsidRDefault="00217567">
          <w:pPr>
            <w:pStyle w:val="TOC3"/>
            <w:tabs>
              <w:tab w:val="right" w:leader="dot" w:pos="8846"/>
            </w:tabs>
            <w:rPr>
              <w:rFonts w:asciiTheme="minorHAnsi" w:eastAsiaTheme="minorEastAsia" w:hAnsiTheme="minorHAnsi"/>
              <w:noProof/>
              <w:sz w:val="22"/>
              <w:lang w:val="en-US"/>
            </w:rPr>
          </w:pPr>
          <w:hyperlink w:anchor="_Toc490854864" w:history="1">
            <w:r w:rsidR="001B24BB" w:rsidRPr="00E07739">
              <w:rPr>
                <w:rStyle w:val="Hyperlink"/>
                <w:noProof/>
              </w:rPr>
              <w:t>March 25 / Phamenoth 29: Annunciation</w:t>
            </w:r>
            <w:r w:rsidR="001B24BB">
              <w:rPr>
                <w:noProof/>
                <w:webHidden/>
              </w:rPr>
              <w:tab/>
            </w:r>
            <w:r w:rsidR="001B24BB">
              <w:rPr>
                <w:noProof/>
                <w:webHidden/>
              </w:rPr>
              <w:fldChar w:fldCharType="begin"/>
            </w:r>
            <w:r w:rsidR="001B24BB">
              <w:rPr>
                <w:noProof/>
                <w:webHidden/>
              </w:rPr>
              <w:instrText xml:space="preserve"> PAGEREF _Toc490854864 \h </w:instrText>
            </w:r>
            <w:r w:rsidR="001B24BB">
              <w:rPr>
                <w:noProof/>
                <w:webHidden/>
              </w:rPr>
            </w:r>
            <w:r w:rsidR="001B24BB">
              <w:rPr>
                <w:noProof/>
                <w:webHidden/>
              </w:rPr>
              <w:fldChar w:fldCharType="separate"/>
            </w:r>
            <w:r w:rsidR="001B24BB">
              <w:rPr>
                <w:noProof/>
                <w:webHidden/>
              </w:rPr>
              <w:t>1005</w:t>
            </w:r>
            <w:r w:rsidR="001B24BB">
              <w:rPr>
                <w:noProof/>
                <w:webHidden/>
              </w:rPr>
              <w:fldChar w:fldCharType="end"/>
            </w:r>
          </w:hyperlink>
        </w:p>
        <w:p w14:paraId="2EAF19EA" w14:textId="64CCE07F" w:rsidR="001B24BB" w:rsidRDefault="00217567">
          <w:pPr>
            <w:pStyle w:val="TOC3"/>
            <w:tabs>
              <w:tab w:val="right" w:leader="dot" w:pos="8846"/>
            </w:tabs>
            <w:rPr>
              <w:rFonts w:asciiTheme="minorHAnsi" w:eastAsiaTheme="minorEastAsia" w:hAnsiTheme="minorHAnsi"/>
              <w:noProof/>
              <w:sz w:val="22"/>
              <w:lang w:val="en-US"/>
            </w:rPr>
          </w:pPr>
          <w:hyperlink w:anchor="_Toc490854865" w:history="1">
            <w:r w:rsidR="001B24BB" w:rsidRPr="00E07739">
              <w:rPr>
                <w:rStyle w:val="Hyperlink"/>
                <w:noProof/>
              </w:rPr>
              <w:t>March 26 / Phamenoth 30: Archangel Gabriel</w:t>
            </w:r>
            <w:r w:rsidR="001B24BB">
              <w:rPr>
                <w:noProof/>
                <w:webHidden/>
              </w:rPr>
              <w:tab/>
            </w:r>
            <w:r w:rsidR="001B24BB">
              <w:rPr>
                <w:noProof/>
                <w:webHidden/>
              </w:rPr>
              <w:fldChar w:fldCharType="begin"/>
            </w:r>
            <w:r w:rsidR="001B24BB">
              <w:rPr>
                <w:noProof/>
                <w:webHidden/>
              </w:rPr>
              <w:instrText xml:space="preserve"> PAGEREF _Toc490854865 \h </w:instrText>
            </w:r>
            <w:r w:rsidR="001B24BB">
              <w:rPr>
                <w:noProof/>
                <w:webHidden/>
              </w:rPr>
            </w:r>
            <w:r w:rsidR="001B24BB">
              <w:rPr>
                <w:noProof/>
                <w:webHidden/>
              </w:rPr>
              <w:fldChar w:fldCharType="separate"/>
            </w:r>
            <w:r w:rsidR="001B24BB">
              <w:rPr>
                <w:noProof/>
                <w:webHidden/>
              </w:rPr>
              <w:t>1017</w:t>
            </w:r>
            <w:r w:rsidR="001B24BB">
              <w:rPr>
                <w:noProof/>
                <w:webHidden/>
              </w:rPr>
              <w:fldChar w:fldCharType="end"/>
            </w:r>
          </w:hyperlink>
        </w:p>
        <w:p w14:paraId="0E81F7E8" w14:textId="0AE0AF57" w:rsidR="001B24BB" w:rsidRDefault="00217567">
          <w:pPr>
            <w:pStyle w:val="TOC3"/>
            <w:tabs>
              <w:tab w:val="right" w:leader="dot" w:pos="8846"/>
            </w:tabs>
            <w:rPr>
              <w:rFonts w:asciiTheme="minorHAnsi" w:eastAsiaTheme="minorEastAsia" w:hAnsiTheme="minorHAnsi"/>
              <w:noProof/>
              <w:sz w:val="22"/>
              <w:lang w:val="en-US"/>
            </w:rPr>
          </w:pPr>
          <w:hyperlink w:anchor="_Toc490854866" w:history="1">
            <w:r w:rsidR="001B24BB" w:rsidRPr="00E07739">
              <w:rPr>
                <w:rStyle w:val="Hyperlink"/>
                <w:noProof/>
              </w:rPr>
              <w:t>March 28 / Pharamuthi 2: Martyrdom of St. James the son of Zebedee, the Apostle</w:t>
            </w:r>
            <w:r w:rsidR="001B24BB">
              <w:rPr>
                <w:noProof/>
                <w:webHidden/>
              </w:rPr>
              <w:tab/>
            </w:r>
            <w:r w:rsidR="001B24BB">
              <w:rPr>
                <w:noProof/>
                <w:webHidden/>
              </w:rPr>
              <w:fldChar w:fldCharType="begin"/>
            </w:r>
            <w:r w:rsidR="001B24BB">
              <w:rPr>
                <w:noProof/>
                <w:webHidden/>
              </w:rPr>
              <w:instrText xml:space="preserve"> PAGEREF _Toc490854866 \h </w:instrText>
            </w:r>
            <w:r w:rsidR="001B24BB">
              <w:rPr>
                <w:noProof/>
                <w:webHidden/>
              </w:rPr>
            </w:r>
            <w:r w:rsidR="001B24BB">
              <w:rPr>
                <w:noProof/>
                <w:webHidden/>
              </w:rPr>
              <w:fldChar w:fldCharType="separate"/>
            </w:r>
            <w:r w:rsidR="001B24BB">
              <w:rPr>
                <w:noProof/>
                <w:webHidden/>
              </w:rPr>
              <w:t>1018</w:t>
            </w:r>
            <w:r w:rsidR="001B24BB">
              <w:rPr>
                <w:noProof/>
                <w:webHidden/>
              </w:rPr>
              <w:fldChar w:fldCharType="end"/>
            </w:r>
          </w:hyperlink>
        </w:p>
        <w:p w14:paraId="3B5219DF" w14:textId="45D7C389"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72" w:name="_Toc490854853"/>
      <w:r>
        <w:lastRenderedPageBreak/>
        <w:t>March 2: Departure of St. Chad of Mercia</w:t>
      </w:r>
      <w:r w:rsidR="00377E51">
        <w:rPr>
          <w:rStyle w:val="FootnoteReference"/>
        </w:rPr>
        <w:footnoteReference w:id="1053"/>
      </w:r>
      <w:bookmarkEnd w:id="1672"/>
    </w:p>
    <w:p w14:paraId="668738F1" w14:textId="77777777" w:rsidR="006A140A" w:rsidRDefault="006A140A" w:rsidP="006A140A">
      <w:pPr>
        <w:pStyle w:val="Heading4"/>
      </w:pPr>
      <w:bookmarkStart w:id="1673" w:name="_Ref434492702"/>
      <w:r>
        <w:t>The Doxology</w:t>
      </w:r>
      <w:r w:rsidR="00B82753">
        <w:t xml:space="preserve"> for St. Chad of Mercia</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4" w:name="_Toc490854854"/>
      <w:r>
        <w:t>March 4 / Phamenoth 8: Martyrdom of St. Matthias the Apostle</w:t>
      </w:r>
      <w:bookmarkEnd w:id="1674"/>
    </w:p>
    <w:p w14:paraId="5CD8BDEB" w14:textId="47C08C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5" w:name="_Toc490854855"/>
      <w:r>
        <w:t xml:space="preserve">March 6 / Phamenoth 10: </w:t>
      </w:r>
      <w:r w:rsidR="00495F1A">
        <w:t>The Finding of the Holy Cross</w:t>
      </w:r>
      <w:bookmarkEnd w:id="1671"/>
      <w:bookmarkEnd w:id="1670"/>
      <w:bookmarkEnd w:id="1669"/>
      <w:bookmarkEnd w:id="1675"/>
    </w:p>
    <w:p w14:paraId="0DD4581E" w14:textId="55A3F46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1B24B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1B24BB">
        <w:rPr>
          <w:noProof/>
        </w:rPr>
        <w:t>750</w:t>
      </w:r>
      <w:r w:rsidR="002409EF">
        <w:fldChar w:fldCharType="end"/>
      </w:r>
      <w:r>
        <w:t>.</w:t>
      </w:r>
    </w:p>
    <w:p w14:paraId="5C8B630F" w14:textId="5D137CB6" w:rsidR="00BD15D3" w:rsidRDefault="00BD15D3" w:rsidP="00BD15D3">
      <w:pPr>
        <w:pStyle w:val="Heading3"/>
      </w:pPr>
      <w:bookmarkStart w:id="1676" w:name="_Toc490854856"/>
      <w:r>
        <w:t>March 7 / Phamenoth 11: St. Basil of Caesarea</w:t>
      </w:r>
      <w:bookmarkEnd w:id="1676"/>
    </w:p>
    <w:p w14:paraId="0748B878" w14:textId="72005896" w:rsidR="00BD15D3" w:rsidRDefault="00BD15D3" w:rsidP="00BD15D3">
      <w:pPr>
        <w:pStyle w:val="Heading4"/>
      </w:pPr>
      <w:bookmarkStart w:id="1677" w:name="_Ref485712805"/>
      <w:r>
        <w:t>The Doxology for St. Basil of Caesarea</w:t>
      </w:r>
      <w:r>
        <w:rPr>
          <w:rStyle w:val="FootnoteReference"/>
        </w:rPr>
        <w:footnoteReference w:id="1055"/>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8" w:name="_Toc490854857"/>
      <w:r>
        <w:t>March 8 / Phamenoth</w:t>
      </w:r>
      <w:r w:rsidR="005329C1">
        <w:t xml:space="preserve"> 12</w:t>
      </w:r>
      <w:r>
        <w:t>: Commemoration of Archangel Michael</w:t>
      </w:r>
      <w:bookmarkEnd w:id="1678"/>
    </w:p>
    <w:p w14:paraId="1F61648E" w14:textId="537D22B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F095B73" w14:textId="77777777" w:rsidR="00494FE4" w:rsidRDefault="00494FE4" w:rsidP="00494FE4">
      <w:pPr>
        <w:pStyle w:val="Heading3"/>
      </w:pPr>
      <w:bookmarkStart w:id="1679" w:name="_Toc490854858"/>
      <w:r>
        <w:t>March 9 / Phamenoth 13: Return of St. Macarius the Great and St. Macarius of Alexandria from Exile</w:t>
      </w:r>
      <w:bookmarkEnd w:id="1679"/>
    </w:p>
    <w:p w14:paraId="450613FB" w14:textId="6876F57E"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1B24BB">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1B24BB">
        <w:rPr>
          <w:noProof/>
        </w:rPr>
        <w:t>1001</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1B24B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1B24BB">
        <w:rPr>
          <w:noProof/>
        </w:rPr>
        <w:t>1030</w:t>
      </w:r>
      <w:r w:rsidR="002409EF">
        <w:fldChar w:fldCharType="end"/>
      </w:r>
      <w:r>
        <w:t>.</w:t>
      </w:r>
    </w:p>
    <w:p w14:paraId="15396FC9" w14:textId="77777777" w:rsidR="007F571C" w:rsidRDefault="007F571C" w:rsidP="007F571C">
      <w:pPr>
        <w:pStyle w:val="Heading3"/>
      </w:pPr>
      <w:bookmarkStart w:id="1680" w:name="_Toc490854859"/>
      <w:r>
        <w:t>March 15 / Phamenoth 19: Martyrdom of St. Aristobulus the Apostle</w:t>
      </w:r>
      <w:bookmarkEnd w:id="1680"/>
    </w:p>
    <w:p w14:paraId="57821F33" w14:textId="0F8355C2" w:rsidR="00191A26" w:rsidRDefault="00191A26" w:rsidP="00191A26">
      <w:pPr>
        <w:pStyle w:val="Rubric"/>
      </w:pPr>
      <w:bookmarkStart w:id="1681" w:name="_Toc410196213"/>
      <w:bookmarkStart w:id="1682" w:name="_Toc410196455"/>
      <w:bookmarkStart w:id="1683" w:name="_Toc410196957"/>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35F3D5AC" w14:textId="77777777" w:rsidR="005329C1" w:rsidRDefault="005329C1" w:rsidP="005329C1">
      <w:pPr>
        <w:pStyle w:val="Heading3"/>
      </w:pPr>
      <w:bookmarkStart w:id="1684" w:name="_Toc490854860"/>
      <w:r>
        <w:lastRenderedPageBreak/>
        <w:t>March 17 / Phamenoth 21: Commemoration of the Theotokos</w:t>
      </w:r>
      <w:bookmarkEnd w:id="1684"/>
    </w:p>
    <w:p w14:paraId="613D176A" w14:textId="19B6E640" w:rsidR="00DD1748" w:rsidRDefault="00DD1748" w:rsidP="00DD1748">
      <w:pPr>
        <w:pStyle w:val="Rubric"/>
      </w:pPr>
      <w:bookmarkStart w:id="1685" w:name="_Ref434563557"/>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1BCE6D0D" w14:textId="4FED0123" w:rsidR="004C6309" w:rsidRDefault="004C6309" w:rsidP="004C6309">
      <w:pPr>
        <w:pStyle w:val="Heading3"/>
      </w:pPr>
      <w:bookmarkStart w:id="1686" w:name="_Ref485798098"/>
      <w:bookmarkStart w:id="1687" w:name="_Toc490854861"/>
      <w:r>
        <w:t>March 19 / Phamenoth 23: Daniel the Prophet</w:t>
      </w:r>
      <w:bookmarkEnd w:id="1686"/>
      <w:bookmarkEnd w:id="1687"/>
    </w:p>
    <w:p w14:paraId="47ACD7BD" w14:textId="6134F14B" w:rsidR="004C6309" w:rsidRDefault="004C6309" w:rsidP="004C6309">
      <w:pPr>
        <w:pStyle w:val="Heading4"/>
      </w:pPr>
      <w:bookmarkStart w:id="1688" w:name="_Ref485796350"/>
      <w:r>
        <w:t>The Doxology for Prophet Daniel</w:t>
      </w:r>
      <w:r>
        <w:rPr>
          <w:rStyle w:val="FootnoteReference"/>
        </w:rPr>
        <w:footnoteReference w:id="1056"/>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9" w:name="_Toc490854862"/>
      <w:r>
        <w:lastRenderedPageBreak/>
        <w:t>March 20 / Phamenoth 24: The Apparition of the Theotokos at Zeitoun</w:t>
      </w:r>
      <w:bookmarkEnd w:id="1689"/>
    </w:p>
    <w:p w14:paraId="3BF5EAAB" w14:textId="2A01F3FE"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FA5DE0B" w14:textId="77777777" w:rsidR="00C30529" w:rsidRDefault="00C30529" w:rsidP="00C30529">
      <w:pPr>
        <w:pStyle w:val="Heading3"/>
      </w:pPr>
      <w:bookmarkStart w:id="1690" w:name="_Ref485109371"/>
      <w:bookmarkStart w:id="1691" w:name="_Ref485109379"/>
      <w:bookmarkStart w:id="1692" w:name="_Ref485191508"/>
      <w:bookmarkStart w:id="1693" w:name="_Ref485191516"/>
      <w:bookmarkStart w:id="1694" w:name="_Toc490854863"/>
      <w:r>
        <w:t>March 23 / Phamenoth 27: St. Macarius the Great</w:t>
      </w:r>
      <w:bookmarkEnd w:id="1685"/>
      <w:bookmarkEnd w:id="1690"/>
      <w:bookmarkEnd w:id="1691"/>
      <w:bookmarkEnd w:id="1692"/>
      <w:bookmarkEnd w:id="1693"/>
      <w:bookmarkEnd w:id="1694"/>
    </w:p>
    <w:p w14:paraId="19445963" w14:textId="77777777" w:rsidR="003E7329" w:rsidRDefault="003E7329" w:rsidP="003E7329">
      <w:pPr>
        <w:pStyle w:val="Heading4"/>
      </w:pPr>
      <w:bookmarkStart w:id="1695" w:name="_Ref434490507"/>
      <w:r>
        <w:t>The Doxology of St. Macarius the Great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702" w:name="_Ref434490525"/>
      <w:r>
        <w:t>Another Doxology of St. Macarius the Great</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703" w:name="_Ref434490542"/>
      <w:r>
        <w:t>Another</w:t>
      </w:r>
      <w:r w:rsidR="00C30529">
        <w:t xml:space="preserve"> Doxology</w:t>
      </w:r>
      <w:r>
        <w:t xml:space="preserve"> of St. Macarius the Great</w:t>
      </w:r>
      <w:r>
        <w:rPr>
          <w:rStyle w:val="FootnoteReference"/>
        </w:rPr>
        <w:footnoteReference w:id="1059"/>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4" w:name="_Toc490854864"/>
      <w:r>
        <w:lastRenderedPageBreak/>
        <w:t xml:space="preserve">March 25 / Phamenoth 29: </w:t>
      </w:r>
      <w:r w:rsidR="00495F1A">
        <w:t>Annunciation</w:t>
      </w:r>
      <w:bookmarkEnd w:id="1681"/>
      <w:bookmarkEnd w:id="1682"/>
      <w:bookmarkEnd w:id="1683"/>
      <w:bookmarkEnd w:id="1704"/>
    </w:p>
    <w:p w14:paraId="2B8989CB" w14:textId="77777777" w:rsidR="004246C3" w:rsidRDefault="004246C3" w:rsidP="004246C3">
      <w:pPr>
        <w:pStyle w:val="Heading4"/>
      </w:pPr>
      <w:bookmarkStart w:id="170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6" w:name="_Ref459399117"/>
      <w:r>
        <w:t>The Doxology</w:t>
      </w:r>
      <w:r w:rsidR="00E21EA3">
        <w:t xml:space="preserve"> for the Annunciation</w:t>
      </w:r>
      <w:bookmarkEnd w:id="1705"/>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7" w:name="_Ref434475566"/>
      <w:bookmarkStart w:id="1708" w:name="_Toc410196214"/>
      <w:bookmarkStart w:id="1709" w:name="_Toc410196456"/>
      <w:bookmarkStart w:id="1710" w:name="_Toc410196958"/>
      <w:r>
        <w:t>The Psali Adam</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11"/>
            <w:r>
              <w:t>Head</w:t>
            </w:r>
            <w:commentRangeEnd w:id="1711"/>
            <w:r>
              <w:rPr>
                <w:rStyle w:val="CommentReference"/>
              </w:rPr>
              <w:commentReference w:id="171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12" w:name="_Ref434475591"/>
      <w:r>
        <w:lastRenderedPageBreak/>
        <w:t>The Psali Batos</w:t>
      </w:r>
      <w:r w:rsidR="006C1B94">
        <w:t xml:space="preserve"> for Annunciation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13"/>
            <w:r>
              <w:t>ruler</w:t>
            </w:r>
            <w:commentRangeEnd w:id="1713"/>
            <w:r>
              <w:rPr>
                <w:rStyle w:val="CommentReference"/>
              </w:rPr>
              <w:commentReference w:id="171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6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4"/>
            <w:r>
              <w:t xml:space="preserve">peoples </w:t>
            </w:r>
            <w:commentRangeEnd w:id="1714"/>
            <w:r>
              <w:rPr>
                <w:rStyle w:val="CommentReference"/>
              </w:rPr>
              <w:commentReference w:id="171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5"/>
            <w:r>
              <w:t>burned</w:t>
            </w:r>
            <w:commentRangeEnd w:id="1715"/>
            <w:r>
              <w:rPr>
                <w:rStyle w:val="CommentReference"/>
              </w:rPr>
              <w:commentReference w:id="171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6"/>
            <w:r>
              <w:t>Servant</w:t>
            </w:r>
            <w:commentRangeEnd w:id="1716"/>
            <w:r>
              <w:rPr>
                <w:rStyle w:val="CommentReference"/>
              </w:rPr>
              <w:commentReference w:id="171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7"/>
            <w:r>
              <w:t xml:space="preserve">Ⲫⲱⲕ </w:t>
            </w:r>
            <w:commentRangeEnd w:id="1717"/>
            <w:r>
              <w:rPr>
                <w:rStyle w:val="CommentReference"/>
                <w:rFonts w:ascii="Times New Roman" w:hAnsi="Times New Roman"/>
              </w:rPr>
              <w:commentReference w:id="171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8"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9" w:name="_Ref485107608"/>
      <w:bookmarkStart w:id="1720" w:name="_Toc490854865"/>
      <w:r>
        <w:t xml:space="preserve">March 26 / Phamenoth 30: </w:t>
      </w:r>
      <w:r w:rsidR="00D31016">
        <w:t>Arch</w:t>
      </w:r>
      <w:r>
        <w:t>angel Gabriel</w:t>
      </w:r>
      <w:bookmarkEnd w:id="1718"/>
      <w:bookmarkEnd w:id="1719"/>
      <w:bookmarkEnd w:id="1720"/>
    </w:p>
    <w:p w14:paraId="79F33061" w14:textId="346293E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1B24BB">
        <w:rPr>
          <w:noProof/>
        </w:rPr>
        <w:t>842</w:t>
      </w:r>
      <w:r w:rsidR="002409EF">
        <w:fldChar w:fldCharType="end"/>
      </w:r>
      <w:r>
        <w:t xml:space="preserve">, </w:t>
      </w:r>
      <w:r w:rsidR="002409EF">
        <w:fldChar w:fldCharType="begin"/>
      </w:r>
      <w:r w:rsidR="002409EF">
        <w:instrText xml:space="preserve"> REF _Ref434487984 \h </w:instrText>
      </w:r>
      <w:r w:rsidR="002409EF">
        <w:fldChar w:fldCharType="separate"/>
      </w:r>
      <w:r w:rsidR="001B24B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1B24BB">
        <w:rPr>
          <w:noProof/>
        </w:rPr>
        <w:t>800</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1B24B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1B24BB">
        <w:rPr>
          <w:noProof/>
        </w:rPr>
        <w:t>1068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21" w:name="_Toc490854866"/>
      <w:r>
        <w:lastRenderedPageBreak/>
        <w:t xml:space="preserve">March 28 / Pharamuthi 2: Martyrdom of St. James </w:t>
      </w:r>
      <w:r w:rsidR="008762FF">
        <w:t xml:space="preserve">the son of </w:t>
      </w:r>
      <w:r w:rsidR="002E495E">
        <w:t>Zebedee</w:t>
      </w:r>
      <w:r>
        <w:t>, the Apostle</w:t>
      </w:r>
      <w:bookmarkEnd w:id="1721"/>
    </w:p>
    <w:p w14:paraId="2200D664" w14:textId="3825318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22" w:name="_Ref485883519"/>
      <w:r>
        <w:t>The Doxology for St. James the Son of Zebedee</w:t>
      </w:r>
      <w:r>
        <w:rPr>
          <w:rStyle w:val="FootnoteReference"/>
        </w:rPr>
        <w:footnoteReference w:id="1061"/>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23" w:name="_Toc490854697"/>
      <w:bookmarkStart w:id="1724" w:name="April"/>
      <w:bookmarkEnd w:id="1668"/>
      <w:r>
        <w:lastRenderedPageBreak/>
        <w:t>April</w:t>
      </w:r>
      <w:bookmarkEnd w:id="1708"/>
      <w:bookmarkEnd w:id="1709"/>
      <w:bookmarkEnd w:id="171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23"/>
    </w:p>
    <w:sdt>
      <w:sdtPr>
        <w:id w:val="637921212"/>
        <w:docPartObj>
          <w:docPartGallery w:val="Table of Contents"/>
          <w:docPartUnique/>
        </w:docPartObj>
      </w:sdtPr>
      <w:sdtEndPr>
        <w:rPr>
          <w:b/>
          <w:bCs/>
          <w:noProof/>
        </w:rPr>
      </w:sdtEndPr>
      <w:sdtContent>
        <w:p w14:paraId="6566827A" w14:textId="33AD587E"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90854867" w:history="1">
            <w:r w:rsidR="001B24BB" w:rsidRPr="00104F9C">
              <w:rPr>
                <w:rStyle w:val="Hyperlink"/>
                <w:noProof/>
              </w:rPr>
              <w:t>April 1 / Pharamuthi 6: Saint Mary of Egypt</w:t>
            </w:r>
            <w:r w:rsidR="001B24BB">
              <w:rPr>
                <w:noProof/>
                <w:webHidden/>
              </w:rPr>
              <w:tab/>
            </w:r>
            <w:r w:rsidR="001B24BB">
              <w:rPr>
                <w:noProof/>
                <w:webHidden/>
              </w:rPr>
              <w:fldChar w:fldCharType="begin"/>
            </w:r>
            <w:r w:rsidR="001B24BB">
              <w:rPr>
                <w:noProof/>
                <w:webHidden/>
              </w:rPr>
              <w:instrText xml:space="preserve"> PAGEREF _Toc490854867 \h </w:instrText>
            </w:r>
            <w:r w:rsidR="001B24BB">
              <w:rPr>
                <w:noProof/>
                <w:webHidden/>
              </w:rPr>
            </w:r>
            <w:r w:rsidR="001B24BB">
              <w:rPr>
                <w:noProof/>
                <w:webHidden/>
              </w:rPr>
              <w:fldChar w:fldCharType="separate"/>
            </w:r>
            <w:r w:rsidR="001B24BB">
              <w:rPr>
                <w:noProof/>
                <w:webHidden/>
              </w:rPr>
              <w:t>1021</w:t>
            </w:r>
            <w:r w:rsidR="001B24BB">
              <w:rPr>
                <w:noProof/>
                <w:webHidden/>
              </w:rPr>
              <w:fldChar w:fldCharType="end"/>
            </w:r>
          </w:hyperlink>
        </w:p>
        <w:p w14:paraId="28A87A95" w14:textId="632EFFF6" w:rsidR="001B24BB" w:rsidRDefault="00217567">
          <w:pPr>
            <w:pStyle w:val="TOC3"/>
            <w:tabs>
              <w:tab w:val="right" w:leader="dot" w:pos="8846"/>
            </w:tabs>
            <w:rPr>
              <w:rFonts w:asciiTheme="minorHAnsi" w:eastAsiaTheme="minorEastAsia" w:hAnsiTheme="minorHAnsi"/>
              <w:noProof/>
              <w:sz w:val="22"/>
              <w:lang w:val="en-US"/>
            </w:rPr>
          </w:pPr>
          <w:hyperlink w:anchor="_Toc490854868" w:history="1">
            <w:r w:rsidR="001B24BB" w:rsidRPr="00104F9C">
              <w:rPr>
                <w:rStyle w:val="Hyperlink"/>
                <w:noProof/>
              </w:rPr>
              <w:t>April 2 / Pharamuthi 7: St. Joachim</w:t>
            </w:r>
            <w:r w:rsidR="001B24BB">
              <w:rPr>
                <w:noProof/>
                <w:webHidden/>
              </w:rPr>
              <w:tab/>
            </w:r>
            <w:r w:rsidR="001B24BB">
              <w:rPr>
                <w:noProof/>
                <w:webHidden/>
              </w:rPr>
              <w:fldChar w:fldCharType="begin"/>
            </w:r>
            <w:r w:rsidR="001B24BB">
              <w:rPr>
                <w:noProof/>
                <w:webHidden/>
              </w:rPr>
              <w:instrText xml:space="preserve"> PAGEREF _Toc490854868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62736E0F" w14:textId="4FF633C3" w:rsidR="001B24BB" w:rsidRDefault="00217567">
          <w:pPr>
            <w:pStyle w:val="TOC3"/>
            <w:tabs>
              <w:tab w:val="right" w:leader="dot" w:pos="8846"/>
            </w:tabs>
            <w:rPr>
              <w:rFonts w:asciiTheme="minorHAnsi" w:eastAsiaTheme="minorEastAsia" w:hAnsiTheme="minorHAnsi"/>
              <w:noProof/>
              <w:sz w:val="22"/>
              <w:lang w:val="en-US"/>
            </w:rPr>
          </w:pPr>
          <w:hyperlink w:anchor="_Toc490854869" w:history="1">
            <w:r w:rsidR="001B24BB" w:rsidRPr="00104F9C">
              <w:rPr>
                <w:rStyle w:val="Hyperlink"/>
                <w:noProof/>
              </w:rPr>
              <w:t>April 7 / Pharamuthi 12: Commemoration of Archangel Michael</w:t>
            </w:r>
            <w:r w:rsidR="001B24BB">
              <w:rPr>
                <w:noProof/>
                <w:webHidden/>
              </w:rPr>
              <w:tab/>
            </w:r>
            <w:r w:rsidR="001B24BB">
              <w:rPr>
                <w:noProof/>
                <w:webHidden/>
              </w:rPr>
              <w:fldChar w:fldCharType="begin"/>
            </w:r>
            <w:r w:rsidR="001B24BB">
              <w:rPr>
                <w:noProof/>
                <w:webHidden/>
              </w:rPr>
              <w:instrText xml:space="preserve"> PAGEREF _Toc490854869 \h </w:instrText>
            </w:r>
            <w:r w:rsidR="001B24BB">
              <w:rPr>
                <w:noProof/>
                <w:webHidden/>
              </w:rPr>
            </w:r>
            <w:r w:rsidR="001B24BB">
              <w:rPr>
                <w:noProof/>
                <w:webHidden/>
              </w:rPr>
              <w:fldChar w:fldCharType="separate"/>
            </w:r>
            <w:r w:rsidR="001B24BB">
              <w:rPr>
                <w:noProof/>
                <w:webHidden/>
              </w:rPr>
              <w:t>1022</w:t>
            </w:r>
            <w:r w:rsidR="001B24BB">
              <w:rPr>
                <w:noProof/>
                <w:webHidden/>
              </w:rPr>
              <w:fldChar w:fldCharType="end"/>
            </w:r>
          </w:hyperlink>
        </w:p>
        <w:p w14:paraId="01521DAE" w14:textId="085DAFA6" w:rsidR="001B24BB" w:rsidRDefault="00217567">
          <w:pPr>
            <w:pStyle w:val="TOC3"/>
            <w:tabs>
              <w:tab w:val="right" w:leader="dot" w:pos="8846"/>
            </w:tabs>
            <w:rPr>
              <w:rFonts w:asciiTheme="minorHAnsi" w:eastAsiaTheme="minorEastAsia" w:hAnsiTheme="minorHAnsi"/>
              <w:noProof/>
              <w:sz w:val="22"/>
              <w:lang w:val="en-US"/>
            </w:rPr>
          </w:pPr>
          <w:hyperlink w:anchor="_Toc490854870" w:history="1">
            <w:r w:rsidR="001B24BB" w:rsidRPr="00104F9C">
              <w:rPr>
                <w:rStyle w:val="Hyperlink"/>
                <w:noProof/>
              </w:rPr>
              <w:t>April 10 / Pharamuthi 15: Consecrating of the Church of St. Agabus the Apostle</w:t>
            </w:r>
            <w:r w:rsidR="001B24BB">
              <w:rPr>
                <w:noProof/>
                <w:webHidden/>
              </w:rPr>
              <w:tab/>
            </w:r>
            <w:r w:rsidR="001B24BB">
              <w:rPr>
                <w:noProof/>
                <w:webHidden/>
              </w:rPr>
              <w:fldChar w:fldCharType="begin"/>
            </w:r>
            <w:r w:rsidR="001B24BB">
              <w:rPr>
                <w:noProof/>
                <w:webHidden/>
              </w:rPr>
              <w:instrText xml:space="preserve"> PAGEREF _Toc490854870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464942B9" w14:textId="2E4EADDE" w:rsidR="001B24BB" w:rsidRDefault="00217567">
          <w:pPr>
            <w:pStyle w:val="TOC3"/>
            <w:tabs>
              <w:tab w:val="right" w:leader="dot" w:pos="8846"/>
            </w:tabs>
            <w:rPr>
              <w:rFonts w:asciiTheme="minorHAnsi" w:eastAsiaTheme="minorEastAsia" w:hAnsiTheme="minorHAnsi"/>
              <w:noProof/>
              <w:sz w:val="22"/>
              <w:lang w:val="en-US"/>
            </w:rPr>
          </w:pPr>
          <w:hyperlink w:anchor="_Toc490854871" w:history="1">
            <w:r w:rsidR="001B24BB" w:rsidRPr="00104F9C">
              <w:rPr>
                <w:rStyle w:val="Hyperlink"/>
                <w:noProof/>
              </w:rPr>
              <w:t>April 12 / Pharamuthi 17: Martyrdom of St. James the Brother of the Lord, the Bishop of Jerusalem</w:t>
            </w:r>
            <w:r w:rsidR="001B24BB">
              <w:rPr>
                <w:noProof/>
                <w:webHidden/>
              </w:rPr>
              <w:tab/>
            </w:r>
            <w:r w:rsidR="001B24BB">
              <w:rPr>
                <w:noProof/>
                <w:webHidden/>
              </w:rPr>
              <w:fldChar w:fldCharType="begin"/>
            </w:r>
            <w:r w:rsidR="001B24BB">
              <w:rPr>
                <w:noProof/>
                <w:webHidden/>
              </w:rPr>
              <w:instrText xml:space="preserve"> PAGEREF _Toc490854871 \h </w:instrText>
            </w:r>
            <w:r w:rsidR="001B24BB">
              <w:rPr>
                <w:noProof/>
                <w:webHidden/>
              </w:rPr>
            </w:r>
            <w:r w:rsidR="001B24BB">
              <w:rPr>
                <w:noProof/>
                <w:webHidden/>
              </w:rPr>
              <w:fldChar w:fldCharType="separate"/>
            </w:r>
            <w:r w:rsidR="001B24BB">
              <w:rPr>
                <w:noProof/>
                <w:webHidden/>
              </w:rPr>
              <w:t>1023</w:t>
            </w:r>
            <w:r w:rsidR="001B24BB">
              <w:rPr>
                <w:noProof/>
                <w:webHidden/>
              </w:rPr>
              <w:fldChar w:fldCharType="end"/>
            </w:r>
          </w:hyperlink>
        </w:p>
        <w:p w14:paraId="03919AFD" w14:textId="2FC6336E" w:rsidR="001B24BB" w:rsidRDefault="00217567">
          <w:pPr>
            <w:pStyle w:val="TOC3"/>
            <w:tabs>
              <w:tab w:val="right" w:leader="dot" w:pos="8846"/>
            </w:tabs>
            <w:rPr>
              <w:rFonts w:asciiTheme="minorHAnsi" w:eastAsiaTheme="minorEastAsia" w:hAnsiTheme="minorHAnsi"/>
              <w:noProof/>
              <w:sz w:val="22"/>
              <w:lang w:val="en-US"/>
            </w:rPr>
          </w:pPr>
          <w:hyperlink w:anchor="_Toc490854872" w:history="1">
            <w:r w:rsidR="001B24BB" w:rsidRPr="00104F9C">
              <w:rPr>
                <w:rStyle w:val="Hyperlink"/>
                <w:noProof/>
              </w:rPr>
              <w:t>April 16 / Pharamuthi 21: Commemoration of the Theotokos</w:t>
            </w:r>
            <w:r w:rsidR="001B24BB">
              <w:rPr>
                <w:noProof/>
                <w:webHidden/>
              </w:rPr>
              <w:tab/>
            </w:r>
            <w:r w:rsidR="001B24BB">
              <w:rPr>
                <w:noProof/>
                <w:webHidden/>
              </w:rPr>
              <w:fldChar w:fldCharType="begin"/>
            </w:r>
            <w:r w:rsidR="001B24BB">
              <w:rPr>
                <w:noProof/>
                <w:webHidden/>
              </w:rPr>
              <w:instrText xml:space="preserve"> PAGEREF _Toc490854872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03F38A72" w14:textId="2B25C746" w:rsidR="001B24BB" w:rsidRDefault="00217567">
          <w:pPr>
            <w:pStyle w:val="TOC3"/>
            <w:tabs>
              <w:tab w:val="right" w:leader="dot" w:pos="8846"/>
            </w:tabs>
            <w:rPr>
              <w:rFonts w:asciiTheme="minorHAnsi" w:eastAsiaTheme="minorEastAsia" w:hAnsiTheme="minorHAnsi"/>
              <w:noProof/>
              <w:sz w:val="22"/>
              <w:lang w:val="en-US"/>
            </w:rPr>
          </w:pPr>
          <w:hyperlink w:anchor="_Toc490854873" w:history="1">
            <w:r w:rsidR="001B24BB" w:rsidRPr="00104F9C">
              <w:rPr>
                <w:rStyle w:val="Hyperlink"/>
                <w:noProof/>
              </w:rPr>
              <w:t>April 18 / Pharamuthi 23: Martyrdom of St. George the Prince of the Martyrs</w:t>
            </w:r>
            <w:r w:rsidR="001B24BB">
              <w:rPr>
                <w:noProof/>
                <w:webHidden/>
              </w:rPr>
              <w:tab/>
            </w:r>
            <w:r w:rsidR="001B24BB">
              <w:rPr>
                <w:noProof/>
                <w:webHidden/>
              </w:rPr>
              <w:fldChar w:fldCharType="begin"/>
            </w:r>
            <w:r w:rsidR="001B24BB">
              <w:rPr>
                <w:noProof/>
                <w:webHidden/>
              </w:rPr>
              <w:instrText xml:space="preserve"> PAGEREF _Toc490854873 \h </w:instrText>
            </w:r>
            <w:r w:rsidR="001B24BB">
              <w:rPr>
                <w:noProof/>
                <w:webHidden/>
              </w:rPr>
            </w:r>
            <w:r w:rsidR="001B24BB">
              <w:rPr>
                <w:noProof/>
                <w:webHidden/>
              </w:rPr>
              <w:fldChar w:fldCharType="separate"/>
            </w:r>
            <w:r w:rsidR="001B24BB">
              <w:rPr>
                <w:noProof/>
                <w:webHidden/>
              </w:rPr>
              <w:t>1024</w:t>
            </w:r>
            <w:r w:rsidR="001B24BB">
              <w:rPr>
                <w:noProof/>
                <w:webHidden/>
              </w:rPr>
              <w:fldChar w:fldCharType="end"/>
            </w:r>
          </w:hyperlink>
        </w:p>
        <w:p w14:paraId="3112E32C" w14:textId="2D3E4ABA" w:rsidR="001B24BB" w:rsidRDefault="00217567">
          <w:pPr>
            <w:pStyle w:val="TOC3"/>
            <w:tabs>
              <w:tab w:val="right" w:leader="dot" w:pos="8846"/>
            </w:tabs>
            <w:rPr>
              <w:rFonts w:asciiTheme="minorHAnsi" w:eastAsiaTheme="minorEastAsia" w:hAnsiTheme="minorHAnsi"/>
              <w:noProof/>
              <w:sz w:val="22"/>
              <w:lang w:val="en-US"/>
            </w:rPr>
          </w:pPr>
          <w:hyperlink w:anchor="_Toc490854874" w:history="1">
            <w:r w:rsidR="001B24BB" w:rsidRPr="00104F9C">
              <w:rPr>
                <w:rStyle w:val="Hyperlink"/>
                <w:noProof/>
              </w:rPr>
              <w:t>April 24 / Pharamuthi 29: Commemoration of the Annunciation, Nativity, and Resurrection on the 29</w:t>
            </w:r>
            <w:r w:rsidR="001B24BB" w:rsidRPr="00104F9C">
              <w:rPr>
                <w:rStyle w:val="Hyperlink"/>
                <w:noProof/>
                <w:vertAlign w:val="superscript"/>
              </w:rPr>
              <w:t>th</w:t>
            </w:r>
            <w:r w:rsidR="001B24BB" w:rsidRPr="00104F9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_Toc490854874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3CA1EBD2" w14:textId="2DE66D43" w:rsidR="001B24BB" w:rsidRDefault="00217567">
          <w:pPr>
            <w:pStyle w:val="TOC3"/>
            <w:tabs>
              <w:tab w:val="right" w:leader="dot" w:pos="8846"/>
            </w:tabs>
            <w:rPr>
              <w:rFonts w:asciiTheme="minorHAnsi" w:eastAsiaTheme="minorEastAsia" w:hAnsiTheme="minorHAnsi"/>
              <w:noProof/>
              <w:sz w:val="22"/>
              <w:lang w:val="en-US"/>
            </w:rPr>
          </w:pPr>
          <w:hyperlink w:anchor="_Toc490854875" w:history="1">
            <w:r w:rsidR="001B24BB" w:rsidRPr="00104F9C">
              <w:rPr>
                <w:rStyle w:val="Hyperlink"/>
                <w:noProof/>
              </w:rPr>
              <w:t>April 24 / Pharamuthi 29: Also the Departure of St. Erastus the Apostle</w:t>
            </w:r>
            <w:r w:rsidR="001B24BB">
              <w:rPr>
                <w:noProof/>
                <w:webHidden/>
              </w:rPr>
              <w:tab/>
            </w:r>
            <w:r w:rsidR="001B24BB">
              <w:rPr>
                <w:noProof/>
                <w:webHidden/>
              </w:rPr>
              <w:fldChar w:fldCharType="begin"/>
            </w:r>
            <w:r w:rsidR="001B24BB">
              <w:rPr>
                <w:noProof/>
                <w:webHidden/>
              </w:rPr>
              <w:instrText xml:space="preserve"> PAGEREF _Toc490854875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2AE0B327" w14:textId="3C5CA1FD" w:rsidR="001B24BB" w:rsidRDefault="00217567">
          <w:pPr>
            <w:pStyle w:val="TOC3"/>
            <w:tabs>
              <w:tab w:val="right" w:leader="dot" w:pos="8846"/>
            </w:tabs>
            <w:rPr>
              <w:rFonts w:asciiTheme="minorHAnsi" w:eastAsiaTheme="minorEastAsia" w:hAnsiTheme="minorHAnsi"/>
              <w:noProof/>
              <w:sz w:val="22"/>
              <w:lang w:val="en-US"/>
            </w:rPr>
          </w:pPr>
          <w:hyperlink w:anchor="_Toc490854876" w:history="1">
            <w:r w:rsidR="001B24BB" w:rsidRPr="00104F9C">
              <w:rPr>
                <w:rStyle w:val="Hyperlink"/>
                <w:noProof/>
              </w:rPr>
              <w:t>April 25 / Pharamuthi 30: Martyrdom of St. Mark the Evangelist</w:t>
            </w:r>
            <w:r w:rsidR="001B24BB">
              <w:rPr>
                <w:noProof/>
                <w:webHidden/>
              </w:rPr>
              <w:tab/>
            </w:r>
            <w:r w:rsidR="001B24BB">
              <w:rPr>
                <w:noProof/>
                <w:webHidden/>
              </w:rPr>
              <w:fldChar w:fldCharType="begin"/>
            </w:r>
            <w:r w:rsidR="001B24BB">
              <w:rPr>
                <w:noProof/>
                <w:webHidden/>
              </w:rPr>
              <w:instrText xml:space="preserve"> PAGEREF _Toc490854876 \h </w:instrText>
            </w:r>
            <w:r w:rsidR="001B24BB">
              <w:rPr>
                <w:noProof/>
                <w:webHidden/>
              </w:rPr>
            </w:r>
            <w:r w:rsidR="001B24BB">
              <w:rPr>
                <w:noProof/>
                <w:webHidden/>
              </w:rPr>
              <w:fldChar w:fldCharType="separate"/>
            </w:r>
            <w:r w:rsidR="001B24BB">
              <w:rPr>
                <w:noProof/>
                <w:webHidden/>
              </w:rPr>
              <w:t>1026</w:t>
            </w:r>
            <w:r w:rsidR="001B24BB">
              <w:rPr>
                <w:noProof/>
                <w:webHidden/>
              </w:rPr>
              <w:fldChar w:fldCharType="end"/>
            </w:r>
          </w:hyperlink>
        </w:p>
        <w:p w14:paraId="0945AD2C" w14:textId="719B2F2D" w:rsidR="001B24BB" w:rsidRDefault="00217567">
          <w:pPr>
            <w:pStyle w:val="TOC3"/>
            <w:tabs>
              <w:tab w:val="right" w:leader="dot" w:pos="8846"/>
            </w:tabs>
            <w:rPr>
              <w:rFonts w:asciiTheme="minorHAnsi" w:eastAsiaTheme="minorEastAsia" w:hAnsiTheme="minorHAnsi"/>
              <w:noProof/>
              <w:sz w:val="22"/>
              <w:lang w:val="en-US"/>
            </w:rPr>
          </w:pPr>
          <w:hyperlink w:anchor="_Toc490854877" w:history="1">
            <w:r w:rsidR="001B24BB" w:rsidRPr="00104F9C">
              <w:rPr>
                <w:rStyle w:val="Hyperlink"/>
                <w:noProof/>
              </w:rPr>
              <w:t>April 26 / Pashons 1: Nativity of the Theotokos</w:t>
            </w:r>
            <w:r w:rsidR="001B24BB">
              <w:rPr>
                <w:noProof/>
                <w:webHidden/>
              </w:rPr>
              <w:tab/>
            </w:r>
            <w:r w:rsidR="001B24BB">
              <w:rPr>
                <w:noProof/>
                <w:webHidden/>
              </w:rPr>
              <w:fldChar w:fldCharType="begin"/>
            </w:r>
            <w:r w:rsidR="001B24BB">
              <w:rPr>
                <w:noProof/>
                <w:webHidden/>
              </w:rPr>
              <w:instrText xml:space="preserve"> PAGEREF _Toc490854877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511127D5" w14:textId="2A5895FB" w:rsidR="001B24BB" w:rsidRDefault="00217567">
          <w:pPr>
            <w:pStyle w:val="TOC3"/>
            <w:tabs>
              <w:tab w:val="right" w:leader="dot" w:pos="8846"/>
            </w:tabs>
            <w:rPr>
              <w:rFonts w:asciiTheme="minorHAnsi" w:eastAsiaTheme="minorEastAsia" w:hAnsiTheme="minorHAnsi"/>
              <w:noProof/>
              <w:sz w:val="22"/>
              <w:lang w:val="en-US"/>
            </w:rPr>
          </w:pPr>
          <w:hyperlink w:anchor="_Toc490854878" w:history="1">
            <w:r w:rsidR="001B24BB" w:rsidRPr="00104F9C">
              <w:rPr>
                <w:rStyle w:val="Hyperlink"/>
                <w:noProof/>
              </w:rPr>
              <w:t>April 27 / Pashons 2: Job the Rigtheous</w:t>
            </w:r>
            <w:r w:rsidR="001B24BB">
              <w:rPr>
                <w:noProof/>
                <w:webHidden/>
              </w:rPr>
              <w:tab/>
            </w:r>
            <w:r w:rsidR="001B24BB">
              <w:rPr>
                <w:noProof/>
                <w:webHidden/>
              </w:rPr>
              <w:fldChar w:fldCharType="begin"/>
            </w:r>
            <w:r w:rsidR="001B24BB">
              <w:rPr>
                <w:noProof/>
                <w:webHidden/>
              </w:rPr>
              <w:instrText xml:space="preserve"> PAGEREF _Toc490854878 \h </w:instrText>
            </w:r>
            <w:r w:rsidR="001B24BB">
              <w:rPr>
                <w:noProof/>
                <w:webHidden/>
              </w:rPr>
            </w:r>
            <w:r w:rsidR="001B24BB">
              <w:rPr>
                <w:noProof/>
                <w:webHidden/>
              </w:rPr>
              <w:fldChar w:fldCharType="separate"/>
            </w:r>
            <w:r w:rsidR="001B24BB">
              <w:rPr>
                <w:noProof/>
                <w:webHidden/>
              </w:rPr>
              <w:t>1027</w:t>
            </w:r>
            <w:r w:rsidR="001B24BB">
              <w:rPr>
                <w:noProof/>
                <w:webHidden/>
              </w:rPr>
              <w:fldChar w:fldCharType="end"/>
            </w:r>
          </w:hyperlink>
        </w:p>
        <w:p w14:paraId="1A31EEB9" w14:textId="373A9C45" w:rsidR="001B24BB" w:rsidRDefault="00217567">
          <w:pPr>
            <w:pStyle w:val="TOC3"/>
            <w:tabs>
              <w:tab w:val="right" w:leader="dot" w:pos="8846"/>
            </w:tabs>
            <w:rPr>
              <w:rFonts w:asciiTheme="minorHAnsi" w:eastAsiaTheme="minorEastAsia" w:hAnsiTheme="minorHAnsi"/>
              <w:noProof/>
              <w:sz w:val="22"/>
              <w:lang w:val="en-US"/>
            </w:rPr>
          </w:pPr>
          <w:hyperlink w:anchor="_Toc490854879" w:history="1">
            <w:r w:rsidR="001B24BB" w:rsidRPr="00104F9C">
              <w:rPr>
                <w:rStyle w:val="Hyperlink"/>
                <w:noProof/>
              </w:rPr>
              <w:t>April 28 / Pashons 3: Departure of St. Jason the Disciple</w:t>
            </w:r>
            <w:r w:rsidR="001B24BB">
              <w:rPr>
                <w:noProof/>
                <w:webHidden/>
              </w:rPr>
              <w:tab/>
            </w:r>
            <w:r w:rsidR="001B24BB">
              <w:rPr>
                <w:noProof/>
                <w:webHidden/>
              </w:rPr>
              <w:fldChar w:fldCharType="begin"/>
            </w:r>
            <w:r w:rsidR="001B24BB">
              <w:rPr>
                <w:noProof/>
                <w:webHidden/>
              </w:rPr>
              <w:instrText xml:space="preserve"> PAGEREF _Toc490854879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089FE89B" w14:textId="5FCAAA6F" w:rsidR="001B24BB" w:rsidRDefault="00217567">
          <w:pPr>
            <w:pStyle w:val="TOC3"/>
            <w:tabs>
              <w:tab w:val="right" w:leader="dot" w:pos="8846"/>
            </w:tabs>
            <w:rPr>
              <w:rFonts w:asciiTheme="minorHAnsi" w:eastAsiaTheme="minorEastAsia" w:hAnsiTheme="minorHAnsi"/>
              <w:noProof/>
              <w:sz w:val="22"/>
              <w:lang w:val="en-US"/>
            </w:rPr>
          </w:pPr>
          <w:hyperlink w:anchor="_Toc490854880" w:history="1">
            <w:r w:rsidR="001B24BB" w:rsidRPr="00104F9C">
              <w:rPr>
                <w:rStyle w:val="Hyperlink"/>
                <w:noProof/>
              </w:rPr>
              <w:t>April 28 / Pashons 3: Also St. Theodore the Disciple of St. Pachom</w:t>
            </w:r>
            <w:r w:rsidR="001B24BB">
              <w:rPr>
                <w:noProof/>
                <w:webHidden/>
              </w:rPr>
              <w:tab/>
            </w:r>
            <w:r w:rsidR="001B24BB">
              <w:rPr>
                <w:noProof/>
                <w:webHidden/>
              </w:rPr>
              <w:fldChar w:fldCharType="begin"/>
            </w:r>
            <w:r w:rsidR="001B24BB">
              <w:rPr>
                <w:noProof/>
                <w:webHidden/>
              </w:rPr>
              <w:instrText xml:space="preserve"> PAGEREF _Toc490854880 \h </w:instrText>
            </w:r>
            <w:r w:rsidR="001B24BB">
              <w:rPr>
                <w:noProof/>
                <w:webHidden/>
              </w:rPr>
            </w:r>
            <w:r w:rsidR="001B24BB">
              <w:rPr>
                <w:noProof/>
                <w:webHidden/>
              </w:rPr>
              <w:fldChar w:fldCharType="separate"/>
            </w:r>
            <w:r w:rsidR="001B24BB">
              <w:rPr>
                <w:noProof/>
                <w:webHidden/>
              </w:rPr>
              <w:t>1028</w:t>
            </w:r>
            <w:r w:rsidR="001B24BB">
              <w:rPr>
                <w:noProof/>
                <w:webHidden/>
              </w:rPr>
              <w:fldChar w:fldCharType="end"/>
            </w:r>
          </w:hyperlink>
        </w:p>
        <w:p w14:paraId="79AB3B07" w14:textId="7CFE1918" w:rsidR="001B24BB" w:rsidRDefault="00217567">
          <w:pPr>
            <w:pStyle w:val="TOC3"/>
            <w:tabs>
              <w:tab w:val="right" w:leader="dot" w:pos="8846"/>
            </w:tabs>
            <w:rPr>
              <w:rFonts w:asciiTheme="minorHAnsi" w:eastAsiaTheme="minorEastAsia" w:hAnsiTheme="minorHAnsi"/>
              <w:noProof/>
              <w:sz w:val="22"/>
              <w:lang w:val="en-US"/>
            </w:rPr>
          </w:pPr>
          <w:hyperlink w:anchor="_Toc490854881" w:history="1">
            <w:r w:rsidR="001B24BB" w:rsidRPr="00104F9C">
              <w:rPr>
                <w:rStyle w:val="Hyperlink"/>
                <w:noProof/>
              </w:rPr>
              <w:t>April 30 / Pashons 5: Jeremias the Prophet</w:t>
            </w:r>
            <w:r w:rsidR="001B24BB">
              <w:rPr>
                <w:noProof/>
                <w:webHidden/>
              </w:rPr>
              <w:tab/>
            </w:r>
            <w:r w:rsidR="001B24BB">
              <w:rPr>
                <w:noProof/>
                <w:webHidden/>
              </w:rPr>
              <w:fldChar w:fldCharType="begin"/>
            </w:r>
            <w:r w:rsidR="001B24BB">
              <w:rPr>
                <w:noProof/>
                <w:webHidden/>
              </w:rPr>
              <w:instrText xml:space="preserve"> PAGEREF _Toc490854881 \h </w:instrText>
            </w:r>
            <w:r w:rsidR="001B24BB">
              <w:rPr>
                <w:noProof/>
                <w:webHidden/>
              </w:rPr>
            </w:r>
            <w:r w:rsidR="001B24BB">
              <w:rPr>
                <w:noProof/>
                <w:webHidden/>
              </w:rPr>
              <w:fldChar w:fldCharType="separate"/>
            </w:r>
            <w:r w:rsidR="001B24BB">
              <w:rPr>
                <w:noProof/>
                <w:webHidden/>
              </w:rPr>
              <w:t>1029</w:t>
            </w:r>
            <w:r w:rsidR="001B24BB">
              <w:rPr>
                <w:noProof/>
                <w:webHidden/>
              </w:rPr>
              <w:fldChar w:fldCharType="end"/>
            </w:r>
          </w:hyperlink>
        </w:p>
        <w:p w14:paraId="7037429A" w14:textId="5C05CBC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5" w:name="_Toc490854867"/>
      <w:r>
        <w:lastRenderedPageBreak/>
        <w:t>April 1 / Pharamuthi 6</w:t>
      </w:r>
      <w:r w:rsidR="006E4762">
        <w:t xml:space="preserve">: </w:t>
      </w:r>
      <w:r>
        <w:t>Saint Mary of Egypt</w:t>
      </w:r>
      <w:bookmarkEnd w:id="1725"/>
    </w:p>
    <w:p w14:paraId="70D0F650" w14:textId="77777777" w:rsidR="00254945" w:rsidRDefault="00254945" w:rsidP="00254945">
      <w:pPr>
        <w:pStyle w:val="Heading4"/>
      </w:pPr>
      <w:bookmarkStart w:id="1726" w:name="_Ref434491512"/>
      <w:r>
        <w:t>The Doxology</w:t>
      </w:r>
      <w:r w:rsidR="00810F04">
        <w:t xml:space="preserve"> for St. Mary of Egypt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7" w:name="_Toc490854868"/>
      <w:r>
        <w:lastRenderedPageBreak/>
        <w:t>April 2 / Pharamuthi 7: St. Joachim</w:t>
      </w:r>
      <w:bookmarkEnd w:id="1727"/>
    </w:p>
    <w:p w14:paraId="28AAF57F" w14:textId="1A3212FE" w:rsidR="00182B91" w:rsidRDefault="00182B91" w:rsidP="00182B91">
      <w:pPr>
        <w:pStyle w:val="Heading4"/>
      </w:pPr>
      <w:bookmarkStart w:id="1728" w:name="_Ref485796966"/>
      <w:r>
        <w:t>The Doxology for St. Joachim</w:t>
      </w:r>
      <w:r>
        <w:rPr>
          <w:rStyle w:val="FootnoteReference"/>
        </w:rPr>
        <w:footnoteReference w:id="1062"/>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9" w:name="_Toc490854869"/>
      <w:r>
        <w:t>April 7 / Pharamuthi 12: Commemoration of Archangel Michael</w:t>
      </w:r>
      <w:bookmarkEnd w:id="1729"/>
    </w:p>
    <w:p w14:paraId="479C2235" w14:textId="723FFA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3190F8B" w14:textId="77777777" w:rsidR="00072324" w:rsidRDefault="00072324" w:rsidP="00072324">
      <w:pPr>
        <w:pStyle w:val="Heading3"/>
      </w:pPr>
      <w:bookmarkStart w:id="1730" w:name="_Toc490854870"/>
      <w:r>
        <w:lastRenderedPageBreak/>
        <w:t>April 10 / Pharamuthi 15: Consecrating of the Church of St. Agabus the Apostle</w:t>
      </w:r>
      <w:bookmarkEnd w:id="1730"/>
    </w:p>
    <w:p w14:paraId="537622D5" w14:textId="7FAEE97E"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232F53" w14:textId="70F18612" w:rsidR="00072324" w:rsidRDefault="00072324" w:rsidP="00072324">
      <w:pPr>
        <w:pStyle w:val="Heading3"/>
      </w:pPr>
      <w:bookmarkStart w:id="1731" w:name="_Toc490854871"/>
      <w:r>
        <w:t xml:space="preserve">April 12 / Pharamuthi 17: Martyrdom of St. </w:t>
      </w:r>
      <w:commentRangeStart w:id="1732"/>
      <w:r>
        <w:t xml:space="preserve">James </w:t>
      </w:r>
      <w:commentRangeEnd w:id="1732"/>
      <w:r>
        <w:rPr>
          <w:rStyle w:val="CommentReference"/>
          <w:rFonts w:eastAsiaTheme="minorHAnsi" w:cstheme="minorBidi"/>
          <w:b w:val="0"/>
          <w:bCs w:val="0"/>
        </w:rPr>
        <w:commentReference w:id="1732"/>
      </w:r>
      <w:r>
        <w:t xml:space="preserve">the </w:t>
      </w:r>
      <w:r w:rsidR="00894260">
        <w:t>B</w:t>
      </w:r>
      <w:r>
        <w:t xml:space="preserve">rother of </w:t>
      </w:r>
      <w:r w:rsidR="002E495E">
        <w:t>the Lord</w:t>
      </w:r>
      <w:r w:rsidR="00894260">
        <w:t>, the B</w:t>
      </w:r>
      <w:r w:rsidR="002E495E">
        <w:t>ishop of Jerusalem</w:t>
      </w:r>
      <w:bookmarkEnd w:id="1731"/>
    </w:p>
    <w:p w14:paraId="3EDB7D36" w14:textId="30B988B2"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33" w:name="_Ref485883643"/>
      <w:r>
        <w:t>The Doxology for St. James the Brother of the Lord</w:t>
      </w:r>
      <w:r>
        <w:rPr>
          <w:rStyle w:val="FootnoteReference"/>
        </w:rPr>
        <w:footnoteReference w:id="1063"/>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4" w:name="_Toc490854872"/>
      <w:r>
        <w:t>April 16 / Pharamuthi 21: Commemoration of the Theotokos</w:t>
      </w:r>
      <w:bookmarkEnd w:id="1734"/>
    </w:p>
    <w:p w14:paraId="3A82478B" w14:textId="0B944514" w:rsidR="00DD1748" w:rsidRDefault="00DD1748" w:rsidP="00DD1748">
      <w:pPr>
        <w:pStyle w:val="Rubric"/>
      </w:pPr>
      <w:bookmarkStart w:id="1735" w:name="_Ref434560035"/>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6EB9DA3" w14:textId="77777777" w:rsidR="00AF6D10" w:rsidRDefault="00AF6D10" w:rsidP="00AF6D10">
      <w:pPr>
        <w:pStyle w:val="Heading3"/>
      </w:pPr>
      <w:bookmarkStart w:id="1736" w:name="_Ref485109216"/>
      <w:bookmarkStart w:id="1737" w:name="_Ref485109221"/>
      <w:bookmarkStart w:id="1738" w:name="_Toc490854873"/>
      <w:r>
        <w:t>April 18 / Pharamuthi 23: Martyrdom of St. George the Prince of the Martyrs</w:t>
      </w:r>
      <w:bookmarkEnd w:id="1735"/>
      <w:bookmarkEnd w:id="1736"/>
      <w:bookmarkEnd w:id="1737"/>
      <w:bookmarkEnd w:id="1738"/>
    </w:p>
    <w:p w14:paraId="480B7CF0" w14:textId="77777777" w:rsidR="00AF6D10" w:rsidRDefault="00AF6D10" w:rsidP="00AF6D10">
      <w:pPr>
        <w:pStyle w:val="Heading4"/>
      </w:pPr>
      <w:bookmarkStart w:id="1739" w:name="_Ref434489211"/>
      <w:r>
        <w:t>Another Doxology of St. George</w:t>
      </w:r>
      <w:bookmarkEnd w:id="1739"/>
    </w:p>
    <w:p w14:paraId="7BC4CD70" w14:textId="3DB3590C"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1B24B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1B24BB">
        <w:rPr>
          <w:noProof/>
        </w:rPr>
        <w:t>714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40" w:name="_Toc490854874"/>
      <w:r>
        <w:lastRenderedPageBreak/>
        <w:t>April 24 / Pharamuthi 29: Commemoration of the Annunciation, Nativity, and Resurrection on the 29</w:t>
      </w:r>
      <w:r w:rsidRPr="00C0205C">
        <w:rPr>
          <w:vertAlign w:val="superscript"/>
        </w:rPr>
        <w:t>th</w:t>
      </w:r>
      <w:r>
        <w:t xml:space="preserve"> of Every Month</w:t>
      </w:r>
      <w:bookmarkEnd w:id="1740"/>
    </w:p>
    <w:p w14:paraId="303C033D" w14:textId="2EC417B7"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955026C" w14:textId="77777777" w:rsidR="00072324" w:rsidRDefault="00072324" w:rsidP="00072324">
      <w:pPr>
        <w:pStyle w:val="Heading3"/>
      </w:pPr>
      <w:bookmarkStart w:id="1741" w:name="_Toc490854875"/>
      <w:r>
        <w:t xml:space="preserve">April 24 / Pharamuthi 29: </w:t>
      </w:r>
      <w:r w:rsidR="00B52D77">
        <w:t xml:space="preserve">Also the </w:t>
      </w:r>
      <w:r>
        <w:t>Departure of St. Erastus the Apostle</w:t>
      </w:r>
      <w:bookmarkEnd w:id="1741"/>
    </w:p>
    <w:p w14:paraId="1D4A92BF" w14:textId="2D42094A"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0EC74FD" w14:textId="77777777" w:rsidR="00072324" w:rsidRDefault="00072324" w:rsidP="00072324">
      <w:pPr>
        <w:pStyle w:val="Heading3"/>
      </w:pPr>
      <w:bookmarkStart w:id="1742" w:name="_Ref434562195"/>
      <w:bookmarkStart w:id="1743" w:name="_Toc490854876"/>
      <w:r>
        <w:t>April 25 / Pharamuthi 30: Martyrdom of St. Mark the Evangelist</w:t>
      </w:r>
      <w:bookmarkEnd w:id="1742"/>
      <w:bookmarkEnd w:id="1743"/>
    </w:p>
    <w:p w14:paraId="1A50F251" w14:textId="77777777" w:rsidR="00072324" w:rsidRDefault="00B46E6E" w:rsidP="00072324">
      <w:pPr>
        <w:pStyle w:val="Heading4"/>
      </w:pPr>
      <w:bookmarkStart w:id="1744" w:name="_Ref434488936"/>
      <w:r>
        <w:t>Another</w:t>
      </w:r>
      <w:r w:rsidR="00072324">
        <w:t xml:space="preserve"> Doxology</w:t>
      </w:r>
      <w:r>
        <w:t xml:space="preserve"> of St. Mark</w:t>
      </w:r>
      <w:bookmarkEnd w:id="1744"/>
    </w:p>
    <w:p w14:paraId="2E6CD030" w14:textId="59250ADB"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1B24BB">
        <w:t>The Doxology of St. Mark</w:t>
      </w:r>
      <w:r>
        <w:fldChar w:fldCharType="end"/>
      </w:r>
      <w:r>
        <w:t xml:space="preserve">, page </w:t>
      </w:r>
      <w:r>
        <w:fldChar w:fldCharType="begin"/>
      </w:r>
      <w:r>
        <w:instrText xml:space="preserve"> PAGEREF _Ref434488814 \h </w:instrText>
      </w:r>
      <w:r>
        <w:fldChar w:fldCharType="separate"/>
      </w:r>
      <w:r w:rsidR="001B24BB">
        <w:rPr>
          <w:noProof/>
        </w:rPr>
        <w:t>710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4"/>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5" w:name="_Toc490854877"/>
      <w:r>
        <w:t>April 26 / Pashons 1: Nativity of the Theotokos</w:t>
      </w:r>
      <w:bookmarkEnd w:id="1745"/>
    </w:p>
    <w:p w14:paraId="39FC1B42" w14:textId="1E6A5394"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782C3CF0" w14:textId="10202522" w:rsidR="005A4893" w:rsidRDefault="005A4893" w:rsidP="00160DE3">
      <w:pPr>
        <w:pStyle w:val="Heading3"/>
      </w:pPr>
      <w:bookmarkStart w:id="1746" w:name="_Toc490854878"/>
      <w:r>
        <w:t>April 27 / Pashons 2: Job the Rigtheous</w:t>
      </w:r>
      <w:bookmarkEnd w:id="1746"/>
    </w:p>
    <w:p w14:paraId="615A1DD1" w14:textId="7F995846" w:rsidR="005A4893" w:rsidRDefault="005A4893" w:rsidP="005A4893">
      <w:pPr>
        <w:pStyle w:val="Heading4"/>
      </w:pPr>
      <w:bookmarkStart w:id="1747" w:name="_Ref485797335"/>
      <w:r>
        <w:t>The Doxology for Job the Righteous</w:t>
      </w:r>
      <w:r>
        <w:rPr>
          <w:rStyle w:val="FootnoteReference"/>
        </w:rPr>
        <w:footnoteReference w:id="1065"/>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8" w:name="_Toc490854879"/>
      <w:r>
        <w:t>April 28 /</w:t>
      </w:r>
      <w:r w:rsidR="00F66BB3">
        <w:t xml:space="preserve"> Pashons 3: Departure of St. Jas</w:t>
      </w:r>
      <w:r>
        <w:t>on the Disciple</w:t>
      </w:r>
      <w:bookmarkEnd w:id="1748"/>
    </w:p>
    <w:p w14:paraId="588AE276" w14:textId="0E06D327" w:rsidR="00191A26" w:rsidRDefault="00191A26" w:rsidP="00191A26">
      <w:pPr>
        <w:pStyle w:val="Rubric"/>
      </w:pPr>
      <w:bookmarkStart w:id="1749" w:name="_Toc410196215"/>
      <w:bookmarkStart w:id="1750" w:name="_Toc410196457"/>
      <w:bookmarkStart w:id="1751" w:name="_Toc410196959"/>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1EA45A" w14:textId="77777777" w:rsidR="00F66BB3" w:rsidRDefault="00F66BB3" w:rsidP="00F66BB3">
      <w:pPr>
        <w:pStyle w:val="Heading3"/>
      </w:pPr>
      <w:bookmarkStart w:id="1752" w:name="_Toc490854880"/>
      <w:r>
        <w:t>April 28 / Pashons 3: Also St. Theodore</w:t>
      </w:r>
      <w:r w:rsidR="00AF6F9B">
        <w:t xml:space="preserve"> the Disciple of St. Pachom</w:t>
      </w:r>
      <w:bookmarkEnd w:id="1752"/>
    </w:p>
    <w:p w14:paraId="29940895" w14:textId="4F845523"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1B24BB">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1B24BB">
        <w:rPr>
          <w:noProof/>
        </w:rPr>
        <w:t>1037</w:t>
      </w:r>
      <w:r w:rsidR="00A93DD0">
        <w:fldChar w:fldCharType="end"/>
      </w:r>
      <w:r w:rsidR="00DB1A80">
        <w:t>.</w:t>
      </w:r>
    </w:p>
    <w:p w14:paraId="2D7170DD" w14:textId="5245A4B5" w:rsidR="00FD5DB0" w:rsidRDefault="00FD5DB0" w:rsidP="00FD5DB0">
      <w:pPr>
        <w:pStyle w:val="Heading3"/>
      </w:pPr>
      <w:bookmarkStart w:id="1753" w:name="_Toc490854881"/>
      <w:r>
        <w:lastRenderedPageBreak/>
        <w:t>April 30 / Pashons 5: Jeremias the Prophet</w:t>
      </w:r>
      <w:bookmarkEnd w:id="1753"/>
    </w:p>
    <w:p w14:paraId="732C7B8D" w14:textId="3094CAC0" w:rsidR="00FD5DB0" w:rsidRDefault="00FD5DB0" w:rsidP="00FD5DB0">
      <w:pPr>
        <w:pStyle w:val="Heading4"/>
      </w:pPr>
      <w:bookmarkStart w:id="1754" w:name="_Ref485798008"/>
      <w:r>
        <w:t>The Doxology for Prophet Jeremias</w:t>
      </w:r>
      <w:r>
        <w:rPr>
          <w:rStyle w:val="FootnoteReference"/>
        </w:rPr>
        <w:footnoteReference w:id="1066"/>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5" w:name="_Toc490854698"/>
      <w:bookmarkStart w:id="1756" w:name="May"/>
      <w:bookmarkEnd w:id="1724"/>
      <w:r>
        <w:lastRenderedPageBreak/>
        <w:t>May</w:t>
      </w:r>
      <w:r w:rsidR="00495F1A">
        <w:t xml:space="preserve"> or </w:t>
      </w:r>
      <w:bookmarkEnd w:id="1749"/>
      <w:bookmarkEnd w:id="1750"/>
      <w:bookmarkEnd w:id="1751"/>
      <w:r w:rsidRPr="00FB5E62">
        <w:rPr>
          <w:rFonts w:ascii="FreeSerifAvvaShenouda" w:eastAsia="Arial Unicode MS" w:hAnsi="FreeSerifAvvaShenouda" w:cs="FreeSerifAvvaShenouda"/>
          <w:lang w:val="en-US"/>
        </w:rPr>
        <w:t>Ⲡⲁϣⲁⲛⲥ</w:t>
      </w:r>
      <w:bookmarkEnd w:id="1755"/>
    </w:p>
    <w:bookmarkStart w:id="1757" w:name="_Ref434563583" w:displacedByCustomXml="next"/>
    <w:bookmarkStart w:id="1758" w:name="_Toc410196960" w:displacedByCustomXml="next"/>
    <w:bookmarkStart w:id="1759" w:name="_Toc410196458" w:displacedByCustomXml="next"/>
    <w:bookmarkStart w:id="1760" w:name="_Toc410196216" w:displacedByCustomXml="next"/>
    <w:sdt>
      <w:sdtPr>
        <w:id w:val="-252591667"/>
        <w:docPartObj>
          <w:docPartGallery w:val="Table of Contents"/>
          <w:docPartUnique/>
        </w:docPartObj>
      </w:sdtPr>
      <w:sdtEndPr>
        <w:rPr>
          <w:b/>
          <w:bCs/>
          <w:noProof/>
        </w:rPr>
      </w:sdtEndPr>
      <w:sdtContent>
        <w:p w14:paraId="735BAB44" w14:textId="3C9DC9D7"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90854882" w:history="1">
            <w:r w:rsidR="001B24BB" w:rsidRPr="00AA510C">
              <w:rPr>
                <w:rStyle w:val="Hyperlink"/>
                <w:noProof/>
              </w:rPr>
              <w:t>May 1 / Pashons 6: St. Macarius of Alexandria, the Presbyter</w:t>
            </w:r>
            <w:r w:rsidR="001B24BB">
              <w:rPr>
                <w:noProof/>
                <w:webHidden/>
              </w:rPr>
              <w:tab/>
            </w:r>
            <w:r w:rsidR="001B24BB">
              <w:rPr>
                <w:noProof/>
                <w:webHidden/>
              </w:rPr>
              <w:fldChar w:fldCharType="begin"/>
            </w:r>
            <w:r w:rsidR="001B24BB">
              <w:rPr>
                <w:noProof/>
                <w:webHidden/>
              </w:rPr>
              <w:instrText xml:space="preserve"> PAGEREF _Toc490854882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1EC650CF" w14:textId="7628FF12" w:rsidR="001B24BB" w:rsidRDefault="00217567">
          <w:pPr>
            <w:pStyle w:val="TOC3"/>
            <w:tabs>
              <w:tab w:val="right" w:leader="dot" w:pos="8846"/>
            </w:tabs>
            <w:rPr>
              <w:rFonts w:asciiTheme="minorHAnsi" w:eastAsiaTheme="minorEastAsia" w:hAnsiTheme="minorHAnsi"/>
              <w:noProof/>
              <w:sz w:val="22"/>
              <w:lang w:val="en-US"/>
            </w:rPr>
          </w:pPr>
          <w:hyperlink w:anchor="_Toc490854883" w:history="1">
            <w:r w:rsidR="001B24BB" w:rsidRPr="00AA510C">
              <w:rPr>
                <w:rStyle w:val="Hyperlink"/>
                <w:noProof/>
              </w:rPr>
              <w:t>May 2 / Pashons 7: St. Athanasius the Apostolic</w:t>
            </w:r>
            <w:r w:rsidR="001B24BB">
              <w:rPr>
                <w:noProof/>
                <w:webHidden/>
              </w:rPr>
              <w:tab/>
            </w:r>
            <w:r w:rsidR="001B24BB">
              <w:rPr>
                <w:noProof/>
                <w:webHidden/>
              </w:rPr>
              <w:fldChar w:fldCharType="begin"/>
            </w:r>
            <w:r w:rsidR="001B24BB">
              <w:rPr>
                <w:noProof/>
                <w:webHidden/>
              </w:rPr>
              <w:instrText xml:space="preserve"> PAGEREF _Toc490854883 \h </w:instrText>
            </w:r>
            <w:r w:rsidR="001B24BB">
              <w:rPr>
                <w:noProof/>
                <w:webHidden/>
              </w:rPr>
            </w:r>
            <w:r w:rsidR="001B24BB">
              <w:rPr>
                <w:noProof/>
                <w:webHidden/>
              </w:rPr>
              <w:fldChar w:fldCharType="separate"/>
            </w:r>
            <w:r w:rsidR="001B24BB">
              <w:rPr>
                <w:noProof/>
                <w:webHidden/>
              </w:rPr>
              <w:t>1031</w:t>
            </w:r>
            <w:r w:rsidR="001B24BB">
              <w:rPr>
                <w:noProof/>
                <w:webHidden/>
              </w:rPr>
              <w:fldChar w:fldCharType="end"/>
            </w:r>
          </w:hyperlink>
        </w:p>
        <w:p w14:paraId="3916C77A" w14:textId="13618065" w:rsidR="001B24BB" w:rsidRDefault="00217567">
          <w:pPr>
            <w:pStyle w:val="TOC3"/>
            <w:tabs>
              <w:tab w:val="right" w:leader="dot" w:pos="8846"/>
            </w:tabs>
            <w:rPr>
              <w:rFonts w:asciiTheme="minorHAnsi" w:eastAsiaTheme="minorEastAsia" w:hAnsiTheme="minorHAnsi"/>
              <w:noProof/>
              <w:sz w:val="22"/>
              <w:lang w:val="en-US"/>
            </w:rPr>
          </w:pPr>
          <w:hyperlink w:anchor="_Toc490854884" w:history="1">
            <w:r w:rsidR="001B24BB" w:rsidRPr="00AA510C">
              <w:rPr>
                <w:rStyle w:val="Hyperlink"/>
                <w:noProof/>
              </w:rPr>
              <w:t>May 5 / Pashons 10: The Three Holy Youths</w:t>
            </w:r>
            <w:r w:rsidR="001B24BB">
              <w:rPr>
                <w:noProof/>
                <w:webHidden/>
              </w:rPr>
              <w:tab/>
            </w:r>
            <w:r w:rsidR="001B24BB">
              <w:rPr>
                <w:noProof/>
                <w:webHidden/>
              </w:rPr>
              <w:fldChar w:fldCharType="begin"/>
            </w:r>
            <w:r w:rsidR="001B24BB">
              <w:rPr>
                <w:noProof/>
                <w:webHidden/>
              </w:rPr>
              <w:instrText xml:space="preserve"> PAGEREF _Toc490854884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9EF6897" w14:textId="77636FED" w:rsidR="001B24BB" w:rsidRDefault="00217567">
          <w:pPr>
            <w:pStyle w:val="TOC3"/>
            <w:tabs>
              <w:tab w:val="right" w:leader="dot" w:pos="8846"/>
            </w:tabs>
            <w:rPr>
              <w:rFonts w:asciiTheme="minorHAnsi" w:eastAsiaTheme="minorEastAsia" w:hAnsiTheme="minorHAnsi"/>
              <w:noProof/>
              <w:sz w:val="22"/>
              <w:lang w:val="en-US"/>
            </w:rPr>
          </w:pPr>
          <w:hyperlink w:anchor="_Toc490854885" w:history="1">
            <w:r w:rsidR="001B24BB" w:rsidRPr="00AA510C">
              <w:rPr>
                <w:rStyle w:val="Hyperlink"/>
                <w:noProof/>
              </w:rPr>
              <w:t>May 7 / Pashons 12: Commemoration of Archangel Michael</w:t>
            </w:r>
            <w:r w:rsidR="001B24BB">
              <w:rPr>
                <w:noProof/>
                <w:webHidden/>
              </w:rPr>
              <w:tab/>
            </w:r>
            <w:r w:rsidR="001B24BB">
              <w:rPr>
                <w:noProof/>
                <w:webHidden/>
              </w:rPr>
              <w:fldChar w:fldCharType="begin"/>
            </w:r>
            <w:r w:rsidR="001B24BB">
              <w:rPr>
                <w:noProof/>
                <w:webHidden/>
              </w:rPr>
              <w:instrText xml:space="preserve"> PAGEREF _Toc490854885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08C3775" w14:textId="12EFC469" w:rsidR="001B24BB" w:rsidRDefault="00217567">
          <w:pPr>
            <w:pStyle w:val="TOC3"/>
            <w:tabs>
              <w:tab w:val="right" w:leader="dot" w:pos="8846"/>
            </w:tabs>
            <w:rPr>
              <w:rFonts w:asciiTheme="minorHAnsi" w:eastAsiaTheme="minorEastAsia" w:hAnsiTheme="minorHAnsi"/>
              <w:noProof/>
              <w:sz w:val="22"/>
              <w:lang w:val="en-US"/>
            </w:rPr>
          </w:pPr>
          <w:hyperlink w:anchor="_Toc490854886" w:history="1">
            <w:r w:rsidR="001B24BB" w:rsidRPr="00AA510C">
              <w:rPr>
                <w:rStyle w:val="Hyperlink"/>
                <w:noProof/>
              </w:rPr>
              <w:t>May 7 / Pashons 12: Also the Consecration of the Church of St. Demiana</w:t>
            </w:r>
            <w:r w:rsidR="001B24BB">
              <w:rPr>
                <w:noProof/>
                <w:webHidden/>
              </w:rPr>
              <w:tab/>
            </w:r>
            <w:r w:rsidR="001B24BB">
              <w:rPr>
                <w:noProof/>
                <w:webHidden/>
              </w:rPr>
              <w:fldChar w:fldCharType="begin"/>
            </w:r>
            <w:r w:rsidR="001B24BB">
              <w:rPr>
                <w:noProof/>
                <w:webHidden/>
              </w:rPr>
              <w:instrText xml:space="preserve"> PAGEREF _Toc490854886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0E384BBD" w14:textId="1BE8BB9C" w:rsidR="001B24BB" w:rsidRDefault="00217567">
          <w:pPr>
            <w:pStyle w:val="TOC3"/>
            <w:tabs>
              <w:tab w:val="right" w:leader="dot" w:pos="8846"/>
            </w:tabs>
            <w:rPr>
              <w:rFonts w:asciiTheme="minorHAnsi" w:eastAsiaTheme="minorEastAsia" w:hAnsiTheme="minorHAnsi"/>
              <w:noProof/>
              <w:sz w:val="22"/>
              <w:lang w:val="en-US"/>
            </w:rPr>
          </w:pPr>
          <w:hyperlink w:anchor="_Toc490854887" w:history="1">
            <w:r w:rsidR="001B24BB" w:rsidRPr="00AA510C">
              <w:rPr>
                <w:rStyle w:val="Hyperlink"/>
                <w:noProof/>
              </w:rPr>
              <w:t>May 8 / Pashons 13 St. Junia of the Seventy Two Disciples</w:t>
            </w:r>
            <w:r w:rsidR="001B24BB">
              <w:rPr>
                <w:noProof/>
                <w:webHidden/>
              </w:rPr>
              <w:tab/>
            </w:r>
            <w:r w:rsidR="001B24BB">
              <w:rPr>
                <w:noProof/>
                <w:webHidden/>
              </w:rPr>
              <w:fldChar w:fldCharType="begin"/>
            </w:r>
            <w:r w:rsidR="001B24BB">
              <w:rPr>
                <w:noProof/>
                <w:webHidden/>
              </w:rPr>
              <w:instrText xml:space="preserve"> PAGEREF _Toc490854887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20BE4909" w14:textId="70E3C1C5" w:rsidR="001B24BB" w:rsidRDefault="00217567">
          <w:pPr>
            <w:pStyle w:val="TOC3"/>
            <w:tabs>
              <w:tab w:val="right" w:leader="dot" w:pos="8846"/>
            </w:tabs>
            <w:rPr>
              <w:rFonts w:asciiTheme="minorHAnsi" w:eastAsiaTheme="minorEastAsia" w:hAnsiTheme="minorHAnsi"/>
              <w:noProof/>
              <w:sz w:val="22"/>
              <w:lang w:val="en-US"/>
            </w:rPr>
          </w:pPr>
          <w:hyperlink w:anchor="_Toc490854888" w:history="1">
            <w:r w:rsidR="001B24BB" w:rsidRPr="00AA510C">
              <w:rPr>
                <w:rStyle w:val="Hyperlink"/>
                <w:noProof/>
              </w:rPr>
              <w:t>May 8 / Pashons 13 Also St. Arsenius</w:t>
            </w:r>
            <w:r w:rsidR="001B24BB">
              <w:rPr>
                <w:noProof/>
                <w:webHidden/>
              </w:rPr>
              <w:tab/>
            </w:r>
            <w:r w:rsidR="001B24BB">
              <w:rPr>
                <w:noProof/>
                <w:webHidden/>
              </w:rPr>
              <w:fldChar w:fldCharType="begin"/>
            </w:r>
            <w:r w:rsidR="001B24BB">
              <w:rPr>
                <w:noProof/>
                <w:webHidden/>
              </w:rPr>
              <w:instrText xml:space="preserve"> PAGEREF _Toc490854888 \h </w:instrText>
            </w:r>
            <w:r w:rsidR="001B24BB">
              <w:rPr>
                <w:noProof/>
                <w:webHidden/>
              </w:rPr>
            </w:r>
            <w:r w:rsidR="001B24BB">
              <w:rPr>
                <w:noProof/>
                <w:webHidden/>
              </w:rPr>
              <w:fldChar w:fldCharType="separate"/>
            </w:r>
            <w:r w:rsidR="001B24BB">
              <w:rPr>
                <w:noProof/>
                <w:webHidden/>
              </w:rPr>
              <w:t>1034</w:t>
            </w:r>
            <w:r w:rsidR="001B24BB">
              <w:rPr>
                <w:noProof/>
                <w:webHidden/>
              </w:rPr>
              <w:fldChar w:fldCharType="end"/>
            </w:r>
          </w:hyperlink>
        </w:p>
        <w:p w14:paraId="3F049AAA" w14:textId="330D216C" w:rsidR="001B24BB" w:rsidRDefault="00217567">
          <w:pPr>
            <w:pStyle w:val="TOC3"/>
            <w:tabs>
              <w:tab w:val="right" w:leader="dot" w:pos="8846"/>
            </w:tabs>
            <w:rPr>
              <w:rFonts w:asciiTheme="minorHAnsi" w:eastAsiaTheme="minorEastAsia" w:hAnsiTheme="minorHAnsi"/>
              <w:noProof/>
              <w:sz w:val="22"/>
              <w:lang w:val="en-US"/>
            </w:rPr>
          </w:pPr>
          <w:hyperlink w:anchor="_Toc490854889" w:history="1">
            <w:r w:rsidR="001B24BB" w:rsidRPr="00AA510C">
              <w:rPr>
                <w:rStyle w:val="Hyperlink"/>
                <w:noProof/>
              </w:rPr>
              <w:t>May 9 / Pashons 14: St. Christopher</w:t>
            </w:r>
            <w:r w:rsidR="001B24BB">
              <w:rPr>
                <w:noProof/>
                <w:webHidden/>
              </w:rPr>
              <w:tab/>
            </w:r>
            <w:r w:rsidR="001B24BB">
              <w:rPr>
                <w:noProof/>
                <w:webHidden/>
              </w:rPr>
              <w:fldChar w:fldCharType="begin"/>
            </w:r>
            <w:r w:rsidR="001B24BB">
              <w:rPr>
                <w:noProof/>
                <w:webHidden/>
              </w:rPr>
              <w:instrText xml:space="preserve"> PAGEREF _Toc490854889 \h </w:instrText>
            </w:r>
            <w:r w:rsidR="001B24BB">
              <w:rPr>
                <w:noProof/>
                <w:webHidden/>
              </w:rPr>
            </w:r>
            <w:r w:rsidR="001B24BB">
              <w:rPr>
                <w:noProof/>
                <w:webHidden/>
              </w:rPr>
              <w:fldChar w:fldCharType="separate"/>
            </w:r>
            <w:r w:rsidR="001B24BB">
              <w:rPr>
                <w:noProof/>
                <w:webHidden/>
              </w:rPr>
              <w:t>1036</w:t>
            </w:r>
            <w:r w:rsidR="001B24BB">
              <w:rPr>
                <w:noProof/>
                <w:webHidden/>
              </w:rPr>
              <w:fldChar w:fldCharType="end"/>
            </w:r>
          </w:hyperlink>
        </w:p>
        <w:p w14:paraId="2EAE2EAC" w14:textId="770B46EE" w:rsidR="001B24BB" w:rsidRDefault="00217567">
          <w:pPr>
            <w:pStyle w:val="TOC3"/>
            <w:tabs>
              <w:tab w:val="right" w:leader="dot" w:pos="8846"/>
            </w:tabs>
            <w:rPr>
              <w:rFonts w:asciiTheme="minorHAnsi" w:eastAsiaTheme="minorEastAsia" w:hAnsiTheme="minorHAnsi"/>
              <w:noProof/>
              <w:sz w:val="22"/>
              <w:lang w:val="en-US"/>
            </w:rPr>
          </w:pPr>
          <w:hyperlink w:anchor="_Toc490854890" w:history="1">
            <w:r w:rsidR="001B24BB" w:rsidRPr="00AA510C">
              <w:rPr>
                <w:rStyle w:val="Hyperlink"/>
                <w:noProof/>
              </w:rPr>
              <w:t>May 9 / Pashons 14: Also St. Pachomius</w:t>
            </w:r>
            <w:r w:rsidR="001B24BB">
              <w:rPr>
                <w:noProof/>
                <w:webHidden/>
              </w:rPr>
              <w:tab/>
            </w:r>
            <w:r w:rsidR="001B24BB">
              <w:rPr>
                <w:noProof/>
                <w:webHidden/>
              </w:rPr>
              <w:fldChar w:fldCharType="begin"/>
            </w:r>
            <w:r w:rsidR="001B24BB">
              <w:rPr>
                <w:noProof/>
                <w:webHidden/>
              </w:rPr>
              <w:instrText xml:space="preserve"> PAGEREF _Toc490854890 \h </w:instrText>
            </w:r>
            <w:r w:rsidR="001B24BB">
              <w:rPr>
                <w:noProof/>
                <w:webHidden/>
              </w:rPr>
            </w:r>
            <w:r w:rsidR="001B24BB">
              <w:rPr>
                <w:noProof/>
                <w:webHidden/>
              </w:rPr>
              <w:fldChar w:fldCharType="separate"/>
            </w:r>
            <w:r w:rsidR="001B24BB">
              <w:rPr>
                <w:noProof/>
                <w:webHidden/>
              </w:rPr>
              <w:t>1037</w:t>
            </w:r>
            <w:r w:rsidR="001B24BB">
              <w:rPr>
                <w:noProof/>
                <w:webHidden/>
              </w:rPr>
              <w:fldChar w:fldCharType="end"/>
            </w:r>
          </w:hyperlink>
        </w:p>
        <w:p w14:paraId="6B4137D3" w14:textId="7A486815" w:rsidR="001B24BB" w:rsidRDefault="00217567">
          <w:pPr>
            <w:pStyle w:val="TOC3"/>
            <w:tabs>
              <w:tab w:val="right" w:leader="dot" w:pos="8846"/>
            </w:tabs>
            <w:rPr>
              <w:rFonts w:asciiTheme="minorHAnsi" w:eastAsiaTheme="minorEastAsia" w:hAnsiTheme="minorHAnsi"/>
              <w:noProof/>
              <w:sz w:val="22"/>
              <w:lang w:val="en-US"/>
            </w:rPr>
          </w:pPr>
          <w:hyperlink w:anchor="_Toc490854891" w:history="1">
            <w:r w:rsidR="001B24BB" w:rsidRPr="00AA510C">
              <w:rPr>
                <w:rStyle w:val="Hyperlink"/>
                <w:noProof/>
              </w:rPr>
              <w:t>May 11 / Pashons 16: Commemoration of St. John the Evangelist</w:t>
            </w:r>
            <w:r w:rsidR="001B24BB">
              <w:rPr>
                <w:noProof/>
                <w:webHidden/>
              </w:rPr>
              <w:tab/>
            </w:r>
            <w:r w:rsidR="001B24BB">
              <w:rPr>
                <w:noProof/>
                <w:webHidden/>
              </w:rPr>
              <w:fldChar w:fldCharType="begin"/>
            </w:r>
            <w:r w:rsidR="001B24BB">
              <w:rPr>
                <w:noProof/>
                <w:webHidden/>
              </w:rPr>
              <w:instrText xml:space="preserve"> PAGEREF _Toc490854891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0079476" w14:textId="189DEC2C" w:rsidR="001B24BB" w:rsidRDefault="00217567">
          <w:pPr>
            <w:pStyle w:val="TOC3"/>
            <w:tabs>
              <w:tab w:val="right" w:leader="dot" w:pos="8846"/>
            </w:tabs>
            <w:rPr>
              <w:rFonts w:asciiTheme="minorHAnsi" w:eastAsiaTheme="minorEastAsia" w:hAnsiTheme="minorHAnsi"/>
              <w:noProof/>
              <w:sz w:val="22"/>
              <w:lang w:val="en-US"/>
            </w:rPr>
          </w:pPr>
          <w:hyperlink w:anchor="_Toc490854892" w:history="1">
            <w:r w:rsidR="001B24BB" w:rsidRPr="00AA510C">
              <w:rPr>
                <w:rStyle w:val="Hyperlink"/>
                <w:noProof/>
              </w:rPr>
              <w:t>May 16 / Pashons 21: Commemoration of the Theotokos</w:t>
            </w:r>
            <w:r w:rsidR="001B24BB">
              <w:rPr>
                <w:noProof/>
                <w:webHidden/>
              </w:rPr>
              <w:tab/>
            </w:r>
            <w:r w:rsidR="001B24BB">
              <w:rPr>
                <w:noProof/>
                <w:webHidden/>
              </w:rPr>
              <w:fldChar w:fldCharType="begin"/>
            </w:r>
            <w:r w:rsidR="001B24BB">
              <w:rPr>
                <w:noProof/>
                <w:webHidden/>
              </w:rPr>
              <w:instrText xml:space="preserve"> PAGEREF _Toc490854892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7DD7419D" w14:textId="54482EF1" w:rsidR="001B24BB" w:rsidRDefault="00217567">
          <w:pPr>
            <w:pStyle w:val="TOC3"/>
            <w:tabs>
              <w:tab w:val="right" w:leader="dot" w:pos="8846"/>
            </w:tabs>
            <w:rPr>
              <w:rFonts w:asciiTheme="minorHAnsi" w:eastAsiaTheme="minorEastAsia" w:hAnsiTheme="minorHAnsi"/>
              <w:noProof/>
              <w:sz w:val="22"/>
              <w:lang w:val="en-US"/>
            </w:rPr>
          </w:pPr>
          <w:hyperlink w:anchor="_Toc490854893" w:history="1">
            <w:r w:rsidR="001B24BB" w:rsidRPr="00AA510C">
              <w:rPr>
                <w:rStyle w:val="Hyperlink"/>
                <w:noProof/>
              </w:rPr>
              <w:t>May 17 / Pashons 22: Departure of St. Andronicus the Disciple</w:t>
            </w:r>
            <w:r w:rsidR="001B24BB">
              <w:rPr>
                <w:noProof/>
                <w:webHidden/>
              </w:rPr>
              <w:tab/>
            </w:r>
            <w:r w:rsidR="001B24BB">
              <w:rPr>
                <w:noProof/>
                <w:webHidden/>
              </w:rPr>
              <w:fldChar w:fldCharType="begin"/>
            </w:r>
            <w:r w:rsidR="001B24BB">
              <w:rPr>
                <w:noProof/>
                <w:webHidden/>
              </w:rPr>
              <w:instrText xml:space="preserve"> PAGEREF _Toc490854893 \h </w:instrText>
            </w:r>
            <w:r w:rsidR="001B24BB">
              <w:rPr>
                <w:noProof/>
                <w:webHidden/>
              </w:rPr>
            </w:r>
            <w:r w:rsidR="001B24BB">
              <w:rPr>
                <w:noProof/>
                <w:webHidden/>
              </w:rPr>
              <w:fldChar w:fldCharType="separate"/>
            </w:r>
            <w:r w:rsidR="001B24BB">
              <w:rPr>
                <w:noProof/>
                <w:webHidden/>
              </w:rPr>
              <w:t>1038</w:t>
            </w:r>
            <w:r w:rsidR="001B24BB">
              <w:rPr>
                <w:noProof/>
                <w:webHidden/>
              </w:rPr>
              <w:fldChar w:fldCharType="end"/>
            </w:r>
          </w:hyperlink>
        </w:p>
        <w:p w14:paraId="45FD2091" w14:textId="4FFB0182" w:rsidR="001B24BB" w:rsidRDefault="00217567">
          <w:pPr>
            <w:pStyle w:val="TOC3"/>
            <w:tabs>
              <w:tab w:val="right" w:leader="dot" w:pos="8846"/>
            </w:tabs>
            <w:rPr>
              <w:rFonts w:asciiTheme="minorHAnsi" w:eastAsiaTheme="minorEastAsia" w:hAnsiTheme="minorHAnsi"/>
              <w:noProof/>
              <w:sz w:val="22"/>
              <w:lang w:val="en-US"/>
            </w:rPr>
          </w:pPr>
          <w:hyperlink w:anchor="_Toc490854894" w:history="1">
            <w:r w:rsidR="001B24BB" w:rsidRPr="00AA510C">
              <w:rPr>
                <w:rStyle w:val="Hyperlink"/>
                <w:noProof/>
              </w:rPr>
              <w:t>May 19 / Pashons 24: The Entry into Egypt</w:t>
            </w:r>
            <w:r w:rsidR="001B24BB">
              <w:rPr>
                <w:noProof/>
                <w:webHidden/>
              </w:rPr>
              <w:tab/>
            </w:r>
            <w:r w:rsidR="001B24BB">
              <w:rPr>
                <w:noProof/>
                <w:webHidden/>
              </w:rPr>
              <w:fldChar w:fldCharType="begin"/>
            </w:r>
            <w:r w:rsidR="001B24BB">
              <w:rPr>
                <w:noProof/>
                <w:webHidden/>
              </w:rPr>
              <w:instrText xml:space="preserve"> PAGEREF _Toc490854894 \h </w:instrText>
            </w:r>
            <w:r w:rsidR="001B24BB">
              <w:rPr>
                <w:noProof/>
                <w:webHidden/>
              </w:rPr>
            </w:r>
            <w:r w:rsidR="001B24BB">
              <w:rPr>
                <w:noProof/>
                <w:webHidden/>
              </w:rPr>
              <w:fldChar w:fldCharType="separate"/>
            </w:r>
            <w:r w:rsidR="001B24BB">
              <w:rPr>
                <w:noProof/>
                <w:webHidden/>
              </w:rPr>
              <w:t>1039</w:t>
            </w:r>
            <w:r w:rsidR="001B24BB">
              <w:rPr>
                <w:noProof/>
                <w:webHidden/>
              </w:rPr>
              <w:fldChar w:fldCharType="end"/>
            </w:r>
          </w:hyperlink>
        </w:p>
        <w:p w14:paraId="1AD73052" w14:textId="65D1BA9F" w:rsidR="001B24BB" w:rsidRDefault="00217567">
          <w:pPr>
            <w:pStyle w:val="TOC3"/>
            <w:tabs>
              <w:tab w:val="right" w:leader="dot" w:pos="8846"/>
            </w:tabs>
            <w:rPr>
              <w:rFonts w:asciiTheme="minorHAnsi" w:eastAsiaTheme="minorEastAsia" w:hAnsiTheme="minorHAnsi"/>
              <w:noProof/>
              <w:sz w:val="22"/>
              <w:lang w:val="en-US"/>
            </w:rPr>
          </w:pPr>
          <w:hyperlink w:anchor="_Toc490854895" w:history="1">
            <w:r w:rsidR="001B24BB" w:rsidRPr="00AA510C">
              <w:rPr>
                <w:rStyle w:val="Hyperlink"/>
                <w:noProof/>
              </w:rPr>
              <w:t>May 19 / Pashons 24: Also, St. Pashnouni, the Monk and Martyr</w:t>
            </w:r>
            <w:r w:rsidR="001B24BB">
              <w:rPr>
                <w:noProof/>
                <w:webHidden/>
              </w:rPr>
              <w:tab/>
            </w:r>
            <w:r w:rsidR="001B24BB">
              <w:rPr>
                <w:noProof/>
                <w:webHidden/>
              </w:rPr>
              <w:fldChar w:fldCharType="begin"/>
            </w:r>
            <w:r w:rsidR="001B24BB">
              <w:rPr>
                <w:noProof/>
                <w:webHidden/>
              </w:rPr>
              <w:instrText xml:space="preserve"> PAGEREF _Toc490854895 \h </w:instrText>
            </w:r>
            <w:r w:rsidR="001B24BB">
              <w:rPr>
                <w:noProof/>
                <w:webHidden/>
              </w:rPr>
            </w:r>
            <w:r w:rsidR="001B24BB">
              <w:rPr>
                <w:noProof/>
                <w:webHidden/>
              </w:rPr>
              <w:fldChar w:fldCharType="separate"/>
            </w:r>
            <w:r w:rsidR="001B24BB">
              <w:rPr>
                <w:noProof/>
                <w:webHidden/>
              </w:rPr>
              <w:t>1049</w:t>
            </w:r>
            <w:r w:rsidR="001B24BB">
              <w:rPr>
                <w:noProof/>
                <w:webHidden/>
              </w:rPr>
              <w:fldChar w:fldCharType="end"/>
            </w:r>
          </w:hyperlink>
        </w:p>
        <w:p w14:paraId="4C6584DE" w14:textId="1C900D86" w:rsidR="001B24BB" w:rsidRDefault="00217567">
          <w:pPr>
            <w:pStyle w:val="TOC3"/>
            <w:tabs>
              <w:tab w:val="right" w:leader="dot" w:pos="8846"/>
            </w:tabs>
            <w:rPr>
              <w:rFonts w:asciiTheme="minorHAnsi" w:eastAsiaTheme="minorEastAsia" w:hAnsiTheme="minorHAnsi"/>
              <w:noProof/>
              <w:sz w:val="22"/>
              <w:lang w:val="en-US"/>
            </w:rPr>
          </w:pPr>
          <w:hyperlink w:anchor="_Toc490854896" w:history="1">
            <w:r w:rsidR="001B24BB" w:rsidRPr="00AA510C">
              <w:rPr>
                <w:rStyle w:val="Hyperlink"/>
                <w:noProof/>
              </w:rPr>
              <w:t>May 21 / Pashons 26: Martyrdom of St. Thomas the Apostle</w:t>
            </w:r>
            <w:r w:rsidR="001B24BB">
              <w:rPr>
                <w:noProof/>
                <w:webHidden/>
              </w:rPr>
              <w:tab/>
            </w:r>
            <w:r w:rsidR="001B24BB">
              <w:rPr>
                <w:noProof/>
                <w:webHidden/>
              </w:rPr>
              <w:fldChar w:fldCharType="begin"/>
            </w:r>
            <w:r w:rsidR="001B24BB">
              <w:rPr>
                <w:noProof/>
                <w:webHidden/>
              </w:rPr>
              <w:instrText xml:space="preserve"> PAGEREF _Toc490854896 \h </w:instrText>
            </w:r>
            <w:r w:rsidR="001B24BB">
              <w:rPr>
                <w:noProof/>
                <w:webHidden/>
              </w:rPr>
            </w:r>
            <w:r w:rsidR="001B24BB">
              <w:rPr>
                <w:noProof/>
                <w:webHidden/>
              </w:rPr>
              <w:fldChar w:fldCharType="separate"/>
            </w:r>
            <w:r w:rsidR="001B24BB">
              <w:rPr>
                <w:noProof/>
                <w:webHidden/>
              </w:rPr>
              <w:t>1050</w:t>
            </w:r>
            <w:r w:rsidR="001B24BB">
              <w:rPr>
                <w:noProof/>
                <w:webHidden/>
              </w:rPr>
              <w:fldChar w:fldCharType="end"/>
            </w:r>
          </w:hyperlink>
        </w:p>
        <w:p w14:paraId="6DA712A3" w14:textId="639D682A" w:rsidR="001B24BB" w:rsidRDefault="00217567">
          <w:pPr>
            <w:pStyle w:val="TOC3"/>
            <w:tabs>
              <w:tab w:val="right" w:leader="dot" w:pos="8846"/>
            </w:tabs>
            <w:rPr>
              <w:rFonts w:asciiTheme="minorHAnsi" w:eastAsiaTheme="minorEastAsia" w:hAnsiTheme="minorHAnsi"/>
              <w:noProof/>
              <w:sz w:val="22"/>
              <w:lang w:val="en-US"/>
            </w:rPr>
          </w:pPr>
          <w:hyperlink w:anchor="_Toc490854897" w:history="1">
            <w:r w:rsidR="001B24BB" w:rsidRPr="00AA510C">
              <w:rPr>
                <w:rStyle w:val="Hyperlink"/>
                <w:noProof/>
              </w:rPr>
              <w:t>May 22 / Pashons 27: St. Thomas the Anchorite</w:t>
            </w:r>
            <w:r w:rsidR="001B24BB">
              <w:rPr>
                <w:noProof/>
                <w:webHidden/>
              </w:rPr>
              <w:tab/>
            </w:r>
            <w:r w:rsidR="001B24BB">
              <w:rPr>
                <w:noProof/>
                <w:webHidden/>
              </w:rPr>
              <w:fldChar w:fldCharType="begin"/>
            </w:r>
            <w:r w:rsidR="001B24BB">
              <w:rPr>
                <w:noProof/>
                <w:webHidden/>
              </w:rPr>
              <w:instrText xml:space="preserve"> PAGEREF _Toc490854897 \h </w:instrText>
            </w:r>
            <w:r w:rsidR="001B24BB">
              <w:rPr>
                <w:noProof/>
                <w:webHidden/>
              </w:rPr>
            </w:r>
            <w:r w:rsidR="001B24BB">
              <w:rPr>
                <w:noProof/>
                <w:webHidden/>
              </w:rPr>
              <w:fldChar w:fldCharType="separate"/>
            </w:r>
            <w:r w:rsidR="001B24BB">
              <w:rPr>
                <w:noProof/>
                <w:webHidden/>
              </w:rPr>
              <w:t>1051</w:t>
            </w:r>
            <w:r w:rsidR="001B24BB">
              <w:rPr>
                <w:noProof/>
                <w:webHidden/>
              </w:rPr>
              <w:fldChar w:fldCharType="end"/>
            </w:r>
          </w:hyperlink>
        </w:p>
        <w:p w14:paraId="3D82D6D3" w14:textId="14534598" w:rsidR="001B24BB" w:rsidRDefault="00217567">
          <w:pPr>
            <w:pStyle w:val="TOC3"/>
            <w:tabs>
              <w:tab w:val="right" w:leader="dot" w:pos="8846"/>
            </w:tabs>
            <w:rPr>
              <w:rFonts w:asciiTheme="minorHAnsi" w:eastAsiaTheme="minorEastAsia" w:hAnsiTheme="minorHAnsi"/>
              <w:noProof/>
              <w:sz w:val="22"/>
              <w:lang w:val="en-US"/>
            </w:rPr>
          </w:pPr>
          <w:hyperlink w:anchor="_Toc490854898" w:history="1">
            <w:r w:rsidR="001B24BB" w:rsidRPr="00AA510C">
              <w:rPr>
                <w:rStyle w:val="Hyperlink"/>
                <w:noProof/>
              </w:rPr>
              <w:t>May 24 / Pashons 29: Commemoration of the Annunciation, Nativity, and Resurrection on the 29</w:t>
            </w:r>
            <w:r w:rsidR="001B24BB" w:rsidRPr="00AA510C">
              <w:rPr>
                <w:rStyle w:val="Hyperlink"/>
                <w:noProof/>
                <w:vertAlign w:val="superscript"/>
              </w:rPr>
              <w:t>th</w:t>
            </w:r>
            <w:r w:rsidR="001B24BB" w:rsidRPr="00AA510C">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_Toc490854898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5F782DCC" w14:textId="7405C5A7" w:rsidR="001B24BB" w:rsidRDefault="00217567">
          <w:pPr>
            <w:pStyle w:val="TOC3"/>
            <w:tabs>
              <w:tab w:val="right" w:leader="dot" w:pos="8846"/>
            </w:tabs>
            <w:rPr>
              <w:rFonts w:asciiTheme="minorHAnsi" w:eastAsiaTheme="minorEastAsia" w:hAnsiTheme="minorHAnsi"/>
              <w:noProof/>
              <w:sz w:val="22"/>
              <w:lang w:val="en-US"/>
            </w:rPr>
          </w:pPr>
          <w:hyperlink w:anchor="_Toc490854899" w:history="1">
            <w:r w:rsidR="001B24BB" w:rsidRPr="00AA510C">
              <w:rPr>
                <w:rStyle w:val="Hyperlink"/>
                <w:noProof/>
              </w:rPr>
              <w:t>May 24 / Pashons 29: Also St. Simeon the Stylite</w:t>
            </w:r>
            <w:r w:rsidR="001B24BB">
              <w:rPr>
                <w:noProof/>
                <w:webHidden/>
              </w:rPr>
              <w:tab/>
            </w:r>
            <w:r w:rsidR="001B24BB">
              <w:rPr>
                <w:noProof/>
                <w:webHidden/>
              </w:rPr>
              <w:fldChar w:fldCharType="begin"/>
            </w:r>
            <w:r w:rsidR="001B24BB">
              <w:rPr>
                <w:noProof/>
                <w:webHidden/>
              </w:rPr>
              <w:instrText xml:space="preserve"> PAGEREF _Toc490854899 \h </w:instrText>
            </w:r>
            <w:r w:rsidR="001B24BB">
              <w:rPr>
                <w:noProof/>
                <w:webHidden/>
              </w:rPr>
            </w:r>
            <w:r w:rsidR="001B24BB">
              <w:rPr>
                <w:noProof/>
                <w:webHidden/>
              </w:rPr>
              <w:fldChar w:fldCharType="separate"/>
            </w:r>
            <w:r w:rsidR="001B24BB">
              <w:rPr>
                <w:noProof/>
                <w:webHidden/>
              </w:rPr>
              <w:t>1053</w:t>
            </w:r>
            <w:r w:rsidR="001B24BB">
              <w:rPr>
                <w:noProof/>
                <w:webHidden/>
              </w:rPr>
              <w:fldChar w:fldCharType="end"/>
            </w:r>
          </w:hyperlink>
        </w:p>
        <w:p w14:paraId="2081E073" w14:textId="07AA37DE" w:rsidR="001B24BB" w:rsidRDefault="00217567">
          <w:pPr>
            <w:pStyle w:val="TOC3"/>
            <w:tabs>
              <w:tab w:val="right" w:leader="dot" w:pos="8846"/>
            </w:tabs>
            <w:rPr>
              <w:rFonts w:asciiTheme="minorHAnsi" w:eastAsiaTheme="minorEastAsia" w:hAnsiTheme="minorHAnsi"/>
              <w:noProof/>
              <w:sz w:val="22"/>
              <w:lang w:val="en-US"/>
            </w:rPr>
          </w:pPr>
          <w:hyperlink w:anchor="_Toc490854900" w:history="1">
            <w:r w:rsidR="001B24BB" w:rsidRPr="00AA510C">
              <w:rPr>
                <w:rStyle w:val="Hyperlink"/>
                <w:noProof/>
              </w:rPr>
              <w:t>May 25 / Pashons 30: Departure of St. Fournous the Disciple</w:t>
            </w:r>
            <w:r w:rsidR="001B24BB">
              <w:rPr>
                <w:noProof/>
                <w:webHidden/>
              </w:rPr>
              <w:tab/>
            </w:r>
            <w:r w:rsidR="001B24BB">
              <w:rPr>
                <w:noProof/>
                <w:webHidden/>
              </w:rPr>
              <w:fldChar w:fldCharType="begin"/>
            </w:r>
            <w:r w:rsidR="001B24BB">
              <w:rPr>
                <w:noProof/>
                <w:webHidden/>
              </w:rPr>
              <w:instrText xml:space="preserve"> PAGEREF _Toc490854900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318C607D" w14:textId="4764BF85" w:rsidR="001B24BB" w:rsidRDefault="00217567">
          <w:pPr>
            <w:pStyle w:val="TOC3"/>
            <w:tabs>
              <w:tab w:val="right" w:leader="dot" w:pos="8846"/>
            </w:tabs>
            <w:rPr>
              <w:rFonts w:asciiTheme="minorHAnsi" w:eastAsiaTheme="minorEastAsia" w:hAnsiTheme="minorHAnsi"/>
              <w:noProof/>
              <w:sz w:val="22"/>
              <w:lang w:val="en-US"/>
            </w:rPr>
          </w:pPr>
          <w:hyperlink w:anchor="_Toc490854901" w:history="1">
            <w:r w:rsidR="001B24BB" w:rsidRPr="00AA510C">
              <w:rPr>
                <w:rStyle w:val="Hyperlink"/>
                <w:noProof/>
              </w:rPr>
              <w:t>May 27 / Paoni 2: St. Commemoration of the Appearance of the Bodies of St. John the Baptist and Elisha the Prophet</w:t>
            </w:r>
            <w:r w:rsidR="001B24BB">
              <w:rPr>
                <w:noProof/>
                <w:webHidden/>
              </w:rPr>
              <w:tab/>
            </w:r>
            <w:r w:rsidR="001B24BB">
              <w:rPr>
                <w:noProof/>
                <w:webHidden/>
              </w:rPr>
              <w:fldChar w:fldCharType="begin"/>
            </w:r>
            <w:r w:rsidR="001B24BB">
              <w:rPr>
                <w:noProof/>
                <w:webHidden/>
              </w:rPr>
              <w:instrText xml:space="preserve"> PAGEREF _Toc490854901 \h </w:instrText>
            </w:r>
            <w:r w:rsidR="001B24BB">
              <w:rPr>
                <w:noProof/>
                <w:webHidden/>
              </w:rPr>
            </w:r>
            <w:r w:rsidR="001B24BB">
              <w:rPr>
                <w:noProof/>
                <w:webHidden/>
              </w:rPr>
              <w:fldChar w:fldCharType="separate"/>
            </w:r>
            <w:r w:rsidR="001B24BB">
              <w:rPr>
                <w:noProof/>
                <w:webHidden/>
              </w:rPr>
              <w:t>1054</w:t>
            </w:r>
            <w:r w:rsidR="001B24BB">
              <w:rPr>
                <w:noProof/>
                <w:webHidden/>
              </w:rPr>
              <w:fldChar w:fldCharType="end"/>
            </w:r>
          </w:hyperlink>
        </w:p>
        <w:p w14:paraId="715E648A" w14:textId="4BE74214" w:rsidR="001B24BB" w:rsidRDefault="00217567">
          <w:pPr>
            <w:pStyle w:val="TOC3"/>
            <w:tabs>
              <w:tab w:val="right" w:leader="dot" w:pos="8846"/>
            </w:tabs>
            <w:rPr>
              <w:rFonts w:asciiTheme="minorHAnsi" w:eastAsiaTheme="minorEastAsia" w:hAnsiTheme="minorHAnsi"/>
              <w:noProof/>
              <w:sz w:val="22"/>
              <w:lang w:val="en-US"/>
            </w:rPr>
          </w:pPr>
          <w:hyperlink w:anchor="_Toc490854902" w:history="1">
            <w:r w:rsidR="001B24BB" w:rsidRPr="00AA510C">
              <w:rPr>
                <w:rStyle w:val="Hyperlink"/>
                <w:noProof/>
              </w:rPr>
              <w:t>May 28 / Paoni 3: Consecration of St. George’s Church</w:t>
            </w:r>
            <w:r w:rsidR="001B24BB">
              <w:rPr>
                <w:noProof/>
                <w:webHidden/>
              </w:rPr>
              <w:tab/>
            </w:r>
            <w:r w:rsidR="001B24BB">
              <w:rPr>
                <w:noProof/>
                <w:webHidden/>
              </w:rPr>
              <w:fldChar w:fldCharType="begin"/>
            </w:r>
            <w:r w:rsidR="001B24BB">
              <w:rPr>
                <w:noProof/>
                <w:webHidden/>
              </w:rPr>
              <w:instrText xml:space="preserve"> PAGEREF _Toc490854902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D43E6C3" w14:textId="2379929C" w:rsidR="001B24BB" w:rsidRDefault="00217567">
          <w:pPr>
            <w:pStyle w:val="TOC3"/>
            <w:tabs>
              <w:tab w:val="right" w:leader="dot" w:pos="8846"/>
            </w:tabs>
            <w:rPr>
              <w:rFonts w:asciiTheme="minorHAnsi" w:eastAsiaTheme="minorEastAsia" w:hAnsiTheme="minorHAnsi"/>
              <w:noProof/>
              <w:sz w:val="22"/>
              <w:lang w:val="en-US"/>
            </w:rPr>
          </w:pPr>
          <w:hyperlink w:anchor="_Toc490854903" w:history="1">
            <w:r w:rsidR="001B24BB" w:rsidRPr="00AA510C">
              <w:rPr>
                <w:rStyle w:val="Hyperlink"/>
                <w:noProof/>
              </w:rPr>
              <w:t>May 28 / Paoni 3: Also St. Abraam of Fayyoum</w:t>
            </w:r>
            <w:r w:rsidR="001B24BB">
              <w:rPr>
                <w:noProof/>
                <w:webHidden/>
              </w:rPr>
              <w:tab/>
            </w:r>
            <w:r w:rsidR="001B24BB">
              <w:rPr>
                <w:noProof/>
                <w:webHidden/>
              </w:rPr>
              <w:fldChar w:fldCharType="begin"/>
            </w:r>
            <w:r w:rsidR="001B24BB">
              <w:rPr>
                <w:noProof/>
                <w:webHidden/>
              </w:rPr>
              <w:instrText xml:space="preserve"> PAGEREF _Toc490854903 \h </w:instrText>
            </w:r>
            <w:r w:rsidR="001B24BB">
              <w:rPr>
                <w:noProof/>
                <w:webHidden/>
              </w:rPr>
            </w:r>
            <w:r w:rsidR="001B24BB">
              <w:rPr>
                <w:noProof/>
                <w:webHidden/>
              </w:rPr>
              <w:fldChar w:fldCharType="separate"/>
            </w:r>
            <w:r w:rsidR="001B24BB">
              <w:rPr>
                <w:noProof/>
                <w:webHidden/>
              </w:rPr>
              <w:t>1055</w:t>
            </w:r>
            <w:r w:rsidR="001B24BB">
              <w:rPr>
                <w:noProof/>
                <w:webHidden/>
              </w:rPr>
              <w:fldChar w:fldCharType="end"/>
            </w:r>
          </w:hyperlink>
        </w:p>
        <w:p w14:paraId="40F89E95" w14:textId="08B2EDAD" w:rsidR="001B24BB" w:rsidRDefault="00217567">
          <w:pPr>
            <w:pStyle w:val="TOC3"/>
            <w:tabs>
              <w:tab w:val="right" w:leader="dot" w:pos="8846"/>
            </w:tabs>
            <w:rPr>
              <w:rFonts w:asciiTheme="minorHAnsi" w:eastAsiaTheme="minorEastAsia" w:hAnsiTheme="minorHAnsi"/>
              <w:noProof/>
              <w:sz w:val="22"/>
              <w:lang w:val="en-US"/>
            </w:rPr>
          </w:pPr>
          <w:hyperlink w:anchor="_Toc490854904" w:history="1">
            <w:r w:rsidR="001B24BB" w:rsidRPr="00AA510C">
              <w:rPr>
                <w:rStyle w:val="Hyperlink"/>
                <w:noProof/>
              </w:rPr>
              <w:t>May 30 / Paoni 5: Consecration of the Church of St. Victor</w:t>
            </w:r>
            <w:r w:rsidR="001B24BB">
              <w:rPr>
                <w:noProof/>
                <w:webHidden/>
              </w:rPr>
              <w:tab/>
            </w:r>
            <w:r w:rsidR="001B24BB">
              <w:rPr>
                <w:noProof/>
                <w:webHidden/>
              </w:rPr>
              <w:fldChar w:fldCharType="begin"/>
            </w:r>
            <w:r w:rsidR="001B24BB">
              <w:rPr>
                <w:noProof/>
                <w:webHidden/>
              </w:rPr>
              <w:instrText xml:space="preserve"> PAGEREF _Toc490854904 \h </w:instrText>
            </w:r>
            <w:r w:rsidR="001B24BB">
              <w:rPr>
                <w:noProof/>
                <w:webHidden/>
              </w:rPr>
            </w:r>
            <w:r w:rsidR="001B24BB">
              <w:rPr>
                <w:noProof/>
                <w:webHidden/>
              </w:rPr>
              <w:fldChar w:fldCharType="separate"/>
            </w:r>
            <w:r w:rsidR="001B24BB">
              <w:rPr>
                <w:noProof/>
                <w:webHidden/>
              </w:rPr>
              <w:t>1056</w:t>
            </w:r>
            <w:r w:rsidR="001B24BB">
              <w:rPr>
                <w:noProof/>
                <w:webHidden/>
              </w:rPr>
              <w:fldChar w:fldCharType="end"/>
            </w:r>
          </w:hyperlink>
        </w:p>
        <w:p w14:paraId="69157D6B" w14:textId="68BB453A" w:rsidR="009E261C" w:rsidRDefault="009E261C" w:rsidP="009E261C">
          <w:r>
            <w:rPr>
              <w:b/>
              <w:bCs/>
              <w:noProof/>
            </w:rPr>
            <w:fldChar w:fldCharType="end"/>
          </w:r>
        </w:p>
      </w:sdtContent>
    </w:sdt>
    <w:p w14:paraId="1AC07996" w14:textId="77777777" w:rsidR="00137929" w:rsidRDefault="00137929" w:rsidP="00137929">
      <w:pPr>
        <w:pStyle w:val="Heading3"/>
      </w:pPr>
      <w:bookmarkStart w:id="1761" w:name="_Ref436250616"/>
      <w:bookmarkStart w:id="1762" w:name="_Toc490854882"/>
      <w:r>
        <w:lastRenderedPageBreak/>
        <w:t>May 1 / Pashons 6: St. Macarius of Alexandria, the Presbyter</w:t>
      </w:r>
      <w:bookmarkEnd w:id="1757"/>
      <w:bookmarkEnd w:id="1761"/>
      <w:bookmarkEnd w:id="1762"/>
    </w:p>
    <w:p w14:paraId="65054283" w14:textId="77777777" w:rsidR="00137929" w:rsidRDefault="00137929" w:rsidP="00137929">
      <w:pPr>
        <w:pStyle w:val="Heading4"/>
      </w:pPr>
      <w:bookmarkStart w:id="1763" w:name="_Ref434490596"/>
      <w:r>
        <w:t>The Doxology</w:t>
      </w:r>
      <w:r w:rsidR="00B46E6E">
        <w:t xml:space="preserve"> for St. Macarius of Alexandria, the Presbyter</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4" w:name="_Ref434560539"/>
      <w:bookmarkStart w:id="1765" w:name="_Toc490854883"/>
      <w:r>
        <w:t>May 2 / Pashons 7: St. Athanasius the Apostolic</w:t>
      </w:r>
      <w:bookmarkEnd w:id="1764"/>
      <w:bookmarkEnd w:id="1765"/>
    </w:p>
    <w:p w14:paraId="5C918841" w14:textId="77777777" w:rsidR="00EE657B" w:rsidRDefault="00EE657B" w:rsidP="00EE657B">
      <w:pPr>
        <w:pStyle w:val="Heading4"/>
      </w:pPr>
      <w:bookmarkStart w:id="1766" w:name="_Ref434492183"/>
      <w:r>
        <w:t>The Doxology</w:t>
      </w:r>
      <w:r w:rsidR="00B82753">
        <w:t xml:space="preserve"> for St. Athanasius the Apostolic</w:t>
      </w:r>
      <w:bookmarkEnd w:id="1766"/>
    </w:p>
    <w:p w14:paraId="56250E5D" w14:textId="01D655B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1B24BB">
        <w:t>The Doxology of St. Athanasius the Apostolic</w:t>
      </w:r>
      <w:r>
        <w:fldChar w:fldCharType="end"/>
      </w:r>
      <w:r>
        <w:t xml:space="preserve">, page </w:t>
      </w:r>
      <w:r>
        <w:fldChar w:fldCharType="begin"/>
      </w:r>
      <w:r>
        <w:instrText xml:space="preserve"> PAGEREF _Ref434492161 \h </w:instrText>
      </w:r>
      <w:r>
        <w:fldChar w:fldCharType="separate"/>
      </w:r>
      <w:r w:rsidR="001B24BB">
        <w:rPr>
          <w:noProof/>
        </w:rPr>
        <w:t>724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7" w:name="_Ref434492196"/>
      <w:r>
        <w:lastRenderedPageBreak/>
        <w:t>Another</w:t>
      </w:r>
      <w:r w:rsidR="0047441D">
        <w:t xml:space="preserve"> Doxology</w:t>
      </w:r>
      <w:r>
        <w:t xml:space="preserve"> for St. Athanasius the Apostolic</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7"/>
            </w:r>
            <w:r>
              <w:t>;</w:t>
            </w:r>
          </w:p>
          <w:p w14:paraId="38DFDD79" w14:textId="77777777" w:rsidR="0047441D" w:rsidRDefault="0047441D" w:rsidP="0047441D">
            <w:pPr>
              <w:pStyle w:val="EngHang"/>
            </w:pPr>
            <w:r>
              <w:t>He sent them “the Father of Peace</w:t>
            </w:r>
            <w:r>
              <w:rPr>
                <w:rStyle w:val="FootnoteReference"/>
              </w:rPr>
              <w:footnoteReference w:id="10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8" w:name="_Toc490854884"/>
      <w:r>
        <w:t>May 5 / Pashons 10: The Three Holy Youths</w:t>
      </w:r>
      <w:bookmarkEnd w:id="1768"/>
    </w:p>
    <w:p w14:paraId="5F044952" w14:textId="3C18B360"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1B24BB">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1B24BB">
        <w:rPr>
          <w:noProof/>
        </w:rPr>
        <w:t>1000</w:t>
      </w:r>
      <w:r w:rsidR="00684D69">
        <w:fldChar w:fldCharType="end"/>
      </w:r>
      <w:r w:rsidR="00684D69">
        <w:t>.</w:t>
      </w:r>
    </w:p>
    <w:p w14:paraId="76B4C1CD" w14:textId="6F8D36B9" w:rsidR="00DD5136" w:rsidRDefault="00DD5136" w:rsidP="00DD5136">
      <w:pPr>
        <w:pStyle w:val="Heading3"/>
      </w:pPr>
      <w:bookmarkStart w:id="1769" w:name="_Toc490854885"/>
      <w:r>
        <w:t>May 7 / Pashons 12: Commemoration of Archangel Michael</w:t>
      </w:r>
      <w:bookmarkEnd w:id="1769"/>
    </w:p>
    <w:p w14:paraId="78149016" w14:textId="33606739"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8F2AB5D" w14:textId="77777777" w:rsidR="00B53E05" w:rsidRDefault="00B53E05" w:rsidP="00B53E05">
      <w:pPr>
        <w:pStyle w:val="Heading3"/>
      </w:pPr>
      <w:bookmarkStart w:id="1770" w:name="_Toc490854886"/>
      <w:r>
        <w:t>May 7 / Pashons 12: Also the Consecration of the Church of St. Demiana</w:t>
      </w:r>
      <w:bookmarkEnd w:id="1770"/>
    </w:p>
    <w:p w14:paraId="30A4D1C6" w14:textId="48C64A51"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1B24BB">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1B24BB">
        <w:rPr>
          <w:noProof/>
        </w:rPr>
        <w:t>961</w:t>
      </w:r>
      <w:r w:rsidR="00DB1A80">
        <w:fldChar w:fldCharType="end"/>
      </w:r>
      <w:r w:rsidR="00DB1A80">
        <w:t>.</w:t>
      </w:r>
    </w:p>
    <w:p w14:paraId="3E105B3E" w14:textId="77777777" w:rsidR="00220DFD" w:rsidRDefault="00220DFD" w:rsidP="00220DFD">
      <w:pPr>
        <w:pStyle w:val="Heading3"/>
      </w:pPr>
      <w:bookmarkStart w:id="1771" w:name="_Toc490854887"/>
      <w:r>
        <w:t>May 8 / Pashons 13 St. Junia of the Seventy Two Disciples</w:t>
      </w:r>
      <w:bookmarkEnd w:id="1771"/>
    </w:p>
    <w:p w14:paraId="148929D9" w14:textId="08812D0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D1738E1" w14:textId="77777777" w:rsidR="00220DFD" w:rsidRDefault="00220DFD" w:rsidP="00220DFD">
      <w:pPr>
        <w:pStyle w:val="Heading3"/>
      </w:pPr>
      <w:bookmarkStart w:id="1772" w:name="_Toc490854888"/>
      <w:r>
        <w:t xml:space="preserve">May 8 / Pashons 13 Also St. </w:t>
      </w:r>
      <w:commentRangeStart w:id="1773"/>
      <w:r>
        <w:t>Arsenius</w:t>
      </w:r>
      <w:commentRangeEnd w:id="1773"/>
      <w:r>
        <w:rPr>
          <w:rStyle w:val="CommentReference"/>
          <w:rFonts w:eastAsiaTheme="minorHAnsi" w:cstheme="minorBidi"/>
          <w:b w:val="0"/>
          <w:bCs w:val="0"/>
        </w:rPr>
        <w:commentReference w:id="1773"/>
      </w:r>
      <w:bookmarkEnd w:id="1772"/>
    </w:p>
    <w:p w14:paraId="2EEE01C8" w14:textId="77777777" w:rsidR="00220DFD" w:rsidRDefault="00220DFD" w:rsidP="00220DFD">
      <w:pPr>
        <w:pStyle w:val="Heading4"/>
      </w:pPr>
      <w:bookmarkStart w:id="1774" w:name="_Ref434490892"/>
      <w:r>
        <w:t>The Doxology</w:t>
      </w:r>
      <w:r w:rsidR="00810F04">
        <w:t xml:space="preserve"> for St. Arsenius</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5" w:name="_Toc490854889"/>
      <w:bookmarkStart w:id="1776" w:name="_Ref485107348"/>
      <w:bookmarkStart w:id="1777" w:name="_Ref485107356"/>
      <w:r>
        <w:lastRenderedPageBreak/>
        <w:t>May 9 / Pashons 14: St. Christopher</w:t>
      </w:r>
      <w:bookmarkEnd w:id="1775"/>
    </w:p>
    <w:p w14:paraId="65A69388" w14:textId="21147B1B" w:rsidR="008C608D" w:rsidRDefault="008C608D" w:rsidP="008C608D">
      <w:pPr>
        <w:pStyle w:val="Heading4"/>
      </w:pPr>
      <w:bookmarkStart w:id="1778" w:name="_Ref485796394"/>
      <w:r>
        <w:t>The Doxology for St. Christopher</w:t>
      </w:r>
      <w:r>
        <w:rPr>
          <w:rStyle w:val="FootnoteReference"/>
        </w:rPr>
        <w:footnoteReference w:id="1069"/>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9" w:name="_Ref489387026"/>
      <w:bookmarkStart w:id="1780" w:name="_Ref489387048"/>
      <w:bookmarkStart w:id="1781" w:name="_Toc490854890"/>
      <w:r>
        <w:t xml:space="preserve">May 9 / Pashons 14: </w:t>
      </w:r>
      <w:r w:rsidR="008C608D">
        <w:t xml:space="preserve">Also </w:t>
      </w:r>
      <w:r>
        <w:t>St. Pachomius</w:t>
      </w:r>
      <w:bookmarkEnd w:id="1776"/>
      <w:bookmarkEnd w:id="1777"/>
      <w:bookmarkEnd w:id="1779"/>
      <w:bookmarkEnd w:id="1780"/>
      <w:bookmarkEnd w:id="1781"/>
    </w:p>
    <w:p w14:paraId="1731E46B" w14:textId="77777777" w:rsidR="00C30529" w:rsidRDefault="00C30529" w:rsidP="00C30529">
      <w:pPr>
        <w:pStyle w:val="Heading4"/>
      </w:pPr>
      <w:bookmarkStart w:id="1782" w:name="_Ref434491150"/>
      <w:r>
        <w:t>The Doxology</w:t>
      </w:r>
      <w:r w:rsidR="00810F04">
        <w:t xml:space="preserve"> for St. Pachomius</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83" w:name="_Toc490854891"/>
      <w:r>
        <w:t>May 11 / Pashons 16: Commemoration of St. John the Evangelist</w:t>
      </w:r>
      <w:bookmarkEnd w:id="1783"/>
    </w:p>
    <w:p w14:paraId="2ADA71D1" w14:textId="3CB2A5C9"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1B24B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1B24BB">
        <w:rPr>
          <w:noProof/>
        </w:rPr>
        <w:t>909</w:t>
      </w:r>
      <w:r w:rsidR="002409EF">
        <w:fldChar w:fldCharType="end"/>
      </w:r>
      <w:r>
        <w:t>.</w:t>
      </w:r>
    </w:p>
    <w:p w14:paraId="194D23B6" w14:textId="77777777" w:rsidR="005329C1" w:rsidRDefault="005329C1" w:rsidP="005329C1">
      <w:pPr>
        <w:pStyle w:val="Heading3"/>
      </w:pPr>
      <w:bookmarkStart w:id="1784" w:name="_Toc490854892"/>
      <w:r>
        <w:t>May 16 / Pashons 21: Commemoration of the Theotokos</w:t>
      </w:r>
      <w:bookmarkEnd w:id="1784"/>
    </w:p>
    <w:p w14:paraId="678F262C" w14:textId="13DD607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50977D" w14:textId="77777777" w:rsidR="00160DE3" w:rsidRDefault="00160DE3" w:rsidP="00160DE3">
      <w:pPr>
        <w:pStyle w:val="Heading3"/>
      </w:pPr>
      <w:bookmarkStart w:id="1785" w:name="_Toc490854893"/>
      <w:r>
        <w:t xml:space="preserve">May 17 / Pashons 22: Departure of St. Andronicus the </w:t>
      </w:r>
      <w:r w:rsidR="00191A26">
        <w:t>Disciple</w:t>
      </w:r>
      <w:bookmarkEnd w:id="1785"/>
    </w:p>
    <w:p w14:paraId="03D06E74" w14:textId="3D98E1E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E2A1C06" w14:textId="552935F4" w:rsidR="00495F1A" w:rsidRDefault="00C30529" w:rsidP="00495F1A">
      <w:pPr>
        <w:pStyle w:val="Heading3"/>
      </w:pPr>
      <w:bookmarkStart w:id="1786" w:name="_Ref485108333"/>
      <w:bookmarkStart w:id="1787" w:name="_Ref485108337"/>
      <w:bookmarkStart w:id="1788" w:name="_Toc490854894"/>
      <w:r>
        <w:lastRenderedPageBreak/>
        <w:t xml:space="preserve">May 19 / Pashons 24: </w:t>
      </w:r>
      <w:r w:rsidR="00495F1A">
        <w:t>The Entr</w:t>
      </w:r>
      <w:r w:rsidR="00CC0A2E">
        <w:t>y</w:t>
      </w:r>
      <w:r w:rsidR="00495F1A">
        <w:t xml:space="preserve"> into Egypt</w:t>
      </w:r>
      <w:bookmarkEnd w:id="1760"/>
      <w:bookmarkEnd w:id="1759"/>
      <w:bookmarkEnd w:id="1758"/>
      <w:bookmarkEnd w:id="1786"/>
      <w:bookmarkEnd w:id="1787"/>
      <w:bookmarkEnd w:id="1788"/>
    </w:p>
    <w:p w14:paraId="344CD129" w14:textId="08BCC326" w:rsidR="00D1689A" w:rsidRPr="008712A7" w:rsidRDefault="00D1689A" w:rsidP="00D1689A">
      <w:pPr>
        <w:pStyle w:val="Heading4"/>
        <w:rPr>
          <w:rFonts w:ascii="Arial Unicode MS" w:eastAsia="Arial Unicode MS" w:hAnsi="Arial Unicode MS" w:cs="Arial Unicode MS"/>
        </w:rPr>
      </w:pPr>
      <w:bookmarkStart w:id="1789"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90" w:name="_Ref434476089"/>
      <w:r>
        <w:t>The Psali Adam</w:t>
      </w:r>
      <w:r w:rsidR="006C1B94">
        <w:t xml:space="preserve"> for the Entr</w:t>
      </w:r>
      <w:r w:rsidR="00CC0A2E">
        <w:t>y</w:t>
      </w:r>
      <w:r w:rsidR="006C1B94">
        <w:t xml:space="preserve"> into Egypt</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91" w:name="_Ref434476112"/>
      <w:r>
        <w:t>The Psali Batos</w:t>
      </w:r>
      <w:r w:rsidR="006C1B94">
        <w:t xml:space="preserve"> for the Entr</w:t>
      </w:r>
      <w:r w:rsidR="00CC0A2E">
        <w:t>y</w:t>
      </w:r>
      <w:r w:rsidR="006C1B94">
        <w:t xml:space="preserve"> into Egypt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92"/>
            <w:r>
              <w:t>approached</w:t>
            </w:r>
            <w:commentRangeEnd w:id="1792"/>
            <w:r>
              <w:rPr>
                <w:rStyle w:val="CommentReference"/>
              </w:rPr>
              <w:commentReference w:id="179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93"/>
            <w:r>
              <w:t xml:space="preserve">Ⲫⲱⲕ </w:t>
            </w:r>
            <w:commentRangeEnd w:id="1793"/>
            <w:r>
              <w:rPr>
                <w:rStyle w:val="CommentReference"/>
                <w:rFonts w:ascii="Times New Roman" w:hAnsi="Times New Roman"/>
              </w:rPr>
              <w:commentReference w:id="179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4" w:name="_Toc490854895"/>
      <w:r>
        <w:t>May 19 / Pashons 24: Also, St. Pashnouni, the Monk and Martyr</w:t>
      </w:r>
      <w:bookmarkEnd w:id="1794"/>
    </w:p>
    <w:p w14:paraId="408F0E44" w14:textId="77777777" w:rsidR="00A055D8" w:rsidRDefault="00A055D8" w:rsidP="00A055D8">
      <w:pPr>
        <w:pStyle w:val="Heading4"/>
      </w:pPr>
      <w:bookmarkStart w:id="1795" w:name="_Ref434491429"/>
      <w:r>
        <w:t>The Doxology</w:t>
      </w:r>
      <w:r w:rsidR="00810F04">
        <w:t xml:space="preserve"> for St. Pashnouni</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6" w:name="_Toc490854896"/>
      <w:r>
        <w:t xml:space="preserve">May 21 / Pashons 26: </w:t>
      </w:r>
      <w:r w:rsidR="00072324">
        <w:t>Martyrdom of St. Thomas the Apostle</w:t>
      </w:r>
      <w:bookmarkEnd w:id="1796"/>
    </w:p>
    <w:p w14:paraId="574A2F34" w14:textId="5D481931"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7" w:name="_Toc490854897"/>
      <w:r>
        <w:t>May 22 / Pashons 27: St. Thomas the Anchorite</w:t>
      </w:r>
      <w:bookmarkEnd w:id="1797"/>
    </w:p>
    <w:p w14:paraId="638D349A" w14:textId="77777777" w:rsidR="007A6E4F" w:rsidRDefault="007A6E4F" w:rsidP="007A6E4F">
      <w:pPr>
        <w:pStyle w:val="Heading4"/>
      </w:pPr>
      <w:bookmarkStart w:id="1798" w:name="_Ref434490403"/>
      <w:r>
        <w:t>The Doxology</w:t>
      </w:r>
      <w:r w:rsidR="00B46E6E">
        <w:t xml:space="preserve"> for St. Thomas the Anchorite</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9"/>
            <w:r>
              <w:t>Like amber</w:t>
            </w:r>
          </w:p>
          <w:p w14:paraId="2CE5E879" w14:textId="77777777" w:rsidR="007A6E4F" w:rsidRDefault="007A6E4F" w:rsidP="007A6E4F">
            <w:pPr>
              <w:pStyle w:val="EngHangEnd"/>
            </w:pPr>
            <w:r>
              <w:t>Spreading in paradise.</w:t>
            </w:r>
            <w:commentRangeEnd w:id="1799"/>
            <w:r>
              <w:rPr>
                <w:rStyle w:val="CommentReference"/>
                <w:rFonts w:ascii="Times New Roman" w:eastAsiaTheme="minorHAnsi" w:hAnsi="Times New Roman" w:cstheme="minorBidi"/>
                <w:color w:val="auto"/>
              </w:rPr>
              <w:commentReference w:id="179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800" w:name="_Toc490854898"/>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800"/>
    </w:p>
    <w:p w14:paraId="328345A0" w14:textId="63B0D54A"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035949E7" w14:textId="7D3C5D22" w:rsidR="00D552F6" w:rsidRDefault="00BD41BC" w:rsidP="00D552F6">
      <w:pPr>
        <w:pStyle w:val="Heading3"/>
      </w:pPr>
      <w:bookmarkStart w:id="1801" w:name="_Toc490854899"/>
      <w:r>
        <w:t>May 24</w:t>
      </w:r>
      <w:r w:rsidR="00D552F6">
        <w:t xml:space="preserve"> / Pashons 29: Also St. </w:t>
      </w:r>
      <w:r w:rsidR="00F525F0">
        <w:t>Simeon</w:t>
      </w:r>
      <w:r w:rsidR="00D552F6">
        <w:t xml:space="preserve"> the Stylite</w:t>
      </w:r>
      <w:bookmarkEnd w:id="1801"/>
    </w:p>
    <w:p w14:paraId="6BC6625E" w14:textId="07CBC558" w:rsidR="00F525F0" w:rsidRPr="00F525F0" w:rsidRDefault="00F525F0" w:rsidP="00F525F0">
      <w:pPr>
        <w:pStyle w:val="Heading4"/>
      </w:pPr>
      <w:bookmarkStart w:id="1802" w:name="_Ref439328220"/>
      <w:r>
        <w:t>The Doxology for St. Simeon the Stylite</w:t>
      </w:r>
      <w:r w:rsidR="00BD2B3F">
        <w:rPr>
          <w:rStyle w:val="FootnoteReference"/>
        </w:rPr>
        <w:footnoteReference w:id="1071"/>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803" w:name="_Toc490854900"/>
      <w:r>
        <w:t>May 25 / Pashons 30: Departure of St. Fournous the Disciple</w:t>
      </w:r>
      <w:bookmarkEnd w:id="1803"/>
    </w:p>
    <w:p w14:paraId="78E47792" w14:textId="0CE74C4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FCC02EA" w14:textId="77777777" w:rsidR="00F26510" w:rsidRDefault="00F26510" w:rsidP="00F26510">
      <w:pPr>
        <w:pStyle w:val="Heading3"/>
      </w:pPr>
      <w:bookmarkStart w:id="1804" w:name="_Toc490854901"/>
      <w:r>
        <w:t>May 27 / Paoni 2: St. Commemoration of the Appearance of the Bodies of St. John the Baptist and Elisha the Prophet</w:t>
      </w:r>
      <w:bookmarkEnd w:id="1804"/>
    </w:p>
    <w:p w14:paraId="0098B3FD" w14:textId="3BE9C5AE"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7D3D9074" w14:textId="77777777" w:rsidR="00601ED3" w:rsidRDefault="00601ED3" w:rsidP="00601ED3">
      <w:pPr>
        <w:pStyle w:val="Heading3"/>
      </w:pPr>
      <w:bookmarkStart w:id="1805" w:name="_Toc490854902"/>
      <w:r>
        <w:lastRenderedPageBreak/>
        <w:t>May 28 / Paoni 3: Consecration of St. George’s Church</w:t>
      </w:r>
      <w:bookmarkEnd w:id="1805"/>
    </w:p>
    <w:p w14:paraId="3DDB9E0A" w14:textId="231CEFAB"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1B24BB">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1B24BB">
        <w:rPr>
          <w:noProof/>
        </w:rPr>
        <w:t>1024</w:t>
      </w:r>
      <w:r w:rsidR="006D6137">
        <w:fldChar w:fldCharType="end"/>
      </w:r>
      <w:r>
        <w:t>.</w:t>
      </w:r>
    </w:p>
    <w:p w14:paraId="2D4ABA3A" w14:textId="77777777" w:rsidR="00C30529" w:rsidRDefault="00C30529" w:rsidP="00C30529">
      <w:pPr>
        <w:pStyle w:val="Heading3"/>
      </w:pPr>
      <w:bookmarkStart w:id="1806" w:name="_Toc490854903"/>
      <w:r>
        <w:t xml:space="preserve">May 28 / Paoni 3: </w:t>
      </w:r>
      <w:r w:rsidR="00601ED3">
        <w:t xml:space="preserve">Also </w:t>
      </w:r>
      <w:r>
        <w:t>St. Abraam of Fayyoum</w:t>
      </w:r>
      <w:bookmarkEnd w:id="1806"/>
    </w:p>
    <w:p w14:paraId="26D71FAF" w14:textId="77777777" w:rsidR="00C30529" w:rsidRDefault="00C30529" w:rsidP="00C30529">
      <w:pPr>
        <w:pStyle w:val="Heading4"/>
      </w:pPr>
      <w:bookmarkStart w:id="1807" w:name="_Ref434492469"/>
      <w:r>
        <w:t>The Doxology</w:t>
      </w:r>
      <w:r w:rsidR="00B82753">
        <w:t xml:space="preserve"> for St. Abraam of Fayyoum</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11" w:name="_Toc490854904"/>
      <w:r>
        <w:t>May 30 / Paoni 5: Consecration of the Church of St. Victor</w:t>
      </w:r>
      <w:bookmarkEnd w:id="1811"/>
    </w:p>
    <w:p w14:paraId="311B6702" w14:textId="44C95C8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1B24BB">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1B24BB">
        <w:rPr>
          <w:noProof/>
        </w:rPr>
        <w:t>851</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12" w:name="_Toc410196217"/>
      <w:bookmarkStart w:id="1813" w:name="_Toc410196459"/>
      <w:bookmarkStart w:id="1814" w:name="_Toc410196961"/>
      <w:bookmarkStart w:id="1815" w:name="_Toc490854699"/>
      <w:bookmarkStart w:id="1816" w:name="June"/>
      <w:bookmarkEnd w:id="1756"/>
      <w:r>
        <w:lastRenderedPageBreak/>
        <w:t>June</w:t>
      </w:r>
      <w:bookmarkEnd w:id="1812"/>
      <w:bookmarkEnd w:id="1813"/>
      <w:bookmarkEnd w:id="1814"/>
      <w:r w:rsidR="00C30529">
        <w:t xml:space="preserve"> or </w:t>
      </w:r>
      <w:r w:rsidR="00C30529">
        <w:rPr>
          <w:rFonts w:ascii="FreeSerifAvvaShenouda" w:hAnsi="FreeSerifAvvaShenouda" w:cs="FreeSerifAvvaShenouda"/>
        </w:rPr>
        <w:t>Ⲡⲁⲱⲛⲉ</w:t>
      </w:r>
      <w:bookmarkEnd w:id="1815"/>
    </w:p>
    <w:sdt>
      <w:sdtPr>
        <w:id w:val="-1182355935"/>
        <w:docPartObj>
          <w:docPartGallery w:val="Table of Contents"/>
          <w:docPartUnique/>
        </w:docPartObj>
      </w:sdtPr>
      <w:sdtEndPr>
        <w:rPr>
          <w:b/>
          <w:bCs/>
          <w:noProof/>
        </w:rPr>
      </w:sdtEndPr>
      <w:sdtContent>
        <w:p w14:paraId="10E3103F" w14:textId="2342464D"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90854905" w:history="1">
            <w:r w:rsidR="001B24BB" w:rsidRPr="000E07F3">
              <w:rPr>
                <w:rStyle w:val="Hyperlink"/>
                <w:noProof/>
              </w:rPr>
              <w:t>The Apostles' Fast</w:t>
            </w:r>
            <w:r w:rsidR="001B24BB">
              <w:rPr>
                <w:noProof/>
                <w:webHidden/>
              </w:rPr>
              <w:tab/>
            </w:r>
            <w:r w:rsidR="001B24BB">
              <w:rPr>
                <w:noProof/>
                <w:webHidden/>
              </w:rPr>
              <w:fldChar w:fldCharType="begin"/>
            </w:r>
            <w:r w:rsidR="001B24BB">
              <w:rPr>
                <w:noProof/>
                <w:webHidden/>
              </w:rPr>
              <w:instrText xml:space="preserve"> PAGEREF _Toc490854905 \h </w:instrText>
            </w:r>
            <w:r w:rsidR="001B24BB">
              <w:rPr>
                <w:noProof/>
                <w:webHidden/>
              </w:rPr>
            </w:r>
            <w:r w:rsidR="001B24BB">
              <w:rPr>
                <w:noProof/>
                <w:webHidden/>
              </w:rPr>
              <w:fldChar w:fldCharType="separate"/>
            </w:r>
            <w:r w:rsidR="001B24BB">
              <w:rPr>
                <w:noProof/>
                <w:webHidden/>
              </w:rPr>
              <w:t>1058</w:t>
            </w:r>
            <w:r w:rsidR="001B24BB">
              <w:rPr>
                <w:noProof/>
                <w:webHidden/>
              </w:rPr>
              <w:fldChar w:fldCharType="end"/>
            </w:r>
          </w:hyperlink>
        </w:p>
        <w:p w14:paraId="71F2F88E" w14:textId="5F55686F" w:rsidR="001B24BB" w:rsidRDefault="00217567">
          <w:pPr>
            <w:pStyle w:val="TOC3"/>
            <w:tabs>
              <w:tab w:val="right" w:leader="dot" w:pos="8846"/>
            </w:tabs>
            <w:rPr>
              <w:rFonts w:asciiTheme="minorHAnsi" w:eastAsiaTheme="minorEastAsia" w:hAnsiTheme="minorHAnsi"/>
              <w:noProof/>
              <w:sz w:val="22"/>
              <w:lang w:val="en-US"/>
            </w:rPr>
          </w:pPr>
          <w:hyperlink w:anchor="_Toc490854906" w:history="1">
            <w:r w:rsidR="001B24BB" w:rsidRPr="000E07F3">
              <w:rPr>
                <w:rStyle w:val="Hyperlink"/>
                <w:noProof/>
              </w:rPr>
              <w:t>June 6 / Paoni 12: Commemoration of Archangel Michael</w:t>
            </w:r>
            <w:r w:rsidR="001B24BB">
              <w:rPr>
                <w:noProof/>
                <w:webHidden/>
              </w:rPr>
              <w:tab/>
            </w:r>
            <w:r w:rsidR="001B24BB">
              <w:rPr>
                <w:noProof/>
                <w:webHidden/>
              </w:rPr>
              <w:fldChar w:fldCharType="begin"/>
            </w:r>
            <w:r w:rsidR="001B24BB">
              <w:rPr>
                <w:noProof/>
                <w:webHidden/>
              </w:rPr>
              <w:instrText xml:space="preserve"> PAGEREF _Toc490854906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11365E38" w14:textId="389D6E8B" w:rsidR="001B24BB" w:rsidRDefault="00217567">
          <w:pPr>
            <w:pStyle w:val="TOC3"/>
            <w:tabs>
              <w:tab w:val="right" w:leader="dot" w:pos="8846"/>
            </w:tabs>
            <w:rPr>
              <w:rFonts w:asciiTheme="minorHAnsi" w:eastAsiaTheme="minorEastAsia" w:hAnsiTheme="minorHAnsi"/>
              <w:noProof/>
              <w:sz w:val="22"/>
              <w:lang w:val="en-US"/>
            </w:rPr>
          </w:pPr>
          <w:hyperlink w:anchor="_Toc490854907" w:history="1">
            <w:r w:rsidR="001B24BB" w:rsidRPr="000E07F3">
              <w:rPr>
                <w:rStyle w:val="Hyperlink"/>
                <w:noProof/>
              </w:rPr>
              <w:t>June 7 / Paoni 13: Archangel Gabriel, the Evangelist of Daniel</w:t>
            </w:r>
            <w:r w:rsidR="001B24BB">
              <w:rPr>
                <w:noProof/>
                <w:webHidden/>
              </w:rPr>
              <w:tab/>
            </w:r>
            <w:r w:rsidR="001B24BB">
              <w:rPr>
                <w:noProof/>
                <w:webHidden/>
              </w:rPr>
              <w:fldChar w:fldCharType="begin"/>
            </w:r>
            <w:r w:rsidR="001B24BB">
              <w:rPr>
                <w:noProof/>
                <w:webHidden/>
              </w:rPr>
              <w:instrText xml:space="preserve"> PAGEREF _Toc490854907 \h </w:instrText>
            </w:r>
            <w:r w:rsidR="001B24BB">
              <w:rPr>
                <w:noProof/>
                <w:webHidden/>
              </w:rPr>
            </w:r>
            <w:r w:rsidR="001B24BB">
              <w:rPr>
                <w:noProof/>
                <w:webHidden/>
              </w:rPr>
              <w:fldChar w:fldCharType="separate"/>
            </w:r>
            <w:r w:rsidR="001B24BB">
              <w:rPr>
                <w:noProof/>
                <w:webHidden/>
              </w:rPr>
              <w:t>1068</w:t>
            </w:r>
            <w:r w:rsidR="001B24BB">
              <w:rPr>
                <w:noProof/>
                <w:webHidden/>
              </w:rPr>
              <w:fldChar w:fldCharType="end"/>
            </w:r>
          </w:hyperlink>
        </w:p>
        <w:p w14:paraId="6DC93CEB" w14:textId="0A795738" w:rsidR="001B24BB" w:rsidRDefault="00217567">
          <w:pPr>
            <w:pStyle w:val="TOC3"/>
            <w:tabs>
              <w:tab w:val="right" w:leader="dot" w:pos="8846"/>
            </w:tabs>
            <w:rPr>
              <w:rFonts w:asciiTheme="minorHAnsi" w:eastAsiaTheme="minorEastAsia" w:hAnsiTheme="minorHAnsi"/>
              <w:noProof/>
              <w:sz w:val="22"/>
              <w:lang w:val="en-US"/>
            </w:rPr>
          </w:pPr>
          <w:hyperlink w:anchor="_Toc490854908" w:history="1">
            <w:r w:rsidR="001B24BB" w:rsidRPr="000E07F3">
              <w:rPr>
                <w:rStyle w:val="Hyperlink"/>
                <w:noProof/>
              </w:rPr>
              <w:t>June 8 / Paoni 14: Sts. Apakir and John</w:t>
            </w:r>
            <w:r w:rsidR="001B24BB">
              <w:rPr>
                <w:noProof/>
                <w:webHidden/>
              </w:rPr>
              <w:tab/>
            </w:r>
            <w:r w:rsidR="001B24BB">
              <w:rPr>
                <w:noProof/>
                <w:webHidden/>
              </w:rPr>
              <w:fldChar w:fldCharType="begin"/>
            </w:r>
            <w:r w:rsidR="001B24BB">
              <w:rPr>
                <w:noProof/>
                <w:webHidden/>
              </w:rPr>
              <w:instrText xml:space="preserve"> PAGEREF _Toc490854908 \h </w:instrText>
            </w:r>
            <w:r w:rsidR="001B24BB">
              <w:rPr>
                <w:noProof/>
                <w:webHidden/>
              </w:rPr>
            </w:r>
            <w:r w:rsidR="001B24BB">
              <w:rPr>
                <w:noProof/>
                <w:webHidden/>
              </w:rPr>
              <w:fldChar w:fldCharType="separate"/>
            </w:r>
            <w:r w:rsidR="001B24BB">
              <w:rPr>
                <w:noProof/>
                <w:webHidden/>
              </w:rPr>
              <w:t>1069</w:t>
            </w:r>
            <w:r w:rsidR="001B24BB">
              <w:rPr>
                <w:noProof/>
                <w:webHidden/>
              </w:rPr>
              <w:fldChar w:fldCharType="end"/>
            </w:r>
          </w:hyperlink>
        </w:p>
        <w:p w14:paraId="5C32F483" w14:textId="311D4903" w:rsidR="001B24BB" w:rsidRDefault="00217567">
          <w:pPr>
            <w:pStyle w:val="TOC3"/>
            <w:tabs>
              <w:tab w:val="right" w:leader="dot" w:pos="8846"/>
            </w:tabs>
            <w:rPr>
              <w:rFonts w:asciiTheme="minorHAnsi" w:eastAsiaTheme="minorEastAsia" w:hAnsiTheme="minorHAnsi"/>
              <w:noProof/>
              <w:sz w:val="22"/>
              <w:lang w:val="en-US"/>
            </w:rPr>
          </w:pPr>
          <w:hyperlink w:anchor="_Toc490854909" w:history="1">
            <w:r w:rsidR="001B24BB" w:rsidRPr="000E07F3">
              <w:rPr>
                <w:rStyle w:val="Hyperlink"/>
                <w:noProof/>
                <w:lang w:val="en-US"/>
              </w:rPr>
              <w:t>June 9 / Paoni 15: Handing over of St. Mark's Relics</w:t>
            </w:r>
            <w:r w:rsidR="001B24BB">
              <w:rPr>
                <w:noProof/>
                <w:webHidden/>
              </w:rPr>
              <w:tab/>
            </w:r>
            <w:r w:rsidR="001B24BB">
              <w:rPr>
                <w:noProof/>
                <w:webHidden/>
              </w:rPr>
              <w:fldChar w:fldCharType="begin"/>
            </w:r>
            <w:r w:rsidR="001B24BB">
              <w:rPr>
                <w:noProof/>
                <w:webHidden/>
              </w:rPr>
              <w:instrText xml:space="preserve"> PAGEREF _Toc490854909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29DB2A38" w14:textId="6BE90A8F" w:rsidR="001B24BB" w:rsidRDefault="00217567">
          <w:pPr>
            <w:pStyle w:val="TOC3"/>
            <w:tabs>
              <w:tab w:val="right" w:leader="dot" w:pos="8846"/>
            </w:tabs>
            <w:rPr>
              <w:rFonts w:asciiTheme="minorHAnsi" w:eastAsiaTheme="minorEastAsia" w:hAnsiTheme="minorHAnsi"/>
              <w:noProof/>
              <w:sz w:val="22"/>
              <w:lang w:val="en-US"/>
            </w:rPr>
          </w:pPr>
          <w:hyperlink w:anchor="_Toc490854910" w:history="1">
            <w:r w:rsidR="001B24BB" w:rsidRPr="000E07F3">
              <w:rPr>
                <w:rStyle w:val="Hyperlink"/>
                <w:noProof/>
                <w:lang w:val="en-US"/>
              </w:rPr>
              <w:t>June 11 / Paoni 17: Return of St. Mark's Relics</w:t>
            </w:r>
            <w:r w:rsidR="001B24BB">
              <w:rPr>
                <w:noProof/>
                <w:webHidden/>
              </w:rPr>
              <w:tab/>
            </w:r>
            <w:r w:rsidR="001B24BB">
              <w:rPr>
                <w:noProof/>
                <w:webHidden/>
              </w:rPr>
              <w:fldChar w:fldCharType="begin"/>
            </w:r>
            <w:r w:rsidR="001B24BB">
              <w:rPr>
                <w:noProof/>
                <w:webHidden/>
              </w:rPr>
              <w:instrText xml:space="preserve"> PAGEREF _Toc490854910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57EF7E02" w14:textId="7257A954" w:rsidR="001B24BB" w:rsidRDefault="00217567">
          <w:pPr>
            <w:pStyle w:val="TOC3"/>
            <w:tabs>
              <w:tab w:val="right" w:leader="dot" w:pos="8846"/>
            </w:tabs>
            <w:rPr>
              <w:rFonts w:asciiTheme="minorHAnsi" w:eastAsiaTheme="minorEastAsia" w:hAnsiTheme="minorHAnsi"/>
              <w:noProof/>
              <w:sz w:val="22"/>
              <w:lang w:val="en-US"/>
            </w:rPr>
          </w:pPr>
          <w:hyperlink w:anchor="_Toc490854911" w:history="1">
            <w:r w:rsidR="001B24BB" w:rsidRPr="000E07F3">
              <w:rPr>
                <w:rStyle w:val="Hyperlink"/>
                <w:noProof/>
                <w:lang w:val="en-US"/>
              </w:rPr>
              <w:t>June 13 / Paoni 19: Martyrdom of St. George of Zahim</w:t>
            </w:r>
            <w:r w:rsidR="001B24BB">
              <w:rPr>
                <w:noProof/>
                <w:webHidden/>
              </w:rPr>
              <w:tab/>
            </w:r>
            <w:r w:rsidR="001B24BB">
              <w:rPr>
                <w:noProof/>
                <w:webHidden/>
              </w:rPr>
              <w:fldChar w:fldCharType="begin"/>
            </w:r>
            <w:r w:rsidR="001B24BB">
              <w:rPr>
                <w:noProof/>
                <w:webHidden/>
              </w:rPr>
              <w:instrText xml:space="preserve"> PAGEREF _Toc490854911 \h </w:instrText>
            </w:r>
            <w:r w:rsidR="001B24BB">
              <w:rPr>
                <w:noProof/>
                <w:webHidden/>
              </w:rPr>
            </w:r>
            <w:r w:rsidR="001B24BB">
              <w:rPr>
                <w:noProof/>
                <w:webHidden/>
              </w:rPr>
              <w:fldChar w:fldCharType="separate"/>
            </w:r>
            <w:r w:rsidR="001B24BB">
              <w:rPr>
                <w:noProof/>
                <w:webHidden/>
              </w:rPr>
              <w:t>1070</w:t>
            </w:r>
            <w:r w:rsidR="001B24BB">
              <w:rPr>
                <w:noProof/>
                <w:webHidden/>
              </w:rPr>
              <w:fldChar w:fldCharType="end"/>
            </w:r>
          </w:hyperlink>
        </w:p>
        <w:p w14:paraId="19C20080" w14:textId="24FE9A48" w:rsidR="001B24BB" w:rsidRDefault="00217567">
          <w:pPr>
            <w:pStyle w:val="TOC3"/>
            <w:tabs>
              <w:tab w:val="right" w:leader="dot" w:pos="8846"/>
            </w:tabs>
            <w:rPr>
              <w:rFonts w:asciiTheme="minorHAnsi" w:eastAsiaTheme="minorEastAsia" w:hAnsiTheme="minorHAnsi"/>
              <w:noProof/>
              <w:sz w:val="22"/>
              <w:lang w:val="en-US"/>
            </w:rPr>
          </w:pPr>
          <w:hyperlink w:anchor="_Toc490854912" w:history="1">
            <w:r w:rsidR="001B24BB" w:rsidRPr="000E07F3">
              <w:rPr>
                <w:rStyle w:val="Hyperlink"/>
                <w:noProof/>
              </w:rPr>
              <w:t>June 15 / Paoni 21: Commemoration of the Theotokos</w:t>
            </w:r>
            <w:r w:rsidR="001B24BB">
              <w:rPr>
                <w:noProof/>
                <w:webHidden/>
              </w:rPr>
              <w:tab/>
            </w:r>
            <w:r w:rsidR="001B24BB">
              <w:rPr>
                <w:noProof/>
                <w:webHidden/>
              </w:rPr>
              <w:fldChar w:fldCharType="begin"/>
            </w:r>
            <w:r w:rsidR="001B24BB">
              <w:rPr>
                <w:noProof/>
                <w:webHidden/>
              </w:rPr>
              <w:instrText xml:space="preserve"> PAGEREF _Toc490854912 \h </w:instrText>
            </w:r>
            <w:r w:rsidR="001B24BB">
              <w:rPr>
                <w:noProof/>
                <w:webHidden/>
              </w:rPr>
            </w:r>
            <w:r w:rsidR="001B24BB">
              <w:rPr>
                <w:noProof/>
                <w:webHidden/>
              </w:rPr>
              <w:fldChar w:fldCharType="separate"/>
            </w:r>
            <w:r w:rsidR="001B24BB">
              <w:rPr>
                <w:noProof/>
                <w:webHidden/>
              </w:rPr>
              <w:t>1071</w:t>
            </w:r>
            <w:r w:rsidR="001B24BB">
              <w:rPr>
                <w:noProof/>
                <w:webHidden/>
              </w:rPr>
              <w:fldChar w:fldCharType="end"/>
            </w:r>
          </w:hyperlink>
        </w:p>
        <w:p w14:paraId="4299E5F2" w14:textId="5CE2A9E8" w:rsidR="001B24BB" w:rsidRDefault="00217567">
          <w:pPr>
            <w:pStyle w:val="TOC3"/>
            <w:tabs>
              <w:tab w:val="right" w:leader="dot" w:pos="8846"/>
            </w:tabs>
            <w:rPr>
              <w:rFonts w:asciiTheme="minorHAnsi" w:eastAsiaTheme="minorEastAsia" w:hAnsiTheme="minorHAnsi"/>
              <w:noProof/>
              <w:sz w:val="22"/>
              <w:lang w:val="en-US"/>
            </w:rPr>
          </w:pPr>
          <w:hyperlink w:anchor="_Toc490854913" w:history="1">
            <w:r w:rsidR="001B24BB" w:rsidRPr="000E07F3">
              <w:rPr>
                <w:rStyle w:val="Hyperlink"/>
                <w:noProof/>
              </w:rPr>
              <w:t>June 16 / Paoni 22: Consecration of a Church of St. Cosmas and Damian, Their Brothers and Their Mother</w:t>
            </w:r>
            <w:r w:rsidR="001B24BB">
              <w:rPr>
                <w:noProof/>
                <w:webHidden/>
              </w:rPr>
              <w:tab/>
            </w:r>
            <w:r w:rsidR="001B24BB">
              <w:rPr>
                <w:noProof/>
                <w:webHidden/>
              </w:rPr>
              <w:fldChar w:fldCharType="begin"/>
            </w:r>
            <w:r w:rsidR="001B24BB">
              <w:rPr>
                <w:noProof/>
                <w:webHidden/>
              </w:rPr>
              <w:instrText xml:space="preserve"> PAGEREF _Toc490854913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25175EA4" w14:textId="09A0A637" w:rsidR="001B24BB" w:rsidRDefault="00217567">
          <w:pPr>
            <w:pStyle w:val="TOC3"/>
            <w:tabs>
              <w:tab w:val="right" w:leader="dot" w:pos="8846"/>
            </w:tabs>
            <w:rPr>
              <w:rFonts w:asciiTheme="minorHAnsi" w:eastAsiaTheme="minorEastAsia" w:hAnsiTheme="minorHAnsi"/>
              <w:noProof/>
              <w:sz w:val="22"/>
              <w:lang w:val="en-US"/>
            </w:rPr>
          </w:pPr>
          <w:hyperlink w:anchor="_Toc490854914" w:history="1">
            <w:r w:rsidR="001B24BB" w:rsidRPr="000E07F3">
              <w:rPr>
                <w:rStyle w:val="Hyperlink"/>
                <w:noProof/>
                <w:lang w:val="en-US"/>
              </w:rPr>
              <w:t>June 18 / Paoni 24: The Strong St. Moses</w:t>
            </w:r>
            <w:r w:rsidR="001B24BB">
              <w:rPr>
                <w:noProof/>
                <w:webHidden/>
              </w:rPr>
              <w:tab/>
            </w:r>
            <w:r w:rsidR="001B24BB">
              <w:rPr>
                <w:noProof/>
                <w:webHidden/>
              </w:rPr>
              <w:fldChar w:fldCharType="begin"/>
            </w:r>
            <w:r w:rsidR="001B24BB">
              <w:rPr>
                <w:noProof/>
                <w:webHidden/>
              </w:rPr>
              <w:instrText xml:space="preserve"> PAGEREF _Toc490854914 \h </w:instrText>
            </w:r>
            <w:r w:rsidR="001B24BB">
              <w:rPr>
                <w:noProof/>
                <w:webHidden/>
              </w:rPr>
            </w:r>
            <w:r w:rsidR="001B24BB">
              <w:rPr>
                <w:noProof/>
                <w:webHidden/>
              </w:rPr>
              <w:fldChar w:fldCharType="separate"/>
            </w:r>
            <w:r w:rsidR="001B24BB">
              <w:rPr>
                <w:noProof/>
                <w:webHidden/>
              </w:rPr>
              <w:t>1072</w:t>
            </w:r>
            <w:r w:rsidR="001B24BB">
              <w:rPr>
                <w:noProof/>
                <w:webHidden/>
              </w:rPr>
              <w:fldChar w:fldCharType="end"/>
            </w:r>
          </w:hyperlink>
        </w:p>
        <w:p w14:paraId="0C96785F" w14:textId="1F86B9C7" w:rsidR="001B24BB" w:rsidRDefault="00217567">
          <w:pPr>
            <w:pStyle w:val="TOC3"/>
            <w:tabs>
              <w:tab w:val="right" w:leader="dot" w:pos="8846"/>
            </w:tabs>
            <w:rPr>
              <w:rFonts w:asciiTheme="minorHAnsi" w:eastAsiaTheme="minorEastAsia" w:hAnsiTheme="minorHAnsi"/>
              <w:noProof/>
              <w:sz w:val="22"/>
              <w:lang w:val="en-US"/>
            </w:rPr>
          </w:pPr>
          <w:hyperlink w:anchor="_Toc490854915" w:history="1">
            <w:r w:rsidR="001B24BB" w:rsidRPr="000E07F3">
              <w:rPr>
                <w:rStyle w:val="Hyperlink"/>
                <w:noProof/>
                <w:lang w:val="en-US"/>
              </w:rPr>
              <w:t>June 19 / Paoni 25: Martyrdom of St. Jude the Disciple and Epistle-Writer</w:t>
            </w:r>
            <w:r w:rsidR="001B24BB">
              <w:rPr>
                <w:noProof/>
                <w:webHidden/>
              </w:rPr>
              <w:tab/>
            </w:r>
            <w:r w:rsidR="001B24BB">
              <w:rPr>
                <w:noProof/>
                <w:webHidden/>
              </w:rPr>
              <w:fldChar w:fldCharType="begin"/>
            </w:r>
            <w:r w:rsidR="001B24BB">
              <w:rPr>
                <w:noProof/>
                <w:webHidden/>
              </w:rPr>
              <w:instrText xml:space="preserve"> PAGEREF _Toc490854915 \h </w:instrText>
            </w:r>
            <w:r w:rsidR="001B24BB">
              <w:rPr>
                <w:noProof/>
                <w:webHidden/>
              </w:rPr>
            </w:r>
            <w:r w:rsidR="001B24BB">
              <w:rPr>
                <w:noProof/>
                <w:webHidden/>
              </w:rPr>
              <w:fldChar w:fldCharType="separate"/>
            </w:r>
            <w:r w:rsidR="001B24BB">
              <w:rPr>
                <w:noProof/>
                <w:webHidden/>
              </w:rPr>
              <w:t>1074</w:t>
            </w:r>
            <w:r w:rsidR="001B24BB">
              <w:rPr>
                <w:noProof/>
                <w:webHidden/>
              </w:rPr>
              <w:fldChar w:fldCharType="end"/>
            </w:r>
          </w:hyperlink>
        </w:p>
        <w:p w14:paraId="0394903C" w14:textId="0969BB85" w:rsidR="001B24BB" w:rsidRDefault="00217567">
          <w:pPr>
            <w:pStyle w:val="TOC3"/>
            <w:tabs>
              <w:tab w:val="right" w:leader="dot" w:pos="8846"/>
            </w:tabs>
            <w:rPr>
              <w:rFonts w:asciiTheme="minorHAnsi" w:eastAsiaTheme="minorEastAsia" w:hAnsiTheme="minorHAnsi"/>
              <w:noProof/>
              <w:sz w:val="22"/>
              <w:lang w:val="en-US"/>
            </w:rPr>
          </w:pPr>
          <w:hyperlink w:anchor="_Toc490854916" w:history="1">
            <w:r w:rsidR="001B24BB" w:rsidRPr="000E07F3">
              <w:rPr>
                <w:rStyle w:val="Hyperlink"/>
                <w:noProof/>
              </w:rPr>
              <w:t>June 20 / Paoni 26: Consecration of the Church of Archangel Gabriel</w:t>
            </w:r>
            <w:r w:rsidR="001B24BB">
              <w:rPr>
                <w:noProof/>
                <w:webHidden/>
              </w:rPr>
              <w:tab/>
            </w:r>
            <w:r w:rsidR="001B24BB">
              <w:rPr>
                <w:noProof/>
                <w:webHidden/>
              </w:rPr>
              <w:fldChar w:fldCharType="begin"/>
            </w:r>
            <w:r w:rsidR="001B24BB">
              <w:rPr>
                <w:noProof/>
                <w:webHidden/>
              </w:rPr>
              <w:instrText xml:space="preserve"> PAGEREF _Toc490854916 \h </w:instrText>
            </w:r>
            <w:r w:rsidR="001B24BB">
              <w:rPr>
                <w:noProof/>
                <w:webHidden/>
              </w:rPr>
            </w:r>
            <w:r w:rsidR="001B24BB">
              <w:rPr>
                <w:noProof/>
                <w:webHidden/>
              </w:rPr>
              <w:fldChar w:fldCharType="separate"/>
            </w:r>
            <w:r w:rsidR="001B24BB">
              <w:rPr>
                <w:noProof/>
                <w:webHidden/>
              </w:rPr>
              <w:t>1075</w:t>
            </w:r>
            <w:r w:rsidR="001B24BB">
              <w:rPr>
                <w:noProof/>
                <w:webHidden/>
              </w:rPr>
              <w:fldChar w:fldCharType="end"/>
            </w:r>
          </w:hyperlink>
        </w:p>
        <w:p w14:paraId="756DF85A" w14:textId="643169C5" w:rsidR="001B24BB" w:rsidRDefault="00217567">
          <w:pPr>
            <w:pStyle w:val="TOC3"/>
            <w:tabs>
              <w:tab w:val="right" w:leader="dot" w:pos="8846"/>
            </w:tabs>
            <w:rPr>
              <w:rFonts w:asciiTheme="minorHAnsi" w:eastAsiaTheme="minorEastAsia" w:hAnsiTheme="minorHAnsi"/>
              <w:noProof/>
              <w:sz w:val="22"/>
              <w:lang w:val="en-US"/>
            </w:rPr>
          </w:pPr>
          <w:hyperlink w:anchor="_Toc490854917" w:history="1">
            <w:r w:rsidR="001B24BB" w:rsidRPr="000E07F3">
              <w:rPr>
                <w:rStyle w:val="Hyperlink"/>
                <w:noProof/>
                <w:lang w:val="en-US"/>
              </w:rPr>
              <w:t>June 21 / Paoni 27: Martyrdom of St. Ananias the Apostle</w:t>
            </w:r>
            <w:r w:rsidR="001B24BB">
              <w:rPr>
                <w:noProof/>
                <w:webHidden/>
              </w:rPr>
              <w:tab/>
            </w:r>
            <w:r w:rsidR="001B24BB">
              <w:rPr>
                <w:noProof/>
                <w:webHidden/>
              </w:rPr>
              <w:fldChar w:fldCharType="begin"/>
            </w:r>
            <w:r w:rsidR="001B24BB">
              <w:rPr>
                <w:noProof/>
                <w:webHidden/>
              </w:rPr>
              <w:instrText xml:space="preserve"> PAGEREF _Toc490854917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16DD9B7F" w14:textId="11934A87" w:rsidR="001B24BB" w:rsidRDefault="00217567">
          <w:pPr>
            <w:pStyle w:val="TOC3"/>
            <w:tabs>
              <w:tab w:val="right" w:leader="dot" w:pos="8846"/>
            </w:tabs>
            <w:rPr>
              <w:rFonts w:asciiTheme="minorHAnsi" w:eastAsiaTheme="minorEastAsia" w:hAnsiTheme="minorHAnsi"/>
              <w:noProof/>
              <w:sz w:val="22"/>
              <w:lang w:val="en-US"/>
            </w:rPr>
          </w:pPr>
          <w:hyperlink w:anchor="_Toc490854918" w:history="1">
            <w:r w:rsidR="001B24BB" w:rsidRPr="000E07F3">
              <w:rPr>
                <w:rStyle w:val="Hyperlink"/>
                <w:noProof/>
              </w:rPr>
              <w:t>June 23 / Paoni 29: Commemoration of the Annunciation, Nativity, and Resurrection on the 29</w:t>
            </w:r>
            <w:r w:rsidR="001B24BB" w:rsidRPr="000E07F3">
              <w:rPr>
                <w:rStyle w:val="Hyperlink"/>
                <w:noProof/>
                <w:vertAlign w:val="superscript"/>
              </w:rPr>
              <w:t>th</w:t>
            </w:r>
            <w:r w:rsidR="001B24BB" w:rsidRPr="000E07F3">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_Toc490854918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4EA301EC" w14:textId="7BD8BD43" w:rsidR="001B24BB" w:rsidRDefault="00217567">
          <w:pPr>
            <w:pStyle w:val="TOC3"/>
            <w:tabs>
              <w:tab w:val="right" w:leader="dot" w:pos="8846"/>
            </w:tabs>
            <w:rPr>
              <w:rFonts w:asciiTheme="minorHAnsi" w:eastAsiaTheme="minorEastAsia" w:hAnsiTheme="minorHAnsi"/>
              <w:noProof/>
              <w:sz w:val="22"/>
              <w:lang w:val="en-US"/>
            </w:rPr>
          </w:pPr>
          <w:hyperlink w:anchor="_Toc490854919" w:history="1">
            <w:r w:rsidR="001B24BB" w:rsidRPr="000E07F3">
              <w:rPr>
                <w:rStyle w:val="Hyperlink"/>
                <w:noProof/>
                <w:lang w:val="en-US"/>
              </w:rPr>
              <w:t>June 24 / Paoni 30: The Nativity of St. John the Baptist</w:t>
            </w:r>
            <w:r w:rsidR="001B24BB">
              <w:rPr>
                <w:noProof/>
                <w:webHidden/>
              </w:rPr>
              <w:tab/>
            </w:r>
            <w:r w:rsidR="001B24BB">
              <w:rPr>
                <w:noProof/>
                <w:webHidden/>
              </w:rPr>
              <w:fldChar w:fldCharType="begin"/>
            </w:r>
            <w:r w:rsidR="001B24BB">
              <w:rPr>
                <w:noProof/>
                <w:webHidden/>
              </w:rPr>
              <w:instrText xml:space="preserve"> PAGEREF _Toc490854919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E8D89B5" w14:textId="4E0B58B9" w:rsidR="001B24BB" w:rsidRDefault="00217567">
          <w:pPr>
            <w:pStyle w:val="TOC3"/>
            <w:tabs>
              <w:tab w:val="right" w:leader="dot" w:pos="8846"/>
            </w:tabs>
            <w:rPr>
              <w:rFonts w:asciiTheme="minorHAnsi" w:eastAsiaTheme="minorEastAsia" w:hAnsiTheme="minorHAnsi"/>
              <w:noProof/>
              <w:sz w:val="22"/>
              <w:lang w:val="en-US"/>
            </w:rPr>
          </w:pPr>
          <w:hyperlink w:anchor="_Toc490854920" w:history="1">
            <w:r w:rsidR="001B24BB" w:rsidRPr="000E07F3">
              <w:rPr>
                <w:rStyle w:val="Hyperlink"/>
                <w:noProof/>
              </w:rPr>
              <w:t>June 26 / Epip 2: Departure of St. Thaddaeus the Apostle</w:t>
            </w:r>
            <w:r w:rsidR="001B24BB">
              <w:rPr>
                <w:noProof/>
                <w:webHidden/>
              </w:rPr>
              <w:tab/>
            </w:r>
            <w:r w:rsidR="001B24BB">
              <w:rPr>
                <w:noProof/>
                <w:webHidden/>
              </w:rPr>
              <w:fldChar w:fldCharType="begin"/>
            </w:r>
            <w:r w:rsidR="001B24BB">
              <w:rPr>
                <w:noProof/>
                <w:webHidden/>
              </w:rPr>
              <w:instrText xml:space="preserve"> PAGEREF _Toc490854920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76E8CFD3" w14:textId="214F9ACA" w:rsidR="001B24BB" w:rsidRDefault="00217567">
          <w:pPr>
            <w:pStyle w:val="TOC3"/>
            <w:tabs>
              <w:tab w:val="right" w:leader="dot" w:pos="8846"/>
            </w:tabs>
            <w:rPr>
              <w:rFonts w:asciiTheme="minorHAnsi" w:eastAsiaTheme="minorEastAsia" w:hAnsiTheme="minorHAnsi"/>
              <w:noProof/>
              <w:sz w:val="22"/>
              <w:lang w:val="en-US"/>
            </w:rPr>
          </w:pPr>
          <w:hyperlink w:anchor="_Toc490854921" w:history="1">
            <w:r w:rsidR="001B24BB" w:rsidRPr="000E07F3">
              <w:rPr>
                <w:rStyle w:val="Hyperlink"/>
                <w:noProof/>
              </w:rPr>
              <w:t>June 27 / Epip 3: St. Cyril of Alexandria</w:t>
            </w:r>
            <w:r w:rsidR="001B24BB">
              <w:rPr>
                <w:noProof/>
                <w:webHidden/>
              </w:rPr>
              <w:tab/>
            </w:r>
            <w:r w:rsidR="001B24BB">
              <w:rPr>
                <w:noProof/>
                <w:webHidden/>
              </w:rPr>
              <w:fldChar w:fldCharType="begin"/>
            </w:r>
            <w:r w:rsidR="001B24BB">
              <w:rPr>
                <w:noProof/>
                <w:webHidden/>
              </w:rPr>
              <w:instrText xml:space="preserve"> PAGEREF _Toc490854921 \h </w:instrText>
            </w:r>
            <w:r w:rsidR="001B24BB">
              <w:rPr>
                <w:noProof/>
                <w:webHidden/>
              </w:rPr>
            </w:r>
            <w:r w:rsidR="001B24BB">
              <w:rPr>
                <w:noProof/>
                <w:webHidden/>
              </w:rPr>
              <w:fldChar w:fldCharType="separate"/>
            </w:r>
            <w:r w:rsidR="001B24BB">
              <w:rPr>
                <w:noProof/>
                <w:webHidden/>
              </w:rPr>
              <w:t>1076</w:t>
            </w:r>
            <w:r w:rsidR="001B24BB">
              <w:rPr>
                <w:noProof/>
                <w:webHidden/>
              </w:rPr>
              <w:fldChar w:fldCharType="end"/>
            </w:r>
          </w:hyperlink>
        </w:p>
        <w:p w14:paraId="5C79C125" w14:textId="589AEAC8" w:rsidR="001B24BB" w:rsidRDefault="00217567">
          <w:pPr>
            <w:pStyle w:val="TOC3"/>
            <w:tabs>
              <w:tab w:val="right" w:leader="dot" w:pos="8846"/>
            </w:tabs>
            <w:rPr>
              <w:rFonts w:asciiTheme="minorHAnsi" w:eastAsiaTheme="minorEastAsia" w:hAnsiTheme="minorHAnsi"/>
              <w:noProof/>
              <w:sz w:val="22"/>
              <w:lang w:val="en-US"/>
            </w:rPr>
          </w:pPr>
          <w:hyperlink w:anchor="_Toc490854922" w:history="1">
            <w:r w:rsidR="001B24BB" w:rsidRPr="000E07F3">
              <w:rPr>
                <w:rStyle w:val="Hyperlink"/>
                <w:noProof/>
              </w:rPr>
              <w:t>June 28 / Epip 4: Sts. Apakir and John</w:t>
            </w:r>
            <w:r w:rsidR="001B24BB">
              <w:rPr>
                <w:noProof/>
                <w:webHidden/>
              </w:rPr>
              <w:tab/>
            </w:r>
            <w:r w:rsidR="001B24BB">
              <w:rPr>
                <w:noProof/>
                <w:webHidden/>
              </w:rPr>
              <w:fldChar w:fldCharType="begin"/>
            </w:r>
            <w:r w:rsidR="001B24BB">
              <w:rPr>
                <w:noProof/>
                <w:webHidden/>
              </w:rPr>
              <w:instrText xml:space="preserve"> PAGEREF _Toc490854922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45F38D12" w14:textId="764148D5" w:rsidR="001B24BB" w:rsidRDefault="00217567">
          <w:pPr>
            <w:pStyle w:val="TOC3"/>
            <w:tabs>
              <w:tab w:val="right" w:leader="dot" w:pos="8846"/>
            </w:tabs>
            <w:rPr>
              <w:rFonts w:asciiTheme="minorHAnsi" w:eastAsiaTheme="minorEastAsia" w:hAnsiTheme="minorHAnsi"/>
              <w:noProof/>
              <w:sz w:val="22"/>
              <w:lang w:val="en-US"/>
            </w:rPr>
          </w:pPr>
          <w:hyperlink w:anchor="_Toc490854923" w:history="1">
            <w:r w:rsidR="001B24BB" w:rsidRPr="000E07F3">
              <w:rPr>
                <w:rStyle w:val="Hyperlink"/>
                <w:noProof/>
                <w:lang w:val="en-US"/>
              </w:rPr>
              <w:t>June 29 / Epip 5: The Apostles’ Feast</w:t>
            </w:r>
            <w:r w:rsidR="001B24BB">
              <w:rPr>
                <w:noProof/>
                <w:webHidden/>
              </w:rPr>
              <w:tab/>
            </w:r>
            <w:r w:rsidR="001B24BB">
              <w:rPr>
                <w:noProof/>
                <w:webHidden/>
              </w:rPr>
              <w:fldChar w:fldCharType="begin"/>
            </w:r>
            <w:r w:rsidR="001B24BB">
              <w:rPr>
                <w:noProof/>
                <w:webHidden/>
              </w:rPr>
              <w:instrText xml:space="preserve"> PAGEREF _Toc490854923 \h </w:instrText>
            </w:r>
            <w:r w:rsidR="001B24BB">
              <w:rPr>
                <w:noProof/>
                <w:webHidden/>
              </w:rPr>
            </w:r>
            <w:r w:rsidR="001B24BB">
              <w:rPr>
                <w:noProof/>
                <w:webHidden/>
              </w:rPr>
              <w:fldChar w:fldCharType="separate"/>
            </w:r>
            <w:r w:rsidR="001B24BB">
              <w:rPr>
                <w:noProof/>
                <w:webHidden/>
              </w:rPr>
              <w:t>1077</w:t>
            </w:r>
            <w:r w:rsidR="001B24BB">
              <w:rPr>
                <w:noProof/>
                <w:webHidden/>
              </w:rPr>
              <w:fldChar w:fldCharType="end"/>
            </w:r>
          </w:hyperlink>
        </w:p>
        <w:p w14:paraId="2B77C335" w14:textId="212E5687" w:rsidR="001B24BB" w:rsidRDefault="00217567">
          <w:pPr>
            <w:pStyle w:val="TOC3"/>
            <w:tabs>
              <w:tab w:val="right" w:leader="dot" w:pos="8846"/>
            </w:tabs>
            <w:rPr>
              <w:rFonts w:asciiTheme="minorHAnsi" w:eastAsiaTheme="minorEastAsia" w:hAnsiTheme="minorHAnsi"/>
              <w:noProof/>
              <w:sz w:val="22"/>
              <w:lang w:val="en-US"/>
            </w:rPr>
          </w:pPr>
          <w:hyperlink w:anchor="_Toc490854924" w:history="1">
            <w:r w:rsidR="001B24BB" w:rsidRPr="000E07F3">
              <w:rPr>
                <w:rStyle w:val="Hyperlink"/>
                <w:noProof/>
                <w:lang w:val="en-US"/>
              </w:rPr>
              <w:t>June 30 / Epip 6: Martyrdom of St. Aoulimpas the Apostle</w:t>
            </w:r>
            <w:r w:rsidR="001B24BB">
              <w:rPr>
                <w:noProof/>
                <w:webHidden/>
              </w:rPr>
              <w:tab/>
            </w:r>
            <w:r w:rsidR="001B24BB">
              <w:rPr>
                <w:noProof/>
                <w:webHidden/>
              </w:rPr>
              <w:fldChar w:fldCharType="begin"/>
            </w:r>
            <w:r w:rsidR="001B24BB">
              <w:rPr>
                <w:noProof/>
                <w:webHidden/>
              </w:rPr>
              <w:instrText xml:space="preserve"> PAGEREF _Toc490854924 \h </w:instrText>
            </w:r>
            <w:r w:rsidR="001B24BB">
              <w:rPr>
                <w:noProof/>
                <w:webHidden/>
              </w:rPr>
            </w:r>
            <w:r w:rsidR="001B24BB">
              <w:rPr>
                <w:noProof/>
                <w:webHidden/>
              </w:rPr>
              <w:fldChar w:fldCharType="separate"/>
            </w:r>
            <w:r w:rsidR="001B24BB">
              <w:rPr>
                <w:noProof/>
                <w:webHidden/>
              </w:rPr>
              <w:t>1091</w:t>
            </w:r>
            <w:r w:rsidR="001B24BB">
              <w:rPr>
                <w:noProof/>
                <w:webHidden/>
              </w:rPr>
              <w:fldChar w:fldCharType="end"/>
            </w:r>
          </w:hyperlink>
        </w:p>
        <w:p w14:paraId="79195AF6" w14:textId="1288459B" w:rsidR="009E261C" w:rsidRDefault="009E261C" w:rsidP="009E261C">
          <w:r>
            <w:rPr>
              <w:b/>
              <w:bCs/>
              <w:noProof/>
            </w:rPr>
            <w:fldChar w:fldCharType="end"/>
          </w:r>
        </w:p>
      </w:sdtContent>
    </w:sdt>
    <w:p w14:paraId="6C0E934F" w14:textId="77777777" w:rsidR="00980D99" w:rsidRDefault="00980D99" w:rsidP="00980D99">
      <w:pPr>
        <w:pStyle w:val="Heading3"/>
      </w:pPr>
      <w:bookmarkStart w:id="1817" w:name="_Toc490854905"/>
      <w:r>
        <w:lastRenderedPageBreak/>
        <w:t>The Apostles' Fast</w:t>
      </w:r>
      <w:bookmarkEnd w:id="1817"/>
    </w:p>
    <w:p w14:paraId="06362FF7" w14:textId="77777777" w:rsidR="00654C55" w:rsidRDefault="00654C55" w:rsidP="00654C55">
      <w:pPr>
        <w:pStyle w:val="Heading4"/>
      </w:pPr>
      <w:bookmarkStart w:id="1818" w:name="_Ref434476183"/>
      <w:r>
        <w:t>The Psali Adam</w:t>
      </w:r>
      <w:r w:rsidR="006C1B94">
        <w:t xml:space="preserve"> for the Apostles’ Fast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F07C761" w14:textId="77777777" w:rsidR="00654C55" w:rsidRDefault="00654C55" w:rsidP="00654C55">
      <w:pPr>
        <w:pStyle w:val="Heading4"/>
      </w:pPr>
      <w:bookmarkStart w:id="1819" w:name="_Ref434476204"/>
      <w:r>
        <w:t>The Psali Batos</w:t>
      </w:r>
      <w:r w:rsidR="006C1B94">
        <w:t xml:space="preserve"> for the Apostles’ Fast</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20"/>
            <w:r>
              <w:t xml:space="preserve">the </w:t>
            </w:r>
            <w:commentRangeEnd w:id="1820"/>
            <w:r>
              <w:rPr>
                <w:rStyle w:val="CommentReference"/>
              </w:rPr>
              <w:commentReference w:id="182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21"/>
            <w:r>
              <w:t xml:space="preserve">sound </w:t>
            </w:r>
            <w:commentRangeEnd w:id="1821"/>
            <w:r>
              <w:rPr>
                <w:rStyle w:val="CommentReference"/>
                <w:rFonts w:ascii="Times New Roman" w:eastAsiaTheme="minorHAnsi" w:hAnsi="Times New Roman" w:cstheme="minorBidi"/>
                <w:color w:val="auto"/>
              </w:rPr>
              <w:commentReference w:id="1821"/>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22" w:name="_Toc490854906"/>
      <w:r>
        <w:t>June 6 / Paoni 12: Commemoration of Archangel Michael</w:t>
      </w:r>
      <w:bookmarkEnd w:id="1822"/>
    </w:p>
    <w:p w14:paraId="2964AB65" w14:textId="2E69A02F"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6B7BA1A2" w14:textId="77777777" w:rsidR="00595AF3" w:rsidRDefault="00595AF3" w:rsidP="00595AF3">
      <w:pPr>
        <w:pStyle w:val="Heading3"/>
      </w:pPr>
      <w:bookmarkStart w:id="1823" w:name="_Toc490854907"/>
      <w:r>
        <w:t>June 7 / Paoni 13: Archangel Gabriel</w:t>
      </w:r>
      <w:r w:rsidR="00D31016">
        <w:t>, the Evangelist of Daniel</w:t>
      </w:r>
      <w:bookmarkEnd w:id="1823"/>
    </w:p>
    <w:p w14:paraId="00F4ACC1" w14:textId="77777777" w:rsidR="00595AF3" w:rsidRPr="00980D99" w:rsidRDefault="00595AF3" w:rsidP="00595AF3">
      <w:pPr>
        <w:pStyle w:val="Heading4"/>
      </w:pPr>
      <w:bookmarkStart w:id="1824" w:name="_Ref434488149"/>
      <w:r>
        <w:t>The Doxology</w:t>
      </w:r>
      <w:r w:rsidR="00B46E6E">
        <w:t xml:space="preserve"> for Archangel Gabriel, the Evangelist of Daniel</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5" w:name="_Ref434564551"/>
      <w:bookmarkStart w:id="1826" w:name="_Toc490854908"/>
      <w:r>
        <w:t>June 8 / Paoni 14: Sts. Apakir and John</w:t>
      </w:r>
      <w:bookmarkEnd w:id="1825"/>
      <w:bookmarkEnd w:id="1826"/>
    </w:p>
    <w:p w14:paraId="25CBD4EF" w14:textId="77777777" w:rsidR="006A0D7C" w:rsidRPr="00980D99" w:rsidRDefault="006A0D7C" w:rsidP="006A0D7C">
      <w:pPr>
        <w:pStyle w:val="Heading4"/>
      </w:pPr>
      <w:bookmarkStart w:id="1827" w:name="_Ref434489722"/>
      <w:r>
        <w:t>The Doxology</w:t>
      </w:r>
      <w:r w:rsidR="00B46E6E">
        <w:t xml:space="preserve"> for Sts. Apakir and John</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8" w:name="_Toc490854909"/>
      <w:r>
        <w:rPr>
          <w:lang w:val="en-US"/>
        </w:rPr>
        <w:t>June 9 / Paoni 15: Handing over of St. Mark's Relics</w:t>
      </w:r>
      <w:bookmarkEnd w:id="1828"/>
    </w:p>
    <w:p w14:paraId="12A16B61" w14:textId="77777777" w:rsidR="00980D99" w:rsidRDefault="00980D99" w:rsidP="00980D99">
      <w:pPr>
        <w:pStyle w:val="Heading3"/>
        <w:rPr>
          <w:lang w:val="en-US"/>
        </w:rPr>
      </w:pPr>
      <w:bookmarkStart w:id="1829" w:name="_Toc490854910"/>
      <w:r>
        <w:rPr>
          <w:lang w:val="en-US"/>
        </w:rPr>
        <w:t>June 11 / Paoni 17: Return of St. Mark's Relics</w:t>
      </w:r>
      <w:bookmarkEnd w:id="1829"/>
    </w:p>
    <w:p w14:paraId="55A12BE6" w14:textId="076F5C7D"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1B24B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1B24BB">
        <w:rPr>
          <w:noProof/>
          <w:lang w:val="en-US"/>
        </w:rPr>
        <w:t>1026</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30" w:name="_Toc490854911"/>
      <w:r>
        <w:rPr>
          <w:lang w:val="en-US"/>
        </w:rPr>
        <w:t>June 13 / Paoni 19: Martyrdom of St. George of Zahim</w:t>
      </w:r>
      <w:bookmarkEnd w:id="1830"/>
    </w:p>
    <w:p w14:paraId="4EBBC2F1" w14:textId="77777777" w:rsidR="006D27E4" w:rsidRPr="00980D99" w:rsidRDefault="006D27E4" w:rsidP="006D27E4">
      <w:pPr>
        <w:pStyle w:val="Heading4"/>
      </w:pPr>
      <w:bookmarkStart w:id="1831" w:name="_Ref434489925"/>
      <w:r>
        <w:t>The Doxology</w:t>
      </w:r>
      <w:r w:rsidR="00B46E6E">
        <w:t xml:space="preserve"> for St. George of Zahim</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32" w:name="_Toc490854912"/>
      <w:r>
        <w:t>June 15 / Paoni 21: Commemoration of the Theotokos</w:t>
      </w:r>
      <w:bookmarkEnd w:id="1832"/>
    </w:p>
    <w:p w14:paraId="67DE9EE2" w14:textId="7785557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EECE7CB" w14:textId="77777777" w:rsidR="00027E5B" w:rsidRDefault="00027E5B" w:rsidP="00027E5B">
      <w:pPr>
        <w:pStyle w:val="Heading3"/>
      </w:pPr>
      <w:bookmarkStart w:id="1833" w:name="_Toc490854913"/>
      <w:r>
        <w:lastRenderedPageBreak/>
        <w:t>June 16 / Paoni 22: Consecration of a Church of St. Cosmas and Damian, Their Brothers and Their Mother</w:t>
      </w:r>
      <w:bookmarkEnd w:id="1833"/>
    </w:p>
    <w:p w14:paraId="41853561" w14:textId="4EABECB5"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1B24BB">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1B24BB">
        <w:rPr>
          <w:noProof/>
        </w:rPr>
        <w:t>810</w:t>
      </w:r>
      <w:r w:rsidR="00EA5667">
        <w:fldChar w:fldCharType="end"/>
      </w:r>
      <w:r>
        <w:t>.</w:t>
      </w:r>
    </w:p>
    <w:p w14:paraId="2E5DB3E3" w14:textId="77777777" w:rsidR="00980D99" w:rsidRDefault="00980D99" w:rsidP="00980D99">
      <w:pPr>
        <w:pStyle w:val="Heading3"/>
        <w:rPr>
          <w:lang w:val="en-US"/>
        </w:rPr>
      </w:pPr>
      <w:bookmarkStart w:id="1834" w:name="_Toc490854914"/>
      <w:r>
        <w:rPr>
          <w:lang w:val="en-US"/>
        </w:rPr>
        <w:t xml:space="preserve">June 18 / Paoni 24: </w:t>
      </w:r>
      <w:r w:rsidR="001B4E41">
        <w:rPr>
          <w:lang w:val="en-US"/>
        </w:rPr>
        <w:t xml:space="preserve">The Strong </w:t>
      </w:r>
      <w:r>
        <w:rPr>
          <w:lang w:val="en-US"/>
        </w:rPr>
        <w:t>St. Moses</w:t>
      </w:r>
      <w:bookmarkEnd w:id="1834"/>
    </w:p>
    <w:p w14:paraId="5BCAE9A6" w14:textId="77777777" w:rsidR="00980D99" w:rsidRDefault="00980D99" w:rsidP="00980D99">
      <w:pPr>
        <w:pStyle w:val="Heading4"/>
        <w:rPr>
          <w:lang w:val="en-US"/>
        </w:rPr>
      </w:pPr>
      <w:bookmarkStart w:id="1835" w:name="_Ref434491006"/>
      <w:r>
        <w:rPr>
          <w:lang w:val="en-US"/>
        </w:rPr>
        <w:t>The Doxology</w:t>
      </w:r>
      <w:r w:rsidR="00810F04">
        <w:rPr>
          <w:lang w:val="en-US"/>
        </w:rPr>
        <w:t xml:space="preserve"> for the Strong St. Moses</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7"/>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6" w:name="_Toc490854915"/>
      <w:r>
        <w:rPr>
          <w:lang w:val="en-US"/>
        </w:rPr>
        <w:t>June 19 / Paoni 25: Martyrdom of St</w:t>
      </w:r>
      <w:r w:rsidR="00191A26">
        <w:rPr>
          <w:lang w:val="en-US"/>
        </w:rPr>
        <w:t>. Jude the Disciple and Epistle-</w:t>
      </w:r>
      <w:r>
        <w:rPr>
          <w:lang w:val="en-US"/>
        </w:rPr>
        <w:t>Writer</w:t>
      </w:r>
      <w:bookmarkEnd w:id="1846"/>
    </w:p>
    <w:p w14:paraId="3C380312" w14:textId="189538FF"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8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7" w:name="_Toc490854916"/>
      <w:r>
        <w:t xml:space="preserve">June 20 / Paoni 26: </w:t>
      </w:r>
      <w:r w:rsidR="00237D47">
        <w:t xml:space="preserve">Consecration of the Church of </w:t>
      </w:r>
      <w:r>
        <w:t>Archangel Gabriel</w:t>
      </w:r>
      <w:bookmarkEnd w:id="1847"/>
    </w:p>
    <w:p w14:paraId="1CE2FB9D" w14:textId="7BBEF2A7"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1B24BB">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1B24BB">
        <w:rPr>
          <w:noProof/>
        </w:rPr>
        <w:t>1017</w:t>
      </w:r>
      <w:r w:rsidR="00220A88">
        <w:fldChar w:fldCharType="end"/>
      </w:r>
      <w:r w:rsidR="00220A88">
        <w:t>.</w:t>
      </w:r>
    </w:p>
    <w:p w14:paraId="4ADB6B3C" w14:textId="77777777" w:rsidR="00072324" w:rsidRDefault="00072324" w:rsidP="00072324">
      <w:pPr>
        <w:pStyle w:val="Heading3"/>
        <w:rPr>
          <w:lang w:val="en-US"/>
        </w:rPr>
      </w:pPr>
      <w:bookmarkStart w:id="1848" w:name="_Toc490854917"/>
      <w:r>
        <w:rPr>
          <w:lang w:val="en-US"/>
        </w:rPr>
        <w:lastRenderedPageBreak/>
        <w:t>June 21 / Paoni 27: Martyrdom of St. Ananias the Apostle</w:t>
      </w:r>
      <w:bookmarkEnd w:id="1848"/>
    </w:p>
    <w:p w14:paraId="5EADB549" w14:textId="0F23F0C1"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r w:rsidR="00220A88">
        <w:tab/>
      </w:r>
    </w:p>
    <w:p w14:paraId="49109F37" w14:textId="77777777" w:rsidR="00B52D77" w:rsidRDefault="00B52D77" w:rsidP="00B52D77">
      <w:pPr>
        <w:pStyle w:val="Heading3"/>
      </w:pPr>
      <w:bookmarkStart w:id="1849" w:name="_Toc490854918"/>
      <w:r>
        <w:t>June 23 / Paoni 29: Commemoration of the Annunciation, Nativity, and Resurrection on the 29</w:t>
      </w:r>
      <w:r w:rsidRPr="00C0205C">
        <w:rPr>
          <w:vertAlign w:val="superscript"/>
        </w:rPr>
        <w:t>th</w:t>
      </w:r>
      <w:r>
        <w:t xml:space="preserve"> of Every Month</w:t>
      </w:r>
      <w:bookmarkEnd w:id="1849"/>
    </w:p>
    <w:p w14:paraId="1DB8D7D3" w14:textId="47D4A834" w:rsidR="00B52D77" w:rsidRP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573C8122" w14:textId="77777777" w:rsidR="00980D99" w:rsidRDefault="00980D99" w:rsidP="00980D99">
      <w:pPr>
        <w:pStyle w:val="Heading3"/>
        <w:rPr>
          <w:lang w:val="en-US"/>
        </w:rPr>
      </w:pPr>
      <w:bookmarkStart w:id="1850" w:name="_Toc490854919"/>
      <w:r>
        <w:rPr>
          <w:lang w:val="en-US"/>
        </w:rPr>
        <w:t>June 24 / Paoni 30: The Nativity of St. John the Baptist</w:t>
      </w:r>
      <w:bookmarkEnd w:id="1850"/>
    </w:p>
    <w:p w14:paraId="4732DA21" w14:textId="44750DBF" w:rsidR="00191A26" w:rsidRDefault="00191A26" w:rsidP="00191A26">
      <w:pPr>
        <w:pStyle w:val="Rubric"/>
      </w:pPr>
      <w:r>
        <w:t xml:space="preserve">See </w:t>
      </w:r>
      <w:r>
        <w:fldChar w:fldCharType="begin"/>
      </w:r>
      <w:r>
        <w:instrText xml:space="preserve"> REF _Ref434488524 \h </w:instrText>
      </w:r>
      <w:r>
        <w:fldChar w:fldCharType="separate"/>
      </w:r>
      <w:r w:rsidR="001B24BB">
        <w:t>The Doxology of St. John the Baptist</w:t>
      </w:r>
      <w:r>
        <w:fldChar w:fldCharType="end"/>
      </w:r>
      <w:r>
        <w:t xml:space="preserve"> on pages </w:t>
      </w:r>
      <w:r>
        <w:fldChar w:fldCharType="begin"/>
      </w:r>
      <w:r>
        <w:instrText xml:space="preserve"> PAGEREF _Ref434488524 \h </w:instrText>
      </w:r>
      <w:r>
        <w:fldChar w:fldCharType="separate"/>
      </w:r>
      <w:r w:rsidR="001B24BB">
        <w:rPr>
          <w:noProof/>
        </w:rPr>
        <w:t>707</w:t>
      </w:r>
      <w:r>
        <w:fldChar w:fldCharType="end"/>
      </w:r>
      <w:r>
        <w:t xml:space="preserve"> and </w:t>
      </w:r>
      <w:r>
        <w:fldChar w:fldCharType="begin"/>
      </w:r>
      <w:r>
        <w:instrText xml:space="preserve"> PAGEREF _Ref434488546 \h </w:instrText>
      </w:r>
      <w:r>
        <w:fldChar w:fldCharType="separate"/>
      </w:r>
      <w:r w:rsidR="001B24BB">
        <w:rPr>
          <w:noProof/>
        </w:rPr>
        <w:t>708</w:t>
      </w:r>
      <w:r>
        <w:fldChar w:fldCharType="end"/>
      </w:r>
      <w:r>
        <w:t>.</w:t>
      </w:r>
    </w:p>
    <w:p w14:paraId="04E70998" w14:textId="77777777" w:rsidR="005B716A" w:rsidRDefault="005B716A" w:rsidP="005B716A">
      <w:pPr>
        <w:pStyle w:val="Heading3"/>
      </w:pPr>
      <w:bookmarkStart w:id="1851" w:name="_Toc490854920"/>
      <w:r>
        <w:t>June 26 / Epip 2: Departure of St. Thaddaeus the Apostle</w:t>
      </w:r>
      <w:bookmarkEnd w:id="1851"/>
    </w:p>
    <w:p w14:paraId="2E67CB62" w14:textId="26B0508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5EF24D29" w14:textId="0CCC0D42" w:rsidR="00980D99" w:rsidRDefault="00980D99" w:rsidP="00980D99">
      <w:pPr>
        <w:pStyle w:val="Heading3"/>
      </w:pPr>
      <w:bookmarkStart w:id="1852" w:name="_Toc490854921"/>
      <w:r>
        <w:t>June 27 / Epip 3: St. Cyril of Alexandria</w:t>
      </w:r>
      <w:bookmarkEnd w:id="1852"/>
    </w:p>
    <w:p w14:paraId="0B254F42" w14:textId="091D48A5" w:rsidR="00174A89" w:rsidRPr="00174A89" w:rsidRDefault="00174A89" w:rsidP="00174A89">
      <w:pPr>
        <w:pStyle w:val="Heading4"/>
      </w:pPr>
      <w:bookmarkStart w:id="1853" w:name="_Ref490723575"/>
      <w:r>
        <w:t>The Doxology for St. Cyril of Alexandria</w:t>
      </w:r>
      <w:r>
        <w:rPr>
          <w:rStyle w:val="FootnoteReference"/>
        </w:rPr>
        <w:footnoteReference w:id="1081"/>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E906C7">
        <w:trPr>
          <w:cantSplit/>
          <w:jc w:val="center"/>
        </w:trPr>
        <w:tc>
          <w:tcPr>
            <w:tcW w:w="288" w:type="dxa"/>
          </w:tcPr>
          <w:p w14:paraId="17602C5A" w14:textId="77777777" w:rsidR="00174A89" w:rsidRDefault="00174A89" w:rsidP="00E906C7">
            <w:pPr>
              <w:pStyle w:val="CopticCross"/>
            </w:pPr>
          </w:p>
        </w:tc>
        <w:tc>
          <w:tcPr>
            <w:tcW w:w="3960" w:type="dxa"/>
          </w:tcPr>
          <w:p w14:paraId="58104438" w14:textId="5992DCB9" w:rsidR="00174A89" w:rsidRDefault="00174A89" w:rsidP="00E906C7">
            <w:pPr>
              <w:pStyle w:val="EngHang"/>
              <w:rPr>
                <w:shd w:val="clear" w:color="auto" w:fill="FFFFFF"/>
              </w:rPr>
            </w:pPr>
            <w:r>
              <w:rPr>
                <w:shd w:val="clear" w:color="auto" w:fill="FFFFFF"/>
              </w:rPr>
              <w:t>Let us praise a light of the world</w:t>
            </w:r>
          </w:p>
          <w:p w14:paraId="722A79E0" w14:textId="28EACDD8" w:rsidR="00174A89" w:rsidRDefault="00174A89" w:rsidP="00E906C7">
            <w:pPr>
              <w:pStyle w:val="EngHang"/>
              <w:rPr>
                <w:shd w:val="clear" w:color="auto" w:fill="FFFFFF"/>
              </w:rPr>
            </w:pPr>
            <w:r>
              <w:rPr>
                <w:shd w:val="clear" w:color="auto" w:fill="FFFFFF"/>
              </w:rPr>
              <w:t>With all reverence:</w:t>
            </w:r>
          </w:p>
          <w:p w14:paraId="52E797E8" w14:textId="6EB77E5E" w:rsidR="00174A89" w:rsidRDefault="00174A89" w:rsidP="00E906C7">
            <w:pPr>
              <w:pStyle w:val="EngHang"/>
              <w:rPr>
                <w:shd w:val="clear" w:color="auto" w:fill="FFFFFF"/>
              </w:rPr>
            </w:pPr>
            <w:r>
              <w:rPr>
                <w:shd w:val="clear" w:color="auto" w:fill="FFFFFF"/>
              </w:rPr>
              <w:t>The great orator and</w:t>
            </w:r>
          </w:p>
          <w:p w14:paraId="0315EAB2" w14:textId="738BBC5D" w:rsidR="00174A89" w:rsidRDefault="00174A89" w:rsidP="00E906C7">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E906C7"/>
        </w:tc>
      </w:tr>
      <w:tr w:rsidR="00174A89" w14:paraId="1A535069" w14:textId="77777777" w:rsidTr="00E906C7">
        <w:trPr>
          <w:cantSplit/>
          <w:jc w:val="center"/>
        </w:trPr>
        <w:tc>
          <w:tcPr>
            <w:tcW w:w="288" w:type="dxa"/>
          </w:tcPr>
          <w:p w14:paraId="11BD713F" w14:textId="77777777" w:rsidR="00174A89" w:rsidRDefault="00174A89" w:rsidP="00E906C7">
            <w:pPr>
              <w:pStyle w:val="CopticCross"/>
            </w:pPr>
            <w:r w:rsidRPr="00FB5ACB">
              <w:t>¿</w:t>
            </w:r>
          </w:p>
        </w:tc>
        <w:tc>
          <w:tcPr>
            <w:tcW w:w="3960" w:type="dxa"/>
          </w:tcPr>
          <w:p w14:paraId="62D86787" w14:textId="231D568D" w:rsidR="00174A89" w:rsidRDefault="00174A89" w:rsidP="00E906C7">
            <w:pPr>
              <w:pStyle w:val="EngHang"/>
              <w:rPr>
                <w:shd w:val="clear" w:color="auto" w:fill="FFFFFF"/>
              </w:rPr>
            </w:pPr>
            <w:r>
              <w:rPr>
                <w:shd w:val="clear" w:color="auto" w:fill="FFFFFF"/>
              </w:rPr>
              <w:t>For by his</w:t>
            </w:r>
          </w:p>
          <w:p w14:paraId="378E1985" w14:textId="61F3639B" w:rsidR="00174A89" w:rsidRDefault="00174A89" w:rsidP="00E906C7">
            <w:pPr>
              <w:pStyle w:val="EngHang"/>
              <w:rPr>
                <w:shd w:val="clear" w:color="auto" w:fill="FFFFFF"/>
              </w:rPr>
            </w:pPr>
            <w:r>
              <w:rPr>
                <w:shd w:val="clear" w:color="auto" w:fill="FFFFFF"/>
              </w:rPr>
              <w:t>Fiery teachings,</w:t>
            </w:r>
          </w:p>
          <w:p w14:paraId="51412C1E" w14:textId="16C03F57" w:rsidR="00174A89" w:rsidRDefault="00174A89" w:rsidP="00E906C7">
            <w:pPr>
              <w:pStyle w:val="EngHang"/>
              <w:rPr>
                <w:shd w:val="clear" w:color="auto" w:fill="FFFFFF"/>
              </w:rPr>
            </w:pPr>
            <w:r>
              <w:rPr>
                <w:shd w:val="clear" w:color="auto" w:fill="FFFFFF"/>
              </w:rPr>
              <w:t>He burned up the</w:t>
            </w:r>
          </w:p>
          <w:p w14:paraId="23089670" w14:textId="6F67CA9D" w:rsidR="00174A89" w:rsidRDefault="00174A89" w:rsidP="00E906C7">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E906C7"/>
        </w:tc>
      </w:tr>
      <w:tr w:rsidR="00174A89" w14:paraId="156534E9" w14:textId="77777777" w:rsidTr="00E906C7">
        <w:trPr>
          <w:cantSplit/>
          <w:jc w:val="center"/>
        </w:trPr>
        <w:tc>
          <w:tcPr>
            <w:tcW w:w="288" w:type="dxa"/>
          </w:tcPr>
          <w:p w14:paraId="0940980D" w14:textId="77777777" w:rsidR="00174A89" w:rsidRDefault="00174A89" w:rsidP="00E906C7">
            <w:pPr>
              <w:pStyle w:val="CopticCross"/>
            </w:pPr>
          </w:p>
        </w:tc>
        <w:tc>
          <w:tcPr>
            <w:tcW w:w="3960" w:type="dxa"/>
          </w:tcPr>
          <w:p w14:paraId="3F5F13CF" w14:textId="7DD63672" w:rsidR="00174A89" w:rsidRDefault="00174A89" w:rsidP="00E906C7">
            <w:pPr>
              <w:pStyle w:val="EngHang"/>
              <w:rPr>
                <w:shd w:val="clear" w:color="auto" w:fill="FFFFFF"/>
              </w:rPr>
            </w:pPr>
            <w:r>
              <w:rPr>
                <w:shd w:val="clear" w:color="auto" w:fill="FFFFFF"/>
              </w:rPr>
              <w:t>You have openly poured out the depth</w:t>
            </w:r>
          </w:p>
          <w:p w14:paraId="1DF3B86A" w14:textId="3B07BB8A" w:rsidR="00174A89" w:rsidRDefault="00174A89" w:rsidP="00E906C7">
            <w:pPr>
              <w:pStyle w:val="EngHang"/>
              <w:rPr>
                <w:shd w:val="clear" w:color="auto" w:fill="FFFFFF"/>
              </w:rPr>
            </w:pPr>
            <w:r>
              <w:rPr>
                <w:shd w:val="clear" w:color="auto" w:fill="FFFFFF"/>
              </w:rPr>
              <w:t>Of the teaching theology upon us,</w:t>
            </w:r>
          </w:p>
          <w:p w14:paraId="32B278B2" w14:textId="7EAABA47" w:rsidR="00174A89" w:rsidRDefault="00174A89" w:rsidP="00E906C7">
            <w:pPr>
              <w:pStyle w:val="EngHang"/>
              <w:rPr>
                <w:shd w:val="clear" w:color="auto" w:fill="FFFFFF"/>
              </w:rPr>
            </w:pPr>
            <w:r>
              <w:rPr>
                <w:shd w:val="clear" w:color="auto" w:fill="FFFFFF"/>
              </w:rPr>
              <w:t>Drawing from the well-springs</w:t>
            </w:r>
          </w:p>
          <w:p w14:paraId="3D87BAF3" w14:textId="498E4094" w:rsidR="00174A89" w:rsidRDefault="00174A89" w:rsidP="00E906C7">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E906C7"/>
        </w:tc>
      </w:tr>
      <w:tr w:rsidR="00174A89" w14:paraId="5FDBC132" w14:textId="77777777" w:rsidTr="00E906C7">
        <w:trPr>
          <w:cantSplit/>
          <w:jc w:val="center"/>
        </w:trPr>
        <w:tc>
          <w:tcPr>
            <w:tcW w:w="288" w:type="dxa"/>
          </w:tcPr>
          <w:p w14:paraId="66AB8BC9" w14:textId="77777777" w:rsidR="00174A89" w:rsidRDefault="00174A89" w:rsidP="00E906C7">
            <w:pPr>
              <w:pStyle w:val="CopticCross"/>
            </w:pPr>
            <w:r w:rsidRPr="00FB5ACB">
              <w:lastRenderedPageBreak/>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E906C7">
            <w:pPr>
              <w:pStyle w:val="EngHangEnd"/>
            </w:pPr>
            <w:r>
              <w:rPr>
                <w:shd w:val="clear" w:color="auto" w:fill="FFFFFF"/>
              </w:rPr>
              <w:t>Great waves.</w:t>
            </w:r>
          </w:p>
        </w:tc>
        <w:tc>
          <w:tcPr>
            <w:tcW w:w="288" w:type="dxa"/>
          </w:tcPr>
          <w:p w14:paraId="294BE6A3" w14:textId="77777777" w:rsidR="00174A89" w:rsidRDefault="00174A89" w:rsidP="00E906C7"/>
        </w:tc>
      </w:tr>
      <w:tr w:rsidR="00174A89" w14:paraId="22D008F4" w14:textId="77777777" w:rsidTr="00E906C7">
        <w:trPr>
          <w:cantSplit/>
          <w:jc w:val="center"/>
        </w:trPr>
        <w:tc>
          <w:tcPr>
            <w:tcW w:w="288" w:type="dxa"/>
          </w:tcPr>
          <w:p w14:paraId="0C8F8E08" w14:textId="77777777" w:rsidR="00174A89" w:rsidRDefault="00174A89" w:rsidP="00E906C7">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E906C7">
            <w:pPr>
              <w:pStyle w:val="EngHangEnd"/>
            </w:pPr>
            <w:r>
              <w:rPr>
                <w:shd w:val="clear" w:color="auto" w:fill="FFFFFF"/>
              </w:rPr>
              <w:t>Revealing divine truths.</w:t>
            </w:r>
          </w:p>
        </w:tc>
        <w:tc>
          <w:tcPr>
            <w:tcW w:w="288" w:type="dxa"/>
          </w:tcPr>
          <w:p w14:paraId="0377B7BA" w14:textId="77777777" w:rsidR="00174A89" w:rsidRDefault="00174A89" w:rsidP="00E906C7"/>
        </w:tc>
      </w:tr>
      <w:tr w:rsidR="00174A89" w14:paraId="6B2D199E" w14:textId="77777777" w:rsidTr="00E906C7">
        <w:trPr>
          <w:cantSplit/>
          <w:jc w:val="center"/>
        </w:trPr>
        <w:tc>
          <w:tcPr>
            <w:tcW w:w="288" w:type="dxa"/>
          </w:tcPr>
          <w:p w14:paraId="21F43CD4" w14:textId="77777777" w:rsidR="00174A89" w:rsidRDefault="00174A89" w:rsidP="00E906C7">
            <w:pPr>
              <w:pStyle w:val="CopticCross"/>
            </w:pPr>
            <w:r w:rsidRPr="00FB5ACB">
              <w:t>¿</w:t>
            </w:r>
          </w:p>
        </w:tc>
        <w:tc>
          <w:tcPr>
            <w:tcW w:w="3960" w:type="dxa"/>
          </w:tcPr>
          <w:p w14:paraId="31CE4FBB" w14:textId="696412F3" w:rsidR="00174A89" w:rsidRDefault="00174A89" w:rsidP="00E906C7">
            <w:pPr>
              <w:pStyle w:val="EngHang"/>
              <w:rPr>
                <w:shd w:val="clear" w:color="auto" w:fill="FFFFFF"/>
              </w:rPr>
            </w:pPr>
            <w:r>
              <w:rPr>
                <w:shd w:val="clear" w:color="auto" w:fill="FFFFFF"/>
              </w:rPr>
              <w:t>Hail to you, O Archbishop,</w:t>
            </w:r>
          </w:p>
          <w:p w14:paraId="52D5940C" w14:textId="2BB42E01" w:rsidR="00174A89" w:rsidRDefault="00174A89" w:rsidP="00E906C7">
            <w:pPr>
              <w:pStyle w:val="EngHang"/>
              <w:rPr>
                <w:shd w:val="clear" w:color="auto" w:fill="FFFFFF"/>
              </w:rPr>
            </w:pPr>
            <w:r>
              <w:rPr>
                <w:shd w:val="clear" w:color="auto" w:fill="FFFFFF"/>
              </w:rPr>
              <w:t>Hail to you, O Theologi</w:t>
            </w:r>
            <w:r w:rsidR="00335AC4">
              <w:rPr>
                <w:shd w:val="clear" w:color="auto" w:fill="FFFFFF"/>
              </w:rPr>
              <w:t>a</w:t>
            </w:r>
            <w:r>
              <w:rPr>
                <w:shd w:val="clear" w:color="auto" w:fill="FFFFFF"/>
              </w:rPr>
              <w:t>n,</w:t>
            </w:r>
          </w:p>
          <w:p w14:paraId="669D6567" w14:textId="5D14364B" w:rsidR="00174A89" w:rsidRDefault="00174A89" w:rsidP="00E906C7">
            <w:pPr>
              <w:pStyle w:val="EngHang"/>
              <w:rPr>
                <w:shd w:val="clear" w:color="auto" w:fill="FFFFFF"/>
              </w:rPr>
            </w:pPr>
            <w:r>
              <w:rPr>
                <w:shd w:val="clear" w:color="auto" w:fill="FFFFFF"/>
              </w:rPr>
              <w:t>Hail to you, O defender of the faith,</w:t>
            </w:r>
          </w:p>
          <w:p w14:paraId="3F48007A" w14:textId="6F0EB3D5" w:rsidR="00174A89" w:rsidRDefault="00174A89" w:rsidP="00E906C7">
            <w:pPr>
              <w:pStyle w:val="EngHangEnd"/>
              <w:ind w:left="0" w:firstLine="0"/>
            </w:pPr>
            <w:r>
              <w:rPr>
                <w:shd w:val="clear" w:color="auto" w:fill="FFFFFF"/>
              </w:rPr>
              <w:t>St. Cyril the Pillar of the Faith.</w:t>
            </w:r>
          </w:p>
        </w:tc>
        <w:tc>
          <w:tcPr>
            <w:tcW w:w="288" w:type="dxa"/>
          </w:tcPr>
          <w:p w14:paraId="48471CEA" w14:textId="77777777" w:rsidR="00174A89" w:rsidRDefault="00174A89" w:rsidP="00E906C7"/>
        </w:tc>
      </w:tr>
      <w:tr w:rsidR="00174A89" w14:paraId="6472E5AC" w14:textId="77777777" w:rsidTr="00E906C7">
        <w:trPr>
          <w:cantSplit/>
          <w:jc w:val="center"/>
        </w:trPr>
        <w:tc>
          <w:tcPr>
            <w:tcW w:w="288" w:type="dxa"/>
          </w:tcPr>
          <w:p w14:paraId="3C3CAFB8" w14:textId="77777777" w:rsidR="00174A89" w:rsidRDefault="00174A89" w:rsidP="00E906C7">
            <w:pPr>
              <w:pStyle w:val="CopticCross"/>
            </w:pPr>
          </w:p>
        </w:tc>
        <w:tc>
          <w:tcPr>
            <w:tcW w:w="3960" w:type="dxa"/>
          </w:tcPr>
          <w:p w14:paraId="7F2E0047" w14:textId="77777777" w:rsidR="00174A89" w:rsidRDefault="00174A89" w:rsidP="00E906C7">
            <w:pPr>
              <w:pStyle w:val="EngHang"/>
              <w:rPr>
                <w:shd w:val="clear" w:color="auto" w:fill="FFFFFF"/>
              </w:rPr>
            </w:pPr>
            <w:r>
              <w:rPr>
                <w:shd w:val="clear" w:color="auto" w:fill="FFFFFF"/>
              </w:rPr>
              <w:t>Pray to the Lord on our behalf,</w:t>
            </w:r>
          </w:p>
          <w:p w14:paraId="22CDAD37" w14:textId="62F277EC" w:rsidR="00174A89" w:rsidRDefault="00174A89" w:rsidP="00E906C7">
            <w:pPr>
              <w:pStyle w:val="EngHang"/>
              <w:rPr>
                <w:shd w:val="clear" w:color="auto" w:fill="FFFFFF"/>
              </w:rPr>
            </w:pPr>
            <w:r>
              <w:rPr>
                <w:shd w:val="clear" w:color="auto" w:fill="FFFFFF"/>
              </w:rPr>
              <w:t>O my lord and father, the High Priest,</w:t>
            </w:r>
          </w:p>
          <w:p w14:paraId="477ACF8D" w14:textId="32326DB4" w:rsidR="00174A89" w:rsidRDefault="00174A89" w:rsidP="00E906C7">
            <w:pPr>
              <w:pStyle w:val="EngHang"/>
              <w:rPr>
                <w:shd w:val="clear" w:color="auto" w:fill="FFFFFF"/>
              </w:rPr>
            </w:pPr>
            <w:r>
              <w:rPr>
                <w:shd w:val="clear" w:color="auto" w:fill="FFFFFF"/>
              </w:rPr>
              <w:t>Abba Cyril, the Pillar of the Faith,</w:t>
            </w:r>
          </w:p>
          <w:p w14:paraId="4D793362" w14:textId="77777777" w:rsidR="00174A89" w:rsidRDefault="00174A89" w:rsidP="00E906C7">
            <w:pPr>
              <w:pStyle w:val="EngHangEnd"/>
            </w:pPr>
            <w:r>
              <w:rPr>
                <w:shd w:val="clear" w:color="auto" w:fill="FFFFFF"/>
              </w:rPr>
              <w:t>That He may forgive us our sins.</w:t>
            </w:r>
          </w:p>
        </w:tc>
        <w:tc>
          <w:tcPr>
            <w:tcW w:w="288" w:type="dxa"/>
          </w:tcPr>
          <w:p w14:paraId="3DB5044D" w14:textId="77777777" w:rsidR="00174A89" w:rsidRDefault="00174A89" w:rsidP="00E906C7"/>
        </w:tc>
      </w:tr>
    </w:tbl>
    <w:p w14:paraId="262DE9B6" w14:textId="01FA0672" w:rsidR="006A0D7C" w:rsidRDefault="006A0D7C" w:rsidP="006A0D7C">
      <w:pPr>
        <w:pStyle w:val="Heading3"/>
      </w:pPr>
      <w:bookmarkStart w:id="1854" w:name="_Toc490854922"/>
      <w:r>
        <w:t>June 28 / Epip 4: Sts. Apakir and John</w:t>
      </w:r>
      <w:bookmarkEnd w:id="1854"/>
    </w:p>
    <w:p w14:paraId="4A6BAA95" w14:textId="36882C7B"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1B24B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1B24BB">
        <w:rPr>
          <w:noProof/>
        </w:rPr>
        <w:t>1069</w:t>
      </w:r>
      <w:r w:rsidR="00237D47">
        <w:fldChar w:fldCharType="end"/>
      </w:r>
      <w:r>
        <w:t>.</w:t>
      </w:r>
    </w:p>
    <w:p w14:paraId="1F7BEA33" w14:textId="77777777" w:rsidR="00980D99" w:rsidRDefault="00980D99" w:rsidP="00980D99">
      <w:pPr>
        <w:pStyle w:val="Heading3"/>
        <w:rPr>
          <w:lang w:val="en-US"/>
        </w:rPr>
      </w:pPr>
      <w:bookmarkStart w:id="1855" w:name="_Toc490854923"/>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5"/>
    </w:p>
    <w:p w14:paraId="251E582D" w14:textId="4DB63EF3" w:rsidR="00D62D89" w:rsidRPr="00D62D89" w:rsidRDefault="00D62D89" w:rsidP="00D62D89">
      <w:pPr>
        <w:pStyle w:val="Heading4"/>
        <w:rPr>
          <w:rFonts w:ascii="Segoe UI Historic" w:eastAsia="Arial Unicode MS" w:hAnsi="Segoe UI Historic" w:cs="Segoe UI Historic"/>
        </w:rPr>
      </w:pPr>
      <w:bookmarkStart w:id="1856"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7" w:name="_Ref485107884"/>
      <w:r>
        <w:lastRenderedPageBreak/>
        <w:t>The Doxology of Sts. Peter and Paul</w:t>
      </w:r>
      <w:bookmarkEnd w:id="1856"/>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8"/>
            <w:r>
              <w:t>Are the working husbandmen</w:t>
            </w:r>
            <w:commentRangeEnd w:id="1858"/>
            <w:r>
              <w:rPr>
                <w:rStyle w:val="CommentReference"/>
                <w:rFonts w:ascii="Times New Roman" w:eastAsiaTheme="minorHAnsi" w:hAnsi="Times New Roman" w:cstheme="minorBidi"/>
                <w:color w:val="auto"/>
              </w:rPr>
              <w:commentReference w:id="185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9"/>
            <w:r>
              <w:t xml:space="preserve">With </w:t>
            </w:r>
            <w:commentRangeEnd w:id="1859"/>
            <w:r>
              <w:rPr>
                <w:rStyle w:val="CommentReference"/>
                <w:rFonts w:ascii="Times New Roman" w:eastAsiaTheme="minorHAnsi" w:hAnsi="Times New Roman" w:cstheme="minorBidi"/>
                <w:color w:val="auto"/>
              </w:rPr>
              <w:commentReference w:id="185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60"/>
            <w:commentRangeStart w:id="1861"/>
            <w:r>
              <w:t xml:space="preserve">sound </w:t>
            </w:r>
            <w:commentRangeEnd w:id="1860"/>
            <w:r>
              <w:rPr>
                <w:rStyle w:val="CommentReference"/>
                <w:rFonts w:ascii="Times New Roman" w:eastAsiaTheme="minorHAnsi" w:hAnsi="Times New Roman" w:cstheme="minorBidi"/>
                <w:color w:val="auto"/>
              </w:rPr>
              <w:commentReference w:id="1860"/>
            </w:r>
            <w:commentRangeEnd w:id="1861"/>
            <w:r>
              <w:rPr>
                <w:rStyle w:val="CommentReference"/>
                <w:rFonts w:ascii="Times New Roman" w:eastAsiaTheme="minorHAnsi" w:hAnsi="Times New Roman" w:cstheme="minorBidi"/>
                <w:color w:val="auto"/>
              </w:rPr>
              <w:commentReference w:id="186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62" w:name="_Ref434488724"/>
      <w:r>
        <w:t>The Doxology of St. Paul</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6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64"/>
            <w:r>
              <w:t xml:space="preserve">To </w:t>
            </w:r>
            <w:commentRangeEnd w:id="1864"/>
            <w:r>
              <w:rPr>
                <w:rStyle w:val="CommentReference"/>
                <w:rFonts w:ascii="Times New Roman" w:eastAsiaTheme="minorHAnsi" w:hAnsi="Times New Roman" w:cstheme="minorBidi"/>
                <w:color w:val="auto"/>
              </w:rPr>
              <w:commentReference w:id="1864"/>
            </w:r>
            <w:r>
              <w:t xml:space="preserve">all the </w:t>
            </w:r>
            <w:commentRangeStart w:id="1865"/>
            <w:r>
              <w:t>Gentiles</w:t>
            </w:r>
            <w:commentRangeEnd w:id="1865"/>
            <w:r>
              <w:rPr>
                <w:rStyle w:val="CommentReference"/>
                <w:rFonts w:ascii="Times New Roman" w:eastAsiaTheme="minorHAnsi" w:hAnsi="Times New Roman" w:cstheme="minorBidi"/>
                <w:color w:val="auto"/>
              </w:rPr>
              <w:commentReference w:id="186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6"/>
            <w:r>
              <w:t>To be completely filled</w:t>
            </w:r>
          </w:p>
          <w:p w14:paraId="68A85021" w14:textId="77777777" w:rsidR="00306181" w:rsidRDefault="00306181" w:rsidP="00306181">
            <w:pPr>
              <w:pStyle w:val="EngHangEnd"/>
            </w:pPr>
            <w:r>
              <w:t>With God in love.</w:t>
            </w:r>
            <w:commentRangeEnd w:id="1866"/>
            <w:r>
              <w:rPr>
                <w:rStyle w:val="CommentReference"/>
                <w:rFonts w:ascii="Times New Roman" w:eastAsiaTheme="minorHAnsi" w:hAnsi="Times New Roman" w:cstheme="minorBidi"/>
                <w:color w:val="auto"/>
              </w:rPr>
              <w:commentReference w:id="186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7" w:name="_Ref434476236"/>
      <w:r>
        <w:t>The Psali Adam</w:t>
      </w:r>
      <w:r w:rsidR="006C1B94">
        <w:t xml:space="preserve"> for the Apostles’ Feast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lastRenderedPageBreak/>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B22EC1E" w14:textId="77777777" w:rsidR="00646A59" w:rsidRDefault="00646A59" w:rsidP="00646A59">
      <w:pPr>
        <w:pStyle w:val="Heading4"/>
      </w:pPr>
      <w:bookmarkStart w:id="1868" w:name="_Ref434476261"/>
      <w:r>
        <w:t>The Psali Batos</w:t>
      </w:r>
      <w:r w:rsidR="006C1B94">
        <w:t xml:space="preserve"> for the Apostles’ Feast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lastRenderedPageBreak/>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lastRenderedPageBreak/>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lastRenderedPageBreak/>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9" w:name="_Toc490854924"/>
      <w:r>
        <w:rPr>
          <w:lang w:val="en-US"/>
        </w:rPr>
        <w:t>June 30 / Epip 6: Martyrdom of St. Aoulimpas the Apostle</w:t>
      </w:r>
      <w:bookmarkEnd w:id="1869"/>
    </w:p>
    <w:p w14:paraId="0DEE2976" w14:textId="723E6D0B"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70" w:name="_Toc410196218"/>
      <w:bookmarkStart w:id="1871" w:name="_Toc410196460"/>
      <w:bookmarkStart w:id="1872" w:name="_Toc410196962"/>
      <w:bookmarkStart w:id="1873" w:name="_Toc490854700"/>
      <w:bookmarkStart w:id="1874" w:name="July"/>
      <w:bookmarkEnd w:id="1816"/>
      <w:r>
        <w:lastRenderedPageBreak/>
        <w:t>July</w:t>
      </w:r>
      <w:bookmarkEnd w:id="1870"/>
      <w:bookmarkEnd w:id="1871"/>
      <w:bookmarkEnd w:id="1872"/>
      <w:r w:rsidR="00980D99">
        <w:t xml:space="preserve"> or </w:t>
      </w:r>
      <w:r w:rsidR="00980D99">
        <w:rPr>
          <w:rFonts w:ascii="FreeSerifAvvaShenouda" w:hAnsi="FreeSerifAvvaShenouda" w:cs="FreeSerifAvvaShenouda"/>
        </w:rPr>
        <w:t>Ⲉⲡⲏⲡ</w:t>
      </w:r>
      <w:bookmarkEnd w:id="1873"/>
    </w:p>
    <w:bookmarkStart w:id="1875" w:name="_Ref434562742" w:displacedByCustomXml="next"/>
    <w:bookmarkStart w:id="1876" w:name="_Toc410196965" w:displacedByCustomXml="next"/>
    <w:bookmarkStart w:id="1877" w:name="_Toc410196463" w:displacedByCustomXml="next"/>
    <w:bookmarkStart w:id="1878" w:name="_Toc410196221" w:displacedByCustomXml="next"/>
    <w:sdt>
      <w:sdtPr>
        <w:id w:val="233667495"/>
        <w:docPartObj>
          <w:docPartGallery w:val="Table of Contents"/>
          <w:docPartUnique/>
        </w:docPartObj>
      </w:sdtPr>
      <w:sdtEndPr>
        <w:rPr>
          <w:b/>
          <w:bCs/>
          <w:noProof/>
        </w:rPr>
      </w:sdtEndPr>
      <w:sdtContent>
        <w:p w14:paraId="6B4B27BD" w14:textId="38E990C2"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90854925" w:history="1">
            <w:r w:rsidR="001B24BB" w:rsidRPr="00031B42">
              <w:rPr>
                <w:rStyle w:val="Hyperlink"/>
                <w:rFonts w:ascii="Times New Roman" w:hAnsi="Times New Roman" w:cs="Times New Roman"/>
                <w:noProof/>
              </w:rPr>
              <w:t>July 1 / Epip 7: St. Shenoute</w:t>
            </w:r>
            <w:r w:rsidR="001B24BB">
              <w:rPr>
                <w:noProof/>
                <w:webHidden/>
              </w:rPr>
              <w:tab/>
            </w:r>
            <w:r w:rsidR="001B24BB">
              <w:rPr>
                <w:noProof/>
                <w:webHidden/>
              </w:rPr>
              <w:fldChar w:fldCharType="begin"/>
            </w:r>
            <w:r w:rsidR="001B24BB">
              <w:rPr>
                <w:noProof/>
                <w:webHidden/>
              </w:rPr>
              <w:instrText xml:space="preserve"> PAGEREF _Toc490854925 \h </w:instrText>
            </w:r>
            <w:r w:rsidR="001B24BB">
              <w:rPr>
                <w:noProof/>
                <w:webHidden/>
              </w:rPr>
            </w:r>
            <w:r w:rsidR="001B24BB">
              <w:rPr>
                <w:noProof/>
                <w:webHidden/>
              </w:rPr>
              <w:fldChar w:fldCharType="separate"/>
            </w:r>
            <w:r w:rsidR="001B24BB">
              <w:rPr>
                <w:noProof/>
                <w:webHidden/>
              </w:rPr>
              <w:t>1093</w:t>
            </w:r>
            <w:r w:rsidR="001B24BB">
              <w:rPr>
                <w:noProof/>
                <w:webHidden/>
              </w:rPr>
              <w:fldChar w:fldCharType="end"/>
            </w:r>
          </w:hyperlink>
        </w:p>
        <w:p w14:paraId="3D406B81" w14:textId="16355862" w:rsidR="001B24BB" w:rsidRDefault="00217567">
          <w:pPr>
            <w:pStyle w:val="TOC3"/>
            <w:tabs>
              <w:tab w:val="right" w:leader="dot" w:pos="8846"/>
            </w:tabs>
            <w:rPr>
              <w:rFonts w:asciiTheme="minorHAnsi" w:eastAsiaTheme="minorEastAsia" w:hAnsiTheme="minorHAnsi"/>
              <w:noProof/>
              <w:sz w:val="22"/>
              <w:lang w:val="en-US"/>
            </w:rPr>
          </w:pPr>
          <w:hyperlink w:anchor="_Toc490854926" w:history="1">
            <w:r w:rsidR="001B24BB" w:rsidRPr="00031B42">
              <w:rPr>
                <w:rStyle w:val="Hyperlink"/>
                <w:noProof/>
                <w:lang w:val="en-US"/>
              </w:rPr>
              <w:t>July 2 / Epip 8: St. Pishoy</w:t>
            </w:r>
            <w:r w:rsidR="001B24BB">
              <w:rPr>
                <w:noProof/>
                <w:webHidden/>
              </w:rPr>
              <w:tab/>
            </w:r>
            <w:r w:rsidR="001B24BB">
              <w:rPr>
                <w:noProof/>
                <w:webHidden/>
              </w:rPr>
              <w:fldChar w:fldCharType="begin"/>
            </w:r>
            <w:r w:rsidR="001B24BB">
              <w:rPr>
                <w:noProof/>
                <w:webHidden/>
              </w:rPr>
              <w:instrText xml:space="preserve"> PAGEREF _Toc490854926 \h </w:instrText>
            </w:r>
            <w:r w:rsidR="001B24BB">
              <w:rPr>
                <w:noProof/>
                <w:webHidden/>
              </w:rPr>
            </w:r>
            <w:r w:rsidR="001B24BB">
              <w:rPr>
                <w:noProof/>
                <w:webHidden/>
              </w:rPr>
              <w:fldChar w:fldCharType="separate"/>
            </w:r>
            <w:r w:rsidR="001B24BB">
              <w:rPr>
                <w:noProof/>
                <w:webHidden/>
              </w:rPr>
              <w:t>1095</w:t>
            </w:r>
            <w:r w:rsidR="001B24BB">
              <w:rPr>
                <w:noProof/>
                <w:webHidden/>
              </w:rPr>
              <w:fldChar w:fldCharType="end"/>
            </w:r>
          </w:hyperlink>
        </w:p>
        <w:p w14:paraId="6B6918CA" w14:textId="46D7A21C" w:rsidR="001B24BB" w:rsidRDefault="00217567">
          <w:pPr>
            <w:pStyle w:val="TOC3"/>
            <w:tabs>
              <w:tab w:val="right" w:leader="dot" w:pos="8846"/>
            </w:tabs>
            <w:rPr>
              <w:rFonts w:asciiTheme="minorHAnsi" w:eastAsiaTheme="minorEastAsia" w:hAnsiTheme="minorHAnsi"/>
              <w:noProof/>
              <w:sz w:val="22"/>
              <w:lang w:val="en-US"/>
            </w:rPr>
          </w:pPr>
          <w:hyperlink w:anchor="_Toc490854927" w:history="1">
            <w:r w:rsidR="001B24BB" w:rsidRPr="00031B42">
              <w:rPr>
                <w:rStyle w:val="Hyperlink"/>
                <w:noProof/>
                <w:lang w:val="en-US"/>
              </w:rPr>
              <w:t>July 3 / Epip 9: Martyrdom of St. Simon Cleophas the Apostle</w:t>
            </w:r>
            <w:r w:rsidR="001B24BB">
              <w:rPr>
                <w:noProof/>
                <w:webHidden/>
              </w:rPr>
              <w:tab/>
            </w:r>
            <w:r w:rsidR="001B24BB">
              <w:rPr>
                <w:noProof/>
                <w:webHidden/>
              </w:rPr>
              <w:fldChar w:fldCharType="begin"/>
            </w:r>
            <w:r w:rsidR="001B24BB">
              <w:rPr>
                <w:noProof/>
                <w:webHidden/>
              </w:rPr>
              <w:instrText xml:space="preserve"> PAGEREF _Toc490854927 \h </w:instrText>
            </w:r>
            <w:r w:rsidR="001B24BB">
              <w:rPr>
                <w:noProof/>
                <w:webHidden/>
              </w:rPr>
            </w:r>
            <w:r w:rsidR="001B24BB">
              <w:rPr>
                <w:noProof/>
                <w:webHidden/>
              </w:rPr>
              <w:fldChar w:fldCharType="separate"/>
            </w:r>
            <w:r w:rsidR="001B24BB">
              <w:rPr>
                <w:noProof/>
                <w:webHidden/>
              </w:rPr>
              <w:t>1097</w:t>
            </w:r>
            <w:r w:rsidR="001B24BB">
              <w:rPr>
                <w:noProof/>
                <w:webHidden/>
              </w:rPr>
              <w:fldChar w:fldCharType="end"/>
            </w:r>
          </w:hyperlink>
        </w:p>
        <w:p w14:paraId="39E8F0EC" w14:textId="02D23874" w:rsidR="001B24BB" w:rsidRDefault="00217567">
          <w:pPr>
            <w:pStyle w:val="TOC3"/>
            <w:tabs>
              <w:tab w:val="right" w:leader="dot" w:pos="8846"/>
            </w:tabs>
            <w:rPr>
              <w:rFonts w:asciiTheme="minorHAnsi" w:eastAsiaTheme="minorEastAsia" w:hAnsiTheme="minorHAnsi"/>
              <w:noProof/>
              <w:sz w:val="22"/>
              <w:lang w:val="en-US"/>
            </w:rPr>
          </w:pPr>
          <w:hyperlink w:anchor="_Toc490854928" w:history="1">
            <w:r w:rsidR="001B24BB" w:rsidRPr="00031B42">
              <w:rPr>
                <w:rStyle w:val="Hyperlink"/>
                <w:noProof/>
              </w:rPr>
              <w:t>July 6 / Epip 12: Commemoration of Archangel Michael</w:t>
            </w:r>
            <w:r w:rsidR="001B24BB">
              <w:rPr>
                <w:noProof/>
                <w:webHidden/>
              </w:rPr>
              <w:tab/>
            </w:r>
            <w:r w:rsidR="001B24BB">
              <w:rPr>
                <w:noProof/>
                <w:webHidden/>
              </w:rPr>
              <w:fldChar w:fldCharType="begin"/>
            </w:r>
            <w:r w:rsidR="001B24BB">
              <w:rPr>
                <w:noProof/>
                <w:webHidden/>
              </w:rPr>
              <w:instrText xml:space="preserve"> PAGEREF _Toc490854928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86F6B2C" w14:textId="03449BB1" w:rsidR="001B24BB" w:rsidRDefault="00217567">
          <w:pPr>
            <w:pStyle w:val="TOC3"/>
            <w:tabs>
              <w:tab w:val="right" w:leader="dot" w:pos="8846"/>
            </w:tabs>
            <w:rPr>
              <w:rFonts w:asciiTheme="minorHAnsi" w:eastAsiaTheme="minorEastAsia" w:hAnsiTheme="minorHAnsi"/>
              <w:noProof/>
              <w:sz w:val="22"/>
              <w:lang w:val="en-US"/>
            </w:rPr>
          </w:pPr>
          <w:hyperlink w:anchor="_Toc490854929" w:history="1">
            <w:r w:rsidR="001B24BB" w:rsidRPr="00031B42">
              <w:rPr>
                <w:rStyle w:val="Hyperlink"/>
                <w:noProof/>
              </w:rPr>
              <w:t>July 12 / Epip 18: Martyrdom of St. James the Apostle, the Bishop of Jerusalem</w:t>
            </w:r>
            <w:r w:rsidR="001B24BB">
              <w:rPr>
                <w:noProof/>
                <w:webHidden/>
              </w:rPr>
              <w:tab/>
            </w:r>
            <w:r w:rsidR="001B24BB">
              <w:rPr>
                <w:noProof/>
                <w:webHidden/>
              </w:rPr>
              <w:fldChar w:fldCharType="begin"/>
            </w:r>
            <w:r w:rsidR="001B24BB">
              <w:rPr>
                <w:noProof/>
                <w:webHidden/>
              </w:rPr>
              <w:instrText xml:space="preserve"> PAGEREF _Toc490854929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256F3DDE" w14:textId="4A8E38B5" w:rsidR="001B24BB" w:rsidRDefault="00217567">
          <w:pPr>
            <w:pStyle w:val="TOC3"/>
            <w:tabs>
              <w:tab w:val="right" w:leader="dot" w:pos="8846"/>
            </w:tabs>
            <w:rPr>
              <w:rFonts w:asciiTheme="minorHAnsi" w:eastAsiaTheme="minorEastAsia" w:hAnsiTheme="minorHAnsi"/>
              <w:noProof/>
              <w:sz w:val="22"/>
              <w:lang w:val="en-US"/>
            </w:rPr>
          </w:pPr>
          <w:hyperlink w:anchor="_Toc490854930" w:history="1">
            <w:r w:rsidR="001B24BB" w:rsidRPr="00031B42">
              <w:rPr>
                <w:rStyle w:val="Hyperlink"/>
                <w:noProof/>
              </w:rPr>
              <w:t>July 14 / Epip 20: Martyrdom of St. Theodore of Shotep, the General</w:t>
            </w:r>
            <w:r w:rsidR="001B24BB">
              <w:rPr>
                <w:noProof/>
                <w:webHidden/>
              </w:rPr>
              <w:tab/>
            </w:r>
            <w:r w:rsidR="001B24BB">
              <w:rPr>
                <w:noProof/>
                <w:webHidden/>
              </w:rPr>
              <w:fldChar w:fldCharType="begin"/>
            </w:r>
            <w:r w:rsidR="001B24BB">
              <w:rPr>
                <w:noProof/>
                <w:webHidden/>
              </w:rPr>
              <w:instrText xml:space="preserve"> PAGEREF _Toc490854930 \h </w:instrText>
            </w:r>
            <w:r w:rsidR="001B24BB">
              <w:rPr>
                <w:noProof/>
                <w:webHidden/>
              </w:rPr>
            </w:r>
            <w:r w:rsidR="001B24BB">
              <w:rPr>
                <w:noProof/>
                <w:webHidden/>
              </w:rPr>
              <w:fldChar w:fldCharType="separate"/>
            </w:r>
            <w:r w:rsidR="001B24BB">
              <w:rPr>
                <w:noProof/>
                <w:webHidden/>
              </w:rPr>
              <w:t>1098</w:t>
            </w:r>
            <w:r w:rsidR="001B24BB">
              <w:rPr>
                <w:noProof/>
                <w:webHidden/>
              </w:rPr>
              <w:fldChar w:fldCharType="end"/>
            </w:r>
          </w:hyperlink>
        </w:p>
        <w:p w14:paraId="37A5410B" w14:textId="23EEA2C5" w:rsidR="001B24BB" w:rsidRDefault="00217567">
          <w:pPr>
            <w:pStyle w:val="TOC3"/>
            <w:tabs>
              <w:tab w:val="right" w:leader="dot" w:pos="8846"/>
            </w:tabs>
            <w:rPr>
              <w:rFonts w:asciiTheme="minorHAnsi" w:eastAsiaTheme="minorEastAsia" w:hAnsiTheme="minorHAnsi"/>
              <w:noProof/>
              <w:sz w:val="22"/>
              <w:lang w:val="en-US"/>
            </w:rPr>
          </w:pPr>
          <w:hyperlink w:anchor="_Toc490854931" w:history="1">
            <w:r w:rsidR="001B24BB" w:rsidRPr="00031B42">
              <w:rPr>
                <w:rStyle w:val="Hyperlink"/>
                <w:noProof/>
              </w:rPr>
              <w:t>July 15 / Epip 21: Commemoration of the Theotokos</w:t>
            </w:r>
            <w:r w:rsidR="001B24BB">
              <w:rPr>
                <w:noProof/>
                <w:webHidden/>
              </w:rPr>
              <w:tab/>
            </w:r>
            <w:r w:rsidR="001B24BB">
              <w:rPr>
                <w:noProof/>
                <w:webHidden/>
              </w:rPr>
              <w:fldChar w:fldCharType="begin"/>
            </w:r>
            <w:r w:rsidR="001B24BB">
              <w:rPr>
                <w:noProof/>
                <w:webHidden/>
              </w:rPr>
              <w:instrText xml:space="preserve"> PAGEREF _Toc490854931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59BD2334" w14:textId="66DFFE6C" w:rsidR="001B24BB" w:rsidRDefault="00217567">
          <w:pPr>
            <w:pStyle w:val="TOC3"/>
            <w:tabs>
              <w:tab w:val="right" w:leader="dot" w:pos="8846"/>
            </w:tabs>
            <w:rPr>
              <w:rFonts w:asciiTheme="minorHAnsi" w:eastAsiaTheme="minorEastAsia" w:hAnsiTheme="minorHAnsi"/>
              <w:noProof/>
              <w:sz w:val="22"/>
              <w:lang w:val="en-US"/>
            </w:rPr>
          </w:pPr>
          <w:hyperlink w:anchor="_Toc490854932" w:history="1">
            <w:r w:rsidR="001B24BB" w:rsidRPr="00031B42">
              <w:rPr>
                <w:rStyle w:val="Hyperlink"/>
                <w:noProof/>
              </w:rPr>
              <w:t>July 17 / Epip 23: The Martyrdom of St. Marina</w:t>
            </w:r>
            <w:r w:rsidR="001B24BB">
              <w:rPr>
                <w:noProof/>
                <w:webHidden/>
              </w:rPr>
              <w:tab/>
            </w:r>
            <w:r w:rsidR="001B24BB">
              <w:rPr>
                <w:noProof/>
                <w:webHidden/>
              </w:rPr>
              <w:fldChar w:fldCharType="begin"/>
            </w:r>
            <w:r w:rsidR="001B24BB">
              <w:rPr>
                <w:noProof/>
                <w:webHidden/>
              </w:rPr>
              <w:instrText xml:space="preserve"> PAGEREF _Toc490854932 \h </w:instrText>
            </w:r>
            <w:r w:rsidR="001B24BB">
              <w:rPr>
                <w:noProof/>
                <w:webHidden/>
              </w:rPr>
            </w:r>
            <w:r w:rsidR="001B24BB">
              <w:rPr>
                <w:noProof/>
                <w:webHidden/>
              </w:rPr>
              <w:fldChar w:fldCharType="separate"/>
            </w:r>
            <w:r w:rsidR="001B24BB">
              <w:rPr>
                <w:noProof/>
                <w:webHidden/>
              </w:rPr>
              <w:t>1100</w:t>
            </w:r>
            <w:r w:rsidR="001B24BB">
              <w:rPr>
                <w:noProof/>
                <w:webHidden/>
              </w:rPr>
              <w:fldChar w:fldCharType="end"/>
            </w:r>
          </w:hyperlink>
        </w:p>
        <w:p w14:paraId="47FC646C" w14:textId="20314563" w:rsidR="001B24BB" w:rsidRDefault="00217567">
          <w:pPr>
            <w:pStyle w:val="TOC3"/>
            <w:tabs>
              <w:tab w:val="right" w:leader="dot" w:pos="8846"/>
            </w:tabs>
            <w:rPr>
              <w:rFonts w:asciiTheme="minorHAnsi" w:eastAsiaTheme="minorEastAsia" w:hAnsiTheme="minorHAnsi"/>
              <w:noProof/>
              <w:sz w:val="22"/>
              <w:lang w:val="en-US"/>
            </w:rPr>
          </w:pPr>
          <w:hyperlink w:anchor="_Toc490854933" w:history="1">
            <w:r w:rsidR="001B24BB" w:rsidRPr="00031B42">
              <w:rPr>
                <w:rStyle w:val="Hyperlink"/>
                <w:noProof/>
              </w:rPr>
              <w:t>July 18 / Epip 24: The Martyrdom of St Apanoub</w:t>
            </w:r>
            <w:r w:rsidR="001B24BB">
              <w:rPr>
                <w:noProof/>
                <w:webHidden/>
              </w:rPr>
              <w:tab/>
            </w:r>
            <w:r w:rsidR="001B24BB">
              <w:rPr>
                <w:noProof/>
                <w:webHidden/>
              </w:rPr>
              <w:fldChar w:fldCharType="begin"/>
            </w:r>
            <w:r w:rsidR="001B24BB">
              <w:rPr>
                <w:noProof/>
                <w:webHidden/>
              </w:rPr>
              <w:instrText xml:space="preserve"> PAGEREF _Toc490854933 \h </w:instrText>
            </w:r>
            <w:r w:rsidR="001B24BB">
              <w:rPr>
                <w:noProof/>
                <w:webHidden/>
              </w:rPr>
            </w:r>
            <w:r w:rsidR="001B24BB">
              <w:rPr>
                <w:noProof/>
                <w:webHidden/>
              </w:rPr>
              <w:fldChar w:fldCharType="separate"/>
            </w:r>
            <w:r w:rsidR="001B24BB">
              <w:rPr>
                <w:noProof/>
                <w:webHidden/>
              </w:rPr>
              <w:t>1101</w:t>
            </w:r>
            <w:r w:rsidR="001B24BB">
              <w:rPr>
                <w:noProof/>
                <w:webHidden/>
              </w:rPr>
              <w:fldChar w:fldCharType="end"/>
            </w:r>
          </w:hyperlink>
        </w:p>
        <w:p w14:paraId="38A5579B" w14:textId="550E94A4" w:rsidR="001B24BB" w:rsidRDefault="00217567">
          <w:pPr>
            <w:pStyle w:val="TOC3"/>
            <w:tabs>
              <w:tab w:val="right" w:leader="dot" w:pos="8846"/>
            </w:tabs>
            <w:rPr>
              <w:rFonts w:asciiTheme="minorHAnsi" w:eastAsiaTheme="minorEastAsia" w:hAnsiTheme="minorHAnsi"/>
              <w:noProof/>
              <w:sz w:val="22"/>
              <w:lang w:val="en-US"/>
            </w:rPr>
          </w:pPr>
          <w:hyperlink w:anchor="_Toc490854934" w:history="1">
            <w:r w:rsidR="001B24BB" w:rsidRPr="00031B42">
              <w:rPr>
                <w:rStyle w:val="Hyperlink"/>
                <w:noProof/>
              </w:rPr>
              <w:t>July 19 / Epip 25: St. Seraphim of Sarov (uncovering of relics)</w:t>
            </w:r>
            <w:r w:rsidR="001B24BB">
              <w:rPr>
                <w:noProof/>
                <w:webHidden/>
              </w:rPr>
              <w:tab/>
            </w:r>
            <w:r w:rsidR="001B24BB">
              <w:rPr>
                <w:noProof/>
                <w:webHidden/>
              </w:rPr>
              <w:fldChar w:fldCharType="begin"/>
            </w:r>
            <w:r w:rsidR="001B24BB">
              <w:rPr>
                <w:noProof/>
                <w:webHidden/>
              </w:rPr>
              <w:instrText xml:space="preserve"> PAGEREF _Toc490854934 \h </w:instrText>
            </w:r>
            <w:r w:rsidR="001B24BB">
              <w:rPr>
                <w:noProof/>
                <w:webHidden/>
              </w:rPr>
            </w:r>
            <w:r w:rsidR="001B24BB">
              <w:rPr>
                <w:noProof/>
                <w:webHidden/>
              </w:rPr>
              <w:fldChar w:fldCharType="separate"/>
            </w:r>
            <w:r w:rsidR="001B24BB">
              <w:rPr>
                <w:noProof/>
                <w:webHidden/>
              </w:rPr>
              <w:t>1102</w:t>
            </w:r>
            <w:r w:rsidR="001B24BB">
              <w:rPr>
                <w:noProof/>
                <w:webHidden/>
              </w:rPr>
              <w:fldChar w:fldCharType="end"/>
            </w:r>
          </w:hyperlink>
        </w:p>
        <w:p w14:paraId="3A1E9D04" w14:textId="684CA46B" w:rsidR="001B24BB" w:rsidRDefault="00217567">
          <w:pPr>
            <w:pStyle w:val="TOC3"/>
            <w:tabs>
              <w:tab w:val="right" w:leader="dot" w:pos="8846"/>
            </w:tabs>
            <w:rPr>
              <w:rFonts w:asciiTheme="minorHAnsi" w:eastAsiaTheme="minorEastAsia" w:hAnsiTheme="minorHAnsi"/>
              <w:noProof/>
              <w:sz w:val="22"/>
              <w:lang w:val="en-US"/>
            </w:rPr>
          </w:pPr>
          <w:hyperlink w:anchor="_Toc490854935" w:history="1">
            <w:r w:rsidR="001B24BB" w:rsidRPr="00031B42">
              <w:rPr>
                <w:rStyle w:val="Hyperlink"/>
                <w:noProof/>
              </w:rPr>
              <w:t>July 20 / Epip 26: Joseph the Carpenter</w:t>
            </w:r>
            <w:r w:rsidR="001B24BB">
              <w:rPr>
                <w:noProof/>
                <w:webHidden/>
              </w:rPr>
              <w:tab/>
            </w:r>
            <w:r w:rsidR="001B24BB">
              <w:rPr>
                <w:noProof/>
                <w:webHidden/>
              </w:rPr>
              <w:fldChar w:fldCharType="begin"/>
            </w:r>
            <w:r w:rsidR="001B24BB">
              <w:rPr>
                <w:noProof/>
                <w:webHidden/>
              </w:rPr>
              <w:instrText xml:space="preserve"> PAGEREF _Toc490854935 \h </w:instrText>
            </w:r>
            <w:r w:rsidR="001B24BB">
              <w:rPr>
                <w:noProof/>
                <w:webHidden/>
              </w:rPr>
            </w:r>
            <w:r w:rsidR="001B24BB">
              <w:rPr>
                <w:noProof/>
                <w:webHidden/>
              </w:rPr>
              <w:fldChar w:fldCharType="separate"/>
            </w:r>
            <w:r w:rsidR="001B24BB">
              <w:rPr>
                <w:noProof/>
                <w:webHidden/>
              </w:rPr>
              <w:t>1103</w:t>
            </w:r>
            <w:r w:rsidR="001B24BB">
              <w:rPr>
                <w:noProof/>
                <w:webHidden/>
              </w:rPr>
              <w:fldChar w:fldCharType="end"/>
            </w:r>
          </w:hyperlink>
        </w:p>
        <w:p w14:paraId="437A75C6" w14:textId="196A46FD" w:rsidR="001B24BB" w:rsidRDefault="00217567">
          <w:pPr>
            <w:pStyle w:val="TOC3"/>
            <w:tabs>
              <w:tab w:val="right" w:leader="dot" w:pos="8846"/>
            </w:tabs>
            <w:rPr>
              <w:rFonts w:asciiTheme="minorHAnsi" w:eastAsiaTheme="minorEastAsia" w:hAnsiTheme="minorHAnsi"/>
              <w:noProof/>
              <w:sz w:val="22"/>
              <w:lang w:val="en-US"/>
            </w:rPr>
          </w:pPr>
          <w:hyperlink w:anchor="_Toc490854936" w:history="1">
            <w:r w:rsidR="001B24BB" w:rsidRPr="00031B42">
              <w:rPr>
                <w:rStyle w:val="Hyperlink"/>
                <w:noProof/>
              </w:rPr>
              <w:t>July 20 / Epip 26: Also St. Frumentius (Abune Selama), the First Bishop of Ethiopia</w:t>
            </w:r>
            <w:r w:rsidR="001B24BB">
              <w:rPr>
                <w:noProof/>
                <w:webHidden/>
              </w:rPr>
              <w:tab/>
            </w:r>
            <w:r w:rsidR="001B24BB">
              <w:rPr>
                <w:noProof/>
                <w:webHidden/>
              </w:rPr>
              <w:fldChar w:fldCharType="begin"/>
            </w:r>
            <w:r w:rsidR="001B24BB">
              <w:rPr>
                <w:noProof/>
                <w:webHidden/>
              </w:rPr>
              <w:instrText xml:space="preserve"> PAGEREF _Toc490854936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4C05062B" w14:textId="2DEBE9E9" w:rsidR="001B24BB" w:rsidRDefault="00217567">
          <w:pPr>
            <w:pStyle w:val="TOC3"/>
            <w:tabs>
              <w:tab w:val="right" w:leader="dot" w:pos="8846"/>
            </w:tabs>
            <w:rPr>
              <w:rFonts w:asciiTheme="minorHAnsi" w:eastAsiaTheme="minorEastAsia" w:hAnsiTheme="minorHAnsi"/>
              <w:noProof/>
              <w:sz w:val="22"/>
              <w:lang w:val="en-US"/>
            </w:rPr>
          </w:pPr>
          <w:hyperlink w:anchor="_Toc490854937" w:history="1">
            <w:r w:rsidR="001B24BB" w:rsidRPr="00031B42">
              <w:rPr>
                <w:rStyle w:val="Hyperlink"/>
                <w:noProof/>
              </w:rPr>
              <w:t>July 22 / Epip 28: Departure of St. Mary Magdalene</w:t>
            </w:r>
            <w:r w:rsidR="001B24BB">
              <w:rPr>
                <w:noProof/>
                <w:webHidden/>
              </w:rPr>
              <w:tab/>
            </w:r>
            <w:r w:rsidR="001B24BB">
              <w:rPr>
                <w:noProof/>
                <w:webHidden/>
              </w:rPr>
              <w:fldChar w:fldCharType="begin"/>
            </w:r>
            <w:r w:rsidR="001B24BB">
              <w:rPr>
                <w:noProof/>
                <w:webHidden/>
              </w:rPr>
              <w:instrText xml:space="preserve"> PAGEREF _Toc490854937 \h </w:instrText>
            </w:r>
            <w:r w:rsidR="001B24BB">
              <w:rPr>
                <w:noProof/>
                <w:webHidden/>
              </w:rPr>
            </w:r>
            <w:r w:rsidR="001B24BB">
              <w:rPr>
                <w:noProof/>
                <w:webHidden/>
              </w:rPr>
              <w:fldChar w:fldCharType="separate"/>
            </w:r>
            <w:r w:rsidR="001B24BB">
              <w:rPr>
                <w:noProof/>
                <w:webHidden/>
              </w:rPr>
              <w:t>1104</w:t>
            </w:r>
            <w:r w:rsidR="001B24BB">
              <w:rPr>
                <w:noProof/>
                <w:webHidden/>
              </w:rPr>
              <w:fldChar w:fldCharType="end"/>
            </w:r>
          </w:hyperlink>
        </w:p>
        <w:p w14:paraId="77CA8645" w14:textId="736CEA7D" w:rsidR="001B24BB" w:rsidRDefault="00217567">
          <w:pPr>
            <w:pStyle w:val="TOC3"/>
            <w:tabs>
              <w:tab w:val="right" w:leader="dot" w:pos="8846"/>
            </w:tabs>
            <w:rPr>
              <w:rFonts w:asciiTheme="minorHAnsi" w:eastAsiaTheme="minorEastAsia" w:hAnsiTheme="minorHAnsi"/>
              <w:noProof/>
              <w:sz w:val="22"/>
              <w:lang w:val="en-US"/>
            </w:rPr>
          </w:pPr>
          <w:hyperlink w:anchor="_Toc490854938" w:history="1">
            <w:r w:rsidR="001B24BB" w:rsidRPr="00031B42">
              <w:rPr>
                <w:rStyle w:val="Hyperlink"/>
                <w:noProof/>
              </w:rPr>
              <w:t>July 23 / Epip 29: Commemoration of the Annunciation, Nativity, and Resurrection on the 29</w:t>
            </w:r>
            <w:r w:rsidR="001B24BB" w:rsidRPr="00031B42">
              <w:rPr>
                <w:rStyle w:val="Hyperlink"/>
                <w:noProof/>
                <w:vertAlign w:val="superscript"/>
              </w:rPr>
              <w:t>th</w:t>
            </w:r>
            <w:r w:rsidR="001B24BB" w:rsidRPr="00031B4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_Toc490854938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2F8DFF6D" w14:textId="4E3056A8" w:rsidR="001B24BB" w:rsidRDefault="00217567">
          <w:pPr>
            <w:pStyle w:val="TOC3"/>
            <w:tabs>
              <w:tab w:val="right" w:leader="dot" w:pos="8846"/>
            </w:tabs>
            <w:rPr>
              <w:rFonts w:asciiTheme="minorHAnsi" w:eastAsiaTheme="minorEastAsia" w:hAnsiTheme="minorHAnsi"/>
              <w:noProof/>
              <w:sz w:val="22"/>
              <w:lang w:val="en-US"/>
            </w:rPr>
          </w:pPr>
          <w:hyperlink w:anchor="_Toc490854939" w:history="1">
            <w:r w:rsidR="001B24BB" w:rsidRPr="00031B42">
              <w:rPr>
                <w:rStyle w:val="Hyperlink"/>
                <w:noProof/>
              </w:rPr>
              <w:t>July 23 / Epip 29: Also the Translocation of the Relics of St. Andrew, the Apostle</w:t>
            </w:r>
            <w:r w:rsidR="001B24BB">
              <w:rPr>
                <w:noProof/>
                <w:webHidden/>
              </w:rPr>
              <w:tab/>
            </w:r>
            <w:r w:rsidR="001B24BB">
              <w:rPr>
                <w:noProof/>
                <w:webHidden/>
              </w:rPr>
              <w:fldChar w:fldCharType="begin"/>
            </w:r>
            <w:r w:rsidR="001B24BB">
              <w:rPr>
                <w:noProof/>
                <w:webHidden/>
              </w:rPr>
              <w:instrText xml:space="preserve"> PAGEREF _Toc490854939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758CC3E6" w14:textId="78595F28" w:rsidR="001B24BB" w:rsidRDefault="00217567">
          <w:pPr>
            <w:pStyle w:val="TOC3"/>
            <w:tabs>
              <w:tab w:val="right" w:leader="dot" w:pos="8846"/>
            </w:tabs>
            <w:rPr>
              <w:rFonts w:asciiTheme="minorHAnsi" w:eastAsiaTheme="minorEastAsia" w:hAnsiTheme="minorHAnsi"/>
              <w:noProof/>
              <w:sz w:val="22"/>
              <w:lang w:val="en-US"/>
            </w:rPr>
          </w:pPr>
          <w:hyperlink w:anchor="_Toc490854940" w:history="1">
            <w:r w:rsidR="001B24BB" w:rsidRPr="00031B42">
              <w:rPr>
                <w:rStyle w:val="Hyperlink"/>
                <w:noProof/>
              </w:rPr>
              <w:t>July 25 / Mesori 1: The Virgin’s Fast</w:t>
            </w:r>
            <w:r w:rsidR="001B24BB">
              <w:rPr>
                <w:noProof/>
                <w:webHidden/>
              </w:rPr>
              <w:tab/>
            </w:r>
            <w:r w:rsidR="001B24BB">
              <w:rPr>
                <w:noProof/>
                <w:webHidden/>
              </w:rPr>
              <w:fldChar w:fldCharType="begin"/>
            </w:r>
            <w:r w:rsidR="001B24BB">
              <w:rPr>
                <w:noProof/>
                <w:webHidden/>
              </w:rPr>
              <w:instrText xml:space="preserve"> PAGEREF _Toc490854940 \h </w:instrText>
            </w:r>
            <w:r w:rsidR="001B24BB">
              <w:rPr>
                <w:noProof/>
                <w:webHidden/>
              </w:rPr>
            </w:r>
            <w:r w:rsidR="001B24BB">
              <w:rPr>
                <w:noProof/>
                <w:webHidden/>
              </w:rPr>
              <w:fldChar w:fldCharType="separate"/>
            </w:r>
            <w:r w:rsidR="001B24BB">
              <w:rPr>
                <w:noProof/>
                <w:webHidden/>
              </w:rPr>
              <w:t>1106</w:t>
            </w:r>
            <w:r w:rsidR="001B24BB">
              <w:rPr>
                <w:noProof/>
                <w:webHidden/>
              </w:rPr>
              <w:fldChar w:fldCharType="end"/>
            </w:r>
          </w:hyperlink>
        </w:p>
        <w:p w14:paraId="34443D73" w14:textId="75B55E3D" w:rsidR="001B24BB" w:rsidRDefault="00217567">
          <w:pPr>
            <w:pStyle w:val="TOC3"/>
            <w:tabs>
              <w:tab w:val="right" w:leader="dot" w:pos="8846"/>
            </w:tabs>
            <w:rPr>
              <w:rFonts w:asciiTheme="minorHAnsi" w:eastAsiaTheme="minorEastAsia" w:hAnsiTheme="minorHAnsi"/>
              <w:noProof/>
              <w:sz w:val="22"/>
              <w:lang w:val="en-US"/>
            </w:rPr>
          </w:pPr>
          <w:hyperlink w:anchor="_Toc490854941" w:history="1">
            <w:r w:rsidR="001B24BB" w:rsidRPr="00031B42">
              <w:rPr>
                <w:rStyle w:val="Hyperlink"/>
                <w:noProof/>
              </w:rPr>
              <w:t>July 28 / Mesori 4: Consecration of the Church of St. Anthony</w:t>
            </w:r>
            <w:r w:rsidR="001B24BB">
              <w:rPr>
                <w:noProof/>
                <w:webHidden/>
              </w:rPr>
              <w:tab/>
            </w:r>
            <w:r w:rsidR="001B24BB">
              <w:rPr>
                <w:noProof/>
                <w:webHidden/>
              </w:rPr>
              <w:fldChar w:fldCharType="begin"/>
            </w:r>
            <w:r w:rsidR="001B24BB">
              <w:rPr>
                <w:noProof/>
                <w:webHidden/>
              </w:rPr>
              <w:instrText xml:space="preserve"> PAGEREF _Toc490854941 \h </w:instrText>
            </w:r>
            <w:r w:rsidR="001B24BB">
              <w:rPr>
                <w:noProof/>
                <w:webHidden/>
              </w:rPr>
            </w:r>
            <w:r w:rsidR="001B24BB">
              <w:rPr>
                <w:noProof/>
                <w:webHidden/>
              </w:rPr>
              <w:fldChar w:fldCharType="separate"/>
            </w:r>
            <w:r w:rsidR="001B24BB">
              <w:rPr>
                <w:noProof/>
                <w:webHidden/>
              </w:rPr>
              <w:t>1114</w:t>
            </w:r>
            <w:r w:rsidR="001B24BB">
              <w:rPr>
                <w:noProof/>
                <w:webHidden/>
              </w:rPr>
              <w:fldChar w:fldCharType="end"/>
            </w:r>
          </w:hyperlink>
        </w:p>
        <w:p w14:paraId="11911C47" w14:textId="439FFA1E"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9" w:name="_Ref436250323"/>
      <w:bookmarkStart w:id="1880" w:name="_Toc490854925"/>
      <w:r>
        <w:rPr>
          <w:rFonts w:ascii="Times New Roman" w:hAnsi="Times New Roman" w:cs="Times New Roman"/>
        </w:rPr>
        <w:lastRenderedPageBreak/>
        <w:t>July 1 / Epip 7: St. Shenoute</w:t>
      </w:r>
      <w:bookmarkEnd w:id="1875"/>
      <w:bookmarkEnd w:id="1879"/>
      <w:bookmarkEnd w:id="1880"/>
    </w:p>
    <w:p w14:paraId="5B5A5AD3" w14:textId="77777777" w:rsidR="00980D99" w:rsidRDefault="00980D99" w:rsidP="00980D99">
      <w:pPr>
        <w:pStyle w:val="Heading4"/>
        <w:rPr>
          <w:lang w:val="en-US"/>
        </w:rPr>
      </w:pPr>
      <w:bookmarkStart w:id="1881" w:name="_Ref434491186"/>
      <w:r>
        <w:rPr>
          <w:lang w:val="en-US"/>
        </w:rPr>
        <w:t>The Doxology</w:t>
      </w:r>
      <w:r w:rsidR="00810F04">
        <w:rPr>
          <w:lang w:val="en-US"/>
        </w:rPr>
        <w:t xml:space="preserve"> for St. Shenoute</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5" w:name="_Ref434491207"/>
      <w:r>
        <w:rPr>
          <w:lang w:val="en-US"/>
        </w:rPr>
        <w:t>A Doxology for St. Besa</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86" w:name="_Ref434560325"/>
      <w:bookmarkStart w:id="1887" w:name="_Toc490854926"/>
      <w:r>
        <w:rPr>
          <w:lang w:val="en-US"/>
        </w:rPr>
        <w:t>July 2 / Epip 8: St. Pishoy</w:t>
      </w:r>
      <w:bookmarkEnd w:id="1886"/>
      <w:bookmarkEnd w:id="1887"/>
    </w:p>
    <w:p w14:paraId="3F31CCDA" w14:textId="77777777" w:rsidR="00980D99" w:rsidRDefault="00980D99" w:rsidP="00980D99">
      <w:pPr>
        <w:pStyle w:val="Heading4"/>
        <w:rPr>
          <w:lang w:val="en-US"/>
        </w:rPr>
      </w:pPr>
      <w:bookmarkStart w:id="1888" w:name="_Ref434490783"/>
      <w:r>
        <w:rPr>
          <w:lang w:val="en-US"/>
        </w:rPr>
        <w:t>The Doxology</w:t>
      </w:r>
      <w:r w:rsidR="00810F04">
        <w:rPr>
          <w:lang w:val="en-US"/>
        </w:rPr>
        <w:t xml:space="preserve"> for St. Pishoy</w:t>
      </w:r>
      <w:bookmarkEnd w:id="1888"/>
    </w:p>
    <w:p w14:paraId="748CA5AD" w14:textId="1AD1AEE3"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1B24B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1B24BB">
        <w:rPr>
          <w:noProof/>
          <w:lang w:val="en-US"/>
        </w:rPr>
        <w:t>723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0E3C9938"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8" w:name="_Toc490854927"/>
      <w:bookmarkEnd w:id="1878"/>
      <w:bookmarkEnd w:id="1877"/>
      <w:bookmarkEnd w:id="1876"/>
      <w:r>
        <w:rPr>
          <w:lang w:val="en-US"/>
        </w:rPr>
        <w:t>July 3 / Epip 9: Martyrdom of</w:t>
      </w:r>
      <w:r w:rsidR="00FE0AE4">
        <w:rPr>
          <w:lang w:val="en-US"/>
        </w:rPr>
        <w:t xml:space="preserve"> </w:t>
      </w:r>
      <w:r>
        <w:rPr>
          <w:lang w:val="en-US"/>
        </w:rPr>
        <w:t>St. Simon Cleophas the Apostle</w:t>
      </w:r>
      <w:bookmarkEnd w:id="1898"/>
    </w:p>
    <w:p w14:paraId="4B2873D8" w14:textId="3EE1E837"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9" w:name="_Toc490854928"/>
      <w:r>
        <w:lastRenderedPageBreak/>
        <w:t>July 6 / Epip 12: Commemoration of Archangel Michael</w:t>
      </w:r>
      <w:bookmarkEnd w:id="1899"/>
    </w:p>
    <w:p w14:paraId="05CD381F" w14:textId="6DB78EC1"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1D32BC82" w14:textId="77777777" w:rsidR="005B716A" w:rsidRDefault="005B716A" w:rsidP="005B716A">
      <w:pPr>
        <w:pStyle w:val="Heading3"/>
      </w:pPr>
      <w:bookmarkStart w:id="1900" w:name="_Toc490854929"/>
      <w:r>
        <w:t>July 12 / Epip 18: Martyrdom of St. James the Apostle, the Bishop of Jerusalem</w:t>
      </w:r>
      <w:bookmarkEnd w:id="1900"/>
    </w:p>
    <w:p w14:paraId="3E767F80" w14:textId="0D68CDB9"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630614C9" w14:textId="77777777" w:rsidR="009C1989" w:rsidRDefault="009C1989" w:rsidP="009C1989">
      <w:pPr>
        <w:pStyle w:val="Heading3"/>
      </w:pPr>
      <w:bookmarkStart w:id="1901" w:name="_Ref434562330"/>
      <w:bookmarkStart w:id="1902" w:name="_Toc490854930"/>
      <w:r>
        <w:t>July 14 / Epip 20: Martyrdom of St. Theodore of Shotep, the General</w:t>
      </w:r>
      <w:bookmarkEnd w:id="1901"/>
      <w:bookmarkEnd w:id="1902"/>
    </w:p>
    <w:p w14:paraId="7B584133" w14:textId="77777777" w:rsidR="009C1989" w:rsidRDefault="009C1989" w:rsidP="009C1989">
      <w:pPr>
        <w:pStyle w:val="Heading4"/>
      </w:pPr>
      <w:bookmarkStart w:id="1903" w:name="_Ref434489277"/>
      <w:r>
        <w:t>The Doxology of St. Theodore of Shotep, the General</w:t>
      </w:r>
      <w:bookmarkEnd w:id="1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4" w:name="_Ref434489296"/>
      <w:r>
        <w:lastRenderedPageBreak/>
        <w:t>Another Doxology of St. Theodore of Shotep, the General</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5"/>
            <w:r>
              <w:t>struggler</w:t>
            </w:r>
            <w:commentRangeEnd w:id="1905"/>
            <w:r>
              <w:rPr>
                <w:rStyle w:val="CommentReference"/>
                <w:rFonts w:ascii="Times New Roman" w:eastAsiaTheme="minorHAnsi" w:hAnsi="Times New Roman" w:cstheme="minorBidi"/>
                <w:color w:val="auto"/>
              </w:rPr>
              <w:commentReference w:id="190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6" w:name="_Toc490854931"/>
      <w:r>
        <w:t>July 15 / Epip 21: Commemoration of the Theotokos</w:t>
      </w:r>
      <w:bookmarkEnd w:id="1906"/>
    </w:p>
    <w:p w14:paraId="4AA179DA" w14:textId="3C5D593A" w:rsidR="00DD1748" w:rsidRDefault="00DD1748" w:rsidP="00DD1748">
      <w:pPr>
        <w:pStyle w:val="Rubric"/>
      </w:pPr>
      <w:bookmarkStart w:id="1907" w:name="_Ref434562663"/>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46562046" w14:textId="77777777" w:rsidR="0078548F" w:rsidRDefault="0078548F" w:rsidP="0078548F">
      <w:pPr>
        <w:pStyle w:val="Heading3"/>
      </w:pPr>
      <w:bookmarkStart w:id="1908" w:name="_Ref485190899"/>
      <w:bookmarkStart w:id="1909" w:name="_Ref485190907"/>
      <w:bookmarkStart w:id="1910" w:name="_Toc490854932"/>
      <w:r>
        <w:t>July 17 / Epip 23: The Martyrdom of St. Marina</w:t>
      </w:r>
      <w:bookmarkEnd w:id="1907"/>
      <w:bookmarkEnd w:id="1908"/>
      <w:bookmarkEnd w:id="1909"/>
      <w:bookmarkEnd w:id="1910"/>
    </w:p>
    <w:p w14:paraId="71210AE6" w14:textId="77777777" w:rsidR="0078548F" w:rsidRDefault="0078548F" w:rsidP="0078548F">
      <w:pPr>
        <w:pStyle w:val="Heading4"/>
      </w:pPr>
      <w:bookmarkStart w:id="1911" w:name="_Ref434490204"/>
      <w:r>
        <w:t>The Doxology</w:t>
      </w:r>
      <w:r w:rsidR="00B46E6E">
        <w:t xml:space="preserve"> for St. Marina</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12" w:name="_Toc490854933"/>
      <w:r>
        <w:t xml:space="preserve">July 18 / Epip 24: The Martyrdom of </w:t>
      </w:r>
      <w:r w:rsidR="00EB5325">
        <w:t xml:space="preserve">St </w:t>
      </w:r>
      <w:r>
        <w:t>A</w:t>
      </w:r>
      <w:r w:rsidR="00EB5325">
        <w:t>p</w:t>
      </w:r>
      <w:r>
        <w:t>a</w:t>
      </w:r>
      <w:r w:rsidR="00EB5325">
        <w:t>n</w:t>
      </w:r>
      <w:r>
        <w:t>oub</w:t>
      </w:r>
      <w:bookmarkEnd w:id="1912"/>
    </w:p>
    <w:p w14:paraId="45A4C76D" w14:textId="21CDE1FD" w:rsidR="00951605" w:rsidRDefault="00951605" w:rsidP="00951605">
      <w:pPr>
        <w:pStyle w:val="Heading4"/>
      </w:pPr>
      <w:bookmarkStart w:id="1913" w:name="_Ref434489534"/>
      <w:r>
        <w:t>The Doxology</w:t>
      </w:r>
      <w:r w:rsidR="00B46E6E">
        <w:t xml:space="preserve"> for A</w:t>
      </w:r>
      <w:r w:rsidR="00EB5325">
        <w:t>p</w:t>
      </w:r>
      <w:r w:rsidR="00B46E6E">
        <w:t>a</w:t>
      </w:r>
      <w:r w:rsidR="00EB5325">
        <w:t>n</w:t>
      </w:r>
      <w:r w:rsidR="00B46E6E">
        <w:t>oub</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4"/>
            <w:r>
              <w:t>a</w:t>
            </w:r>
            <w:r w:rsidR="00EB5325">
              <w:t>n</w:t>
            </w:r>
            <w:r>
              <w:t>oub</w:t>
            </w:r>
            <w:commentRangeEnd w:id="1914"/>
            <w:r>
              <w:rPr>
                <w:rStyle w:val="CommentReference"/>
                <w:rFonts w:ascii="Times New Roman" w:eastAsiaTheme="minorHAnsi" w:hAnsi="Times New Roman" w:cstheme="minorBidi"/>
                <w:color w:val="auto"/>
              </w:rPr>
              <w:commentReference w:id="191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5"/>
            <w:r>
              <w:t xml:space="preserve">upright </w:t>
            </w:r>
            <w:commentRangeEnd w:id="1915"/>
            <w:r>
              <w:rPr>
                <w:rStyle w:val="CommentReference"/>
                <w:rFonts w:ascii="Times New Roman" w:eastAsiaTheme="minorHAnsi" w:hAnsi="Times New Roman" w:cstheme="minorBidi"/>
                <w:color w:val="auto"/>
              </w:rPr>
              <w:commentReference w:id="191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6" w:name="_Toc490854934"/>
      <w:r>
        <w:t>July 19 / Epip 25: St. Seraphim of Sarov (uncovering of relics)</w:t>
      </w:r>
      <w:r>
        <w:rPr>
          <w:rStyle w:val="FootnoteReference"/>
        </w:rPr>
        <w:footnoteReference w:id="1088"/>
      </w:r>
      <w:bookmarkEnd w:id="1916"/>
    </w:p>
    <w:p w14:paraId="2CF0CA79" w14:textId="2B9E72D4" w:rsidR="00B54DE8" w:rsidRPr="00B54DE8" w:rsidRDefault="00B54DE8" w:rsidP="00B54DE8">
      <w:pPr>
        <w:pStyle w:val="Rubric"/>
      </w:pPr>
      <w:r>
        <w:t xml:space="preserve">See </w:t>
      </w:r>
      <w:r>
        <w:fldChar w:fldCharType="begin"/>
      </w:r>
      <w:r>
        <w:instrText xml:space="preserve"> REF _Ref485884390 \h </w:instrText>
      </w:r>
      <w:r>
        <w:fldChar w:fldCharType="separate"/>
      </w:r>
      <w:r w:rsidR="001B24BB">
        <w:t>January 2 / Tobi 7 (6) : St. Seraphim of Sarov</w:t>
      </w:r>
      <w:r>
        <w:fldChar w:fldCharType="end"/>
      </w:r>
      <w:r>
        <w:t xml:space="preserve">, page </w:t>
      </w:r>
      <w:r>
        <w:fldChar w:fldCharType="begin"/>
      </w:r>
      <w:r>
        <w:instrText xml:space="preserve"> PAGEREF _Ref485884390 \h </w:instrText>
      </w:r>
      <w:r>
        <w:fldChar w:fldCharType="separate"/>
      </w:r>
      <w:r w:rsidR="001B24BB">
        <w:rPr>
          <w:noProof/>
        </w:rPr>
        <w:t>922</w:t>
      </w:r>
      <w:r>
        <w:fldChar w:fldCharType="end"/>
      </w:r>
      <w:r>
        <w:t>.</w:t>
      </w:r>
    </w:p>
    <w:p w14:paraId="1F10ADAE" w14:textId="6B0B641D" w:rsidR="00BF240D" w:rsidRDefault="00BF240D" w:rsidP="00BF240D">
      <w:pPr>
        <w:pStyle w:val="Heading3"/>
      </w:pPr>
      <w:bookmarkStart w:id="1917" w:name="_Toc490854935"/>
      <w:r>
        <w:lastRenderedPageBreak/>
        <w:t>July 20 / Epip 26: Joseph the Carpenter</w:t>
      </w:r>
      <w:bookmarkEnd w:id="1917"/>
    </w:p>
    <w:p w14:paraId="5DE3B33E" w14:textId="77777777" w:rsidR="00BF240D" w:rsidRDefault="00BF240D" w:rsidP="00BF240D">
      <w:pPr>
        <w:pStyle w:val="Heading4"/>
      </w:pPr>
      <w:bookmarkStart w:id="1918" w:name="_Ref434488476"/>
      <w:r>
        <w:t>The Doxology</w:t>
      </w:r>
      <w:r w:rsidR="00B46E6E">
        <w:t xml:space="preserve"> for St. Joseph the Carpenter</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9" w:name="_Toc490854936"/>
      <w:bookmarkStart w:id="1920" w:name="_Toc410196222"/>
      <w:bookmarkStart w:id="1921" w:name="_Toc410196464"/>
      <w:bookmarkStart w:id="1922" w:name="_Toc410196966"/>
      <w:r>
        <w:t>July 20 / Epip 26: Also St. Frumentius (Abune Selama), the First Bishop of Ethiopia</w:t>
      </w:r>
      <w:bookmarkEnd w:id="1919"/>
    </w:p>
    <w:p w14:paraId="5EE79286" w14:textId="21B512C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1B24B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1B24BB">
        <w:rPr>
          <w:noProof/>
        </w:rPr>
        <w:t>1033</w:t>
      </w:r>
      <w:r w:rsidR="00237D47">
        <w:fldChar w:fldCharType="end"/>
      </w:r>
      <w:r>
        <w:t>.</w:t>
      </w:r>
    </w:p>
    <w:p w14:paraId="74ECF631" w14:textId="77777777" w:rsidR="00C325FC" w:rsidRDefault="00C325FC" w:rsidP="005B716A">
      <w:pPr>
        <w:pStyle w:val="Heading3"/>
      </w:pPr>
      <w:bookmarkStart w:id="1923" w:name="_Toc490854937"/>
      <w:r>
        <w:t>July 22 / Epip 28: Departure of St. Mary Magdalene</w:t>
      </w:r>
      <w:bookmarkEnd w:id="1923"/>
    </w:p>
    <w:p w14:paraId="41ADBBFF" w14:textId="77777777" w:rsidR="00C325FC" w:rsidRDefault="00C325FC" w:rsidP="00C325FC">
      <w:pPr>
        <w:pStyle w:val="Heading4"/>
      </w:pPr>
      <w:bookmarkStart w:id="1924" w:name="_Ref434489077"/>
      <w:r>
        <w:t>The Doxology</w:t>
      </w:r>
      <w:r w:rsidR="00B46E6E">
        <w:t xml:space="preserve"> for St. Mary Magdalene</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5"/>
            <w:r>
              <w:t xml:space="preserve">ϯⲁⲅⲓⲁ </w:t>
            </w:r>
            <w:commentRangeEnd w:id="1925"/>
            <w:r>
              <w:rPr>
                <w:rStyle w:val="CommentReference"/>
                <w:rFonts w:ascii="Times New Roman" w:hAnsi="Times New Roman" w:cstheme="minorBidi"/>
                <w:noProof w:val="0"/>
              </w:rPr>
              <w:commentReference w:id="192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6" w:name="_Toc490854938"/>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6"/>
    </w:p>
    <w:p w14:paraId="19C57F68" w14:textId="64F29938" w:rsidR="00B52D77" w:rsidRDefault="00B52D77" w:rsidP="00B52D77">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48B57972" w14:textId="77777777" w:rsidR="005B716A" w:rsidRDefault="005B716A" w:rsidP="005B716A">
      <w:pPr>
        <w:pStyle w:val="Heading3"/>
      </w:pPr>
      <w:bookmarkStart w:id="1927" w:name="_Toc490854939"/>
      <w:r>
        <w:t xml:space="preserve">July 23 / Epip 29: </w:t>
      </w:r>
      <w:r w:rsidR="00B52D77">
        <w:t xml:space="preserve">Also the </w:t>
      </w:r>
      <w:r>
        <w:t>Translocation of the Relics of St. Andrew, the Apostle</w:t>
      </w:r>
      <w:bookmarkEnd w:id="1927"/>
    </w:p>
    <w:p w14:paraId="7500DAE2" w14:textId="3BBDD634"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19ADAAAA" w14:textId="32A52D84" w:rsidR="00953E32" w:rsidRDefault="00953E32" w:rsidP="00953E32">
      <w:pPr>
        <w:pStyle w:val="Heading3"/>
      </w:pPr>
      <w:bookmarkStart w:id="1928" w:name="_Toc490854940"/>
      <w:r>
        <w:t>July 25 / Mesori 1: The Virgin’s Fast</w:t>
      </w:r>
      <w:bookmarkEnd w:id="1928"/>
    </w:p>
    <w:p w14:paraId="05CFE451" w14:textId="5E66591F" w:rsidR="003D07AB" w:rsidRDefault="003D07AB" w:rsidP="003D07AB">
      <w:pPr>
        <w:pStyle w:val="Rubric"/>
      </w:pPr>
      <w:r>
        <w:t xml:space="preserve">See </w:t>
      </w:r>
      <w:r>
        <w:fldChar w:fldCharType="begin"/>
      </w:r>
      <w:r>
        <w:instrText xml:space="preserve"> REF _Ref485102883 \h  \* MERGEFORMAT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9D80777" w14:textId="37AC330E" w:rsidR="002758BE" w:rsidRDefault="002758BE" w:rsidP="002758BE">
      <w:pPr>
        <w:pStyle w:val="Heading4"/>
      </w:pPr>
      <w:bookmarkStart w:id="1929" w:name="_Ref490464707"/>
      <w:r>
        <w:t xml:space="preserve">The Psali </w:t>
      </w:r>
      <w:commentRangeStart w:id="1930"/>
      <w:r>
        <w:t xml:space="preserve">Adam </w:t>
      </w:r>
      <w:commentRangeEnd w:id="1930"/>
      <w:r>
        <w:rPr>
          <w:rStyle w:val="CommentReference"/>
          <w:rFonts w:eastAsiaTheme="minorHAnsi" w:cstheme="minorBidi"/>
          <w:b w:val="0"/>
          <w:bCs w:val="0"/>
          <w:iCs w:val="0"/>
          <w:color w:val="auto"/>
        </w:rPr>
        <w:commentReference w:id="1930"/>
      </w:r>
      <w:r>
        <w:t>for the Virgin’s Fast</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lastRenderedPageBreak/>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lastRenderedPageBreak/>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lastRenderedPageBreak/>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31" w:name="_Ref490464720"/>
      <w:r>
        <w:t>The Psali Batos for the Virgi</w:t>
      </w:r>
      <w:r w:rsidR="005712A5">
        <w:t>n’s Fast</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lastRenderedPageBreak/>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3CDA1374" w14:textId="375A2E44" w:rsidR="00960235" w:rsidRDefault="00960235" w:rsidP="00960235">
      <w:pPr>
        <w:pStyle w:val="Heading3"/>
      </w:pPr>
      <w:bookmarkStart w:id="1932" w:name="_Toc490854941"/>
      <w:r>
        <w:t>July 28 / Mesori 4: Consecration of the Church of St. Anthony</w:t>
      </w:r>
      <w:bookmarkEnd w:id="1932"/>
    </w:p>
    <w:p w14:paraId="15290CA7" w14:textId="42AB080E"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1B24BB">
        <w:t>January 17 (18) / Tobi 22: St. Anthony the Great</w:t>
      </w:r>
      <w:r w:rsidR="006D6137">
        <w:fldChar w:fldCharType="end"/>
      </w:r>
      <w:r w:rsidR="00237D47">
        <w:t>, page</w:t>
      </w:r>
      <w:bookmarkEnd w:id="1874"/>
      <w:r w:rsidR="006D6137">
        <w:t xml:space="preserve"> </w:t>
      </w:r>
      <w:r w:rsidR="006D6137">
        <w:fldChar w:fldCharType="begin"/>
      </w:r>
      <w:r w:rsidR="006D6137">
        <w:instrText xml:space="preserve"> PAGEREF _Ref485109342 \h </w:instrText>
      </w:r>
      <w:r w:rsidR="006D6137">
        <w:fldChar w:fldCharType="separate"/>
      </w:r>
      <w:r w:rsidR="001B24BB">
        <w:rPr>
          <w:noProof/>
        </w:rPr>
        <w:t>980</w:t>
      </w:r>
      <w:r w:rsidR="006D6137">
        <w:fldChar w:fldCharType="end"/>
      </w:r>
      <w:r>
        <w:t>.</w:t>
      </w:r>
    </w:p>
    <w:p w14:paraId="62D72F65" w14:textId="77777777" w:rsidR="00495F1A" w:rsidRPr="00980D99" w:rsidRDefault="00495F1A" w:rsidP="00495F1A">
      <w:pPr>
        <w:pStyle w:val="Heading2"/>
        <w:rPr>
          <w:lang w:val="en-US"/>
        </w:rPr>
      </w:pPr>
      <w:bookmarkStart w:id="1933" w:name="_Toc490854701"/>
      <w:bookmarkStart w:id="1934" w:name="August"/>
      <w:r>
        <w:lastRenderedPageBreak/>
        <w:t>August</w:t>
      </w:r>
      <w:bookmarkEnd w:id="1920"/>
      <w:bookmarkEnd w:id="1921"/>
      <w:bookmarkEnd w:id="192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33"/>
    </w:p>
    <w:bookmarkStart w:id="1935" w:name="_Toc410196967" w:displacedByCustomXml="next"/>
    <w:bookmarkStart w:id="1936" w:name="_Toc410196465" w:displacedByCustomXml="next"/>
    <w:bookmarkStart w:id="1937" w:name="_Toc410196223" w:displacedByCustomXml="next"/>
    <w:sdt>
      <w:sdtPr>
        <w:id w:val="-1335066635"/>
        <w:docPartObj>
          <w:docPartGallery w:val="Table of Contents"/>
          <w:docPartUnique/>
        </w:docPartObj>
      </w:sdtPr>
      <w:sdtEndPr>
        <w:rPr>
          <w:b/>
          <w:bCs/>
          <w:noProof/>
        </w:rPr>
      </w:sdtEndPr>
      <w:sdtContent>
        <w:p w14:paraId="4917DC4E" w14:textId="4116A9E9" w:rsidR="001B24BB"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90854942" w:history="1">
            <w:r w:rsidR="001B24BB" w:rsidRPr="00DA00C2">
              <w:rPr>
                <w:rStyle w:val="Hyperlink"/>
                <w:noProof/>
              </w:rPr>
              <w:t>August 1 / Mesori 8: The Confession of St. Peter</w:t>
            </w:r>
            <w:r w:rsidR="001B24BB">
              <w:rPr>
                <w:noProof/>
                <w:webHidden/>
              </w:rPr>
              <w:tab/>
            </w:r>
            <w:r w:rsidR="001B24BB">
              <w:rPr>
                <w:noProof/>
                <w:webHidden/>
              </w:rPr>
              <w:fldChar w:fldCharType="begin"/>
            </w:r>
            <w:r w:rsidR="001B24BB">
              <w:rPr>
                <w:noProof/>
                <w:webHidden/>
              </w:rPr>
              <w:instrText xml:space="preserve"> PAGEREF _Toc490854942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36B7FB1" w14:textId="650F8AD0" w:rsidR="001B24BB" w:rsidRDefault="00217567">
          <w:pPr>
            <w:pStyle w:val="TOC3"/>
            <w:tabs>
              <w:tab w:val="right" w:leader="dot" w:pos="8846"/>
            </w:tabs>
            <w:rPr>
              <w:rFonts w:asciiTheme="minorHAnsi" w:eastAsiaTheme="minorEastAsia" w:hAnsiTheme="minorHAnsi"/>
              <w:noProof/>
              <w:sz w:val="22"/>
              <w:lang w:val="en-US"/>
            </w:rPr>
          </w:pPr>
          <w:hyperlink w:anchor="_Toc490854943" w:history="1">
            <w:r w:rsidR="001B24BB" w:rsidRPr="00DA00C2">
              <w:rPr>
                <w:rStyle w:val="Hyperlink"/>
                <w:noProof/>
              </w:rPr>
              <w:t>August 5 / Mesori 12: Commemoration of Archangel Michael</w:t>
            </w:r>
            <w:r w:rsidR="001B24BB">
              <w:rPr>
                <w:noProof/>
                <w:webHidden/>
              </w:rPr>
              <w:tab/>
            </w:r>
            <w:r w:rsidR="001B24BB">
              <w:rPr>
                <w:noProof/>
                <w:webHidden/>
              </w:rPr>
              <w:fldChar w:fldCharType="begin"/>
            </w:r>
            <w:r w:rsidR="001B24BB">
              <w:rPr>
                <w:noProof/>
                <w:webHidden/>
              </w:rPr>
              <w:instrText xml:space="preserve"> PAGEREF _Toc490854943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3E0E7D98" w14:textId="43CEF87B" w:rsidR="001B24BB" w:rsidRDefault="00217567">
          <w:pPr>
            <w:pStyle w:val="TOC3"/>
            <w:tabs>
              <w:tab w:val="right" w:leader="dot" w:pos="8846"/>
            </w:tabs>
            <w:rPr>
              <w:rFonts w:asciiTheme="minorHAnsi" w:eastAsiaTheme="minorEastAsia" w:hAnsiTheme="minorHAnsi"/>
              <w:noProof/>
              <w:sz w:val="22"/>
              <w:lang w:val="en-US"/>
            </w:rPr>
          </w:pPr>
          <w:hyperlink w:anchor="_Toc490854944" w:history="1">
            <w:r w:rsidR="001B24BB" w:rsidRPr="00DA00C2">
              <w:rPr>
                <w:rStyle w:val="Hyperlink"/>
                <w:noProof/>
              </w:rPr>
              <w:t>August 6 / Mesori 13: The Transfiguration</w:t>
            </w:r>
            <w:r w:rsidR="001B24BB">
              <w:rPr>
                <w:noProof/>
                <w:webHidden/>
              </w:rPr>
              <w:tab/>
            </w:r>
            <w:r w:rsidR="001B24BB">
              <w:rPr>
                <w:noProof/>
                <w:webHidden/>
              </w:rPr>
              <w:fldChar w:fldCharType="begin"/>
            </w:r>
            <w:r w:rsidR="001B24BB">
              <w:rPr>
                <w:noProof/>
                <w:webHidden/>
              </w:rPr>
              <w:instrText xml:space="preserve"> PAGEREF _Toc490854944 \h </w:instrText>
            </w:r>
            <w:r w:rsidR="001B24BB">
              <w:rPr>
                <w:noProof/>
                <w:webHidden/>
              </w:rPr>
            </w:r>
            <w:r w:rsidR="001B24BB">
              <w:rPr>
                <w:noProof/>
                <w:webHidden/>
              </w:rPr>
              <w:fldChar w:fldCharType="separate"/>
            </w:r>
            <w:r w:rsidR="001B24BB">
              <w:rPr>
                <w:noProof/>
                <w:webHidden/>
              </w:rPr>
              <w:t>1116</w:t>
            </w:r>
            <w:r w:rsidR="001B24BB">
              <w:rPr>
                <w:noProof/>
                <w:webHidden/>
              </w:rPr>
              <w:fldChar w:fldCharType="end"/>
            </w:r>
          </w:hyperlink>
        </w:p>
        <w:p w14:paraId="4CF51752" w14:textId="1DBD1BAE" w:rsidR="001B24BB" w:rsidRDefault="00217567">
          <w:pPr>
            <w:pStyle w:val="TOC3"/>
            <w:tabs>
              <w:tab w:val="right" w:leader="dot" w:pos="8846"/>
            </w:tabs>
            <w:rPr>
              <w:rFonts w:asciiTheme="minorHAnsi" w:eastAsiaTheme="minorEastAsia" w:hAnsiTheme="minorHAnsi"/>
              <w:noProof/>
              <w:sz w:val="22"/>
              <w:lang w:val="en-US"/>
            </w:rPr>
          </w:pPr>
          <w:hyperlink w:anchor="_Toc490854945" w:history="1">
            <w:r w:rsidR="001B24BB" w:rsidRPr="00DA00C2">
              <w:rPr>
                <w:rStyle w:val="Hyperlink"/>
                <w:noProof/>
              </w:rPr>
              <w:t>August 9 / Mesori 16: The Assumption of the Virgin</w:t>
            </w:r>
            <w:r w:rsidR="001B24BB">
              <w:rPr>
                <w:noProof/>
                <w:webHidden/>
              </w:rPr>
              <w:tab/>
            </w:r>
            <w:r w:rsidR="001B24BB">
              <w:rPr>
                <w:noProof/>
                <w:webHidden/>
              </w:rPr>
              <w:fldChar w:fldCharType="begin"/>
            </w:r>
            <w:r w:rsidR="001B24BB">
              <w:rPr>
                <w:noProof/>
                <w:webHidden/>
              </w:rPr>
              <w:instrText xml:space="preserve"> PAGEREF _Toc490854945 \h </w:instrText>
            </w:r>
            <w:r w:rsidR="001B24BB">
              <w:rPr>
                <w:noProof/>
                <w:webHidden/>
              </w:rPr>
            </w:r>
            <w:r w:rsidR="001B24BB">
              <w:rPr>
                <w:noProof/>
                <w:webHidden/>
              </w:rPr>
              <w:fldChar w:fldCharType="separate"/>
            </w:r>
            <w:r w:rsidR="001B24BB">
              <w:rPr>
                <w:noProof/>
                <w:webHidden/>
              </w:rPr>
              <w:t>1127</w:t>
            </w:r>
            <w:r w:rsidR="001B24BB">
              <w:rPr>
                <w:noProof/>
                <w:webHidden/>
              </w:rPr>
              <w:fldChar w:fldCharType="end"/>
            </w:r>
          </w:hyperlink>
        </w:p>
        <w:p w14:paraId="718C7C3A" w14:textId="651F88EC" w:rsidR="001B24BB" w:rsidRDefault="00217567">
          <w:pPr>
            <w:pStyle w:val="TOC3"/>
            <w:tabs>
              <w:tab w:val="right" w:leader="dot" w:pos="8846"/>
            </w:tabs>
            <w:rPr>
              <w:rFonts w:asciiTheme="minorHAnsi" w:eastAsiaTheme="minorEastAsia" w:hAnsiTheme="minorHAnsi"/>
              <w:noProof/>
              <w:sz w:val="22"/>
              <w:lang w:val="en-US"/>
            </w:rPr>
          </w:pPr>
          <w:hyperlink w:anchor="_Toc490854946" w:history="1">
            <w:r w:rsidR="001B24BB" w:rsidRPr="00DA00C2">
              <w:rPr>
                <w:rStyle w:val="Hyperlink"/>
                <w:noProof/>
              </w:rPr>
              <w:t>August 12 / Mesori 19: Translocation of the Relics of St. Macarius the Great</w:t>
            </w:r>
            <w:r w:rsidR="001B24BB">
              <w:rPr>
                <w:noProof/>
                <w:webHidden/>
              </w:rPr>
              <w:tab/>
            </w:r>
            <w:r w:rsidR="001B24BB">
              <w:rPr>
                <w:noProof/>
                <w:webHidden/>
              </w:rPr>
              <w:fldChar w:fldCharType="begin"/>
            </w:r>
            <w:r w:rsidR="001B24BB">
              <w:rPr>
                <w:noProof/>
                <w:webHidden/>
              </w:rPr>
              <w:instrText xml:space="preserve"> PAGEREF _Toc490854946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3586BC4D" w14:textId="335B156E" w:rsidR="001B24BB" w:rsidRDefault="00217567">
          <w:pPr>
            <w:pStyle w:val="TOC3"/>
            <w:tabs>
              <w:tab w:val="right" w:leader="dot" w:pos="8846"/>
            </w:tabs>
            <w:rPr>
              <w:rFonts w:asciiTheme="minorHAnsi" w:eastAsiaTheme="minorEastAsia" w:hAnsiTheme="minorHAnsi"/>
              <w:noProof/>
              <w:sz w:val="22"/>
              <w:lang w:val="en-US"/>
            </w:rPr>
          </w:pPr>
          <w:hyperlink w:anchor="_Toc490854947" w:history="1">
            <w:r w:rsidR="001B24BB" w:rsidRPr="00DA00C2">
              <w:rPr>
                <w:rStyle w:val="Hyperlink"/>
                <w:noProof/>
              </w:rPr>
              <w:t>August 14 / Mesori 21: Commemoration of the Theotokos</w:t>
            </w:r>
            <w:r w:rsidR="001B24BB">
              <w:rPr>
                <w:noProof/>
                <w:webHidden/>
              </w:rPr>
              <w:tab/>
            </w:r>
            <w:r w:rsidR="001B24BB">
              <w:rPr>
                <w:noProof/>
                <w:webHidden/>
              </w:rPr>
              <w:fldChar w:fldCharType="begin"/>
            </w:r>
            <w:r w:rsidR="001B24BB">
              <w:rPr>
                <w:noProof/>
                <w:webHidden/>
              </w:rPr>
              <w:instrText xml:space="preserve"> PAGEREF _Toc490854947 \h </w:instrText>
            </w:r>
            <w:r w:rsidR="001B24BB">
              <w:rPr>
                <w:noProof/>
                <w:webHidden/>
              </w:rPr>
            </w:r>
            <w:r w:rsidR="001B24BB">
              <w:rPr>
                <w:noProof/>
                <w:webHidden/>
              </w:rPr>
              <w:fldChar w:fldCharType="separate"/>
            </w:r>
            <w:r w:rsidR="001B24BB">
              <w:rPr>
                <w:noProof/>
                <w:webHidden/>
              </w:rPr>
              <w:t>1137</w:t>
            </w:r>
            <w:r w:rsidR="001B24BB">
              <w:rPr>
                <w:noProof/>
                <w:webHidden/>
              </w:rPr>
              <w:fldChar w:fldCharType="end"/>
            </w:r>
          </w:hyperlink>
        </w:p>
        <w:p w14:paraId="0CF299F0" w14:textId="62748024" w:rsidR="001B24BB" w:rsidRDefault="00217567">
          <w:pPr>
            <w:pStyle w:val="TOC3"/>
            <w:tabs>
              <w:tab w:val="right" w:leader="dot" w:pos="8846"/>
            </w:tabs>
            <w:rPr>
              <w:rFonts w:asciiTheme="minorHAnsi" w:eastAsiaTheme="minorEastAsia" w:hAnsiTheme="minorHAnsi"/>
              <w:noProof/>
              <w:sz w:val="22"/>
              <w:lang w:val="en-US"/>
            </w:rPr>
          </w:pPr>
          <w:hyperlink w:anchor="_Toc490854948" w:history="1">
            <w:r w:rsidR="001B24BB" w:rsidRPr="00DA00C2">
              <w:rPr>
                <w:rStyle w:val="Hyperlink"/>
                <w:noProof/>
              </w:rPr>
              <w:t>August 17 / Mesori 24: Departure of St. Takle Haymanot</w:t>
            </w:r>
            <w:r w:rsidR="001B24BB">
              <w:rPr>
                <w:noProof/>
                <w:webHidden/>
              </w:rPr>
              <w:tab/>
            </w:r>
            <w:r w:rsidR="001B24BB">
              <w:rPr>
                <w:noProof/>
                <w:webHidden/>
              </w:rPr>
              <w:fldChar w:fldCharType="begin"/>
            </w:r>
            <w:r w:rsidR="001B24BB">
              <w:rPr>
                <w:noProof/>
                <w:webHidden/>
              </w:rPr>
              <w:instrText xml:space="preserve"> PAGEREF _Toc490854948 \h </w:instrText>
            </w:r>
            <w:r w:rsidR="001B24BB">
              <w:rPr>
                <w:noProof/>
                <w:webHidden/>
              </w:rPr>
            </w:r>
            <w:r w:rsidR="001B24BB">
              <w:rPr>
                <w:noProof/>
                <w:webHidden/>
              </w:rPr>
              <w:fldChar w:fldCharType="separate"/>
            </w:r>
            <w:r w:rsidR="001B24BB">
              <w:rPr>
                <w:noProof/>
                <w:webHidden/>
              </w:rPr>
              <w:t>1138</w:t>
            </w:r>
            <w:r w:rsidR="001B24BB">
              <w:rPr>
                <w:noProof/>
                <w:webHidden/>
              </w:rPr>
              <w:fldChar w:fldCharType="end"/>
            </w:r>
          </w:hyperlink>
        </w:p>
        <w:p w14:paraId="520835FF" w14:textId="5F5191F0" w:rsidR="001B24BB" w:rsidRDefault="00217567">
          <w:pPr>
            <w:pStyle w:val="TOC3"/>
            <w:tabs>
              <w:tab w:val="right" w:leader="dot" w:pos="8846"/>
            </w:tabs>
            <w:rPr>
              <w:rFonts w:asciiTheme="minorHAnsi" w:eastAsiaTheme="minorEastAsia" w:hAnsiTheme="minorHAnsi"/>
              <w:noProof/>
              <w:sz w:val="22"/>
              <w:lang w:val="en-US"/>
            </w:rPr>
          </w:pPr>
          <w:hyperlink w:anchor="_Toc490854949" w:history="1">
            <w:r w:rsidR="001B24BB" w:rsidRPr="00DA00C2">
              <w:rPr>
                <w:rStyle w:val="Hyperlink"/>
                <w:noProof/>
              </w:rPr>
              <w:t>August 21 / Mesori 28: The Patriarchs: Abraham, Isaac, and Jacob</w:t>
            </w:r>
            <w:r w:rsidR="001B24BB">
              <w:rPr>
                <w:noProof/>
                <w:webHidden/>
              </w:rPr>
              <w:tab/>
            </w:r>
            <w:r w:rsidR="001B24BB">
              <w:rPr>
                <w:noProof/>
                <w:webHidden/>
              </w:rPr>
              <w:fldChar w:fldCharType="begin"/>
            </w:r>
            <w:r w:rsidR="001B24BB">
              <w:rPr>
                <w:noProof/>
                <w:webHidden/>
              </w:rPr>
              <w:instrText xml:space="preserve"> PAGEREF _Toc490854949 \h </w:instrText>
            </w:r>
            <w:r w:rsidR="001B24BB">
              <w:rPr>
                <w:noProof/>
                <w:webHidden/>
              </w:rPr>
            </w:r>
            <w:r w:rsidR="001B24BB">
              <w:rPr>
                <w:noProof/>
                <w:webHidden/>
              </w:rPr>
              <w:fldChar w:fldCharType="separate"/>
            </w:r>
            <w:r w:rsidR="001B24BB">
              <w:rPr>
                <w:noProof/>
                <w:webHidden/>
              </w:rPr>
              <w:t>1139</w:t>
            </w:r>
            <w:r w:rsidR="001B24BB">
              <w:rPr>
                <w:noProof/>
                <w:webHidden/>
              </w:rPr>
              <w:fldChar w:fldCharType="end"/>
            </w:r>
          </w:hyperlink>
        </w:p>
        <w:p w14:paraId="200C5F1D" w14:textId="5DEAB36A" w:rsidR="001B24BB" w:rsidRDefault="00217567">
          <w:pPr>
            <w:pStyle w:val="TOC3"/>
            <w:tabs>
              <w:tab w:val="right" w:leader="dot" w:pos="8846"/>
            </w:tabs>
            <w:rPr>
              <w:rFonts w:asciiTheme="minorHAnsi" w:eastAsiaTheme="minorEastAsia" w:hAnsiTheme="minorHAnsi"/>
              <w:noProof/>
              <w:sz w:val="22"/>
              <w:lang w:val="en-US"/>
            </w:rPr>
          </w:pPr>
          <w:hyperlink w:anchor="_Toc490854950" w:history="1">
            <w:r w:rsidR="001B24BB" w:rsidRPr="00DA00C2">
              <w:rPr>
                <w:rStyle w:val="Hyperlink"/>
                <w:noProof/>
              </w:rPr>
              <w:t>August 22 / Mesori 29: Commemoration of the Annunciation, Nativity, and Resurrection on the 29</w:t>
            </w:r>
            <w:r w:rsidR="001B24BB" w:rsidRPr="00DA00C2">
              <w:rPr>
                <w:rStyle w:val="Hyperlink"/>
                <w:noProof/>
                <w:vertAlign w:val="superscript"/>
              </w:rPr>
              <w:t>th</w:t>
            </w:r>
            <w:r w:rsidR="001B24BB" w:rsidRPr="00DA00C2">
              <w:rPr>
                <w:rStyle w:val="Hyperlink"/>
                <w:noProof/>
              </w:rPr>
              <w:t xml:space="preserve"> of Every Month</w:t>
            </w:r>
            <w:r w:rsidR="001B24BB">
              <w:rPr>
                <w:noProof/>
                <w:webHidden/>
              </w:rPr>
              <w:tab/>
            </w:r>
            <w:r w:rsidR="001B24BB">
              <w:rPr>
                <w:noProof/>
                <w:webHidden/>
              </w:rPr>
              <w:fldChar w:fldCharType="begin"/>
            </w:r>
            <w:r w:rsidR="001B24BB">
              <w:rPr>
                <w:noProof/>
                <w:webHidden/>
              </w:rPr>
              <w:instrText xml:space="preserve"> PAGEREF _Toc490854950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15A9AF75" w14:textId="488BE2A4" w:rsidR="001B24BB" w:rsidRDefault="00217567">
          <w:pPr>
            <w:pStyle w:val="TOC3"/>
            <w:tabs>
              <w:tab w:val="right" w:leader="dot" w:pos="8846"/>
            </w:tabs>
            <w:rPr>
              <w:rFonts w:asciiTheme="minorHAnsi" w:eastAsiaTheme="minorEastAsia" w:hAnsiTheme="minorHAnsi"/>
              <w:noProof/>
              <w:sz w:val="22"/>
              <w:lang w:val="en-US"/>
            </w:rPr>
          </w:pPr>
          <w:hyperlink w:anchor="_Toc490854951" w:history="1">
            <w:r w:rsidR="001B24BB" w:rsidRPr="00DA00C2">
              <w:rPr>
                <w:rStyle w:val="Hyperlink"/>
                <w:noProof/>
              </w:rPr>
              <w:t>August 22 / Mesori 29: Also the Translocation of the Relics of St. John the Short to Scetis</w:t>
            </w:r>
            <w:r w:rsidR="001B24BB">
              <w:rPr>
                <w:noProof/>
                <w:webHidden/>
              </w:rPr>
              <w:tab/>
            </w:r>
            <w:r w:rsidR="001B24BB">
              <w:rPr>
                <w:noProof/>
                <w:webHidden/>
              </w:rPr>
              <w:fldChar w:fldCharType="begin"/>
            </w:r>
            <w:r w:rsidR="001B24BB">
              <w:rPr>
                <w:noProof/>
                <w:webHidden/>
              </w:rPr>
              <w:instrText xml:space="preserve"> PAGEREF _Toc490854951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29BCDFC4" w14:textId="46A3503F" w:rsidR="001B24BB" w:rsidRDefault="00217567">
          <w:pPr>
            <w:pStyle w:val="TOC3"/>
            <w:tabs>
              <w:tab w:val="right" w:leader="dot" w:pos="8846"/>
            </w:tabs>
            <w:rPr>
              <w:rFonts w:asciiTheme="minorHAnsi" w:eastAsiaTheme="minorEastAsia" w:hAnsiTheme="minorHAnsi"/>
              <w:noProof/>
              <w:sz w:val="22"/>
              <w:lang w:val="en-US"/>
            </w:rPr>
          </w:pPr>
          <w:hyperlink w:anchor="_Toc490854952" w:history="1">
            <w:r w:rsidR="001B24BB" w:rsidRPr="00DA00C2">
              <w:rPr>
                <w:rStyle w:val="Hyperlink"/>
                <w:noProof/>
              </w:rPr>
              <w:t>August 25 / Little Month 2: Departure of St. Titus the Apostle</w:t>
            </w:r>
            <w:r w:rsidR="001B24BB">
              <w:rPr>
                <w:noProof/>
                <w:webHidden/>
              </w:rPr>
              <w:tab/>
            </w:r>
            <w:r w:rsidR="001B24BB">
              <w:rPr>
                <w:noProof/>
                <w:webHidden/>
              </w:rPr>
              <w:fldChar w:fldCharType="begin"/>
            </w:r>
            <w:r w:rsidR="001B24BB">
              <w:rPr>
                <w:noProof/>
                <w:webHidden/>
              </w:rPr>
              <w:instrText xml:space="preserve"> PAGEREF _Toc490854952 \h </w:instrText>
            </w:r>
            <w:r w:rsidR="001B24BB">
              <w:rPr>
                <w:noProof/>
                <w:webHidden/>
              </w:rPr>
            </w:r>
            <w:r w:rsidR="001B24BB">
              <w:rPr>
                <w:noProof/>
                <w:webHidden/>
              </w:rPr>
              <w:fldChar w:fldCharType="separate"/>
            </w:r>
            <w:r w:rsidR="001B24BB">
              <w:rPr>
                <w:noProof/>
                <w:webHidden/>
              </w:rPr>
              <w:t>1140</w:t>
            </w:r>
            <w:r w:rsidR="001B24BB">
              <w:rPr>
                <w:noProof/>
                <w:webHidden/>
              </w:rPr>
              <w:fldChar w:fldCharType="end"/>
            </w:r>
          </w:hyperlink>
        </w:p>
        <w:p w14:paraId="4DE127E3" w14:textId="31A241E9" w:rsidR="001B24BB" w:rsidRDefault="00217567">
          <w:pPr>
            <w:pStyle w:val="TOC3"/>
            <w:tabs>
              <w:tab w:val="right" w:leader="dot" w:pos="8846"/>
            </w:tabs>
            <w:rPr>
              <w:rFonts w:asciiTheme="minorHAnsi" w:eastAsiaTheme="minorEastAsia" w:hAnsiTheme="minorHAnsi"/>
              <w:noProof/>
              <w:sz w:val="22"/>
              <w:lang w:val="en-US"/>
            </w:rPr>
          </w:pPr>
          <w:hyperlink w:anchor="_Toc490854953" w:history="1">
            <w:r w:rsidR="001B24BB" w:rsidRPr="00DA00C2">
              <w:rPr>
                <w:rStyle w:val="Hyperlink"/>
                <w:noProof/>
              </w:rPr>
              <w:t>August 26 / Little Month 3: Archangel Raphael</w:t>
            </w:r>
            <w:r w:rsidR="001B24BB">
              <w:rPr>
                <w:noProof/>
                <w:webHidden/>
              </w:rPr>
              <w:tab/>
            </w:r>
            <w:r w:rsidR="001B24BB">
              <w:rPr>
                <w:noProof/>
                <w:webHidden/>
              </w:rPr>
              <w:fldChar w:fldCharType="begin"/>
            </w:r>
            <w:r w:rsidR="001B24BB">
              <w:rPr>
                <w:noProof/>
                <w:webHidden/>
              </w:rPr>
              <w:instrText xml:space="preserve"> PAGEREF _Toc490854953 \h </w:instrText>
            </w:r>
            <w:r w:rsidR="001B24BB">
              <w:rPr>
                <w:noProof/>
                <w:webHidden/>
              </w:rPr>
            </w:r>
            <w:r w:rsidR="001B24BB">
              <w:rPr>
                <w:noProof/>
                <w:webHidden/>
              </w:rPr>
              <w:fldChar w:fldCharType="separate"/>
            </w:r>
            <w:r w:rsidR="001B24BB">
              <w:rPr>
                <w:noProof/>
                <w:webHidden/>
              </w:rPr>
              <w:t>1141</w:t>
            </w:r>
            <w:r w:rsidR="001B24BB">
              <w:rPr>
                <w:noProof/>
                <w:webHidden/>
              </w:rPr>
              <w:fldChar w:fldCharType="end"/>
            </w:r>
          </w:hyperlink>
        </w:p>
        <w:p w14:paraId="51C40675" w14:textId="23ABA70C" w:rsidR="001B24BB" w:rsidRDefault="00217567">
          <w:pPr>
            <w:pStyle w:val="TOC3"/>
            <w:tabs>
              <w:tab w:val="right" w:leader="dot" w:pos="8846"/>
            </w:tabs>
            <w:rPr>
              <w:rFonts w:asciiTheme="minorHAnsi" w:eastAsiaTheme="minorEastAsia" w:hAnsiTheme="minorHAnsi"/>
              <w:noProof/>
              <w:sz w:val="22"/>
              <w:lang w:val="en-US"/>
            </w:rPr>
          </w:pPr>
          <w:hyperlink w:anchor="_Toc490854954" w:history="1">
            <w:r w:rsidR="001B24BB" w:rsidRPr="00DA00C2">
              <w:rPr>
                <w:rStyle w:val="Hyperlink"/>
                <w:noProof/>
              </w:rPr>
              <w:t>August 28 / Little Month 5: St. Parsouma</w:t>
            </w:r>
            <w:r w:rsidR="001B24BB">
              <w:rPr>
                <w:noProof/>
                <w:webHidden/>
              </w:rPr>
              <w:tab/>
            </w:r>
            <w:r w:rsidR="001B24BB">
              <w:rPr>
                <w:noProof/>
                <w:webHidden/>
              </w:rPr>
              <w:fldChar w:fldCharType="begin"/>
            </w:r>
            <w:r w:rsidR="001B24BB">
              <w:rPr>
                <w:noProof/>
                <w:webHidden/>
              </w:rPr>
              <w:instrText xml:space="preserve"> PAGEREF _Toc490854954 \h </w:instrText>
            </w:r>
            <w:r w:rsidR="001B24BB">
              <w:rPr>
                <w:noProof/>
                <w:webHidden/>
              </w:rPr>
            </w:r>
            <w:r w:rsidR="001B24BB">
              <w:rPr>
                <w:noProof/>
                <w:webHidden/>
              </w:rPr>
              <w:fldChar w:fldCharType="separate"/>
            </w:r>
            <w:r w:rsidR="001B24BB">
              <w:rPr>
                <w:noProof/>
                <w:webHidden/>
              </w:rPr>
              <w:t>1142</w:t>
            </w:r>
            <w:r w:rsidR="001B24BB">
              <w:rPr>
                <w:noProof/>
                <w:webHidden/>
              </w:rPr>
              <w:fldChar w:fldCharType="end"/>
            </w:r>
          </w:hyperlink>
        </w:p>
        <w:p w14:paraId="022B7510" w14:textId="3BEB3332"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8" w:name="_Toc490854942"/>
      <w:r>
        <w:lastRenderedPageBreak/>
        <w:t>August 1 / Mesori 8: The Confession of St. Peter</w:t>
      </w:r>
      <w:bookmarkEnd w:id="1938"/>
    </w:p>
    <w:p w14:paraId="3C6012FF" w14:textId="77777777" w:rsidR="001B24BB"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1B24BB">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28822CAD" w14:textId="77777777" w:rsidTr="00D62D89">
        <w:trPr>
          <w:cantSplit/>
          <w:jc w:val="center"/>
        </w:trPr>
        <w:tc>
          <w:tcPr>
            <w:tcW w:w="288" w:type="dxa"/>
          </w:tcPr>
          <w:p w14:paraId="4CC5A318" w14:textId="77777777" w:rsidR="001B24BB" w:rsidRDefault="001B24BB" w:rsidP="00D62D89">
            <w:pPr>
              <w:pStyle w:val="CopticCross"/>
            </w:pPr>
          </w:p>
        </w:tc>
        <w:tc>
          <w:tcPr>
            <w:tcW w:w="3960" w:type="dxa"/>
          </w:tcPr>
          <w:p w14:paraId="550E9D1E" w14:textId="77777777" w:rsidR="001B24BB" w:rsidRDefault="001B24BB" w:rsidP="00D62D89">
            <w:pPr>
              <w:pStyle w:val="EngHang"/>
            </w:pPr>
            <w:r>
              <w:t>Hail to our Father Peter,</w:t>
            </w:r>
          </w:p>
          <w:p w14:paraId="2CAE7A17" w14:textId="77777777" w:rsidR="001B24BB" w:rsidRDefault="001B24BB" w:rsidP="00D62D89">
            <w:pPr>
              <w:pStyle w:val="EngHang"/>
            </w:pPr>
            <w:r>
              <w:t>And our Teacher Paul,</w:t>
            </w:r>
          </w:p>
          <w:p w14:paraId="3C8E974D" w14:textId="77777777" w:rsidR="001B24BB" w:rsidRDefault="001B24BB" w:rsidP="00D62D89">
            <w:pPr>
              <w:pStyle w:val="EngHang"/>
            </w:pPr>
            <w:r>
              <w:t>The great pillars,</w:t>
            </w:r>
          </w:p>
          <w:p w14:paraId="454F41BC" w14:textId="77777777" w:rsidR="001B24BB" w:rsidRDefault="001B24BB" w:rsidP="00D62D89">
            <w:pPr>
              <w:pStyle w:val="EngHangEnd"/>
            </w:pPr>
            <w:r>
              <w:t>The firmess of the faithful.</w:t>
            </w:r>
          </w:p>
        </w:tc>
        <w:tc>
          <w:tcPr>
            <w:tcW w:w="288" w:type="dxa"/>
          </w:tcPr>
          <w:p w14:paraId="0C999E32" w14:textId="77777777" w:rsidR="001B24BB" w:rsidRDefault="001B24BB" w:rsidP="00D62D89"/>
        </w:tc>
        <w:tc>
          <w:tcPr>
            <w:tcW w:w="288" w:type="dxa"/>
          </w:tcPr>
          <w:p w14:paraId="7C568FEB" w14:textId="77777777" w:rsidR="001B24BB" w:rsidRDefault="001B24BB" w:rsidP="00D62D89">
            <w:pPr>
              <w:pStyle w:val="CopticCross"/>
            </w:pPr>
          </w:p>
        </w:tc>
        <w:tc>
          <w:tcPr>
            <w:tcW w:w="3960" w:type="dxa"/>
          </w:tcPr>
          <w:p w14:paraId="1FDC2D93" w14:textId="77777777" w:rsidR="001B24BB" w:rsidRDefault="001B24BB" w:rsidP="00D62D89">
            <w:pPr>
              <w:pStyle w:val="CopticVersemulti-line"/>
            </w:pPr>
            <w:r>
              <w:t>Ⲭⲉⲣⲉ ⲡⲉⲛⲓⲱⲧ Ⲡⲉⲧⲣⲟⲥ:</w:t>
            </w:r>
          </w:p>
          <w:p w14:paraId="5CCD15FA" w14:textId="77777777" w:rsidR="001B24BB" w:rsidRDefault="001B24BB" w:rsidP="00D62D89">
            <w:pPr>
              <w:pStyle w:val="CopticVersemulti-line"/>
            </w:pPr>
            <w:r>
              <w:t>ⲛⲉⲙ ⲡⲉⲛⲥⲁϧ Ⲡⲁⲩⲗⲟⲥ:</w:t>
            </w:r>
          </w:p>
          <w:p w14:paraId="42D0ECCA" w14:textId="77777777" w:rsidR="001B24BB" w:rsidRDefault="001B24BB" w:rsidP="00D62D89">
            <w:pPr>
              <w:pStyle w:val="CopticVersemulti-line"/>
            </w:pPr>
            <w:r>
              <w:t>ⲛⲓⲛⲓϣϯ ⲛ̀ⲥⲧⲁⲩⲗⲗⲟⲥ:</w:t>
            </w:r>
          </w:p>
          <w:p w14:paraId="6418DA78" w14:textId="77777777" w:rsidR="001B24BB" w:rsidRPr="00240FF0" w:rsidRDefault="001B24BB" w:rsidP="00D62D89">
            <w:pPr>
              <w:pStyle w:val="CopticHangingVerse"/>
              <w:rPr>
                <w:vanish/>
              </w:rPr>
            </w:pPr>
            <w:r>
              <w:t>ⲉⲧⲧⲁϫⲣⲟ ⲛ̀ⲛⲓⲡⲓⲥⲧⲟⲥ.</w:t>
            </w:r>
          </w:p>
        </w:tc>
      </w:tr>
    </w:tbl>
    <w:p w14:paraId="255AA614" w14:textId="6F1C27C8" w:rsidR="00306181" w:rsidRDefault="001B24BB"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1077</w:t>
      </w:r>
      <w:r w:rsidR="00237D47">
        <w:fldChar w:fldCharType="end"/>
      </w:r>
      <w:r w:rsidR="00306181">
        <w:t>.</w:t>
      </w:r>
    </w:p>
    <w:p w14:paraId="21A226CF" w14:textId="77777777" w:rsidR="00DD5136" w:rsidRDefault="00DD5136" w:rsidP="00DD5136">
      <w:pPr>
        <w:pStyle w:val="Heading3"/>
      </w:pPr>
      <w:bookmarkStart w:id="1939" w:name="_Toc490854943"/>
      <w:r>
        <w:t>August 5 / Mesori 12: Commemoration of Archangel Michael</w:t>
      </w:r>
      <w:bookmarkEnd w:id="1939"/>
    </w:p>
    <w:p w14:paraId="1A62CB0D" w14:textId="0EBD3AB8" w:rsidR="003D4731" w:rsidRPr="00B637D8" w:rsidRDefault="003D4731" w:rsidP="003D4731">
      <w:pPr>
        <w:pStyle w:val="Rubric"/>
      </w:pPr>
      <w:r>
        <w:t xml:space="preserve">See </w:t>
      </w:r>
      <w:r>
        <w:fldChar w:fldCharType="begin"/>
      </w:r>
      <w:r>
        <w:instrText xml:space="preserve"> REF _Ref485105264 \h </w:instrText>
      </w:r>
      <w:r>
        <w:fldChar w:fldCharType="separate"/>
      </w:r>
      <w:r w:rsidR="001B24BB">
        <w:t>November 8 (9) / Athor 12: Archangel Michael</w:t>
      </w:r>
      <w:r>
        <w:fldChar w:fldCharType="end"/>
      </w:r>
      <w:r>
        <w:t xml:space="preserve">, page </w:t>
      </w:r>
      <w:r>
        <w:fldChar w:fldCharType="begin"/>
      </w:r>
      <w:r>
        <w:instrText xml:space="preserve"> PAGEREF _Ref485105267 \h </w:instrText>
      </w:r>
      <w:r>
        <w:fldChar w:fldCharType="separate"/>
      </w:r>
      <w:r w:rsidR="001B24BB">
        <w:rPr>
          <w:noProof/>
        </w:rPr>
        <w:t>799</w:t>
      </w:r>
      <w:r>
        <w:fldChar w:fldCharType="end"/>
      </w:r>
      <w:r>
        <w:t>.</w:t>
      </w:r>
    </w:p>
    <w:p w14:paraId="700F8882" w14:textId="77777777" w:rsidR="00495F1A" w:rsidRDefault="00980D99" w:rsidP="00495F1A">
      <w:pPr>
        <w:pStyle w:val="Heading3"/>
      </w:pPr>
      <w:bookmarkStart w:id="1940" w:name="_Toc490854944"/>
      <w:r>
        <w:t xml:space="preserve">August 6 / Mesori 13: </w:t>
      </w:r>
      <w:r w:rsidR="00495F1A">
        <w:t>The Transfiguration</w:t>
      </w:r>
      <w:bookmarkEnd w:id="1937"/>
      <w:bookmarkEnd w:id="1936"/>
      <w:bookmarkEnd w:id="1935"/>
      <w:bookmarkEnd w:id="1940"/>
    </w:p>
    <w:p w14:paraId="7EAEB060" w14:textId="12F0EC4C" w:rsidR="00155D64" w:rsidRPr="008712A7" w:rsidRDefault="00155D64" w:rsidP="00155D64">
      <w:pPr>
        <w:pStyle w:val="Heading4"/>
        <w:rPr>
          <w:rFonts w:ascii="Arial Unicode MS" w:eastAsia="Arial Unicode MS" w:hAnsi="Arial Unicode MS" w:cs="Arial Unicode MS"/>
        </w:rPr>
      </w:pPr>
      <w:bookmarkStart w:id="1941"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42" w:name="_Ref485108387"/>
      <w:r>
        <w:t>The Doxology</w:t>
      </w:r>
      <w:r w:rsidR="00E21EA3">
        <w:t xml:space="preserve"> of the Transfiguration</w:t>
      </w:r>
      <w:bookmarkEnd w:id="1941"/>
      <w:bookmarkEnd w:id="1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43" w:name="_Ref434476299"/>
      <w:r>
        <w:t>The Psali Adam</w:t>
      </w:r>
      <w:r w:rsidR="006C1B94">
        <w:t xml:space="preserve"> for the Transfiguration</w:t>
      </w:r>
      <w:bookmarkEnd w:id="1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4" w:name="_Ref434476316"/>
      <w:r>
        <w:lastRenderedPageBreak/>
        <w:t>The Psali Batos</w:t>
      </w:r>
      <w:r w:rsidR="006C1B94">
        <w:t xml:space="preserve"> for the Transfiguration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5" w:name="_Toc410196224"/>
      <w:bookmarkStart w:id="1946" w:name="_Toc410196466"/>
      <w:bookmarkStart w:id="1947" w:name="_Toc410196968"/>
      <w:bookmarkStart w:id="1948" w:name="_Ref435642801"/>
      <w:bookmarkStart w:id="1949"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50" w:name="_Ref485102883"/>
      <w:bookmarkStart w:id="1951" w:name="_Toc490854945"/>
      <w:r>
        <w:t xml:space="preserve">August 9 / Mesori 16: </w:t>
      </w:r>
      <w:r w:rsidR="00495F1A">
        <w:t>The Assumption of the Virgin</w:t>
      </w:r>
      <w:bookmarkEnd w:id="1945"/>
      <w:bookmarkEnd w:id="1946"/>
      <w:bookmarkEnd w:id="1947"/>
      <w:bookmarkEnd w:id="1948"/>
      <w:bookmarkEnd w:id="1949"/>
      <w:bookmarkEnd w:id="1950"/>
      <w:bookmarkEnd w:id="1951"/>
    </w:p>
    <w:p w14:paraId="7CA90D1D" w14:textId="7FF594DA" w:rsidR="003D07AB" w:rsidRDefault="003D07AB" w:rsidP="003D07AB">
      <w:pPr>
        <w:pStyle w:val="Heading4"/>
      </w:pPr>
      <w:bookmarkStart w:id="1952"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53" w:name="_Ref485192399"/>
      <w:r>
        <w:t xml:space="preserve">The Psali </w:t>
      </w:r>
      <w:commentRangeStart w:id="1954"/>
      <w:r>
        <w:t xml:space="preserve">Adam </w:t>
      </w:r>
      <w:commentRangeEnd w:id="1954"/>
      <w:r>
        <w:rPr>
          <w:rStyle w:val="CommentReference"/>
          <w:rFonts w:eastAsiaTheme="minorHAnsi" w:cstheme="minorBidi"/>
          <w:b w:val="0"/>
          <w:bCs w:val="0"/>
          <w:iCs w:val="0"/>
          <w:color w:val="auto"/>
        </w:rPr>
        <w:commentReference w:id="1954"/>
      </w:r>
      <w:r>
        <w:t>for the Virgin</w:t>
      </w:r>
      <w:bookmarkEnd w:id="1952"/>
      <w:bookmarkEnd w:id="1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5"/>
            <w:r>
              <w:t>With divine hands.”</w:t>
            </w:r>
            <w:commentRangeEnd w:id="1955"/>
            <w:r>
              <w:rPr>
                <w:rStyle w:val="CommentReference"/>
                <w:rFonts w:ascii="Times New Roman" w:eastAsiaTheme="minorHAnsi" w:hAnsi="Times New Roman" w:cstheme="minorBidi"/>
                <w:color w:val="auto"/>
              </w:rPr>
              <w:commentReference w:id="19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6" w:name="_Ref435734818"/>
      <w:r>
        <w:lastRenderedPageBreak/>
        <w:t>The Psali Batos for the Virgin</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7"/>
            <w:r>
              <w:t>forever</w:t>
            </w:r>
            <w:commentRangeEnd w:id="1957"/>
            <w:r>
              <w:rPr>
                <w:rStyle w:val="CommentReference"/>
                <w:rFonts w:ascii="Times New Roman" w:eastAsiaTheme="minorHAnsi" w:hAnsi="Times New Roman" w:cstheme="minorBidi"/>
                <w:color w:val="auto"/>
              </w:rPr>
              <w:commentReference w:id="19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8"/>
            <w:r>
              <w:t>In the unshakable places.</w:t>
            </w:r>
            <w:commentRangeEnd w:id="1958"/>
            <w:r>
              <w:rPr>
                <w:rStyle w:val="CommentReference"/>
                <w:rFonts w:ascii="Times New Roman" w:eastAsiaTheme="minorHAnsi" w:hAnsi="Times New Roman" w:cstheme="minorBidi"/>
                <w:color w:val="auto"/>
              </w:rPr>
              <w:commentReference w:id="19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9"/>
            <w:r>
              <w:t>Your name adorns our works.</w:t>
            </w:r>
            <w:commentRangeEnd w:id="1959"/>
            <w:r>
              <w:rPr>
                <w:rStyle w:val="CommentReference"/>
                <w:rFonts w:ascii="Times New Roman" w:eastAsiaTheme="minorHAnsi" w:hAnsi="Times New Roman" w:cstheme="minorBidi"/>
                <w:color w:val="auto"/>
              </w:rPr>
              <w:commentReference w:id="19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60"/>
            <w:r>
              <w:t xml:space="preserve">Interceding </w:t>
            </w:r>
            <w:commentRangeEnd w:id="1960"/>
            <w:r>
              <w:rPr>
                <w:rStyle w:val="CommentReference"/>
                <w:rFonts w:ascii="Times New Roman" w:eastAsiaTheme="minorHAnsi" w:hAnsi="Times New Roman" w:cstheme="minorBidi"/>
                <w:color w:val="auto"/>
              </w:rPr>
              <w:commentReference w:id="19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61" w:name="_Toc490854946"/>
      <w:r>
        <w:t>August 12 / Mesori 19: Translocation of the Relics of St. Macarius the Great</w:t>
      </w:r>
      <w:bookmarkEnd w:id="1961"/>
    </w:p>
    <w:p w14:paraId="0744AB3C" w14:textId="20BAE2B5"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1B24BB">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1B24BB">
        <w:rPr>
          <w:noProof/>
        </w:rPr>
        <w:t>1001</w:t>
      </w:r>
      <w:r w:rsidR="006D6137">
        <w:fldChar w:fldCharType="end"/>
      </w:r>
      <w:r w:rsidR="00237D47">
        <w:t>.</w:t>
      </w:r>
    </w:p>
    <w:p w14:paraId="7069CDB9" w14:textId="77777777" w:rsidR="005329C1" w:rsidRDefault="005329C1" w:rsidP="005329C1">
      <w:pPr>
        <w:pStyle w:val="Heading3"/>
      </w:pPr>
      <w:bookmarkStart w:id="1962" w:name="_Toc490854947"/>
      <w:r>
        <w:t>August 14 / Mesori 21: Commemoration of the Theotokos</w:t>
      </w:r>
      <w:bookmarkEnd w:id="1962"/>
    </w:p>
    <w:p w14:paraId="3E243021" w14:textId="4153E8A1" w:rsidR="00DD1748" w:rsidRDefault="00DD1748" w:rsidP="00DD1748">
      <w:pPr>
        <w:pStyle w:val="Rubric"/>
      </w:pPr>
      <w:bookmarkStart w:id="1963" w:name="_Ref434563030"/>
      <w:r>
        <w:t xml:space="preserve">See the Doxologies, Psali, and Theotokia for the Virgin. See </w:t>
      </w:r>
      <w:r>
        <w:fldChar w:fldCharType="begin"/>
      </w:r>
      <w:r>
        <w:instrText xml:space="preserve"> REF _Ref485102883 \h </w:instrText>
      </w:r>
      <w:r>
        <w:fldChar w:fldCharType="separate"/>
      </w:r>
      <w:r w:rsidR="001B24BB">
        <w:t>August 9 / Mesori 16: The Assumption of the Virgin</w:t>
      </w:r>
      <w:r>
        <w:fldChar w:fldCharType="end"/>
      </w:r>
      <w:r>
        <w:t xml:space="preserve">, page </w:t>
      </w:r>
      <w:r>
        <w:fldChar w:fldCharType="begin"/>
      </w:r>
      <w:r>
        <w:instrText xml:space="preserve"> PAGEREF _Ref485102883 \h </w:instrText>
      </w:r>
      <w:r>
        <w:fldChar w:fldCharType="separate"/>
      </w:r>
      <w:r w:rsidR="001B24BB">
        <w:rPr>
          <w:noProof/>
        </w:rPr>
        <w:t>1127</w:t>
      </w:r>
      <w:r>
        <w:fldChar w:fldCharType="end"/>
      </w:r>
      <w:r>
        <w:t>.</w:t>
      </w:r>
    </w:p>
    <w:p w14:paraId="548CB18D" w14:textId="77777777" w:rsidR="009F60F1" w:rsidRDefault="009F60F1" w:rsidP="009F60F1">
      <w:pPr>
        <w:pStyle w:val="Heading3"/>
      </w:pPr>
      <w:bookmarkStart w:id="1964" w:name="_Ref485109122"/>
      <w:bookmarkStart w:id="1965" w:name="_Ref485109128"/>
      <w:bookmarkStart w:id="1966" w:name="_Toc490854948"/>
      <w:r>
        <w:lastRenderedPageBreak/>
        <w:t>August 17 / Mesori 24: Departure of St. Takle Haymanot</w:t>
      </w:r>
      <w:bookmarkEnd w:id="1963"/>
      <w:bookmarkEnd w:id="1964"/>
      <w:bookmarkEnd w:id="1965"/>
      <w:bookmarkEnd w:id="1966"/>
    </w:p>
    <w:p w14:paraId="34845613" w14:textId="77777777" w:rsidR="009F60F1" w:rsidRDefault="009F60F1" w:rsidP="009F60F1">
      <w:pPr>
        <w:pStyle w:val="Heading4"/>
      </w:pPr>
      <w:bookmarkStart w:id="1967" w:name="_Ref434492302"/>
      <w:r>
        <w:t>The Doxology</w:t>
      </w:r>
      <w:r w:rsidR="00B82753">
        <w:t xml:space="preserve"> for St. Takle Haymanot</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8" w:name="_Toc490854949"/>
      <w:r>
        <w:t>August 21 / Mesori 28: The Patriarchs: Abraham, Isaac, and Jacob</w:t>
      </w:r>
      <w:bookmarkEnd w:id="1968"/>
    </w:p>
    <w:p w14:paraId="1D063B19" w14:textId="77777777" w:rsidR="00431ABD" w:rsidRDefault="00431ABD" w:rsidP="00431ABD">
      <w:pPr>
        <w:pStyle w:val="Heading4"/>
      </w:pPr>
      <w:bookmarkStart w:id="1969" w:name="_Ref434492413"/>
      <w:r>
        <w:t>The Doxology</w:t>
      </w:r>
      <w:r w:rsidR="00B82753">
        <w:t xml:space="preserve"> for the Patriarchs: Abraham, Isaac, and Jacob</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70" w:name="_Toc490854950"/>
      <w:r>
        <w:t>August 22 / Mesori 29: Commemoration of the Annunciation, Nativity, and Resurrection on the 29</w:t>
      </w:r>
      <w:r w:rsidRPr="00C0205C">
        <w:rPr>
          <w:vertAlign w:val="superscript"/>
        </w:rPr>
        <w:t>th</w:t>
      </w:r>
      <w:r>
        <w:t xml:space="preserve"> of Every Month</w:t>
      </w:r>
      <w:bookmarkEnd w:id="1970"/>
    </w:p>
    <w:p w14:paraId="19306DA7" w14:textId="0556F108" w:rsidR="007D439A" w:rsidRPr="00B52D77" w:rsidRDefault="007D439A" w:rsidP="007D439A">
      <w:pPr>
        <w:pStyle w:val="Rubric"/>
      </w:pPr>
      <w:r>
        <w:t xml:space="preserve">See </w:t>
      </w:r>
      <w:r>
        <w:fldChar w:fldCharType="begin"/>
      </w:r>
      <w:r>
        <w:instrText xml:space="preserve"> REF _Ref435003974 \h </w:instrText>
      </w:r>
      <w:r>
        <w:fldChar w:fldCharType="separate"/>
      </w:r>
      <w:r w:rsidR="001B24BB">
        <w:t>September 26 (27) / Tho-out 29: Commemoration of the Annunciation, Nativity, and Resurrection on the 29</w:t>
      </w:r>
      <w:r w:rsidR="001B24BB" w:rsidRPr="00C0205C">
        <w:rPr>
          <w:vertAlign w:val="superscript"/>
        </w:rPr>
        <w:t>th</w:t>
      </w:r>
      <w:r w:rsidR="001B24BB">
        <w:t xml:space="preserve"> of Every Coptic Month</w:t>
      </w:r>
      <w:r>
        <w:fldChar w:fldCharType="end"/>
      </w:r>
      <w:r>
        <w:t xml:space="preserve">, page </w:t>
      </w:r>
      <w:r>
        <w:fldChar w:fldCharType="begin"/>
      </w:r>
      <w:r>
        <w:instrText xml:space="preserve"> PAGEREF _Ref435003974 \h </w:instrText>
      </w:r>
      <w:r>
        <w:fldChar w:fldCharType="separate"/>
      </w:r>
      <w:r w:rsidR="001B24BB">
        <w:rPr>
          <w:noProof/>
        </w:rPr>
        <w:t>768</w:t>
      </w:r>
      <w:r>
        <w:fldChar w:fldCharType="end"/>
      </w:r>
      <w:r>
        <w:t>.</w:t>
      </w:r>
    </w:p>
    <w:p w14:paraId="71EB5850" w14:textId="77777777" w:rsidR="0070722E" w:rsidRDefault="0070722E" w:rsidP="0070722E">
      <w:pPr>
        <w:pStyle w:val="Heading3"/>
      </w:pPr>
      <w:bookmarkStart w:id="1971" w:name="_Toc490854951"/>
      <w:r>
        <w:t xml:space="preserve">August 22 / Mesori 29: </w:t>
      </w:r>
      <w:r w:rsidR="007D439A">
        <w:t xml:space="preserve">Also the </w:t>
      </w:r>
      <w:r>
        <w:t>Translocation of the Relics of St. John the Short to Scetis</w:t>
      </w:r>
      <w:bookmarkEnd w:id="1971"/>
    </w:p>
    <w:p w14:paraId="6CA7DB30" w14:textId="54EEBFEF"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1B24BB">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1B24BB">
        <w:rPr>
          <w:noProof/>
        </w:rPr>
        <w:t>786</w:t>
      </w:r>
      <w:r w:rsidR="006D6137">
        <w:fldChar w:fldCharType="end"/>
      </w:r>
      <w:r>
        <w:t>.</w:t>
      </w:r>
    </w:p>
    <w:p w14:paraId="7E90B074" w14:textId="77777777" w:rsidR="00D46726" w:rsidRDefault="00D46726" w:rsidP="00D46726">
      <w:pPr>
        <w:pStyle w:val="Heading3"/>
      </w:pPr>
      <w:bookmarkStart w:id="1972" w:name="_Toc490854952"/>
      <w:r>
        <w:t>August 25 / Little Month 2: Departure of St. Titus the Apostle</w:t>
      </w:r>
      <w:bookmarkEnd w:id="1972"/>
    </w:p>
    <w:p w14:paraId="0FCE4143" w14:textId="444676F8" w:rsidR="00191A26" w:rsidRDefault="00191A26" w:rsidP="00191A26">
      <w:pPr>
        <w:pStyle w:val="Rubric"/>
      </w:pPr>
      <w:r>
        <w:t xml:space="preserve">See </w:t>
      </w:r>
      <w:r>
        <w:fldChar w:fldCharType="begin"/>
      </w:r>
      <w:r>
        <w:instrText xml:space="preserve"> REF _Ref434488644 \h </w:instrText>
      </w:r>
      <w:r>
        <w:fldChar w:fldCharType="separate"/>
      </w:r>
      <w:r w:rsidR="001B24BB">
        <w:t>A Doxology for the Apostles</w:t>
      </w:r>
      <w:r>
        <w:fldChar w:fldCharType="end"/>
      </w:r>
      <w:r>
        <w:t xml:space="preserve">, on pages </w:t>
      </w:r>
      <w:r>
        <w:fldChar w:fldCharType="begin"/>
      </w:r>
      <w:r>
        <w:instrText xml:space="preserve"> PAGEREF _Ref434488644 \h </w:instrText>
      </w:r>
      <w:r>
        <w:fldChar w:fldCharType="separate"/>
      </w:r>
      <w:r w:rsidR="001B24BB">
        <w:rPr>
          <w:noProof/>
        </w:rPr>
        <w:t>709</w:t>
      </w:r>
      <w:r>
        <w:fldChar w:fldCharType="end"/>
      </w:r>
      <w:r>
        <w:t xml:space="preserve">, </w:t>
      </w:r>
      <w:r>
        <w:fldChar w:fldCharType="begin"/>
      </w:r>
      <w:r>
        <w:instrText xml:space="preserve"> PAGEREF _Ref434488657 \h </w:instrText>
      </w:r>
      <w:r>
        <w:fldChar w:fldCharType="separate"/>
      </w:r>
      <w:r w:rsidR="001B24BB">
        <w:rPr>
          <w:noProof/>
        </w:rPr>
        <w:t>709</w:t>
      </w:r>
      <w:r>
        <w:fldChar w:fldCharType="end"/>
      </w:r>
      <w:r>
        <w:t xml:space="preserve">, or </w:t>
      </w:r>
      <w:r>
        <w:fldChar w:fldCharType="begin"/>
      </w:r>
      <w:r>
        <w:instrText xml:space="preserve"> PAGEREF _Ref434488992 \h </w:instrText>
      </w:r>
      <w:r>
        <w:fldChar w:fldCharType="separate"/>
      </w:r>
      <w:r w:rsidR="001B24BB">
        <w:rPr>
          <w:noProof/>
        </w:rPr>
        <w:t>712</w:t>
      </w:r>
      <w:r>
        <w:fldChar w:fldCharType="end"/>
      </w:r>
      <w:r>
        <w:t>.</w:t>
      </w:r>
    </w:p>
    <w:p w14:paraId="76AA6933" w14:textId="77777777" w:rsidR="00C30039" w:rsidRDefault="00C30039" w:rsidP="00C30039">
      <w:pPr>
        <w:pStyle w:val="Heading3"/>
      </w:pPr>
      <w:bookmarkStart w:id="1973" w:name="_Toc490854953"/>
      <w:r>
        <w:lastRenderedPageBreak/>
        <w:t>August 26 / Little Month 3: Archangel Raphael</w:t>
      </w:r>
      <w:bookmarkEnd w:id="1973"/>
    </w:p>
    <w:p w14:paraId="0292BCC5" w14:textId="77777777" w:rsidR="00C30039" w:rsidRDefault="00C30039" w:rsidP="00C30039">
      <w:pPr>
        <w:pStyle w:val="Heading4"/>
      </w:pPr>
      <w:bookmarkStart w:id="1974" w:name="_Ref434488208"/>
      <w:r>
        <w:t>The Doxology</w:t>
      </w:r>
      <w:r w:rsidR="00B46E6E">
        <w:t xml:space="preserve"> for Archangel Raphael</w:t>
      </w:r>
      <w:bookmarkEnd w:id="1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5" w:name="_Toc490854954"/>
      <w:r>
        <w:t>August 28 / Little Month 5</w:t>
      </w:r>
      <w:r w:rsidR="00980D99">
        <w:t>: St. Parsouma</w:t>
      </w:r>
      <w:bookmarkEnd w:id="1975"/>
    </w:p>
    <w:p w14:paraId="32F5CFB7" w14:textId="77777777" w:rsidR="00980D99" w:rsidRDefault="00980D99" w:rsidP="00980D99">
      <w:pPr>
        <w:pStyle w:val="Heading4"/>
      </w:pPr>
      <w:bookmarkStart w:id="1976" w:name="_Ref434491294"/>
      <w:r>
        <w:t>The Doxology</w:t>
      </w:r>
      <w:r w:rsidR="00810F04">
        <w:t xml:space="preserve"> for St. Parsouma</w:t>
      </w:r>
      <w:bookmarkEnd w:id="1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80"/>
            <w:r>
              <w:t xml:space="preserve">ⲙ̀Ⲡⲭ̄ⲥ̄ </w:t>
            </w:r>
            <w:commentRangeEnd w:id="1980"/>
            <w:r>
              <w:rPr>
                <w:rStyle w:val="CommentReference"/>
                <w:rFonts w:ascii="Times New Roman" w:hAnsi="Times New Roman" w:cstheme="minorBidi"/>
                <w:noProof w:val="0"/>
              </w:rPr>
              <w:commentReference w:id="19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81"/>
            <w:r>
              <w:t xml:space="preserve">ⲡⲉⲛⲥⲱⲧⲏⲣ </w:t>
            </w:r>
            <w:commentRangeEnd w:id="1981"/>
            <w:r>
              <w:rPr>
                <w:rStyle w:val="CommentReference"/>
                <w:rFonts w:ascii="Times New Roman" w:hAnsi="Times New Roman" w:cstheme="minorBidi"/>
                <w:noProof w:val="0"/>
              </w:rPr>
              <w:commentReference w:id="19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82" w:name="_Toc410196226"/>
      <w:bookmarkStart w:id="1983" w:name="_Toc410196468"/>
      <w:bookmarkStart w:id="1984" w:name="_Toc410196970"/>
      <w:bookmarkStart w:id="1985" w:name="_Toc490854702"/>
      <w:bookmarkStart w:id="1986" w:name="Pascal"/>
      <w:bookmarkEnd w:id="1934"/>
      <w:r>
        <w:lastRenderedPageBreak/>
        <w:t>The Pascal Cycle</w:t>
      </w:r>
      <w:bookmarkEnd w:id="1982"/>
      <w:bookmarkEnd w:id="1983"/>
      <w:bookmarkEnd w:id="1984"/>
      <w:bookmarkEnd w:id="1985"/>
    </w:p>
    <w:p w14:paraId="5B5D97E6" w14:textId="018E9B71" w:rsidR="009E261C" w:rsidRDefault="00EF4931" w:rsidP="00EF4931">
      <w:pPr>
        <w:pStyle w:val="TOC3"/>
        <w:tabs>
          <w:tab w:val="right" w:leader="dot" w:pos="8846"/>
        </w:tabs>
      </w:pPr>
      <w:bookmarkStart w:id="1987" w:name="_Toc410196227"/>
      <w:bookmarkStart w:id="1988" w:name="_Toc410196469"/>
      <w:bookmarkStart w:id="1989" w:name="_Toc410196971"/>
      <w:bookmarkStart w:id="1990" w:name="_GoBack"/>
      <w:r>
        <w:t>TODO</w:t>
      </w:r>
      <w:bookmarkEnd w:id="1990"/>
      <w:r>
        <w:t>: READD TOC</w:t>
      </w:r>
    </w:p>
    <w:p w14:paraId="0AD076AD" w14:textId="5D532FCC" w:rsidR="00495F1A" w:rsidRDefault="00495F1A" w:rsidP="00495F1A">
      <w:pPr>
        <w:pStyle w:val="Heading3"/>
      </w:pPr>
      <w:bookmarkStart w:id="1991" w:name="_Toc479145670"/>
      <w:r>
        <w:t>Jonah’s Fast</w:t>
      </w:r>
      <w:bookmarkEnd w:id="1987"/>
      <w:bookmarkEnd w:id="1988"/>
      <w:bookmarkEnd w:id="1989"/>
      <w:bookmarkEnd w:id="1991"/>
    </w:p>
    <w:p w14:paraId="7A658690" w14:textId="77777777" w:rsidR="001E5E16" w:rsidRPr="001E5E16" w:rsidRDefault="001E5E16" w:rsidP="001E5E16">
      <w:pPr>
        <w:pStyle w:val="Heading4"/>
      </w:pPr>
      <w:bookmarkStart w:id="1992" w:name="_Ref434478053"/>
      <w:r>
        <w:t>The Doxology</w:t>
      </w:r>
      <w:r w:rsidR="00E21EA3">
        <w:t xml:space="preserve"> of Jonah’s Fast</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93" w:name="_Toc410196228"/>
      <w:bookmarkStart w:id="1994" w:name="_Toc410196470"/>
      <w:bookmarkStart w:id="1995" w:name="_Toc410196972"/>
      <w:bookmarkStart w:id="1996" w:name="_Toc479145671"/>
      <w:r>
        <w:t>Jonah’s Feast</w:t>
      </w:r>
      <w:bookmarkEnd w:id="1993"/>
      <w:bookmarkEnd w:id="1994"/>
      <w:bookmarkEnd w:id="1995"/>
      <w:bookmarkEnd w:id="1996"/>
    </w:p>
    <w:p w14:paraId="6EE6C439" w14:textId="77777777" w:rsidR="00495F1A" w:rsidRDefault="00495F1A" w:rsidP="00495F1A">
      <w:pPr>
        <w:pStyle w:val="Heading3"/>
      </w:pPr>
      <w:bookmarkStart w:id="1997" w:name="_Toc410196229"/>
      <w:bookmarkStart w:id="1998" w:name="_Toc410196471"/>
      <w:bookmarkStart w:id="1999" w:name="_Toc410196973"/>
      <w:bookmarkStart w:id="2000" w:name="_Toc479145672"/>
      <w:r>
        <w:t>Great Lent</w:t>
      </w:r>
      <w:bookmarkEnd w:id="1997"/>
      <w:bookmarkEnd w:id="1998"/>
      <w:bookmarkEnd w:id="1999"/>
      <w:bookmarkEnd w:id="2000"/>
    </w:p>
    <w:p w14:paraId="100B48D2" w14:textId="61FB6051" w:rsidR="008C6F4C" w:rsidRDefault="008C6F4C" w:rsidP="008C6F4C">
      <w:pPr>
        <w:pStyle w:val="Heading4"/>
      </w:pPr>
      <w:bookmarkStart w:id="200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200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2001"/>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2003" w:name="_Ref434478104"/>
      <w:r>
        <w:lastRenderedPageBreak/>
        <w:t>The Doxology</w:t>
      </w:r>
      <w:r w:rsidR="00E21EA3">
        <w:t xml:space="preserve"> for Weekdays in Great Lent</w:t>
      </w:r>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2004"/>
            <w:r>
              <w:t>ⲛⲓⲉ̀ⲛⲉϩ</w:t>
            </w:r>
            <w:commentRangeEnd w:id="2004"/>
            <w:r>
              <w:rPr>
                <w:rStyle w:val="CommentReference"/>
                <w:rFonts w:ascii="Times New Roman" w:hAnsi="Times New Roman" w:cstheme="minorBidi"/>
                <w:noProof w:val="0"/>
              </w:rPr>
              <w:commentReference w:id="2004"/>
            </w:r>
            <w:r>
              <w:t>.</w:t>
            </w:r>
          </w:p>
        </w:tc>
      </w:tr>
    </w:tbl>
    <w:p w14:paraId="1A70F51E" w14:textId="77777777" w:rsidR="00420CFA" w:rsidRPr="001E5E16" w:rsidRDefault="00420CFA" w:rsidP="00420CFA">
      <w:pPr>
        <w:pStyle w:val="Heading4"/>
      </w:pPr>
      <w:bookmarkStart w:id="2005" w:name="_Ref434478128"/>
      <w:r>
        <w:lastRenderedPageBreak/>
        <w:t>A Second Doxology for Weekdays</w:t>
      </w:r>
      <w:r w:rsidR="00E21EA3">
        <w:t xml:space="preserve"> in Great Lent</w:t>
      </w:r>
      <w:bookmarkEnd w:id="2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6"/>
            <w:r>
              <w:t xml:space="preserve">He </w:t>
            </w:r>
            <w:r w:rsidR="00253DD3">
              <w:t>humiliated</w:t>
            </w:r>
          </w:p>
          <w:p w14:paraId="774AFAE4" w14:textId="77777777" w:rsidR="00420CFA" w:rsidRDefault="00420CFA" w:rsidP="00420CFA">
            <w:pPr>
              <w:pStyle w:val="EngHangEnd"/>
            </w:pPr>
            <w:r>
              <w:t>The Tempter</w:t>
            </w:r>
            <w:commentRangeEnd w:id="2006"/>
            <w:r>
              <w:rPr>
                <w:rStyle w:val="CommentReference"/>
              </w:rPr>
              <w:commentReference w:id="20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7"/>
            <w:r>
              <w:t>“Fast in watchfulness</w:t>
            </w:r>
          </w:p>
          <w:p w14:paraId="6B2FDE71" w14:textId="77777777" w:rsidR="00420CFA" w:rsidRDefault="00420CFA" w:rsidP="00420CFA">
            <w:pPr>
              <w:pStyle w:val="EngHangEnd"/>
            </w:pPr>
            <w:r>
              <w:t>By day and by night.”</w:t>
            </w:r>
            <w:commentRangeEnd w:id="2007"/>
            <w:r>
              <w:rPr>
                <w:rStyle w:val="CommentReference"/>
              </w:rPr>
              <w:commentReference w:id="20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8" w:name="_Ref434478147"/>
      <w:r>
        <w:t>A Third</w:t>
      </w:r>
      <w:r w:rsidR="00420CFA">
        <w:t xml:space="preserve"> Doxology</w:t>
      </w:r>
      <w:r>
        <w:t xml:space="preserve"> for Weekdays</w:t>
      </w:r>
      <w:r w:rsidR="00E21EA3">
        <w:t xml:space="preserve"> in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9" w:name="_Ref434478172"/>
      <w:r>
        <w:lastRenderedPageBreak/>
        <w:t xml:space="preserve">The </w:t>
      </w:r>
      <w:r w:rsidR="007A72D2">
        <w:t xml:space="preserve">Fourth </w:t>
      </w:r>
      <w:r>
        <w:t>Doxology</w:t>
      </w:r>
      <w:r w:rsidR="007A72D2">
        <w:t xml:space="preserve"> </w:t>
      </w:r>
      <w:r w:rsidR="00E21EA3">
        <w:t>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10"/>
            <w:r>
              <w:t xml:space="preserve">Ϯⲛⲏⲥⲧⲓⲁ̀ </w:t>
            </w:r>
            <w:commentRangeEnd w:id="2010"/>
            <w:r>
              <w:rPr>
                <w:rStyle w:val="CommentReference"/>
                <w:rFonts w:ascii="Times New Roman" w:hAnsi="Times New Roman" w:cstheme="minorBidi"/>
                <w:noProof w:val="0"/>
              </w:rPr>
              <w:commentReference w:id="20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11"/>
            <w:r>
              <w:t>pretense</w:t>
            </w:r>
            <w:commentRangeEnd w:id="2011"/>
            <w:r>
              <w:rPr>
                <w:rStyle w:val="CommentReference"/>
              </w:rPr>
              <w:commentReference w:id="20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12"/>
            <w:r>
              <w:t>strugglers</w:t>
            </w:r>
            <w:commentRangeEnd w:id="2012"/>
            <w:r>
              <w:rPr>
                <w:rStyle w:val="CommentReference"/>
              </w:rPr>
              <w:commentReference w:id="20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13"/>
            <w:r>
              <w:t>martyrdom</w:t>
            </w:r>
            <w:commentRangeEnd w:id="2013"/>
            <w:r>
              <w:rPr>
                <w:rStyle w:val="CommentReference"/>
              </w:rPr>
              <w:commentReference w:id="20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14"/>
            <w:r>
              <w:t xml:space="preserve">carries </w:t>
            </w:r>
            <w:commentRangeEnd w:id="2014"/>
            <w:r>
              <w:rPr>
                <w:rStyle w:val="CommentReference"/>
              </w:rPr>
              <w:commentReference w:id="20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5"/>
            <w:r>
              <w:t>assembly</w:t>
            </w:r>
            <w:commentRangeEnd w:id="2015"/>
            <w:r>
              <w:rPr>
                <w:rStyle w:val="CommentReference"/>
              </w:rPr>
              <w:commentReference w:id="2015"/>
            </w:r>
            <w:r>
              <w:t>,</w:t>
            </w:r>
          </w:p>
          <w:p w14:paraId="33941A18" w14:textId="77777777" w:rsidR="006A78B4" w:rsidRDefault="006A78B4" w:rsidP="006A78B4">
            <w:pPr>
              <w:pStyle w:val="EngHangEnd"/>
            </w:pPr>
            <w:r>
              <w:t xml:space="preserve">From now until the </w:t>
            </w:r>
            <w:commentRangeStart w:id="2016"/>
            <w:r>
              <w:t>ages of ages</w:t>
            </w:r>
            <w:commentRangeEnd w:id="2016"/>
            <w:r>
              <w:rPr>
                <w:rStyle w:val="CommentReference"/>
              </w:rPr>
              <w:commentReference w:id="20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7" w:name="_Ref434476347"/>
      <w:r>
        <w:t>The Psali Adam</w:t>
      </w:r>
      <w:r w:rsidR="006C1B94">
        <w:t xml:space="preserve"> for Great Lent</w:t>
      </w:r>
      <w:bookmarkEnd w:id="2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1452365C" w14:textId="77777777" w:rsidR="00356D1B" w:rsidRDefault="00356D1B" w:rsidP="00356D1B">
      <w:pPr>
        <w:pStyle w:val="Heading4"/>
      </w:pPr>
      <w:bookmarkStart w:id="2018" w:name="_Ref434476369"/>
      <w:r>
        <w:t>The Psali Batos</w:t>
      </w:r>
      <w:r w:rsidR="006C1B94">
        <w:t xml:space="preserve"> for Great Lent</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9" w:name="_Toc410196230"/>
      <w:bookmarkStart w:id="2020" w:name="_Toc410196472"/>
      <w:bookmarkStart w:id="2021" w:name="_Toc410196974"/>
      <w:bookmarkStart w:id="202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9"/>
      <w:bookmarkEnd w:id="2020"/>
      <w:bookmarkEnd w:id="2021"/>
      <w:bookmarkEnd w:id="2022"/>
    </w:p>
    <w:p w14:paraId="536840DE" w14:textId="77777777" w:rsidR="00EC2AEB" w:rsidRPr="001E5E16" w:rsidRDefault="00EC2AEB" w:rsidP="00EC2AEB">
      <w:pPr>
        <w:pStyle w:val="Heading4"/>
      </w:pPr>
      <w:bookmarkStart w:id="2023" w:name="_Ref434478195"/>
      <w:r>
        <w:t>The Doxology</w:t>
      </w:r>
      <w:r w:rsidR="00E21EA3">
        <w:t xml:space="preserve"> for Lazarus Saturday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24" w:name="_Ref434476394"/>
      <w:r>
        <w:t>The Psali Batos</w:t>
      </w:r>
      <w:r w:rsidR="006C1B94">
        <w:t xml:space="preserve"> for Lazarus Saturday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5"/>
            <w:r>
              <w:t>With glory befitting You</w:t>
            </w:r>
            <w:commentRangeEnd w:id="2025"/>
            <w:r>
              <w:rPr>
                <w:rStyle w:val="CommentReference"/>
              </w:rPr>
              <w:commentReference w:id="20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6" w:name="_Toc410196231"/>
      <w:bookmarkStart w:id="2027" w:name="_Toc410196473"/>
      <w:bookmarkStart w:id="2028" w:name="_Toc410196975"/>
      <w:bookmarkStart w:id="2029" w:name="_Toc479145674"/>
      <w:r>
        <w:t>Palm Sunday</w:t>
      </w:r>
      <w:bookmarkEnd w:id="2026"/>
      <w:bookmarkEnd w:id="2027"/>
      <w:bookmarkEnd w:id="2028"/>
      <w:bookmarkEnd w:id="2029"/>
    </w:p>
    <w:p w14:paraId="1C79214B" w14:textId="452580E2" w:rsidR="00B91DD6" w:rsidRPr="00B91DD6" w:rsidRDefault="00B91DD6" w:rsidP="00B91DD6">
      <w:pPr>
        <w:pStyle w:val="Heading4"/>
        <w:rPr>
          <w:rFonts w:ascii="Arial Unicode MS" w:eastAsia="Arial Unicode MS" w:hAnsi="Arial Unicode MS" w:cs="Arial Unicode MS"/>
        </w:rPr>
      </w:pPr>
      <w:bookmarkStart w:id="203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31" w:name="_Ref485108442"/>
      <w:r>
        <w:lastRenderedPageBreak/>
        <w:t xml:space="preserve">The </w:t>
      </w:r>
      <w:r w:rsidR="00FA139D">
        <w:t xml:space="preserve">First </w:t>
      </w:r>
      <w:r>
        <w:t>Doxology</w:t>
      </w:r>
      <w:r w:rsidR="00E21EA3">
        <w:t xml:space="preserve"> for Palm Sunday</w:t>
      </w:r>
      <w:bookmarkEnd w:id="2030"/>
      <w:bookmarkEnd w:id="20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32"/>
            <w:r>
              <w:t>To the ages.</w:t>
            </w:r>
            <w:commentRangeEnd w:id="2032"/>
            <w:r>
              <w:rPr>
                <w:rStyle w:val="CommentReference"/>
              </w:rPr>
              <w:commentReference w:id="203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33" w:name="_Ref434478234"/>
      <w:r>
        <w:t>The Second Doxology</w:t>
      </w:r>
      <w:r w:rsidR="00E21EA3">
        <w:t xml:space="preserve"> for Palm Sunday</w:t>
      </w:r>
      <w:bookmarkEnd w:id="2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34" w:name="_Ref434478255"/>
      <w:r>
        <w:lastRenderedPageBreak/>
        <w:t>The Third Doxology</w:t>
      </w:r>
      <w:r w:rsidR="00E21EA3">
        <w:t xml:space="preserve"> for Palm Sunday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5"/>
            <w:r>
              <w:t xml:space="preserve">is </w:t>
            </w:r>
            <w:commentRangeEnd w:id="2035"/>
            <w:r>
              <w:rPr>
                <w:rStyle w:val="CommentReference"/>
              </w:rPr>
              <w:commentReference w:id="203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7" w:name="_Ref485192297"/>
      <w:r>
        <w:t>The Psali Adam</w:t>
      </w:r>
      <w:r w:rsidR="006C1B94">
        <w:t xml:space="preserve"> for Palm Sunday</w:t>
      </w:r>
      <w:bookmarkEnd w:id="2036"/>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8"/>
            <w:r>
              <w:t xml:space="preserve">Offer </w:t>
            </w:r>
            <w:commentRangeEnd w:id="2038"/>
            <w:r>
              <w:rPr>
                <w:rStyle w:val="CommentReference"/>
              </w:rPr>
              <w:commentReference w:id="20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9"/>
            <w:r>
              <w:t>Kranion</w:t>
            </w:r>
            <w:commentRangeEnd w:id="2039"/>
            <w:r>
              <w:rPr>
                <w:rStyle w:val="CommentReference"/>
              </w:rPr>
              <w:commentReference w:id="20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40" w:name="_Toc479145675"/>
      <w:bookmarkStart w:id="2041" w:name="_Toc410196232"/>
      <w:bookmarkStart w:id="2042" w:name="_Toc410196474"/>
      <w:bookmarkStart w:id="204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44" w:name="_Ref485365426"/>
      <w:r>
        <w:t>Bright</w:t>
      </w:r>
      <w:r w:rsidR="003E106D">
        <w:t xml:space="preserve"> Saturday</w:t>
      </w:r>
      <w:bookmarkEnd w:id="2040"/>
      <w:bookmarkEnd w:id="2044"/>
    </w:p>
    <w:p w14:paraId="65F4337A" w14:textId="2CA465AF" w:rsidR="003E106D" w:rsidRDefault="003E106D" w:rsidP="003E106D">
      <w:pPr>
        <w:pStyle w:val="Heading4"/>
      </w:pPr>
      <w:bookmarkStart w:id="2045" w:name="_Ref435562018"/>
      <w:r>
        <w:t>The Psali Batos for the Joyous Saturday</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6"/>
            <w:r>
              <w:t xml:space="preserve">abolished </w:t>
            </w:r>
            <w:commentRangeEnd w:id="2046"/>
            <w:r>
              <w:rPr>
                <w:rStyle w:val="CommentReference"/>
              </w:rPr>
              <w:commentReference w:id="204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7"/>
            <w:r>
              <w:t>power</w:t>
            </w:r>
            <w:commentRangeEnd w:id="2047"/>
            <w:r>
              <w:rPr>
                <w:rStyle w:val="CommentReference"/>
              </w:rPr>
              <w:commentReference w:id="204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8" w:name="_Toc479145676"/>
      <w:bookmarkEnd w:id="2041"/>
      <w:bookmarkEnd w:id="2042"/>
      <w:bookmarkEnd w:id="2043"/>
      <w:r>
        <w:rPr>
          <w:lang w:val="en-US"/>
        </w:rPr>
        <w:t>Pascha</w:t>
      </w:r>
      <w:bookmarkEnd w:id="204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50" w:name="_Ref485108466"/>
      <w:r>
        <w:t>The Doxology</w:t>
      </w:r>
      <w:r w:rsidR="00E21EA3">
        <w:t xml:space="preserve"> for </w:t>
      </w:r>
      <w:r w:rsidR="00D22853">
        <w:t>Pascha</w:t>
      </w:r>
      <w:bookmarkEnd w:id="2049"/>
      <w:bookmarkEnd w:id="2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51"/>
            <w:r>
              <w:t>Name</w:t>
            </w:r>
            <w:commentRangeEnd w:id="2051"/>
            <w:r>
              <w:rPr>
                <w:rStyle w:val="CommentReference"/>
              </w:rPr>
              <w:commentReference w:id="205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7A8E0430" w14:textId="1497A944" w:rsidR="002E06A7" w:rsidRDefault="002E06A7" w:rsidP="006103C4">
            <w:pPr>
              <w:pStyle w:val="EngHangEnd"/>
            </w:pPr>
            <w:r>
              <w:t>Now and forever.</w:t>
            </w: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52" w:name="_Ref434478317"/>
      <w:r>
        <w:t>A</w:t>
      </w:r>
      <w:r w:rsidR="00E21EA3">
        <w:t>nother</w:t>
      </w:r>
      <w:r>
        <w:t xml:space="preserve"> Doxology</w:t>
      </w:r>
      <w:r w:rsidR="00E21EA3">
        <w:t xml:space="preserve"> </w:t>
      </w:r>
      <w:r w:rsidR="00D22853">
        <w:t>Pascha</w:t>
      </w:r>
      <w:bookmarkEnd w:id="2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53" w:name="_Ref434478347"/>
      <w:r>
        <w:lastRenderedPageBreak/>
        <w:t>A Doxology for Archangel Michael</w:t>
      </w:r>
      <w:r w:rsidR="00E21EA3">
        <w:t xml:space="preserve"> </w:t>
      </w:r>
      <w:r w:rsidR="00D22853">
        <w:t>Pascha</w:t>
      </w:r>
      <w:bookmarkEnd w:id="2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5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lastRenderedPageBreak/>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F293807" w:rsidR="009A461A" w:rsidRDefault="009A461A" w:rsidP="009A461A">
      <w:pPr>
        <w:pStyle w:val="Heading4"/>
      </w:pPr>
      <w:bookmarkStart w:id="2055" w:name="_Ref485192337"/>
      <w:r>
        <w:t>The Psali Adam</w:t>
      </w:r>
      <w:r w:rsidR="006C1B94">
        <w:t xml:space="preserve"> </w:t>
      </w:r>
      <w:r w:rsidR="00E906C7">
        <w:t xml:space="preserve">for </w:t>
      </w:r>
      <w:r w:rsidR="00D22853">
        <w:t>Pascha</w:t>
      </w:r>
      <w:bookmarkEnd w:id="2054"/>
      <w:bookmarkEnd w:id="2055"/>
    </w:p>
    <w:p w14:paraId="489B0E9C" w14:textId="4306EF15" w:rsidR="009A461A" w:rsidRPr="00235C40" w:rsidRDefault="00EE41E9" w:rsidP="00EE41E9">
      <w:pPr>
        <w:pStyle w:val="Rubric"/>
      </w:pPr>
      <w:r>
        <w:t xml:space="preserve">See </w:t>
      </w:r>
      <w:r>
        <w:fldChar w:fldCharType="begin"/>
      </w:r>
      <w:r>
        <w:instrText xml:space="preserve"> REF _Ref490844601 \h  \* MERGEFORMAT </w:instrText>
      </w:r>
      <w:r>
        <w:fldChar w:fldCharType="separate"/>
      </w:r>
      <w:r w:rsidR="001B24BB">
        <w:t>The Psali Adam for Pascha</w:t>
      </w:r>
      <w:r>
        <w:fldChar w:fldCharType="end"/>
      </w:r>
      <w:r>
        <w:t xml:space="preserve">, page </w:t>
      </w:r>
      <w:r>
        <w:fldChar w:fldCharType="begin"/>
      </w:r>
      <w:r>
        <w:instrText xml:space="preserve"> PAGEREF _Ref490844601 \h </w:instrText>
      </w:r>
      <w:r>
        <w:fldChar w:fldCharType="separate"/>
      </w:r>
      <w:r w:rsidR="001B24BB">
        <w:rPr>
          <w:noProof/>
        </w:rPr>
        <w:t>663</w:t>
      </w:r>
      <w:r>
        <w:fldChar w:fldCharType="end"/>
      </w:r>
      <w:r>
        <w:t>.</w:t>
      </w:r>
    </w:p>
    <w:p w14:paraId="7F8C5467" w14:textId="11F2EEDF" w:rsidR="009A461A" w:rsidRDefault="009A461A" w:rsidP="009A461A">
      <w:pPr>
        <w:pStyle w:val="Heading4"/>
      </w:pPr>
      <w:bookmarkStart w:id="2056" w:name="_Ref434476459"/>
      <w:r>
        <w:t>The Psali Batos</w:t>
      </w:r>
      <w:r w:rsidR="006C1B94">
        <w:t xml:space="preserve"> </w:t>
      </w:r>
      <w:r w:rsidR="00E906C7">
        <w:t xml:space="preserve">for </w:t>
      </w:r>
      <w:r w:rsidR="00D22853">
        <w:t>Pascha</w:t>
      </w:r>
      <w:bookmarkEnd w:id="2056"/>
    </w:p>
    <w:p w14:paraId="2FC2953E" w14:textId="50E6B0EA" w:rsidR="00EE41E9" w:rsidRPr="00EE41E9" w:rsidRDefault="00EE41E9" w:rsidP="00EE41E9">
      <w:pPr>
        <w:pStyle w:val="Rubric"/>
      </w:pPr>
      <w:r w:rsidRPr="00EE41E9">
        <w:t xml:space="preserve">See </w:t>
      </w:r>
      <w:r w:rsidRPr="00EE41E9">
        <w:fldChar w:fldCharType="begin"/>
      </w:r>
      <w:r w:rsidRPr="00EE41E9">
        <w:instrText xml:space="preserve"> REF _Ref490844625 \h  \* MERGEFORMAT </w:instrText>
      </w:r>
      <w:r w:rsidRPr="00EE41E9">
        <w:fldChar w:fldCharType="separate"/>
      </w:r>
      <w:r w:rsidR="001B24BB">
        <w:t>The Psali Batos for Pascha</w:t>
      </w:r>
      <w:r w:rsidRPr="00EE41E9">
        <w:fldChar w:fldCharType="end"/>
      </w:r>
      <w:r w:rsidRPr="00EE41E9">
        <w:t xml:space="preserve">, page </w:t>
      </w:r>
      <w:r w:rsidRPr="00EE41E9">
        <w:fldChar w:fldCharType="begin"/>
      </w:r>
      <w:r w:rsidRPr="00EE41E9">
        <w:instrText xml:space="preserve"> PAGEREF _Ref490844625 \h </w:instrText>
      </w:r>
      <w:r w:rsidRPr="00EE41E9">
        <w:fldChar w:fldCharType="separate"/>
      </w:r>
      <w:r w:rsidR="001B24BB">
        <w:rPr>
          <w:noProof/>
        </w:rPr>
        <w:t>667</w:t>
      </w:r>
      <w:r w:rsidRPr="00EE41E9">
        <w:fldChar w:fldCharType="end"/>
      </w:r>
      <w:r>
        <w:t>.</w:t>
      </w:r>
    </w:p>
    <w:p w14:paraId="15810519" w14:textId="69C1BC9D" w:rsidR="00ED7853" w:rsidRPr="00ED7853" w:rsidRDefault="00ED7853" w:rsidP="00ED7853">
      <w:pPr>
        <w:pStyle w:val="Heading4"/>
        <w:rPr>
          <w:rFonts w:ascii="Arial Unicode MS" w:eastAsia="Arial Unicode MS" w:hAnsi="Arial Unicode MS" w:cs="Arial Unicode MS"/>
        </w:rPr>
      </w:pPr>
      <w:bookmarkStart w:id="2057" w:name="_Toc479145677"/>
      <w:bookmarkStart w:id="2058" w:name="_Toc410196233"/>
      <w:bookmarkStart w:id="2059" w:name="_Toc410196475"/>
      <w:bookmarkStart w:id="206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lastRenderedPageBreak/>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lastRenderedPageBreak/>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lastRenderedPageBreak/>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lastRenderedPageBreak/>
        <w:t>Monday of Bright Week</w:t>
      </w:r>
      <w:bookmarkEnd w:id="205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lastRenderedPageBreak/>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lastRenderedPageBreak/>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lastRenderedPageBreak/>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61" w:name="_Toc479145678"/>
      <w:r>
        <w:t>Thomas Sunday</w:t>
      </w:r>
      <w:bookmarkEnd w:id="2058"/>
      <w:bookmarkEnd w:id="2059"/>
      <w:bookmarkEnd w:id="2060"/>
      <w:bookmarkEnd w:id="2061"/>
    </w:p>
    <w:p w14:paraId="1CFE554E" w14:textId="77777777" w:rsidR="00EC2AEB" w:rsidRDefault="00EC2AEB" w:rsidP="00EC2AEB">
      <w:pPr>
        <w:pStyle w:val="Heading4"/>
      </w:pPr>
      <w:bookmarkStart w:id="2062" w:name="_Ref434478375"/>
      <w:r>
        <w:t>The Doxology</w:t>
      </w:r>
      <w:r w:rsidR="00E21EA3">
        <w:t xml:space="preserve"> for Thomas Sunday</w:t>
      </w:r>
      <w:bookmarkEnd w:id="2062"/>
    </w:p>
    <w:p w14:paraId="641B4975" w14:textId="3BF50E4C"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1B24BB">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1B24BB">
        <w:rPr>
          <w:noProof/>
        </w:rPr>
        <w:t>1203</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1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64" w:name="_Toc410196235"/>
      <w:bookmarkStart w:id="2065" w:name="_Toc410196477"/>
      <w:bookmarkStart w:id="2066" w:name="_Toc410196979"/>
      <w:bookmarkStart w:id="2067" w:name="_Toc479145679"/>
      <w:r>
        <w:t>Ascension</w:t>
      </w:r>
      <w:bookmarkEnd w:id="2064"/>
      <w:bookmarkEnd w:id="2065"/>
      <w:bookmarkEnd w:id="2066"/>
      <w:bookmarkEnd w:id="2067"/>
    </w:p>
    <w:p w14:paraId="55079EBC" w14:textId="6DF7C14F" w:rsidR="000437A2" w:rsidRDefault="000437A2" w:rsidP="000437A2">
      <w:pPr>
        <w:pStyle w:val="Heading4"/>
      </w:pPr>
      <w:bookmarkStart w:id="206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9" w:name="_Ref485108492"/>
      <w:r>
        <w:t>The Doxology</w:t>
      </w:r>
      <w:r w:rsidR="00CC1CA8">
        <w:t xml:space="preserve"> for the Ascension</w:t>
      </w:r>
      <w:bookmarkEnd w:id="2068"/>
      <w:bookmarkEnd w:id="2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lastRenderedPageBreak/>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70"/>
            <w:r>
              <w:t>Name</w:t>
            </w:r>
            <w:commentRangeEnd w:id="2070"/>
            <w:r>
              <w:rPr>
                <w:rStyle w:val="CommentReference"/>
              </w:rPr>
              <w:commentReference w:id="207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71"/>
            <w:r>
              <w:t>to Him</w:t>
            </w:r>
            <w:commentRangeEnd w:id="2071"/>
            <w:r>
              <w:rPr>
                <w:rStyle w:val="CommentReference"/>
              </w:rPr>
              <w:commentReference w:id="207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lastRenderedPageBreak/>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72"/>
            <w:r>
              <w:t>might</w:t>
            </w:r>
            <w:commentRangeEnd w:id="2072"/>
            <w:r>
              <w:rPr>
                <w:rStyle w:val="CommentReference"/>
              </w:rPr>
              <w:commentReference w:id="207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73"/>
            <w:r>
              <w:t xml:space="preserve">Jesus </w:t>
            </w:r>
            <w:commentRangeEnd w:id="2073"/>
            <w:r>
              <w:rPr>
                <w:rStyle w:val="CommentReference"/>
                <w:rFonts w:ascii="Times New Roman" w:hAnsi="Times New Roman"/>
              </w:rPr>
              <w:commentReference w:id="207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74" w:name="_Ref434476482"/>
      <w:r>
        <w:t>The Psali Adam</w:t>
      </w:r>
      <w:r w:rsidR="006C1B94">
        <w:t xml:space="preserve"> for the Ascension</w:t>
      </w:r>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lastRenderedPageBreak/>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lastRenderedPageBreak/>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50D3AAEC" w14:textId="77777777" w:rsidR="00E66583" w:rsidRDefault="00E66583" w:rsidP="00E66583">
      <w:pPr>
        <w:pStyle w:val="Heading4"/>
      </w:pPr>
      <w:bookmarkStart w:id="2075" w:name="_Ref434476541"/>
      <w:r>
        <w:t>The Psali Batos</w:t>
      </w:r>
      <w:r w:rsidR="006C1B94">
        <w:t xml:space="preserve"> for the Ascension</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lastRenderedPageBreak/>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6"/>
            <w:r>
              <w:t>miracles</w:t>
            </w:r>
            <w:commentRangeEnd w:id="2076"/>
            <w:r>
              <w:rPr>
                <w:rStyle w:val="CommentReference"/>
              </w:rPr>
              <w:commentReference w:id="207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lastRenderedPageBreak/>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7" w:name="_Toc410196236"/>
      <w:bookmarkStart w:id="2078" w:name="_Toc410196478"/>
      <w:bookmarkStart w:id="2079" w:name="_Toc410196980"/>
      <w:bookmarkStart w:id="208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lastRenderedPageBreak/>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he clergy process around the altar three times, the nave three times, and the altar once more, carrying the adorned Paschal icon and Ascension icon, with the censers, crosses, and candles, while all 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7"/>
      <w:bookmarkEnd w:id="2078"/>
      <w:bookmarkEnd w:id="2079"/>
      <w:bookmarkEnd w:id="2080"/>
    </w:p>
    <w:p w14:paraId="32BBB15A" w14:textId="73B730F0" w:rsidR="00D46EC1" w:rsidRPr="00924C51" w:rsidRDefault="00D46EC1" w:rsidP="00D46EC1">
      <w:pPr>
        <w:pStyle w:val="Heading4"/>
      </w:pPr>
      <w:bookmarkStart w:id="208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82" w:name="_Ref485108524"/>
      <w:r>
        <w:t>The Doxology</w:t>
      </w:r>
      <w:r w:rsidR="00CC1CA8">
        <w:t xml:space="preserve"> for Pentecost</w:t>
      </w:r>
      <w:bookmarkEnd w:id="2081"/>
      <w:bookmarkEnd w:id="20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lastRenderedPageBreak/>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83"/>
            <w:r>
              <w:t>Name</w:t>
            </w:r>
            <w:commentRangeEnd w:id="2083"/>
            <w:r>
              <w:rPr>
                <w:rStyle w:val="CommentReference"/>
              </w:rPr>
              <w:commentReference w:id="208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84"/>
            <w:r>
              <w:t>to Him</w:t>
            </w:r>
            <w:commentRangeEnd w:id="2084"/>
            <w:r>
              <w:rPr>
                <w:rStyle w:val="CommentReference"/>
              </w:rPr>
              <w:commentReference w:id="208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lastRenderedPageBreak/>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5"/>
            <w:r>
              <w:t>might</w:t>
            </w:r>
            <w:commentRangeEnd w:id="2085"/>
            <w:r>
              <w:rPr>
                <w:rStyle w:val="CommentReference"/>
              </w:rPr>
              <w:commentReference w:id="208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lastRenderedPageBreak/>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7DB41395" w14:textId="7E9FA3D8" w:rsidR="00F77A5B" w:rsidRDefault="00F77A5B" w:rsidP="006103C4">
            <w:pPr>
              <w:pStyle w:val="EngHangEnd"/>
            </w:pPr>
            <w:r>
              <w:t>Now and forever.</w:t>
            </w: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50BC13D7" w14:textId="77777777" w:rsidR="00E66583" w:rsidRDefault="00E66583" w:rsidP="00E66583">
      <w:pPr>
        <w:pStyle w:val="Heading4"/>
      </w:pPr>
      <w:bookmarkStart w:id="2086" w:name="_Ref434476566"/>
      <w:r>
        <w:t>The Psali Adam</w:t>
      </w:r>
      <w:r w:rsidR="006C1B94">
        <w:t xml:space="preserve"> for Pentecost</w:t>
      </w:r>
      <w:bookmarkEnd w:id="2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lastRenderedPageBreak/>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6"/>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xml:space="preserve">. The people may chant “All the Choirs”, </w:t>
      </w:r>
      <w:r>
        <w:lastRenderedPageBreak/>
        <w:t>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7" w:name="_Toc490854703"/>
      <w:r>
        <w:lastRenderedPageBreak/>
        <w:t>Index of Psalis</w:t>
      </w:r>
      <w:bookmarkEnd w:id="2087"/>
    </w:p>
    <w:p w14:paraId="440035E9" w14:textId="572103FC" w:rsidR="003E106D" w:rsidRPr="003E106D" w:rsidRDefault="003E106D" w:rsidP="003E106D">
      <w:pPr>
        <w:pStyle w:val="Heading3"/>
      </w:pPr>
      <w:r>
        <w:t>Seasonal Psalis</w:t>
      </w:r>
    </w:p>
    <w:p w14:paraId="0EFBDCCD" w14:textId="254D7C41"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1B24BB">
        <w:t>The Psali Adam for the Ecclesiastical New Year</w:t>
      </w:r>
      <w:r>
        <w:fldChar w:fldCharType="end"/>
      </w:r>
      <w:r>
        <w:tab/>
      </w:r>
      <w:r>
        <w:fldChar w:fldCharType="begin"/>
      </w:r>
      <w:r>
        <w:instrText xml:space="preserve"> PAGEREF _Ref434473482 \h </w:instrText>
      </w:r>
      <w:r>
        <w:fldChar w:fldCharType="separate"/>
      </w:r>
      <w:r w:rsidR="001B24BB">
        <w:rPr>
          <w:noProof/>
        </w:rPr>
        <w:t>730</w:t>
      </w:r>
      <w:r>
        <w:fldChar w:fldCharType="end"/>
      </w:r>
    </w:p>
    <w:p w14:paraId="6F52649C" w14:textId="2F2E9DF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1B24BB">
        <w:t>The Psali Batos for the Ecclesiastical New Year</w:t>
      </w:r>
      <w:r>
        <w:fldChar w:fldCharType="end"/>
      </w:r>
      <w:r>
        <w:tab/>
      </w:r>
      <w:r>
        <w:fldChar w:fldCharType="begin"/>
      </w:r>
      <w:r>
        <w:instrText xml:space="preserve"> PAGEREF _Ref434473530 \h </w:instrText>
      </w:r>
      <w:r>
        <w:fldChar w:fldCharType="separate"/>
      </w:r>
      <w:r w:rsidR="001B24BB">
        <w:rPr>
          <w:noProof/>
        </w:rPr>
        <w:t>735</w:t>
      </w:r>
      <w:r>
        <w:fldChar w:fldCharType="end"/>
      </w:r>
    </w:p>
    <w:p w14:paraId="46EAAC98" w14:textId="0FCF68C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1B24BB">
        <w:t>The Psali Adam for the Feast of the Cross</w:t>
      </w:r>
      <w:r>
        <w:fldChar w:fldCharType="end"/>
      </w:r>
      <w:r>
        <w:tab/>
      </w:r>
      <w:r>
        <w:fldChar w:fldCharType="begin"/>
      </w:r>
      <w:r>
        <w:instrText xml:space="preserve"> PAGEREF _Ref434474964 \h </w:instrText>
      </w:r>
      <w:r>
        <w:fldChar w:fldCharType="separate"/>
      </w:r>
      <w:r w:rsidR="001B24BB">
        <w:rPr>
          <w:noProof/>
        </w:rPr>
        <w:t>753</w:t>
      </w:r>
      <w:r>
        <w:fldChar w:fldCharType="end"/>
      </w:r>
    </w:p>
    <w:p w14:paraId="33EC2573" w14:textId="04DE8A1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1B24BB">
        <w:t>The Psali Batos for the Feast of the Cross</w:t>
      </w:r>
      <w:r>
        <w:fldChar w:fldCharType="end"/>
      </w:r>
      <w:r>
        <w:tab/>
      </w:r>
      <w:r>
        <w:fldChar w:fldCharType="begin"/>
      </w:r>
      <w:r>
        <w:instrText xml:space="preserve"> PAGEREF _Ref434474992 \h </w:instrText>
      </w:r>
      <w:r>
        <w:fldChar w:fldCharType="separate"/>
      </w:r>
      <w:r w:rsidR="001B24BB">
        <w:rPr>
          <w:noProof/>
        </w:rPr>
        <w:t>757</w:t>
      </w:r>
      <w:r>
        <w:fldChar w:fldCharType="end"/>
      </w:r>
    </w:p>
    <w:p w14:paraId="05658BA4" w14:textId="1CFF921A"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1B24BB">
        <w:t>The Psali Adam for the 29</w:t>
      </w:r>
      <w:r w:rsidR="001B24BB" w:rsidRPr="00C0205C">
        <w:rPr>
          <w:vertAlign w:val="superscript"/>
        </w:rPr>
        <w:t>th</w:t>
      </w:r>
      <w:r w:rsidR="001B24BB">
        <w:t xml:space="preserve"> of Every Coptic Month</w:t>
      </w:r>
      <w:r>
        <w:fldChar w:fldCharType="end"/>
      </w:r>
      <w:r>
        <w:tab/>
      </w:r>
      <w:r>
        <w:fldChar w:fldCharType="begin"/>
      </w:r>
      <w:r>
        <w:instrText xml:space="preserve"> PAGEREF _Ref435003845 \h </w:instrText>
      </w:r>
      <w:r>
        <w:fldChar w:fldCharType="separate"/>
      </w:r>
      <w:r w:rsidR="001B24BB">
        <w:rPr>
          <w:noProof/>
        </w:rPr>
        <w:t>768</w:t>
      </w:r>
      <w:r>
        <w:fldChar w:fldCharType="end"/>
      </w:r>
    </w:p>
    <w:p w14:paraId="23AAC468" w14:textId="472BCAB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1B24BB">
        <w:t>The Psali Batos for the 29</w:t>
      </w:r>
      <w:r w:rsidR="001B24BB" w:rsidRPr="00C0205C">
        <w:rPr>
          <w:vertAlign w:val="superscript"/>
        </w:rPr>
        <w:t>th</w:t>
      </w:r>
      <w:r w:rsidR="001B24BB">
        <w:t xml:space="preserve"> of Every Month</w:t>
      </w:r>
      <w:r>
        <w:fldChar w:fldCharType="end"/>
      </w:r>
      <w:r>
        <w:tab/>
      </w:r>
      <w:r>
        <w:fldChar w:fldCharType="begin"/>
      </w:r>
      <w:r>
        <w:instrText xml:space="preserve"> PAGEREF _Ref435003860 \h </w:instrText>
      </w:r>
      <w:r>
        <w:fldChar w:fldCharType="separate"/>
      </w:r>
      <w:r w:rsidR="001B24BB">
        <w:rPr>
          <w:noProof/>
        </w:rPr>
        <w:t>773</w:t>
      </w:r>
      <w:r>
        <w:fldChar w:fldCharType="end"/>
      </w:r>
    </w:p>
    <w:p w14:paraId="693D9B9A" w14:textId="6F5FFAE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1B24BB">
        <w:t>The Sunday Psali Adam for Nativity</w:t>
      </w:r>
      <w:r>
        <w:fldChar w:fldCharType="end"/>
      </w:r>
      <w:r>
        <w:tab/>
      </w:r>
      <w:r>
        <w:fldChar w:fldCharType="begin"/>
      </w:r>
      <w:r>
        <w:instrText xml:space="preserve"> PAGEREF _Ref434475057 \h </w:instrText>
      </w:r>
      <w:r>
        <w:fldChar w:fldCharType="separate"/>
      </w:r>
      <w:r w:rsidR="001B24BB">
        <w:rPr>
          <w:noProof/>
        </w:rPr>
        <w:t>871</w:t>
      </w:r>
      <w:r>
        <w:fldChar w:fldCharType="end"/>
      </w:r>
    </w:p>
    <w:p w14:paraId="7B874A45" w14:textId="0183C3C0"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1B24BB">
        <w:t>The Monday Psali Adam for Nativity</w:t>
      </w:r>
      <w:r>
        <w:fldChar w:fldCharType="end"/>
      </w:r>
      <w:r>
        <w:tab/>
      </w:r>
      <w:r>
        <w:fldChar w:fldCharType="begin"/>
      </w:r>
      <w:r>
        <w:instrText xml:space="preserve"> PAGEREF _Ref434475083 \h </w:instrText>
      </w:r>
      <w:r>
        <w:fldChar w:fldCharType="separate"/>
      </w:r>
      <w:r w:rsidR="001B24BB">
        <w:rPr>
          <w:noProof/>
        </w:rPr>
        <w:t>875</w:t>
      </w:r>
      <w:r>
        <w:fldChar w:fldCharType="end"/>
      </w:r>
    </w:p>
    <w:p w14:paraId="1039256A" w14:textId="0298FE3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1B24BB">
        <w:t>The Tuesday Psali Adam for Nativity</w:t>
      </w:r>
      <w:r>
        <w:fldChar w:fldCharType="end"/>
      </w:r>
      <w:r>
        <w:tab/>
      </w:r>
      <w:r>
        <w:fldChar w:fldCharType="begin"/>
      </w:r>
      <w:r>
        <w:instrText xml:space="preserve"> PAGEREF _Ref434475102 \h </w:instrText>
      </w:r>
      <w:r>
        <w:fldChar w:fldCharType="separate"/>
      </w:r>
      <w:r w:rsidR="001B24BB">
        <w:rPr>
          <w:noProof/>
        </w:rPr>
        <w:t>880</w:t>
      </w:r>
      <w:r>
        <w:fldChar w:fldCharType="end"/>
      </w:r>
    </w:p>
    <w:p w14:paraId="7B5D2028" w14:textId="27015304"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1B24BB">
        <w:t>The Wednesday Psali Batos for Nativity</w:t>
      </w:r>
      <w:r>
        <w:fldChar w:fldCharType="end"/>
      </w:r>
      <w:r>
        <w:tab/>
      </w:r>
      <w:r>
        <w:fldChar w:fldCharType="begin"/>
      </w:r>
      <w:r>
        <w:instrText xml:space="preserve"> PAGEREF _Ref434475128 \h </w:instrText>
      </w:r>
      <w:r>
        <w:fldChar w:fldCharType="separate"/>
      </w:r>
      <w:r w:rsidR="001B24BB">
        <w:rPr>
          <w:noProof/>
        </w:rPr>
        <w:t>885</w:t>
      </w:r>
      <w:r>
        <w:fldChar w:fldCharType="end"/>
      </w:r>
    </w:p>
    <w:p w14:paraId="3EA797C4" w14:textId="3839464E"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1B24BB">
        <w:t>The Thursday Psali Batos for Nativity</w:t>
      </w:r>
      <w:r>
        <w:fldChar w:fldCharType="end"/>
      </w:r>
      <w:r>
        <w:tab/>
      </w:r>
      <w:r>
        <w:fldChar w:fldCharType="begin"/>
      </w:r>
      <w:r>
        <w:instrText xml:space="preserve"> PAGEREF _Ref434475150 \h </w:instrText>
      </w:r>
      <w:r>
        <w:fldChar w:fldCharType="separate"/>
      </w:r>
      <w:r w:rsidR="001B24BB">
        <w:rPr>
          <w:noProof/>
        </w:rPr>
        <w:t>888</w:t>
      </w:r>
      <w:r>
        <w:fldChar w:fldCharType="end"/>
      </w:r>
    </w:p>
    <w:p w14:paraId="3E761025" w14:textId="3FBEFC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1B24BB">
        <w:t>The Friday Psali Batos for Nativity</w:t>
      </w:r>
      <w:r>
        <w:fldChar w:fldCharType="end"/>
      </w:r>
      <w:r>
        <w:tab/>
      </w:r>
      <w:r>
        <w:fldChar w:fldCharType="begin"/>
      </w:r>
      <w:r>
        <w:instrText xml:space="preserve"> PAGEREF _Ref434475177 \h </w:instrText>
      </w:r>
      <w:r>
        <w:fldChar w:fldCharType="separate"/>
      </w:r>
      <w:r w:rsidR="001B24BB">
        <w:rPr>
          <w:noProof/>
        </w:rPr>
        <w:t>892</w:t>
      </w:r>
      <w:r>
        <w:fldChar w:fldCharType="end"/>
      </w:r>
    </w:p>
    <w:p w14:paraId="52564264" w14:textId="3DFC871F"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1B24BB">
        <w:t>The Saturday Psali Batos for Nativity</w:t>
      </w:r>
      <w:r>
        <w:fldChar w:fldCharType="end"/>
      </w:r>
      <w:r>
        <w:tab/>
      </w:r>
      <w:r>
        <w:fldChar w:fldCharType="begin"/>
      </w:r>
      <w:r>
        <w:instrText xml:space="preserve"> PAGEREF _Ref434475196 \h </w:instrText>
      </w:r>
      <w:r>
        <w:fldChar w:fldCharType="separate"/>
      </w:r>
      <w:r w:rsidR="001B24BB">
        <w:rPr>
          <w:noProof/>
        </w:rPr>
        <w:t>897</w:t>
      </w:r>
      <w:r>
        <w:fldChar w:fldCharType="end"/>
      </w:r>
    </w:p>
    <w:p w14:paraId="523DE632" w14:textId="1206A1C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1B24BB">
        <w:t>The Psali Adam for the Circumcision</w:t>
      </w:r>
      <w:r>
        <w:fldChar w:fldCharType="end"/>
      </w:r>
      <w:r>
        <w:tab/>
      </w:r>
      <w:r>
        <w:fldChar w:fldCharType="begin"/>
      </w:r>
      <w:r>
        <w:instrText xml:space="preserve"> PAGEREF _Ref434475229 \h </w:instrText>
      </w:r>
      <w:r>
        <w:fldChar w:fldCharType="separate"/>
      </w:r>
      <w:r w:rsidR="001B24BB">
        <w:rPr>
          <w:noProof/>
        </w:rPr>
        <w:t>913</w:t>
      </w:r>
      <w:r>
        <w:fldChar w:fldCharType="end"/>
      </w:r>
    </w:p>
    <w:p w14:paraId="2BB4ED46" w14:textId="645F8FA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1B24BB">
        <w:t>The Psali Batos for the Circumcision</w:t>
      </w:r>
      <w:r>
        <w:fldChar w:fldCharType="end"/>
      </w:r>
      <w:r>
        <w:tab/>
      </w:r>
      <w:r>
        <w:fldChar w:fldCharType="begin"/>
      </w:r>
      <w:r>
        <w:instrText xml:space="preserve"> PAGEREF _Ref434475252 \h </w:instrText>
      </w:r>
      <w:r>
        <w:fldChar w:fldCharType="separate"/>
      </w:r>
      <w:r w:rsidR="001B24BB">
        <w:rPr>
          <w:noProof/>
        </w:rPr>
        <w:t>917</w:t>
      </w:r>
      <w:r>
        <w:fldChar w:fldCharType="end"/>
      </w:r>
    </w:p>
    <w:p w14:paraId="56FF597D" w14:textId="4899EA0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1B24BB">
        <w:t>The Sunday Psali Adam for Theophany</w:t>
      </w:r>
      <w:r>
        <w:fldChar w:fldCharType="end"/>
      </w:r>
      <w:r>
        <w:tab/>
      </w:r>
      <w:r>
        <w:fldChar w:fldCharType="begin"/>
      </w:r>
      <w:r>
        <w:instrText xml:space="preserve"> PAGEREF _Ref434475280 \h </w:instrText>
      </w:r>
      <w:r>
        <w:fldChar w:fldCharType="separate"/>
      </w:r>
      <w:r w:rsidR="001B24BB">
        <w:rPr>
          <w:noProof/>
        </w:rPr>
        <w:t>930</w:t>
      </w:r>
      <w:r>
        <w:fldChar w:fldCharType="end"/>
      </w:r>
    </w:p>
    <w:p w14:paraId="1D19000E" w14:textId="1111D5F0"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1B24BB">
        <w:t>The Monday Psali Adam for Theophany</w:t>
      </w:r>
      <w:r>
        <w:fldChar w:fldCharType="end"/>
      </w:r>
      <w:r>
        <w:tab/>
      </w:r>
      <w:r>
        <w:fldChar w:fldCharType="begin"/>
      </w:r>
      <w:r>
        <w:instrText xml:space="preserve"> PAGEREF _Ref434475309 \h </w:instrText>
      </w:r>
      <w:r>
        <w:fldChar w:fldCharType="separate"/>
      </w:r>
      <w:r w:rsidR="001B24BB">
        <w:rPr>
          <w:noProof/>
        </w:rPr>
        <w:t>934</w:t>
      </w:r>
      <w:r>
        <w:fldChar w:fldCharType="end"/>
      </w:r>
    </w:p>
    <w:p w14:paraId="6323E549" w14:textId="0136DC5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1B24BB">
        <w:t>The Tuesday Psali Adam for Theophany</w:t>
      </w:r>
      <w:r>
        <w:fldChar w:fldCharType="end"/>
      </w:r>
      <w:r>
        <w:tab/>
      </w:r>
      <w:r>
        <w:fldChar w:fldCharType="begin"/>
      </w:r>
      <w:r>
        <w:instrText xml:space="preserve"> PAGEREF _Ref434475331 \h </w:instrText>
      </w:r>
      <w:r>
        <w:fldChar w:fldCharType="separate"/>
      </w:r>
      <w:r w:rsidR="001B24BB">
        <w:rPr>
          <w:noProof/>
        </w:rPr>
        <w:t>938</w:t>
      </w:r>
      <w:r>
        <w:fldChar w:fldCharType="end"/>
      </w:r>
    </w:p>
    <w:p w14:paraId="7320174E" w14:textId="771F320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1B24BB">
        <w:t>The Wednesday Psali Batos for Theophany</w:t>
      </w:r>
      <w:r>
        <w:fldChar w:fldCharType="end"/>
      </w:r>
      <w:r>
        <w:tab/>
      </w:r>
      <w:r>
        <w:fldChar w:fldCharType="begin"/>
      </w:r>
      <w:r>
        <w:instrText xml:space="preserve"> PAGEREF _Ref434475362 \h </w:instrText>
      </w:r>
      <w:r>
        <w:fldChar w:fldCharType="separate"/>
      </w:r>
      <w:r w:rsidR="001B24BB">
        <w:rPr>
          <w:noProof/>
        </w:rPr>
        <w:t>941</w:t>
      </w:r>
      <w:r>
        <w:fldChar w:fldCharType="end"/>
      </w:r>
    </w:p>
    <w:p w14:paraId="312AF9DB" w14:textId="48DD8D0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1B24BB">
        <w:t>The Thursday Psali Batos for Theophany</w:t>
      </w:r>
      <w:r>
        <w:fldChar w:fldCharType="end"/>
      </w:r>
      <w:r>
        <w:tab/>
      </w:r>
      <w:r>
        <w:fldChar w:fldCharType="begin"/>
      </w:r>
      <w:r>
        <w:instrText xml:space="preserve"> PAGEREF _Ref434475388 \h </w:instrText>
      </w:r>
      <w:r>
        <w:fldChar w:fldCharType="separate"/>
      </w:r>
      <w:r w:rsidR="001B24BB">
        <w:rPr>
          <w:noProof/>
        </w:rPr>
        <w:t>945</w:t>
      </w:r>
      <w:r>
        <w:fldChar w:fldCharType="end"/>
      </w:r>
    </w:p>
    <w:p w14:paraId="58C01D66" w14:textId="31C1E17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1B24BB">
        <w:t>The Friday Psali Batos for Theophany</w:t>
      </w:r>
      <w:r>
        <w:fldChar w:fldCharType="end"/>
      </w:r>
      <w:r>
        <w:tab/>
      </w:r>
      <w:r>
        <w:fldChar w:fldCharType="begin"/>
      </w:r>
      <w:r>
        <w:instrText xml:space="preserve"> PAGEREF _Ref434475411 \h </w:instrText>
      </w:r>
      <w:r>
        <w:fldChar w:fldCharType="separate"/>
      </w:r>
      <w:r w:rsidR="001B24BB">
        <w:rPr>
          <w:noProof/>
        </w:rPr>
        <w:t>949</w:t>
      </w:r>
      <w:r>
        <w:fldChar w:fldCharType="end"/>
      </w:r>
    </w:p>
    <w:p w14:paraId="5D34BFE6" w14:textId="348D29C8"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1B24BB">
        <w:t>The Saturday Psali Batos for Theophany</w:t>
      </w:r>
      <w:r>
        <w:fldChar w:fldCharType="end"/>
      </w:r>
      <w:r>
        <w:tab/>
      </w:r>
      <w:r>
        <w:fldChar w:fldCharType="begin"/>
      </w:r>
      <w:r>
        <w:instrText xml:space="preserve"> PAGEREF _Ref434475434 \h </w:instrText>
      </w:r>
      <w:r>
        <w:fldChar w:fldCharType="separate"/>
      </w:r>
      <w:r w:rsidR="001B24BB">
        <w:rPr>
          <w:noProof/>
        </w:rPr>
        <w:t>953</w:t>
      </w:r>
      <w:r>
        <w:fldChar w:fldCharType="end"/>
      </w:r>
    </w:p>
    <w:p w14:paraId="4BB2BF55" w14:textId="27A3284A"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1B24BB">
        <w:t>The Psali Adam for the Wedding of Cana</w:t>
      </w:r>
      <w:r>
        <w:fldChar w:fldCharType="end"/>
      </w:r>
      <w:r>
        <w:tab/>
      </w:r>
      <w:r>
        <w:fldChar w:fldCharType="begin"/>
      </w:r>
      <w:r>
        <w:instrText xml:space="preserve"> PAGEREF _Ref434475472 \h </w:instrText>
      </w:r>
      <w:r>
        <w:fldChar w:fldCharType="separate"/>
      </w:r>
      <w:r w:rsidR="001B24BB">
        <w:rPr>
          <w:noProof/>
        </w:rPr>
        <w:t>963</w:t>
      </w:r>
      <w:r>
        <w:fldChar w:fldCharType="end"/>
      </w:r>
    </w:p>
    <w:p w14:paraId="2363057C" w14:textId="3AE6355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1B24BB">
        <w:t>The Psali Batos for the Wedding of Cana</w:t>
      </w:r>
      <w:r>
        <w:fldChar w:fldCharType="end"/>
      </w:r>
      <w:r>
        <w:tab/>
      </w:r>
      <w:r>
        <w:fldChar w:fldCharType="begin"/>
      </w:r>
      <w:r>
        <w:instrText xml:space="preserve"> PAGEREF _Ref434475500 \h </w:instrText>
      </w:r>
      <w:r>
        <w:fldChar w:fldCharType="separate"/>
      </w:r>
      <w:r w:rsidR="001B24BB">
        <w:rPr>
          <w:noProof/>
        </w:rPr>
        <w:t>967</w:t>
      </w:r>
      <w:r>
        <w:fldChar w:fldCharType="end"/>
      </w:r>
    </w:p>
    <w:p w14:paraId="28D62537" w14:textId="327A48D5"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1B24BB">
        <w:t>The Psali Adam for Annunciation</w:t>
      </w:r>
      <w:r>
        <w:fldChar w:fldCharType="end"/>
      </w:r>
      <w:r>
        <w:tab/>
      </w:r>
      <w:r>
        <w:fldChar w:fldCharType="begin"/>
      </w:r>
      <w:r>
        <w:instrText xml:space="preserve"> PAGEREF _Ref434475566 \h </w:instrText>
      </w:r>
      <w:r>
        <w:fldChar w:fldCharType="separate"/>
      </w:r>
      <w:r w:rsidR="001B24BB">
        <w:rPr>
          <w:noProof/>
        </w:rPr>
        <w:t>1007</w:t>
      </w:r>
      <w:r>
        <w:fldChar w:fldCharType="end"/>
      </w:r>
    </w:p>
    <w:p w14:paraId="3A5E672D" w14:textId="5AF7B29C"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1B24BB">
        <w:t>The Psali Batos for Annunciation</w:t>
      </w:r>
      <w:r>
        <w:fldChar w:fldCharType="end"/>
      </w:r>
      <w:r>
        <w:tab/>
      </w:r>
      <w:r>
        <w:fldChar w:fldCharType="begin"/>
      </w:r>
      <w:r>
        <w:instrText xml:space="preserve"> PAGEREF _Ref434475591 \h </w:instrText>
      </w:r>
      <w:r>
        <w:fldChar w:fldCharType="separate"/>
      </w:r>
      <w:r w:rsidR="001B24BB">
        <w:rPr>
          <w:noProof/>
        </w:rPr>
        <w:t>1011</w:t>
      </w:r>
      <w:r>
        <w:fldChar w:fldCharType="end"/>
      </w:r>
    </w:p>
    <w:p w14:paraId="52A90C07" w14:textId="77B1B34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1B24BB">
        <w:t>The Psali Adam for the Entry into Egypt</w:t>
      </w:r>
      <w:r>
        <w:fldChar w:fldCharType="end"/>
      </w:r>
      <w:r>
        <w:tab/>
      </w:r>
      <w:r>
        <w:fldChar w:fldCharType="begin"/>
      </w:r>
      <w:r>
        <w:instrText xml:space="preserve"> PAGEREF _Ref434476089 \h </w:instrText>
      </w:r>
      <w:r>
        <w:fldChar w:fldCharType="separate"/>
      </w:r>
      <w:r w:rsidR="001B24BB">
        <w:rPr>
          <w:noProof/>
        </w:rPr>
        <w:t>1040</w:t>
      </w:r>
      <w:r>
        <w:fldChar w:fldCharType="end"/>
      </w:r>
    </w:p>
    <w:p w14:paraId="3A3F4AD9" w14:textId="5FD8F713"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1B24BB">
        <w:t>The Psali Batos for the Entry into Egypt</w:t>
      </w:r>
      <w:r>
        <w:fldChar w:fldCharType="end"/>
      </w:r>
      <w:r>
        <w:tab/>
      </w:r>
      <w:r>
        <w:fldChar w:fldCharType="begin"/>
      </w:r>
      <w:r>
        <w:instrText xml:space="preserve"> PAGEREF _Ref434476112 \h </w:instrText>
      </w:r>
      <w:r>
        <w:fldChar w:fldCharType="separate"/>
      </w:r>
      <w:r w:rsidR="001B24BB">
        <w:rPr>
          <w:noProof/>
        </w:rPr>
        <w:t>1044</w:t>
      </w:r>
      <w:r>
        <w:fldChar w:fldCharType="end"/>
      </w:r>
    </w:p>
    <w:p w14:paraId="29274CA9" w14:textId="76C85366"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1B24BB">
        <w:t>The Psali Adam for the Apostles’ Fast</w:t>
      </w:r>
      <w:r>
        <w:fldChar w:fldCharType="end"/>
      </w:r>
      <w:r>
        <w:tab/>
      </w:r>
      <w:r>
        <w:fldChar w:fldCharType="begin"/>
      </w:r>
      <w:r>
        <w:instrText xml:space="preserve"> PAGEREF _Ref434476183 \h </w:instrText>
      </w:r>
      <w:r>
        <w:fldChar w:fldCharType="separate"/>
      </w:r>
      <w:r w:rsidR="001B24BB">
        <w:rPr>
          <w:noProof/>
        </w:rPr>
        <w:t>1058</w:t>
      </w:r>
      <w:r>
        <w:fldChar w:fldCharType="end"/>
      </w:r>
    </w:p>
    <w:p w14:paraId="63B4C376" w14:textId="06F7E7A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1B24BB">
        <w:t>The Psali Batos for the Apostles’ Fast</w:t>
      </w:r>
      <w:r>
        <w:fldChar w:fldCharType="end"/>
      </w:r>
      <w:r>
        <w:tab/>
      </w:r>
      <w:r>
        <w:fldChar w:fldCharType="begin"/>
      </w:r>
      <w:r>
        <w:instrText xml:space="preserve"> PAGEREF _Ref434476204 \h </w:instrText>
      </w:r>
      <w:r>
        <w:fldChar w:fldCharType="separate"/>
      </w:r>
      <w:r w:rsidR="001B24BB">
        <w:rPr>
          <w:noProof/>
        </w:rPr>
        <w:t>1061</w:t>
      </w:r>
      <w:r>
        <w:fldChar w:fldCharType="end"/>
      </w:r>
    </w:p>
    <w:p w14:paraId="28BB7E6E" w14:textId="02684B65"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1B24BB">
        <w:t>The Psali Adam for the Apostles’ Feast</w:t>
      </w:r>
      <w:r>
        <w:fldChar w:fldCharType="end"/>
      </w:r>
      <w:r>
        <w:tab/>
      </w:r>
      <w:r>
        <w:fldChar w:fldCharType="begin"/>
      </w:r>
      <w:r>
        <w:instrText xml:space="preserve"> PAGEREF _Ref434476236 \h </w:instrText>
      </w:r>
      <w:r>
        <w:fldChar w:fldCharType="separate"/>
      </w:r>
      <w:r w:rsidR="001B24BB">
        <w:rPr>
          <w:noProof/>
        </w:rPr>
        <w:t>1081</w:t>
      </w:r>
      <w:r>
        <w:fldChar w:fldCharType="end"/>
      </w:r>
    </w:p>
    <w:p w14:paraId="3BEDFF67" w14:textId="79EF391F"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1B24BB">
        <w:t>The Psali Batos for the Apostles’ Feast</w:t>
      </w:r>
      <w:r>
        <w:fldChar w:fldCharType="end"/>
      </w:r>
      <w:r>
        <w:tab/>
      </w:r>
      <w:r>
        <w:fldChar w:fldCharType="begin"/>
      </w:r>
      <w:r>
        <w:instrText xml:space="preserve"> PAGEREF _Ref434476261 \h </w:instrText>
      </w:r>
      <w:r>
        <w:fldChar w:fldCharType="separate"/>
      </w:r>
      <w:r w:rsidR="001B24BB">
        <w:rPr>
          <w:noProof/>
        </w:rPr>
        <w:t>1085</w:t>
      </w:r>
      <w:r>
        <w:fldChar w:fldCharType="end"/>
      </w:r>
    </w:p>
    <w:p w14:paraId="4E267D71" w14:textId="70A74FCD"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03070FD" w14:textId="360FB0B9"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346BEA29" w14:textId="2D54483C"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1B24BB">
        <w:t>The Psali Adam for the Transfiguration</w:t>
      </w:r>
      <w:r>
        <w:fldChar w:fldCharType="end"/>
      </w:r>
      <w:r>
        <w:tab/>
      </w:r>
      <w:r>
        <w:fldChar w:fldCharType="begin"/>
      </w:r>
      <w:r>
        <w:instrText xml:space="preserve"> PAGEREF _Ref434476299 \h </w:instrText>
      </w:r>
      <w:r>
        <w:fldChar w:fldCharType="separate"/>
      </w:r>
      <w:r w:rsidR="001B24BB">
        <w:rPr>
          <w:noProof/>
        </w:rPr>
        <w:t>1118</w:t>
      </w:r>
      <w:r>
        <w:fldChar w:fldCharType="end"/>
      </w:r>
    </w:p>
    <w:p w14:paraId="2B02F545" w14:textId="28A0FF6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1B24BB">
        <w:t>The Psali Batos for the Transfiguration</w:t>
      </w:r>
      <w:r>
        <w:fldChar w:fldCharType="end"/>
      </w:r>
      <w:r>
        <w:tab/>
      </w:r>
      <w:r>
        <w:fldChar w:fldCharType="begin"/>
      </w:r>
      <w:r>
        <w:instrText xml:space="preserve"> PAGEREF _Ref434476316 \h </w:instrText>
      </w:r>
      <w:r>
        <w:fldChar w:fldCharType="separate"/>
      </w:r>
      <w:r w:rsidR="001B24BB">
        <w:rPr>
          <w:noProof/>
        </w:rPr>
        <w:t>1122</w:t>
      </w:r>
      <w:r>
        <w:fldChar w:fldCharType="end"/>
      </w:r>
    </w:p>
    <w:p w14:paraId="2B8831C2" w14:textId="2FA1DFF9"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1B24BB">
        <w:t>The Psali Adam for Great Lent</w:t>
      </w:r>
      <w:r>
        <w:fldChar w:fldCharType="end"/>
      </w:r>
      <w:r>
        <w:tab/>
      </w:r>
      <w:r>
        <w:fldChar w:fldCharType="begin"/>
      </w:r>
      <w:r>
        <w:instrText xml:space="preserve"> PAGEREF _Ref434476347 \h </w:instrText>
      </w:r>
      <w:r>
        <w:fldChar w:fldCharType="separate"/>
      </w:r>
      <w:r w:rsidR="001B24BB">
        <w:rPr>
          <w:noProof/>
        </w:rPr>
        <w:t>1161</w:t>
      </w:r>
      <w:r>
        <w:fldChar w:fldCharType="end"/>
      </w:r>
    </w:p>
    <w:p w14:paraId="22E9A337" w14:textId="26D7AB3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1B24BB">
        <w:t>The Psali Batos for Great Lent</w:t>
      </w:r>
      <w:r>
        <w:fldChar w:fldCharType="end"/>
      </w:r>
      <w:r>
        <w:tab/>
      </w:r>
      <w:r>
        <w:fldChar w:fldCharType="begin"/>
      </w:r>
      <w:r>
        <w:instrText xml:space="preserve"> PAGEREF _Ref434476369 \h </w:instrText>
      </w:r>
      <w:r>
        <w:fldChar w:fldCharType="separate"/>
      </w:r>
      <w:r w:rsidR="001B24BB">
        <w:rPr>
          <w:noProof/>
        </w:rPr>
        <w:t>1165</w:t>
      </w:r>
      <w:r>
        <w:fldChar w:fldCharType="end"/>
      </w:r>
    </w:p>
    <w:p w14:paraId="7827303F" w14:textId="0E36C14D"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1B24BB">
        <w:t>The Psali Batos for Lazarus Saturday</w:t>
      </w:r>
      <w:r>
        <w:fldChar w:fldCharType="end"/>
      </w:r>
      <w:r>
        <w:tab/>
      </w:r>
      <w:r>
        <w:fldChar w:fldCharType="begin"/>
      </w:r>
      <w:r>
        <w:instrText xml:space="preserve"> PAGEREF _Ref434476394 \h </w:instrText>
      </w:r>
      <w:r>
        <w:fldChar w:fldCharType="separate"/>
      </w:r>
      <w:r w:rsidR="001B24BB">
        <w:rPr>
          <w:noProof/>
        </w:rPr>
        <w:t>1174</w:t>
      </w:r>
      <w:r>
        <w:fldChar w:fldCharType="end"/>
      </w:r>
    </w:p>
    <w:p w14:paraId="1272D4BB" w14:textId="1C9E223B"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1B24BB">
        <w:t>The Psali Adam for Palm Sunday</w:t>
      </w:r>
      <w:r>
        <w:fldChar w:fldCharType="end"/>
      </w:r>
      <w:r w:rsidR="006C1B94">
        <w:tab/>
      </w:r>
      <w:r>
        <w:fldChar w:fldCharType="begin"/>
      </w:r>
      <w:r>
        <w:instrText xml:space="preserve"> PAGEREF _Ref485192297 \h </w:instrText>
      </w:r>
      <w:r>
        <w:fldChar w:fldCharType="separate"/>
      </w:r>
      <w:r w:rsidR="001B24BB">
        <w:rPr>
          <w:noProof/>
        </w:rPr>
        <w:t>1188</w:t>
      </w:r>
      <w:r>
        <w:fldChar w:fldCharType="end"/>
      </w:r>
    </w:p>
    <w:p w14:paraId="0E4E4E45" w14:textId="03C8171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1B24BB">
        <w:t>The Psali Batos for the Joyous Saturday</w:t>
      </w:r>
      <w:r>
        <w:fldChar w:fldCharType="end"/>
      </w:r>
      <w:r>
        <w:tab/>
      </w:r>
      <w:r>
        <w:fldChar w:fldCharType="begin"/>
      </w:r>
      <w:r>
        <w:instrText xml:space="preserve"> PAGEREF _Ref435562018 \h </w:instrText>
      </w:r>
      <w:r>
        <w:fldChar w:fldCharType="separate"/>
      </w:r>
      <w:r w:rsidR="001B24BB">
        <w:rPr>
          <w:noProof/>
        </w:rPr>
        <w:t>1193</w:t>
      </w:r>
      <w:r>
        <w:fldChar w:fldCharType="end"/>
      </w:r>
    </w:p>
    <w:p w14:paraId="5A57B684" w14:textId="769CF735" w:rsidR="006C1B94" w:rsidRDefault="00EE41E9" w:rsidP="00E21EA3">
      <w:pPr>
        <w:tabs>
          <w:tab w:val="left" w:leader="dot" w:pos="8280"/>
        </w:tabs>
        <w:spacing w:after="0" w:line="240" w:lineRule="auto"/>
      </w:pPr>
      <w:r>
        <w:fldChar w:fldCharType="begin"/>
      </w:r>
      <w:r>
        <w:instrText xml:space="preserve"> REF _Ref490844601 \h </w:instrText>
      </w:r>
      <w:r>
        <w:fldChar w:fldCharType="separate"/>
      </w:r>
      <w:r w:rsidR="001B24BB">
        <w:t>The Psali Adam for Pascha</w:t>
      </w:r>
      <w:r>
        <w:fldChar w:fldCharType="end"/>
      </w:r>
      <w:r>
        <w:tab/>
      </w:r>
      <w:r>
        <w:fldChar w:fldCharType="begin"/>
      </w:r>
      <w:r>
        <w:instrText xml:space="preserve"> PAGEREF _Ref490844601 \h </w:instrText>
      </w:r>
      <w:r>
        <w:fldChar w:fldCharType="separate"/>
      </w:r>
      <w:r w:rsidR="001B24BB">
        <w:rPr>
          <w:noProof/>
        </w:rPr>
        <w:t>663</w:t>
      </w:r>
      <w:r>
        <w:fldChar w:fldCharType="end"/>
      </w:r>
    </w:p>
    <w:p w14:paraId="7201C2B6" w14:textId="7B77E018" w:rsidR="006C1B94" w:rsidRDefault="00EE41E9" w:rsidP="00E21EA3">
      <w:pPr>
        <w:tabs>
          <w:tab w:val="left" w:leader="dot" w:pos="8280"/>
        </w:tabs>
        <w:spacing w:after="0" w:line="240" w:lineRule="auto"/>
      </w:pPr>
      <w:r>
        <w:lastRenderedPageBreak/>
        <w:fldChar w:fldCharType="begin"/>
      </w:r>
      <w:r>
        <w:instrText xml:space="preserve"> REF _Ref490844625 \h </w:instrText>
      </w:r>
      <w:r>
        <w:fldChar w:fldCharType="separate"/>
      </w:r>
      <w:r w:rsidR="001B24BB">
        <w:t>The Psali Batos for Pascha</w:t>
      </w:r>
      <w:r>
        <w:fldChar w:fldCharType="end"/>
      </w:r>
      <w:r>
        <w:tab/>
      </w:r>
      <w:r>
        <w:fldChar w:fldCharType="begin"/>
      </w:r>
      <w:r>
        <w:instrText xml:space="preserve"> PAGEREF _Ref490844625 \h </w:instrText>
      </w:r>
      <w:r>
        <w:fldChar w:fldCharType="separate"/>
      </w:r>
      <w:r w:rsidR="001B24BB">
        <w:rPr>
          <w:noProof/>
        </w:rPr>
        <w:t>667</w:t>
      </w:r>
      <w:r>
        <w:fldChar w:fldCharType="end"/>
      </w:r>
    </w:p>
    <w:p w14:paraId="4897BB60" w14:textId="5EDF293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1B24BB">
        <w:t>The Psali Adam for the Ascension</w:t>
      </w:r>
      <w:r>
        <w:fldChar w:fldCharType="end"/>
      </w:r>
      <w:r>
        <w:tab/>
      </w:r>
      <w:r>
        <w:fldChar w:fldCharType="begin"/>
      </w:r>
      <w:r>
        <w:instrText xml:space="preserve"> PAGEREF _Ref434476482 \h </w:instrText>
      </w:r>
      <w:r>
        <w:fldChar w:fldCharType="separate"/>
      </w:r>
      <w:r w:rsidR="001B24BB">
        <w:rPr>
          <w:noProof/>
        </w:rPr>
        <w:t>1236</w:t>
      </w:r>
      <w:r>
        <w:fldChar w:fldCharType="end"/>
      </w:r>
    </w:p>
    <w:p w14:paraId="7FFC2411" w14:textId="648D7FF5"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1B24BB">
        <w:t>The Psali Batos for the Ascension</w:t>
      </w:r>
      <w:r>
        <w:fldChar w:fldCharType="end"/>
      </w:r>
      <w:r>
        <w:tab/>
      </w:r>
      <w:r>
        <w:fldChar w:fldCharType="begin"/>
      </w:r>
      <w:r>
        <w:instrText xml:space="preserve"> PAGEREF _Ref434476541 \h </w:instrText>
      </w:r>
      <w:r>
        <w:fldChar w:fldCharType="separate"/>
      </w:r>
      <w:r w:rsidR="001B24BB">
        <w:rPr>
          <w:noProof/>
        </w:rPr>
        <w:t>1240</w:t>
      </w:r>
      <w:r>
        <w:fldChar w:fldCharType="end"/>
      </w:r>
    </w:p>
    <w:p w14:paraId="0700AA59" w14:textId="22D674C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1B24BB">
        <w:t>The Psali Adam for Pentecost</w:t>
      </w:r>
      <w:r>
        <w:fldChar w:fldCharType="end"/>
      </w:r>
      <w:r>
        <w:tab/>
      </w:r>
      <w:r>
        <w:fldChar w:fldCharType="begin"/>
      </w:r>
      <w:r>
        <w:instrText xml:space="preserve"> PAGEREF _Ref434476566 \h </w:instrText>
      </w:r>
      <w:r>
        <w:fldChar w:fldCharType="separate"/>
      </w:r>
      <w:r w:rsidR="001B24BB">
        <w:rPr>
          <w:noProof/>
        </w:rPr>
        <w:t>1255</w:t>
      </w:r>
      <w:r>
        <w:fldChar w:fldCharType="end"/>
      </w:r>
    </w:p>
    <w:p w14:paraId="28A2BA4F" w14:textId="553FDEAC" w:rsidR="003E106D" w:rsidRDefault="003E106D" w:rsidP="003E106D">
      <w:pPr>
        <w:pStyle w:val="Heading3"/>
      </w:pPr>
      <w:r>
        <w:t>Saints’ Psalis</w:t>
      </w:r>
    </w:p>
    <w:p w14:paraId="39B0F5AF" w14:textId="47299B0F" w:rsidR="00EE41E9" w:rsidRDefault="00EE41E9" w:rsidP="007E24F9">
      <w:pPr>
        <w:tabs>
          <w:tab w:val="left" w:leader="dot" w:pos="8280"/>
        </w:tabs>
        <w:spacing w:after="0" w:line="240" w:lineRule="auto"/>
      </w:pPr>
      <w:r>
        <w:fldChar w:fldCharType="begin"/>
      </w:r>
      <w:r>
        <w:instrText xml:space="preserve"> REF _Ref490464707 \h </w:instrText>
      </w:r>
      <w:r>
        <w:fldChar w:fldCharType="separate"/>
      </w:r>
      <w:r w:rsidR="001B24BB">
        <w:t>The Psali Adam for the Virgin’s Fast</w:t>
      </w:r>
      <w:r>
        <w:fldChar w:fldCharType="end"/>
      </w:r>
      <w:r>
        <w:tab/>
      </w:r>
      <w:r>
        <w:fldChar w:fldCharType="begin"/>
      </w:r>
      <w:r>
        <w:instrText xml:space="preserve"> PAGEREF _Ref490464707 \h </w:instrText>
      </w:r>
      <w:r>
        <w:fldChar w:fldCharType="separate"/>
      </w:r>
      <w:r w:rsidR="001B24BB">
        <w:rPr>
          <w:noProof/>
        </w:rPr>
        <w:t>1106</w:t>
      </w:r>
      <w:r>
        <w:fldChar w:fldCharType="end"/>
      </w:r>
    </w:p>
    <w:p w14:paraId="192FC096" w14:textId="3D44CB46" w:rsidR="00EE41E9" w:rsidRDefault="00EE41E9" w:rsidP="007E24F9">
      <w:pPr>
        <w:tabs>
          <w:tab w:val="left" w:leader="dot" w:pos="8280"/>
        </w:tabs>
        <w:spacing w:after="0" w:line="240" w:lineRule="auto"/>
      </w:pPr>
      <w:r>
        <w:fldChar w:fldCharType="begin"/>
      </w:r>
      <w:r>
        <w:instrText xml:space="preserve"> REF _Ref490464720 \h </w:instrText>
      </w:r>
      <w:r>
        <w:fldChar w:fldCharType="separate"/>
      </w:r>
      <w:r w:rsidR="001B24BB">
        <w:t>The Psali Batos for the Virgin’s Fast</w:t>
      </w:r>
      <w:r>
        <w:fldChar w:fldCharType="end"/>
      </w:r>
      <w:r>
        <w:tab/>
      </w:r>
      <w:r>
        <w:fldChar w:fldCharType="begin"/>
      </w:r>
      <w:r>
        <w:instrText xml:space="preserve"> PAGEREF _Ref490464720 \h </w:instrText>
      </w:r>
      <w:r>
        <w:fldChar w:fldCharType="separate"/>
      </w:r>
      <w:r w:rsidR="001B24BB">
        <w:rPr>
          <w:noProof/>
        </w:rPr>
        <w:t>1111</w:t>
      </w:r>
      <w:r>
        <w:fldChar w:fldCharType="end"/>
      </w:r>
    </w:p>
    <w:p w14:paraId="6DAFC3E2" w14:textId="15DD3CE8"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1B24BB">
        <w:t>The Psali Adam for the Virgin</w:t>
      </w:r>
      <w:r>
        <w:fldChar w:fldCharType="end"/>
      </w:r>
      <w:r w:rsidR="007E24F9">
        <w:tab/>
      </w:r>
      <w:r>
        <w:fldChar w:fldCharType="begin"/>
      </w:r>
      <w:r>
        <w:instrText xml:space="preserve"> PAGEREF _Ref485192399 \h </w:instrText>
      </w:r>
      <w:r>
        <w:fldChar w:fldCharType="separate"/>
      </w:r>
      <w:r w:rsidR="001B24BB">
        <w:rPr>
          <w:noProof/>
        </w:rPr>
        <w:t>1128</w:t>
      </w:r>
      <w:r>
        <w:fldChar w:fldCharType="end"/>
      </w:r>
    </w:p>
    <w:p w14:paraId="609D95F6" w14:textId="1CEEECC8"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1B24BB">
        <w:t>The Psali Batos for the Virgin</w:t>
      </w:r>
      <w:r>
        <w:fldChar w:fldCharType="end"/>
      </w:r>
      <w:r>
        <w:tab/>
      </w:r>
      <w:r>
        <w:fldChar w:fldCharType="begin"/>
      </w:r>
      <w:r>
        <w:instrText xml:space="preserve"> PAGEREF _Ref435734818 \h </w:instrText>
      </w:r>
      <w:r>
        <w:fldChar w:fldCharType="separate"/>
      </w:r>
      <w:r w:rsidR="001B24BB">
        <w:rPr>
          <w:noProof/>
        </w:rPr>
        <w:t>1132</w:t>
      </w:r>
      <w:r>
        <w:fldChar w:fldCharType="end"/>
      </w:r>
    </w:p>
    <w:p w14:paraId="3F93C9B6" w14:textId="77777777" w:rsidR="00B411C9" w:rsidRDefault="00B411C9" w:rsidP="00B411C9">
      <w:pPr>
        <w:pStyle w:val="Heading2"/>
      </w:pPr>
      <w:bookmarkStart w:id="2088" w:name="_Toc490854704"/>
      <w:r>
        <w:lastRenderedPageBreak/>
        <w:t>Index of Doxologies</w:t>
      </w:r>
      <w:bookmarkEnd w:id="2088"/>
    </w:p>
    <w:p w14:paraId="23AE197F" w14:textId="04D53E15"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1B24BB">
        <w:t>The Introduction to the Doxologies</w:t>
      </w:r>
      <w:r>
        <w:fldChar w:fldCharType="end"/>
      </w:r>
      <w:r>
        <w:tab/>
      </w:r>
      <w:r>
        <w:fldChar w:fldCharType="begin"/>
      </w:r>
      <w:r>
        <w:instrText xml:space="preserve"> PAGEREF _Ref434477171 \h </w:instrText>
      </w:r>
      <w:r>
        <w:fldChar w:fldCharType="separate"/>
      </w:r>
      <w:r w:rsidR="001B24BB">
        <w:rPr>
          <w:noProof/>
        </w:rPr>
        <w:t>687</w:t>
      </w:r>
      <w:r>
        <w:fldChar w:fldCharType="end"/>
      </w:r>
    </w:p>
    <w:p w14:paraId="6914D076" w14:textId="77777777" w:rsidR="00E21EA3" w:rsidRDefault="00E21EA3" w:rsidP="00E21EA3">
      <w:pPr>
        <w:pStyle w:val="Heading3"/>
      </w:pPr>
      <w:bookmarkStart w:id="2089" w:name="_Ref435642966"/>
      <w:r>
        <w:t>Seasonal Doxologies</w:t>
      </w:r>
      <w:bookmarkEnd w:id="2089"/>
    </w:p>
    <w:p w14:paraId="5E8E28F7" w14:textId="645BC40B"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1B24BB">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1B24BB">
        <w:rPr>
          <w:noProof/>
        </w:rPr>
        <w:t>729</w:t>
      </w:r>
      <w:r w:rsidR="00E21EA3">
        <w:fldChar w:fldCharType="end"/>
      </w:r>
    </w:p>
    <w:p w14:paraId="0EC66D5E" w14:textId="706307FB"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1B24BB">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1B24BB">
        <w:rPr>
          <w:noProof/>
        </w:rPr>
        <w:t>750</w:t>
      </w:r>
      <w:r w:rsidR="00E21EA3">
        <w:fldChar w:fldCharType="end"/>
      </w:r>
    </w:p>
    <w:p w14:paraId="6D5E5642" w14:textId="3F55ACE4"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1B24BB">
        <w:t xml:space="preserve">The First Doxology of December or </w:t>
      </w:r>
      <w:r w:rsidR="001B24BB"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1B24BB">
        <w:rPr>
          <w:noProof/>
        </w:rPr>
        <w:t>828</w:t>
      </w:r>
      <w:r w:rsidR="00CC1CA8">
        <w:fldChar w:fldCharType="end"/>
      </w:r>
    </w:p>
    <w:p w14:paraId="57201B22" w14:textId="38D7F8B2"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1B24BB">
        <w:t xml:space="preserve">The Second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1B24BB">
        <w:rPr>
          <w:noProof/>
        </w:rPr>
        <w:t>830</w:t>
      </w:r>
      <w:r>
        <w:fldChar w:fldCharType="end"/>
      </w:r>
    </w:p>
    <w:p w14:paraId="05BDDC9E" w14:textId="4217EA0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1B24BB">
        <w:t xml:space="preserve">The Third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1B24BB">
        <w:rPr>
          <w:noProof/>
        </w:rPr>
        <w:t>831</w:t>
      </w:r>
      <w:r>
        <w:fldChar w:fldCharType="end"/>
      </w:r>
    </w:p>
    <w:p w14:paraId="5FC55723" w14:textId="465E130C"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1B24BB">
        <w:t xml:space="preserve">The Fourth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1B24BB">
        <w:rPr>
          <w:noProof/>
        </w:rPr>
        <w:t>834</w:t>
      </w:r>
      <w:r>
        <w:fldChar w:fldCharType="end"/>
      </w:r>
    </w:p>
    <w:p w14:paraId="30ACCD55" w14:textId="0D1789E8"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1B24BB">
        <w:t xml:space="preserve">The Fifth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1B24BB">
        <w:rPr>
          <w:noProof/>
        </w:rPr>
        <w:t>835</w:t>
      </w:r>
      <w:r>
        <w:fldChar w:fldCharType="end"/>
      </w:r>
    </w:p>
    <w:p w14:paraId="704DF3C4" w14:textId="6736AEF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1B24BB">
        <w:t xml:space="preserve">The Sixth Doxology of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1B24BB">
        <w:rPr>
          <w:noProof/>
        </w:rPr>
        <w:t>837</w:t>
      </w:r>
      <w:r>
        <w:fldChar w:fldCharType="end"/>
      </w:r>
    </w:p>
    <w:p w14:paraId="798DA7C0" w14:textId="1AF3D78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A697333" w14:textId="66B7391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1B24BB">
        <w:t>The Doxology for the Preparation Day of Nativity</w:t>
      </w:r>
      <w:r>
        <w:fldChar w:fldCharType="end"/>
      </w:r>
      <w:r>
        <w:tab/>
      </w:r>
      <w:r>
        <w:fldChar w:fldCharType="begin"/>
      </w:r>
      <w:r>
        <w:instrText xml:space="preserve"> PAGEREF _Ref434477504 \h </w:instrText>
      </w:r>
      <w:r>
        <w:fldChar w:fldCharType="separate"/>
      </w:r>
      <w:r w:rsidR="001B24BB">
        <w:rPr>
          <w:noProof/>
        </w:rPr>
        <w:t>864</w:t>
      </w:r>
      <w:r>
        <w:fldChar w:fldCharType="end"/>
      </w:r>
    </w:p>
    <w:p w14:paraId="4A754E82" w14:textId="239CC684"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1B24BB">
        <w:t>The First Doxology for Nativity</w:t>
      </w:r>
      <w:r>
        <w:fldChar w:fldCharType="end"/>
      </w:r>
      <w:r w:rsidR="00E21EA3">
        <w:tab/>
      </w:r>
      <w:r>
        <w:fldChar w:fldCharType="begin"/>
      </w:r>
      <w:r>
        <w:instrText xml:space="preserve"> PAGEREF _Ref485108167 \h </w:instrText>
      </w:r>
      <w:r>
        <w:fldChar w:fldCharType="separate"/>
      </w:r>
      <w:r w:rsidR="001B24BB">
        <w:rPr>
          <w:noProof/>
        </w:rPr>
        <w:t>867</w:t>
      </w:r>
      <w:r>
        <w:fldChar w:fldCharType="end"/>
      </w:r>
    </w:p>
    <w:p w14:paraId="1151A90C" w14:textId="12FAA8E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1B24BB">
        <w:t>The Second Doxology for Nativity</w:t>
      </w:r>
      <w:r>
        <w:fldChar w:fldCharType="end"/>
      </w:r>
      <w:r>
        <w:tab/>
      </w:r>
      <w:r>
        <w:fldChar w:fldCharType="begin"/>
      </w:r>
      <w:r>
        <w:instrText xml:space="preserve"> PAGEREF _Ref434477542 \h </w:instrText>
      </w:r>
      <w:r>
        <w:fldChar w:fldCharType="separate"/>
      </w:r>
      <w:r w:rsidR="001B24BB">
        <w:rPr>
          <w:noProof/>
        </w:rPr>
        <w:t>868</w:t>
      </w:r>
      <w:r>
        <w:fldChar w:fldCharType="end"/>
      </w:r>
    </w:p>
    <w:p w14:paraId="04CEE058" w14:textId="0E8AA17D"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1B24BB">
        <w:t>The Third Doxology for Nativity</w:t>
      </w:r>
      <w:r>
        <w:fldChar w:fldCharType="end"/>
      </w:r>
      <w:r>
        <w:tab/>
      </w:r>
      <w:r>
        <w:fldChar w:fldCharType="begin"/>
      </w:r>
      <w:r>
        <w:instrText xml:space="preserve"> PAGEREF _Ref434477554 \h </w:instrText>
      </w:r>
      <w:r>
        <w:fldChar w:fldCharType="separate"/>
      </w:r>
      <w:r w:rsidR="001B24BB">
        <w:rPr>
          <w:noProof/>
        </w:rPr>
        <w:t>869</w:t>
      </w:r>
      <w:r>
        <w:fldChar w:fldCharType="end"/>
      </w:r>
    </w:p>
    <w:p w14:paraId="0F813F2D" w14:textId="407435EA"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1B24BB">
        <w:t>The Doxology for the Circumcision</w:t>
      </w:r>
      <w:r>
        <w:fldChar w:fldCharType="end"/>
      </w:r>
      <w:r w:rsidR="00E21EA3">
        <w:tab/>
      </w:r>
      <w:r>
        <w:fldChar w:fldCharType="begin"/>
      </w:r>
      <w:r>
        <w:instrText xml:space="preserve"> PAGEREF _Ref485108210 \h </w:instrText>
      </w:r>
      <w:r>
        <w:fldChar w:fldCharType="separate"/>
      </w:r>
      <w:r w:rsidR="001B24BB">
        <w:rPr>
          <w:noProof/>
        </w:rPr>
        <w:t>912</w:t>
      </w:r>
      <w:r>
        <w:fldChar w:fldCharType="end"/>
      </w:r>
    </w:p>
    <w:p w14:paraId="6C616575" w14:textId="74BD2069"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1B24BB">
        <w:t>An Abridged Doxology for Theophany</w:t>
      </w:r>
      <w:r>
        <w:fldChar w:fldCharType="end"/>
      </w:r>
      <w:r w:rsidR="00E21EA3">
        <w:tab/>
      </w:r>
      <w:r>
        <w:fldChar w:fldCharType="begin"/>
      </w:r>
      <w:r>
        <w:instrText xml:space="preserve"> PAGEREF _Ref485108233 \h </w:instrText>
      </w:r>
      <w:r>
        <w:fldChar w:fldCharType="separate"/>
      </w:r>
      <w:r w:rsidR="001B24BB">
        <w:rPr>
          <w:noProof/>
        </w:rPr>
        <w:t>924</w:t>
      </w:r>
      <w:r>
        <w:fldChar w:fldCharType="end"/>
      </w:r>
    </w:p>
    <w:p w14:paraId="6F7E179C" w14:textId="4F5EBB94"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1B24BB">
        <w:t>The First Doxology for Theophany</w:t>
      </w:r>
      <w:r>
        <w:fldChar w:fldCharType="end"/>
      </w:r>
      <w:r>
        <w:tab/>
      </w:r>
      <w:r>
        <w:fldChar w:fldCharType="begin"/>
      </w:r>
      <w:r>
        <w:instrText xml:space="preserve"> PAGEREF _Ref434477641 \h </w:instrText>
      </w:r>
      <w:r>
        <w:fldChar w:fldCharType="separate"/>
      </w:r>
      <w:r w:rsidR="001B24BB">
        <w:rPr>
          <w:noProof/>
        </w:rPr>
        <w:t>926</w:t>
      </w:r>
      <w:r>
        <w:fldChar w:fldCharType="end"/>
      </w:r>
    </w:p>
    <w:p w14:paraId="535CC145" w14:textId="668DD509"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1B24BB">
        <w:t>The Second Doxology for Theophany</w:t>
      </w:r>
      <w:r>
        <w:fldChar w:fldCharType="end"/>
      </w:r>
      <w:r>
        <w:tab/>
      </w:r>
      <w:r>
        <w:fldChar w:fldCharType="begin"/>
      </w:r>
      <w:r>
        <w:instrText xml:space="preserve"> PAGEREF _Ref434477660 \h </w:instrText>
      </w:r>
      <w:r>
        <w:fldChar w:fldCharType="separate"/>
      </w:r>
      <w:r w:rsidR="001B24BB">
        <w:rPr>
          <w:noProof/>
        </w:rPr>
        <w:t>928</w:t>
      </w:r>
      <w:r>
        <w:fldChar w:fldCharType="end"/>
      </w:r>
    </w:p>
    <w:p w14:paraId="286F48D0" w14:textId="04487387"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1B24BB">
        <w:t>The Doxology for the Wedding of Cana</w:t>
      </w:r>
      <w:r>
        <w:fldChar w:fldCharType="end"/>
      </w:r>
      <w:r w:rsidR="00E21EA3">
        <w:tab/>
      </w:r>
      <w:r>
        <w:fldChar w:fldCharType="begin"/>
      </w:r>
      <w:r>
        <w:instrText xml:space="preserve"> PAGEREF _Ref485108263 \h </w:instrText>
      </w:r>
      <w:r>
        <w:fldChar w:fldCharType="separate"/>
      </w:r>
      <w:r w:rsidR="001B24BB">
        <w:rPr>
          <w:noProof/>
        </w:rPr>
        <w:t>962</w:t>
      </w:r>
      <w:r>
        <w:fldChar w:fldCharType="end"/>
      </w:r>
    </w:p>
    <w:p w14:paraId="504917BF" w14:textId="27E01A31"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1B24BB">
        <w:t>The Doxology for the Entrance into the Temple</w:t>
      </w:r>
      <w:r>
        <w:fldChar w:fldCharType="end"/>
      </w:r>
      <w:r w:rsidR="00E21EA3">
        <w:tab/>
      </w:r>
      <w:r>
        <w:fldChar w:fldCharType="begin"/>
      </w:r>
      <w:r>
        <w:instrText xml:space="preserve"> PAGEREF _Ref485108288 \h </w:instrText>
      </w:r>
      <w:r>
        <w:fldChar w:fldCharType="separate"/>
      </w:r>
      <w:r w:rsidR="001B24BB">
        <w:rPr>
          <w:noProof/>
        </w:rPr>
        <w:t>985</w:t>
      </w:r>
      <w:r>
        <w:fldChar w:fldCharType="end"/>
      </w:r>
    </w:p>
    <w:p w14:paraId="1F20DF78" w14:textId="703B758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1B24BB">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1B24BB">
        <w:rPr>
          <w:noProof/>
        </w:rPr>
        <w:t>1005</w:t>
      </w:r>
      <w:r w:rsidR="00E21EA3">
        <w:fldChar w:fldCharType="end"/>
      </w:r>
    </w:p>
    <w:p w14:paraId="4B29B358" w14:textId="280D9147"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1B24BB">
        <w:t>May 19 / Pashons 24: The Entry into Egypt</w:t>
      </w:r>
      <w:r>
        <w:fldChar w:fldCharType="end"/>
      </w:r>
      <w:r w:rsidR="00E21EA3">
        <w:tab/>
      </w:r>
      <w:r>
        <w:fldChar w:fldCharType="begin"/>
      </w:r>
      <w:r>
        <w:instrText xml:space="preserve"> PAGEREF _Ref485108337 \h </w:instrText>
      </w:r>
      <w:r>
        <w:fldChar w:fldCharType="separate"/>
      </w:r>
      <w:r w:rsidR="001B24BB">
        <w:rPr>
          <w:noProof/>
        </w:rPr>
        <w:t>1039</w:t>
      </w:r>
      <w:r>
        <w:fldChar w:fldCharType="end"/>
      </w:r>
    </w:p>
    <w:p w14:paraId="19D20C04" w14:textId="0301937D"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E21EA3">
        <w:tab/>
      </w:r>
      <w:r>
        <w:fldChar w:fldCharType="begin"/>
      </w:r>
      <w:r>
        <w:instrText xml:space="preserve"> PAGEREF _Ref485107884 \h </w:instrText>
      </w:r>
      <w:r>
        <w:fldChar w:fldCharType="separate"/>
      </w:r>
      <w:r w:rsidR="001B24BB">
        <w:rPr>
          <w:noProof/>
        </w:rPr>
        <w:t>1078</w:t>
      </w:r>
      <w:r>
        <w:fldChar w:fldCharType="end"/>
      </w:r>
    </w:p>
    <w:p w14:paraId="2A23AF26" w14:textId="6265764B"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1B24BB">
        <w:t>The Doxology of the Transfiguration</w:t>
      </w:r>
      <w:r>
        <w:fldChar w:fldCharType="end"/>
      </w:r>
      <w:r w:rsidR="00E21EA3">
        <w:tab/>
      </w:r>
      <w:r>
        <w:fldChar w:fldCharType="begin"/>
      </w:r>
      <w:r>
        <w:instrText xml:space="preserve"> PAGEREF _Ref485108387 \h </w:instrText>
      </w:r>
      <w:r>
        <w:fldChar w:fldCharType="separate"/>
      </w:r>
      <w:r w:rsidR="001B24BB">
        <w:rPr>
          <w:noProof/>
        </w:rPr>
        <w:t>1116</w:t>
      </w:r>
      <w:r>
        <w:fldChar w:fldCharType="end"/>
      </w:r>
    </w:p>
    <w:p w14:paraId="36031966" w14:textId="4ABE30E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1B24BB">
        <w:t>The Doxology of Jonah’s Fast</w:t>
      </w:r>
      <w:r>
        <w:fldChar w:fldCharType="end"/>
      </w:r>
      <w:r>
        <w:tab/>
      </w:r>
      <w:r>
        <w:fldChar w:fldCharType="begin"/>
      </w:r>
      <w:r>
        <w:instrText xml:space="preserve"> PAGEREF _Ref434478053 \h </w:instrText>
      </w:r>
      <w:r>
        <w:fldChar w:fldCharType="separate"/>
      </w:r>
      <w:r w:rsidR="001B24BB">
        <w:rPr>
          <w:noProof/>
        </w:rPr>
        <w:t>1144</w:t>
      </w:r>
      <w:r>
        <w:fldChar w:fldCharType="end"/>
      </w:r>
    </w:p>
    <w:p w14:paraId="2FF23AAB" w14:textId="20D5969C"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1B24BB">
        <w:t>The Doxology for Sundays and Saturdays of Great Lent</w:t>
      </w:r>
      <w:r>
        <w:fldChar w:fldCharType="end"/>
      </w:r>
      <w:r w:rsidR="00E21EA3">
        <w:tab/>
      </w:r>
      <w:r>
        <w:fldChar w:fldCharType="begin"/>
      </w:r>
      <w:r>
        <w:instrText xml:space="preserve"> PAGEREF _Ref485108420 \h </w:instrText>
      </w:r>
      <w:r>
        <w:fldChar w:fldCharType="separate"/>
      </w:r>
      <w:r w:rsidR="001B24BB">
        <w:rPr>
          <w:noProof/>
        </w:rPr>
        <w:t>1148</w:t>
      </w:r>
      <w:r>
        <w:fldChar w:fldCharType="end"/>
      </w:r>
    </w:p>
    <w:p w14:paraId="7AC17913" w14:textId="1F6EEFAB"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1B24BB">
        <w:t>The Doxology for Weekdays in Great Lent</w:t>
      </w:r>
      <w:r>
        <w:fldChar w:fldCharType="end"/>
      </w:r>
      <w:r>
        <w:tab/>
      </w:r>
      <w:r>
        <w:fldChar w:fldCharType="begin"/>
      </w:r>
      <w:r>
        <w:instrText xml:space="preserve"> PAGEREF _Ref434478104 \h </w:instrText>
      </w:r>
      <w:r>
        <w:fldChar w:fldCharType="separate"/>
      </w:r>
      <w:r w:rsidR="001B24BB">
        <w:rPr>
          <w:noProof/>
        </w:rPr>
        <w:t>1151</w:t>
      </w:r>
      <w:r>
        <w:fldChar w:fldCharType="end"/>
      </w:r>
    </w:p>
    <w:p w14:paraId="6B4ECEA0" w14:textId="26F302C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1B24BB">
        <w:t>A Second Doxology for Weekdays in Great Lent</w:t>
      </w:r>
      <w:r>
        <w:fldChar w:fldCharType="end"/>
      </w:r>
      <w:r>
        <w:tab/>
      </w:r>
      <w:r>
        <w:fldChar w:fldCharType="begin"/>
      </w:r>
      <w:r>
        <w:instrText xml:space="preserve"> PAGEREF _Ref434478128 \h </w:instrText>
      </w:r>
      <w:r>
        <w:fldChar w:fldCharType="separate"/>
      </w:r>
      <w:r w:rsidR="001B24BB">
        <w:rPr>
          <w:noProof/>
        </w:rPr>
        <w:t>1152</w:t>
      </w:r>
      <w:r>
        <w:fldChar w:fldCharType="end"/>
      </w:r>
    </w:p>
    <w:p w14:paraId="4959D2BA" w14:textId="21BDA33E"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1B24BB">
        <w:t>A Third Doxology for Weekdays in Great Lent</w:t>
      </w:r>
      <w:r>
        <w:fldChar w:fldCharType="end"/>
      </w:r>
      <w:r>
        <w:tab/>
      </w:r>
      <w:r>
        <w:fldChar w:fldCharType="begin"/>
      </w:r>
      <w:r>
        <w:instrText xml:space="preserve"> PAGEREF _Ref434478147 \h </w:instrText>
      </w:r>
      <w:r>
        <w:fldChar w:fldCharType="separate"/>
      </w:r>
      <w:r w:rsidR="001B24BB">
        <w:rPr>
          <w:noProof/>
        </w:rPr>
        <w:t>1154</w:t>
      </w:r>
      <w:r>
        <w:fldChar w:fldCharType="end"/>
      </w:r>
    </w:p>
    <w:p w14:paraId="15F5F420" w14:textId="577073D9"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1B24BB">
        <w:t>The Fourth Doxology for Great Lent</w:t>
      </w:r>
      <w:r>
        <w:fldChar w:fldCharType="end"/>
      </w:r>
      <w:r>
        <w:tab/>
      </w:r>
      <w:r>
        <w:fldChar w:fldCharType="begin"/>
      </w:r>
      <w:r>
        <w:instrText xml:space="preserve"> PAGEREF _Ref434478172 \h </w:instrText>
      </w:r>
      <w:r>
        <w:fldChar w:fldCharType="separate"/>
      </w:r>
      <w:r w:rsidR="001B24BB">
        <w:rPr>
          <w:noProof/>
        </w:rPr>
        <w:t>1156</w:t>
      </w:r>
      <w:r>
        <w:fldChar w:fldCharType="end"/>
      </w:r>
    </w:p>
    <w:p w14:paraId="17A33F34" w14:textId="359BB6C1"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6CBC5D9E" w14:textId="02243D7D"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1B24BB">
        <w:t>The First Doxology for Palm Sunday</w:t>
      </w:r>
      <w:r>
        <w:fldChar w:fldCharType="end"/>
      </w:r>
      <w:r w:rsidR="00E21EA3">
        <w:tab/>
      </w:r>
      <w:r>
        <w:fldChar w:fldCharType="begin"/>
      </w:r>
      <w:r>
        <w:instrText xml:space="preserve"> PAGEREF _Ref485108442 \h </w:instrText>
      </w:r>
      <w:r>
        <w:fldChar w:fldCharType="separate"/>
      </w:r>
      <w:r w:rsidR="001B24BB">
        <w:rPr>
          <w:noProof/>
        </w:rPr>
        <w:t>1179</w:t>
      </w:r>
      <w:r>
        <w:fldChar w:fldCharType="end"/>
      </w:r>
    </w:p>
    <w:p w14:paraId="11606B4A" w14:textId="4C740ED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1B24BB">
        <w:t>The Second Doxology for Palm Sunday</w:t>
      </w:r>
      <w:r>
        <w:fldChar w:fldCharType="end"/>
      </w:r>
      <w:r>
        <w:tab/>
      </w:r>
      <w:r>
        <w:fldChar w:fldCharType="begin"/>
      </w:r>
      <w:r>
        <w:instrText xml:space="preserve"> PAGEREF _Ref434478234 \h </w:instrText>
      </w:r>
      <w:r>
        <w:fldChar w:fldCharType="separate"/>
      </w:r>
      <w:r w:rsidR="001B24BB">
        <w:rPr>
          <w:noProof/>
        </w:rPr>
        <w:t>1180</w:t>
      </w:r>
      <w:r>
        <w:fldChar w:fldCharType="end"/>
      </w:r>
    </w:p>
    <w:p w14:paraId="3B00B725" w14:textId="2CED512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1B24BB">
        <w:t>The Third Doxology for Palm Sunday</w:t>
      </w:r>
      <w:r>
        <w:fldChar w:fldCharType="end"/>
      </w:r>
      <w:r>
        <w:tab/>
      </w:r>
      <w:r>
        <w:fldChar w:fldCharType="begin"/>
      </w:r>
      <w:r>
        <w:instrText xml:space="preserve"> PAGEREF _Ref434478255 \h </w:instrText>
      </w:r>
      <w:r>
        <w:fldChar w:fldCharType="separate"/>
      </w:r>
      <w:r w:rsidR="001B24BB">
        <w:rPr>
          <w:noProof/>
        </w:rPr>
        <w:t>1182</w:t>
      </w:r>
      <w:r>
        <w:fldChar w:fldCharType="end"/>
      </w:r>
    </w:p>
    <w:p w14:paraId="257EE84D" w14:textId="5D5628AB"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1B24BB">
        <w:t>The Doxology for Pascha</w:t>
      </w:r>
      <w:r>
        <w:fldChar w:fldCharType="end"/>
      </w:r>
      <w:r w:rsidR="00E21EA3">
        <w:tab/>
      </w:r>
      <w:r>
        <w:fldChar w:fldCharType="begin"/>
      </w:r>
      <w:r>
        <w:instrText xml:space="preserve"> PAGEREF _Ref485108466 \h </w:instrText>
      </w:r>
      <w:r>
        <w:fldChar w:fldCharType="separate"/>
      </w:r>
      <w:r w:rsidR="001B24BB">
        <w:rPr>
          <w:noProof/>
        </w:rPr>
        <w:t>1203</w:t>
      </w:r>
      <w:r>
        <w:fldChar w:fldCharType="end"/>
      </w:r>
    </w:p>
    <w:p w14:paraId="10A28DFE" w14:textId="5676DD19"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1B24BB">
        <w:t>Another Doxology Pascha</w:t>
      </w:r>
      <w:r>
        <w:fldChar w:fldCharType="end"/>
      </w:r>
      <w:r>
        <w:tab/>
      </w:r>
      <w:r>
        <w:fldChar w:fldCharType="begin"/>
      </w:r>
      <w:r>
        <w:instrText xml:space="preserve"> PAGEREF _Ref434478317 \h </w:instrText>
      </w:r>
      <w:r>
        <w:fldChar w:fldCharType="separate"/>
      </w:r>
      <w:r w:rsidR="001B24BB">
        <w:rPr>
          <w:noProof/>
        </w:rPr>
        <w:t>1204</w:t>
      </w:r>
      <w:r>
        <w:fldChar w:fldCharType="end"/>
      </w:r>
    </w:p>
    <w:p w14:paraId="472E0FB5" w14:textId="49BFC80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1B24BB">
        <w:t>A Doxology for Archangel Michael Pascha</w:t>
      </w:r>
      <w:r>
        <w:fldChar w:fldCharType="end"/>
      </w:r>
      <w:r>
        <w:tab/>
      </w:r>
      <w:r>
        <w:fldChar w:fldCharType="begin"/>
      </w:r>
      <w:r>
        <w:instrText xml:space="preserve"> PAGEREF _Ref434478347 \h </w:instrText>
      </w:r>
      <w:r>
        <w:fldChar w:fldCharType="separate"/>
      </w:r>
      <w:r w:rsidR="001B24BB">
        <w:rPr>
          <w:noProof/>
        </w:rPr>
        <w:t>1206</w:t>
      </w:r>
      <w:r>
        <w:fldChar w:fldCharType="end"/>
      </w:r>
    </w:p>
    <w:p w14:paraId="4D1D62B4" w14:textId="261A0AAB"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1B24BB">
        <w:t>The Doxology for Thomas Sunday</w:t>
      </w:r>
      <w:r>
        <w:fldChar w:fldCharType="end"/>
      </w:r>
      <w:r>
        <w:tab/>
      </w:r>
      <w:r>
        <w:fldChar w:fldCharType="begin"/>
      </w:r>
      <w:r>
        <w:instrText xml:space="preserve"> PAGEREF _Ref434478375 \h </w:instrText>
      </w:r>
      <w:r>
        <w:fldChar w:fldCharType="separate"/>
      </w:r>
      <w:r w:rsidR="001B24BB">
        <w:rPr>
          <w:noProof/>
        </w:rPr>
        <w:t>1231</w:t>
      </w:r>
      <w:r>
        <w:fldChar w:fldCharType="end"/>
      </w:r>
    </w:p>
    <w:p w14:paraId="7B6065F5" w14:textId="7A5D2649"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1B24BB">
        <w:t>The Doxology for the Ascension</w:t>
      </w:r>
      <w:r>
        <w:fldChar w:fldCharType="end"/>
      </w:r>
      <w:r w:rsidR="00CC1CA8">
        <w:tab/>
      </w:r>
      <w:r>
        <w:fldChar w:fldCharType="begin"/>
      </w:r>
      <w:r>
        <w:instrText xml:space="preserve"> PAGEREF _Ref485108492 \h </w:instrText>
      </w:r>
      <w:r>
        <w:fldChar w:fldCharType="separate"/>
      </w:r>
      <w:r w:rsidR="001B24BB">
        <w:rPr>
          <w:noProof/>
        </w:rPr>
        <w:t>1234</w:t>
      </w:r>
      <w:r>
        <w:fldChar w:fldCharType="end"/>
      </w:r>
    </w:p>
    <w:p w14:paraId="3C346EA7" w14:textId="480EC84A"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1B24BB">
        <w:t>The Doxology for Pentecost</w:t>
      </w:r>
      <w:r>
        <w:fldChar w:fldCharType="end"/>
      </w:r>
      <w:r w:rsidR="00CC1CA8">
        <w:tab/>
      </w:r>
      <w:r>
        <w:fldChar w:fldCharType="begin"/>
      </w:r>
      <w:r>
        <w:instrText xml:space="preserve"> PAGEREF _Ref485108524 \h </w:instrText>
      </w:r>
      <w:r>
        <w:fldChar w:fldCharType="separate"/>
      </w:r>
      <w:r w:rsidR="001B24BB">
        <w:rPr>
          <w:noProof/>
        </w:rPr>
        <w:t>1252</w:t>
      </w:r>
      <w:r>
        <w:fldChar w:fldCharType="end"/>
      </w:r>
    </w:p>
    <w:p w14:paraId="4285BFE1" w14:textId="77777777" w:rsidR="00E21EA3" w:rsidRDefault="00E21EA3" w:rsidP="00E21EA3">
      <w:pPr>
        <w:pStyle w:val="Heading3"/>
      </w:pPr>
      <w:bookmarkStart w:id="2090" w:name="_Ref435643009"/>
      <w:r>
        <w:t>Saints’ Doxologies</w:t>
      </w:r>
      <w:bookmarkEnd w:id="2090"/>
    </w:p>
    <w:p w14:paraId="201EF1F5" w14:textId="17F14C8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1B24BB">
        <w:t>The Evening Doxology of the Virgin</w:t>
      </w:r>
      <w:r>
        <w:fldChar w:fldCharType="end"/>
      </w:r>
      <w:r>
        <w:tab/>
      </w:r>
      <w:r>
        <w:fldChar w:fldCharType="begin"/>
      </w:r>
      <w:r>
        <w:instrText xml:space="preserve"> PAGEREF _Ref434487836 \h </w:instrText>
      </w:r>
      <w:r>
        <w:fldChar w:fldCharType="separate"/>
      </w:r>
      <w:r w:rsidR="001B24BB">
        <w:rPr>
          <w:noProof/>
        </w:rPr>
        <w:t>688</w:t>
      </w:r>
      <w:r>
        <w:fldChar w:fldCharType="end"/>
      </w:r>
    </w:p>
    <w:p w14:paraId="5E3507F6" w14:textId="006D6D4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1B24BB" w:rsidRPr="001B24BB">
        <w:t>The Doxology of the Virgin for Midnight Praise</w:t>
      </w:r>
      <w:r>
        <w:fldChar w:fldCharType="end"/>
      </w:r>
      <w:r>
        <w:tab/>
      </w:r>
      <w:r>
        <w:fldChar w:fldCharType="begin"/>
      </w:r>
      <w:r>
        <w:instrText xml:space="preserve"> PAGEREF _Ref434487891 \h </w:instrText>
      </w:r>
      <w:r>
        <w:fldChar w:fldCharType="separate"/>
      </w:r>
      <w:r w:rsidR="001B24BB">
        <w:rPr>
          <w:noProof/>
        </w:rPr>
        <w:t>404</w:t>
      </w:r>
      <w:r>
        <w:fldChar w:fldCharType="end"/>
      </w:r>
    </w:p>
    <w:p w14:paraId="337F5EE8" w14:textId="32C2D5D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1B24BB">
        <w:t>The Morning Doxology of the Virgin</w:t>
      </w:r>
      <w:r>
        <w:fldChar w:fldCharType="end"/>
      </w:r>
      <w:r>
        <w:tab/>
      </w:r>
      <w:r>
        <w:fldChar w:fldCharType="begin"/>
      </w:r>
      <w:r>
        <w:instrText xml:space="preserve"> PAGEREF _Ref434487846 \h </w:instrText>
      </w:r>
      <w:r>
        <w:fldChar w:fldCharType="separate"/>
      </w:r>
      <w:r w:rsidR="001B24BB">
        <w:rPr>
          <w:noProof/>
        </w:rPr>
        <w:t>689</w:t>
      </w:r>
      <w:r>
        <w:fldChar w:fldCharType="end"/>
      </w:r>
    </w:p>
    <w:p w14:paraId="11C50006" w14:textId="7B643681"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1B24BB">
        <w:t>The Doxology of the Entry of the Theotokos into the Temple</w:t>
      </w:r>
      <w:r>
        <w:fldChar w:fldCharType="end"/>
      </w:r>
      <w:r>
        <w:tab/>
      </w:r>
      <w:r>
        <w:fldChar w:fldCharType="begin"/>
      </w:r>
      <w:r>
        <w:instrText xml:space="preserve"> PAGEREF _Ref470555203 \h </w:instrText>
      </w:r>
      <w:r>
        <w:fldChar w:fldCharType="separate"/>
      </w:r>
      <w:r w:rsidR="001B24BB">
        <w:rPr>
          <w:noProof/>
        </w:rPr>
        <w:t>824</w:t>
      </w:r>
      <w:r>
        <w:fldChar w:fldCharType="end"/>
      </w:r>
    </w:p>
    <w:p w14:paraId="3868AB65" w14:textId="663B496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1B24BB">
        <w:t>The Doxology for Archangel Michael</w:t>
      </w:r>
      <w:r>
        <w:fldChar w:fldCharType="end"/>
      </w:r>
      <w:r>
        <w:tab/>
      </w:r>
      <w:r>
        <w:fldChar w:fldCharType="begin"/>
      </w:r>
      <w:r>
        <w:instrText xml:space="preserve"> PAGEREF _Ref434487967 \h </w:instrText>
      </w:r>
      <w:r>
        <w:fldChar w:fldCharType="separate"/>
      </w:r>
      <w:r w:rsidR="001B24BB">
        <w:rPr>
          <w:noProof/>
        </w:rPr>
        <w:t>799</w:t>
      </w:r>
      <w:r>
        <w:fldChar w:fldCharType="end"/>
      </w:r>
    </w:p>
    <w:p w14:paraId="2284159D" w14:textId="3CC36438"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1B24BB">
        <w:t xml:space="preserve">The Doxology of Archangel Gabriel for December or </w:t>
      </w:r>
      <w:r w:rsidR="001B24B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1B24BB">
        <w:rPr>
          <w:noProof/>
        </w:rPr>
        <w:t>842</w:t>
      </w:r>
      <w:r>
        <w:fldChar w:fldCharType="end"/>
      </w:r>
    </w:p>
    <w:p w14:paraId="403DEC4C" w14:textId="28E9F13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1B24BB">
        <w:t>The Doxology for Archangel Gabriel, the Evangelist of Daniel</w:t>
      </w:r>
      <w:r>
        <w:fldChar w:fldCharType="end"/>
      </w:r>
      <w:r>
        <w:tab/>
      </w:r>
      <w:r>
        <w:fldChar w:fldCharType="begin"/>
      </w:r>
      <w:r>
        <w:instrText xml:space="preserve"> PAGEREF _Ref434488149 \h </w:instrText>
      </w:r>
      <w:r>
        <w:fldChar w:fldCharType="separate"/>
      </w:r>
      <w:r w:rsidR="001B24BB">
        <w:rPr>
          <w:noProof/>
        </w:rPr>
        <w:t>1068</w:t>
      </w:r>
      <w:r>
        <w:fldChar w:fldCharType="end"/>
      </w:r>
    </w:p>
    <w:p w14:paraId="229EE54B" w14:textId="211E050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1B24BB">
        <w:t>The Doxology for Michael and Gabriel</w:t>
      </w:r>
      <w:r>
        <w:fldChar w:fldCharType="end"/>
      </w:r>
      <w:r>
        <w:tab/>
      </w:r>
      <w:r>
        <w:fldChar w:fldCharType="begin"/>
      </w:r>
      <w:r>
        <w:instrText xml:space="preserve"> PAGEREF _Ref434487984 \h </w:instrText>
      </w:r>
      <w:r>
        <w:fldChar w:fldCharType="separate"/>
      </w:r>
      <w:r w:rsidR="001B24BB">
        <w:rPr>
          <w:noProof/>
        </w:rPr>
        <w:t>800</w:t>
      </w:r>
      <w:r>
        <w:fldChar w:fldCharType="end"/>
      </w:r>
    </w:p>
    <w:p w14:paraId="44CF453D" w14:textId="3A305F3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1B24BB">
        <w:t>The Doxology for Archangel Raphael</w:t>
      </w:r>
      <w:r>
        <w:fldChar w:fldCharType="end"/>
      </w:r>
      <w:r>
        <w:tab/>
      </w:r>
      <w:r>
        <w:fldChar w:fldCharType="begin"/>
      </w:r>
      <w:r>
        <w:instrText xml:space="preserve"> PAGEREF _Ref434488208 \h </w:instrText>
      </w:r>
      <w:r>
        <w:fldChar w:fldCharType="separate"/>
      </w:r>
      <w:r w:rsidR="001B24BB">
        <w:rPr>
          <w:noProof/>
        </w:rPr>
        <w:t>1141</w:t>
      </w:r>
      <w:r>
        <w:fldChar w:fldCharType="end"/>
      </w:r>
    </w:p>
    <w:p w14:paraId="5EA00A94" w14:textId="201B8EE4"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1B24BB">
        <w:t>The Doxology for Archangel Suriel</w:t>
      </w:r>
      <w:r>
        <w:fldChar w:fldCharType="end"/>
      </w:r>
      <w:r>
        <w:tab/>
      </w:r>
      <w:r>
        <w:fldChar w:fldCharType="begin"/>
      </w:r>
      <w:r>
        <w:instrText xml:space="preserve"> PAGEREF _Ref434488250 \h </w:instrText>
      </w:r>
      <w:r>
        <w:fldChar w:fldCharType="separate"/>
      </w:r>
      <w:r w:rsidR="001B24BB">
        <w:rPr>
          <w:noProof/>
        </w:rPr>
        <w:t>981</w:t>
      </w:r>
      <w:r>
        <w:fldChar w:fldCharType="end"/>
      </w:r>
    </w:p>
    <w:p w14:paraId="3CC2AC4D" w14:textId="0C54017F"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1B24BB">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1B24BB">
        <w:rPr>
          <w:noProof/>
        </w:rPr>
        <w:t>796</w:t>
      </w:r>
      <w:r w:rsidR="00B46E6E">
        <w:fldChar w:fldCharType="end"/>
      </w:r>
    </w:p>
    <w:p w14:paraId="1358EC54" w14:textId="3CCEC471"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1B24BB">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1B24BB">
        <w:rPr>
          <w:noProof/>
        </w:rPr>
        <w:t>813</w:t>
      </w:r>
      <w:r w:rsidR="00B46E6E">
        <w:fldChar w:fldCharType="end"/>
      </w:r>
    </w:p>
    <w:p w14:paraId="556F0AA3" w14:textId="7049FA4C"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1B24BB">
        <w:t>The Doxology of the Heavenly</w:t>
      </w:r>
      <w:r>
        <w:fldChar w:fldCharType="end"/>
      </w:r>
      <w:r>
        <w:tab/>
      </w:r>
      <w:r>
        <w:fldChar w:fldCharType="begin"/>
      </w:r>
      <w:r>
        <w:instrText xml:space="preserve"> PAGEREF _Ref434488390 \h </w:instrText>
      </w:r>
      <w:r>
        <w:fldChar w:fldCharType="separate"/>
      </w:r>
      <w:r w:rsidR="001B24BB">
        <w:rPr>
          <w:noProof/>
        </w:rPr>
        <w:t>706</w:t>
      </w:r>
      <w:r>
        <w:fldChar w:fldCharType="end"/>
      </w:r>
    </w:p>
    <w:p w14:paraId="0E766256" w14:textId="0ED5B07F"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1B24BB">
        <w:t>The Doxology for Job the Righteous</w:t>
      </w:r>
      <w:r>
        <w:fldChar w:fldCharType="end"/>
      </w:r>
      <w:r>
        <w:tab/>
      </w:r>
      <w:r>
        <w:fldChar w:fldCharType="begin"/>
      </w:r>
      <w:r>
        <w:instrText xml:space="preserve"> PAGEREF _Ref485797335 \h </w:instrText>
      </w:r>
      <w:r>
        <w:fldChar w:fldCharType="separate"/>
      </w:r>
      <w:r w:rsidR="001B24BB">
        <w:rPr>
          <w:noProof/>
        </w:rPr>
        <w:t>1027</w:t>
      </w:r>
      <w:r>
        <w:fldChar w:fldCharType="end"/>
      </w:r>
    </w:p>
    <w:p w14:paraId="7A324BA9" w14:textId="0FE49955"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1B24BB">
        <w:t>The Doxology for Moses the Archprophet</w:t>
      </w:r>
      <w:r>
        <w:fldChar w:fldCharType="end"/>
      </w:r>
      <w:r>
        <w:tab/>
      </w:r>
      <w:r>
        <w:fldChar w:fldCharType="begin"/>
      </w:r>
      <w:r>
        <w:instrText xml:space="preserve"> PAGEREF _Ref485625619 \h </w:instrText>
      </w:r>
      <w:r>
        <w:fldChar w:fldCharType="separate"/>
      </w:r>
      <w:r w:rsidR="001B24BB">
        <w:rPr>
          <w:noProof/>
        </w:rPr>
        <w:t>749</w:t>
      </w:r>
      <w:r>
        <w:fldChar w:fldCharType="end"/>
      </w:r>
    </w:p>
    <w:p w14:paraId="6E52D984" w14:textId="3616E2F5"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1B24BB">
        <w:t>The Doxology for Prophet Isaias</w:t>
      </w:r>
      <w:r>
        <w:fldChar w:fldCharType="end"/>
      </w:r>
      <w:r>
        <w:tab/>
      </w:r>
      <w:r>
        <w:fldChar w:fldCharType="begin"/>
      </w:r>
      <w:r>
        <w:instrText xml:space="preserve"> PAGEREF _Ref485797659 \h </w:instrText>
      </w:r>
      <w:r>
        <w:fldChar w:fldCharType="separate"/>
      </w:r>
      <w:r w:rsidR="001B24BB">
        <w:rPr>
          <w:noProof/>
        </w:rPr>
        <w:t>746</w:t>
      </w:r>
      <w:r>
        <w:fldChar w:fldCharType="end"/>
      </w:r>
    </w:p>
    <w:p w14:paraId="66DA7D48" w14:textId="4EE07A9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1B24BB">
        <w:t>The Doxology for Prophet Daniel</w:t>
      </w:r>
      <w:r>
        <w:fldChar w:fldCharType="end"/>
      </w:r>
      <w:r>
        <w:tab/>
      </w:r>
      <w:r>
        <w:fldChar w:fldCharType="begin"/>
      </w:r>
      <w:r>
        <w:instrText xml:space="preserve"> PAGEREF _Ref485796350 \h </w:instrText>
      </w:r>
      <w:r>
        <w:fldChar w:fldCharType="separate"/>
      </w:r>
      <w:r w:rsidR="001B24BB">
        <w:rPr>
          <w:noProof/>
        </w:rPr>
        <w:t>1000</w:t>
      </w:r>
      <w:r>
        <w:fldChar w:fldCharType="end"/>
      </w:r>
    </w:p>
    <w:p w14:paraId="241168C8" w14:textId="09ED8F8E"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1B24BB">
        <w:t>The Doxology for Prophet Jeremias</w:t>
      </w:r>
      <w:r>
        <w:fldChar w:fldCharType="end"/>
      </w:r>
      <w:r>
        <w:tab/>
      </w:r>
      <w:r>
        <w:fldChar w:fldCharType="begin"/>
      </w:r>
      <w:r>
        <w:instrText xml:space="preserve"> PAGEREF _Ref485798008 \h </w:instrText>
      </w:r>
      <w:r>
        <w:fldChar w:fldCharType="separate"/>
      </w:r>
      <w:r w:rsidR="001B24BB">
        <w:rPr>
          <w:noProof/>
        </w:rPr>
        <w:t>1029</w:t>
      </w:r>
      <w:r>
        <w:fldChar w:fldCharType="end"/>
      </w:r>
    </w:p>
    <w:p w14:paraId="1FF7EAEE" w14:textId="455F203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1B24BB">
        <w:t>The Doxology of St. John the Baptist</w:t>
      </w:r>
      <w:r>
        <w:fldChar w:fldCharType="end"/>
      </w:r>
      <w:r>
        <w:tab/>
      </w:r>
      <w:r>
        <w:fldChar w:fldCharType="begin"/>
      </w:r>
      <w:r>
        <w:instrText xml:space="preserve"> PAGEREF _Ref434488524 \h </w:instrText>
      </w:r>
      <w:r>
        <w:fldChar w:fldCharType="separate"/>
      </w:r>
      <w:r w:rsidR="001B24BB">
        <w:rPr>
          <w:noProof/>
        </w:rPr>
        <w:t>707</w:t>
      </w:r>
      <w:r>
        <w:fldChar w:fldCharType="end"/>
      </w:r>
    </w:p>
    <w:p w14:paraId="04FC6C87" w14:textId="68C00CA5"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1B24BB">
        <w:t>Another Doxology of St. John the Baptist</w:t>
      </w:r>
      <w:r>
        <w:fldChar w:fldCharType="end"/>
      </w:r>
      <w:r>
        <w:tab/>
      </w:r>
      <w:r>
        <w:fldChar w:fldCharType="begin"/>
      </w:r>
      <w:r>
        <w:instrText xml:space="preserve"> PAGEREF _Ref434488546 \h </w:instrText>
      </w:r>
      <w:r>
        <w:fldChar w:fldCharType="separate"/>
      </w:r>
      <w:r w:rsidR="001B24BB">
        <w:rPr>
          <w:noProof/>
        </w:rPr>
        <w:t>708</w:t>
      </w:r>
      <w:r>
        <w:fldChar w:fldCharType="end"/>
      </w:r>
    </w:p>
    <w:p w14:paraId="62DC3621" w14:textId="37A4D6B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1B24BB">
        <w:t>The Doxology for the One Hundred and Forty Four Thousand</w:t>
      </w:r>
      <w:r>
        <w:fldChar w:fldCharType="end"/>
      </w:r>
      <w:r>
        <w:tab/>
      </w:r>
      <w:r>
        <w:fldChar w:fldCharType="begin"/>
      </w:r>
      <w:r>
        <w:instrText xml:space="preserve"> PAGEREF _Ref434488616 \h </w:instrText>
      </w:r>
      <w:r>
        <w:fldChar w:fldCharType="separate"/>
      </w:r>
      <w:r w:rsidR="001B24BB">
        <w:rPr>
          <w:noProof/>
        </w:rPr>
        <w:t>908</w:t>
      </w:r>
      <w:r>
        <w:fldChar w:fldCharType="end"/>
      </w:r>
    </w:p>
    <w:p w14:paraId="35158DF2" w14:textId="4120A3ED"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1B24BB">
        <w:t>A Doxology for the Apostles</w:t>
      </w:r>
      <w:r>
        <w:fldChar w:fldCharType="end"/>
      </w:r>
      <w:r>
        <w:tab/>
      </w:r>
      <w:r>
        <w:fldChar w:fldCharType="begin"/>
      </w:r>
      <w:r>
        <w:instrText xml:space="preserve"> PAGEREF _Ref434488644 \h </w:instrText>
      </w:r>
      <w:r>
        <w:fldChar w:fldCharType="separate"/>
      </w:r>
      <w:r w:rsidR="001B24BB">
        <w:rPr>
          <w:noProof/>
        </w:rPr>
        <w:t>709</w:t>
      </w:r>
      <w:r>
        <w:fldChar w:fldCharType="end"/>
      </w:r>
    </w:p>
    <w:p w14:paraId="16F33D5B" w14:textId="49D1FDBD"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1B24BB">
        <w:t>Another Doxology for the Apostles</w:t>
      </w:r>
      <w:r>
        <w:fldChar w:fldCharType="end"/>
      </w:r>
      <w:r>
        <w:tab/>
      </w:r>
      <w:r>
        <w:fldChar w:fldCharType="begin"/>
      </w:r>
      <w:r>
        <w:instrText xml:space="preserve"> PAGEREF _Ref434488657 \h </w:instrText>
      </w:r>
      <w:r>
        <w:fldChar w:fldCharType="separate"/>
      </w:r>
      <w:r w:rsidR="001B24BB">
        <w:rPr>
          <w:noProof/>
        </w:rPr>
        <w:t>709</w:t>
      </w:r>
      <w:r>
        <w:fldChar w:fldCharType="end"/>
      </w:r>
    </w:p>
    <w:p w14:paraId="0C8587A1" w14:textId="2B092831"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1B24BB">
        <w:t>The Doxology of Sts. Peter and Paul</w:t>
      </w:r>
      <w:r>
        <w:fldChar w:fldCharType="end"/>
      </w:r>
      <w:r w:rsidR="00B46E6E">
        <w:tab/>
      </w:r>
      <w:r>
        <w:fldChar w:fldCharType="begin"/>
      </w:r>
      <w:r>
        <w:instrText xml:space="preserve"> PAGEREF _Ref485107884 \h </w:instrText>
      </w:r>
      <w:r>
        <w:fldChar w:fldCharType="separate"/>
      </w:r>
      <w:r w:rsidR="001B24BB">
        <w:rPr>
          <w:noProof/>
        </w:rPr>
        <w:t>1078</w:t>
      </w:r>
      <w:r>
        <w:fldChar w:fldCharType="end"/>
      </w:r>
    </w:p>
    <w:p w14:paraId="79B0EE79" w14:textId="632A373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1B24BB">
        <w:t>The Doxology of St. Paul</w:t>
      </w:r>
      <w:r>
        <w:fldChar w:fldCharType="end"/>
      </w:r>
      <w:r>
        <w:tab/>
      </w:r>
      <w:r>
        <w:fldChar w:fldCharType="begin"/>
      </w:r>
      <w:r>
        <w:instrText xml:space="preserve"> PAGEREF _Ref434488724 \h </w:instrText>
      </w:r>
      <w:r>
        <w:fldChar w:fldCharType="separate"/>
      </w:r>
      <w:r w:rsidR="001B24BB">
        <w:rPr>
          <w:noProof/>
        </w:rPr>
        <w:t>1079</w:t>
      </w:r>
      <w:r>
        <w:fldChar w:fldCharType="end"/>
      </w:r>
    </w:p>
    <w:p w14:paraId="13B980A3" w14:textId="73571F21"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1B24BB">
        <w:t>The Doxology for St. John the Evangelist</w:t>
      </w:r>
      <w:r>
        <w:fldChar w:fldCharType="end"/>
      </w:r>
      <w:r>
        <w:tab/>
      </w:r>
      <w:r>
        <w:fldChar w:fldCharType="begin"/>
      </w:r>
      <w:r>
        <w:instrText xml:space="preserve"> PAGEREF _Ref434488768 \h </w:instrText>
      </w:r>
      <w:r>
        <w:fldChar w:fldCharType="separate"/>
      </w:r>
      <w:r w:rsidR="001B24BB">
        <w:rPr>
          <w:noProof/>
        </w:rPr>
        <w:t>909</w:t>
      </w:r>
      <w:r>
        <w:fldChar w:fldCharType="end"/>
      </w:r>
    </w:p>
    <w:p w14:paraId="4E889740" w14:textId="4075BA6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1B24BB">
        <w:t>The Doxology of St. Mark</w:t>
      </w:r>
      <w:r>
        <w:fldChar w:fldCharType="end"/>
      </w:r>
      <w:r>
        <w:tab/>
      </w:r>
      <w:r>
        <w:fldChar w:fldCharType="begin"/>
      </w:r>
      <w:r>
        <w:instrText xml:space="preserve"> PAGEREF _Ref434488814 \h </w:instrText>
      </w:r>
      <w:r>
        <w:fldChar w:fldCharType="separate"/>
      </w:r>
      <w:r w:rsidR="001B24BB">
        <w:rPr>
          <w:noProof/>
        </w:rPr>
        <w:t>710</w:t>
      </w:r>
      <w:r>
        <w:fldChar w:fldCharType="end"/>
      </w:r>
    </w:p>
    <w:p w14:paraId="0EF1B0F4" w14:textId="2E627E1B"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1B24BB">
        <w:t>The Doxology for St. Matthew the Evangelist</w:t>
      </w:r>
      <w:r>
        <w:fldChar w:fldCharType="end"/>
      </w:r>
      <w:r>
        <w:tab/>
      </w:r>
      <w:r>
        <w:fldChar w:fldCharType="begin"/>
      </w:r>
      <w:r>
        <w:instrText xml:space="preserve"> PAGEREF _Ref485885284 \h </w:instrText>
      </w:r>
      <w:r>
        <w:fldChar w:fldCharType="separate"/>
      </w:r>
      <w:r w:rsidR="001B24BB">
        <w:rPr>
          <w:noProof/>
        </w:rPr>
        <w:t>784</w:t>
      </w:r>
      <w:r>
        <w:fldChar w:fldCharType="end"/>
      </w:r>
    </w:p>
    <w:p w14:paraId="5557A11C" w14:textId="44E22AC2"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1B24BB">
        <w:t>The Doxology For the Apostle Andrew</w:t>
      </w:r>
      <w:r>
        <w:fldChar w:fldCharType="end"/>
      </w:r>
      <w:r>
        <w:tab/>
      </w:r>
      <w:r>
        <w:fldChar w:fldCharType="begin"/>
      </w:r>
      <w:r>
        <w:instrText xml:space="preserve"> PAGEREF _Ref485710305 \h </w:instrText>
      </w:r>
      <w:r>
        <w:fldChar w:fldCharType="separate"/>
      </w:r>
      <w:r w:rsidR="001B24BB">
        <w:rPr>
          <w:noProof/>
        </w:rPr>
        <w:t>825</w:t>
      </w:r>
      <w:r>
        <w:fldChar w:fldCharType="end"/>
      </w:r>
    </w:p>
    <w:p w14:paraId="6217D1B3" w14:textId="3BF2034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1B24BB">
        <w:t>The Doxology for St. James the Son of Alphaeus</w:t>
      </w:r>
      <w:r>
        <w:fldChar w:fldCharType="end"/>
      </w:r>
      <w:r>
        <w:tab/>
      </w:r>
      <w:r>
        <w:fldChar w:fldCharType="begin"/>
      </w:r>
      <w:r>
        <w:instrText xml:space="preserve"> PAGEREF _Ref485883495 \h </w:instrText>
      </w:r>
      <w:r>
        <w:fldChar w:fldCharType="separate"/>
      </w:r>
      <w:r w:rsidR="001B24BB">
        <w:rPr>
          <w:noProof/>
        </w:rPr>
        <w:t>988</w:t>
      </w:r>
      <w:r>
        <w:fldChar w:fldCharType="end"/>
      </w:r>
    </w:p>
    <w:p w14:paraId="7F0EF8E3" w14:textId="600958DE"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1B24BB">
        <w:t>The Doxology for St. James the Son of Zebedee</w:t>
      </w:r>
      <w:r>
        <w:fldChar w:fldCharType="end"/>
      </w:r>
      <w:r>
        <w:tab/>
      </w:r>
      <w:r>
        <w:fldChar w:fldCharType="begin"/>
      </w:r>
      <w:r>
        <w:instrText xml:space="preserve"> PAGEREF _Ref485883519 \h </w:instrText>
      </w:r>
      <w:r>
        <w:fldChar w:fldCharType="separate"/>
      </w:r>
      <w:r w:rsidR="001B24BB">
        <w:rPr>
          <w:noProof/>
        </w:rPr>
        <w:t>1018</w:t>
      </w:r>
      <w:r>
        <w:fldChar w:fldCharType="end"/>
      </w:r>
    </w:p>
    <w:p w14:paraId="4850D6C1" w14:textId="3B657B5F"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1B24BB">
        <w:t>The Doxology for St. James the Brother of the Lord</w:t>
      </w:r>
      <w:r>
        <w:fldChar w:fldCharType="end"/>
      </w:r>
      <w:r>
        <w:tab/>
      </w:r>
      <w:r>
        <w:fldChar w:fldCharType="begin"/>
      </w:r>
      <w:r>
        <w:instrText xml:space="preserve"> PAGEREF _Ref485883643 \h </w:instrText>
      </w:r>
      <w:r>
        <w:fldChar w:fldCharType="separate"/>
      </w:r>
      <w:r w:rsidR="001B24BB">
        <w:rPr>
          <w:noProof/>
        </w:rPr>
        <w:t>1023</w:t>
      </w:r>
      <w:r>
        <w:fldChar w:fldCharType="end"/>
      </w:r>
    </w:p>
    <w:p w14:paraId="691F4844" w14:textId="36CAC0D6"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1B24BB">
        <w:t>Another Doxology of St. Mark</w:t>
      </w:r>
      <w:r>
        <w:fldChar w:fldCharType="end"/>
      </w:r>
      <w:r>
        <w:tab/>
      </w:r>
      <w:r>
        <w:fldChar w:fldCharType="begin"/>
      </w:r>
      <w:r>
        <w:instrText xml:space="preserve"> PAGEREF _Ref434488936 \h </w:instrText>
      </w:r>
      <w:r>
        <w:fldChar w:fldCharType="separate"/>
      </w:r>
      <w:r w:rsidR="001B24BB">
        <w:rPr>
          <w:noProof/>
        </w:rPr>
        <w:t>1026</w:t>
      </w:r>
      <w:r>
        <w:fldChar w:fldCharType="end"/>
      </w:r>
    </w:p>
    <w:p w14:paraId="24E309BB" w14:textId="071FC25F"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1B24BB">
        <w:t>The Doxology for St. Luke the Evangelist</w:t>
      </w:r>
      <w:r>
        <w:fldChar w:fldCharType="end"/>
      </w:r>
      <w:r>
        <w:tab/>
      </w:r>
      <w:r>
        <w:fldChar w:fldCharType="begin"/>
      </w:r>
      <w:r>
        <w:instrText xml:space="preserve"> PAGEREF _Ref485624848 \h </w:instrText>
      </w:r>
      <w:r>
        <w:fldChar w:fldCharType="separate"/>
      </w:r>
      <w:r w:rsidR="001B24BB">
        <w:rPr>
          <w:noProof/>
        </w:rPr>
        <w:t>790</w:t>
      </w:r>
      <w:r>
        <w:fldChar w:fldCharType="end"/>
      </w:r>
    </w:p>
    <w:p w14:paraId="7024469F" w14:textId="2167CEA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1B24BB">
        <w:t>The Doxology of Any Apostle</w:t>
      </w:r>
      <w:r>
        <w:fldChar w:fldCharType="end"/>
      </w:r>
      <w:r>
        <w:tab/>
      </w:r>
      <w:r>
        <w:fldChar w:fldCharType="begin"/>
      </w:r>
      <w:r>
        <w:instrText xml:space="preserve"> PAGEREF _Ref434488992 \h </w:instrText>
      </w:r>
      <w:r>
        <w:fldChar w:fldCharType="separate"/>
      </w:r>
      <w:r w:rsidR="001B24BB">
        <w:rPr>
          <w:noProof/>
        </w:rPr>
        <w:t>712</w:t>
      </w:r>
      <w:r>
        <w:fldChar w:fldCharType="end"/>
      </w:r>
    </w:p>
    <w:p w14:paraId="3AB62D82" w14:textId="31C5ADF9"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1B24BB">
        <w:t>The Doxology of St. Stephen</w:t>
      </w:r>
      <w:r>
        <w:fldChar w:fldCharType="end"/>
      </w:r>
      <w:r>
        <w:tab/>
      </w:r>
      <w:r>
        <w:fldChar w:fldCharType="begin"/>
      </w:r>
      <w:r>
        <w:instrText xml:space="preserve"> PAGEREF _Ref434489014 \h </w:instrText>
      </w:r>
      <w:r>
        <w:fldChar w:fldCharType="separate"/>
      </w:r>
      <w:r w:rsidR="001B24BB">
        <w:rPr>
          <w:noProof/>
        </w:rPr>
        <w:t>713</w:t>
      </w:r>
      <w:r>
        <w:fldChar w:fldCharType="end"/>
      </w:r>
    </w:p>
    <w:p w14:paraId="15FA9A83" w14:textId="4474CD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1B24BB">
        <w:t>The Doxology for St. Philip the Deacon</w:t>
      </w:r>
      <w:r>
        <w:fldChar w:fldCharType="end"/>
      </w:r>
      <w:r>
        <w:tab/>
      </w:r>
      <w:r>
        <w:fldChar w:fldCharType="begin"/>
      </w:r>
      <w:r>
        <w:instrText xml:space="preserve"> PAGEREF _Ref465591592 \h </w:instrText>
      </w:r>
      <w:r>
        <w:fldChar w:fldCharType="separate"/>
      </w:r>
      <w:r w:rsidR="001B24BB">
        <w:rPr>
          <w:noProof/>
        </w:rPr>
        <w:t>785</w:t>
      </w:r>
      <w:r>
        <w:fldChar w:fldCharType="end"/>
      </w:r>
    </w:p>
    <w:p w14:paraId="7F6CB8F0" w14:textId="15BCFFD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1B24BB">
        <w:t>The Doxology for St. Onesimus</w:t>
      </w:r>
      <w:r>
        <w:fldChar w:fldCharType="end"/>
      </w:r>
      <w:r>
        <w:tab/>
      </w:r>
      <w:r>
        <w:fldChar w:fldCharType="begin"/>
      </w:r>
      <w:r>
        <w:instrText xml:space="preserve"> PAGEREF _Ref485712030 \h </w:instrText>
      </w:r>
      <w:r>
        <w:fldChar w:fldCharType="separate"/>
      </w:r>
      <w:r w:rsidR="001B24BB">
        <w:rPr>
          <w:noProof/>
        </w:rPr>
        <w:t>990</w:t>
      </w:r>
      <w:r>
        <w:fldChar w:fldCharType="end"/>
      </w:r>
    </w:p>
    <w:p w14:paraId="3F6FF356" w14:textId="4FA59734"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1B24BB">
        <w:t>The Doxology for St. Phoebe the Protodeaconess</w:t>
      </w:r>
      <w:r>
        <w:fldChar w:fldCharType="end"/>
      </w:r>
      <w:r>
        <w:tab/>
      </w:r>
      <w:r>
        <w:fldChar w:fldCharType="begin"/>
      </w:r>
      <w:r>
        <w:instrText xml:space="preserve"> PAGEREF _Ref485107985 \h </w:instrText>
      </w:r>
      <w:r>
        <w:fldChar w:fldCharType="separate"/>
      </w:r>
      <w:r w:rsidR="001B24BB">
        <w:rPr>
          <w:noProof/>
        </w:rPr>
        <w:t>745</w:t>
      </w:r>
      <w:r>
        <w:fldChar w:fldCharType="end"/>
      </w:r>
    </w:p>
    <w:p w14:paraId="79FCB5DB" w14:textId="2433CD9E"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1B24BB">
        <w:t>The Doxology for St. Joseph the Carpenter</w:t>
      </w:r>
      <w:r>
        <w:fldChar w:fldCharType="end"/>
      </w:r>
      <w:r>
        <w:tab/>
      </w:r>
      <w:r>
        <w:fldChar w:fldCharType="begin"/>
      </w:r>
      <w:r>
        <w:instrText xml:space="preserve"> PAGEREF _Ref434488476 \h </w:instrText>
      </w:r>
      <w:r>
        <w:fldChar w:fldCharType="separate"/>
      </w:r>
      <w:r w:rsidR="001B24BB">
        <w:rPr>
          <w:noProof/>
        </w:rPr>
        <w:t>1103</w:t>
      </w:r>
      <w:r>
        <w:fldChar w:fldCharType="end"/>
      </w:r>
    </w:p>
    <w:p w14:paraId="372582DD" w14:textId="58045483"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1B24BB">
        <w:t>The Doxology for St. Cornelius</w:t>
      </w:r>
      <w:r>
        <w:fldChar w:fldCharType="end"/>
      </w:r>
      <w:r>
        <w:tab/>
      </w:r>
      <w:r>
        <w:fldChar w:fldCharType="begin"/>
      </w:r>
      <w:r>
        <w:instrText xml:space="preserve"> PAGEREF _Ref485626355 \h </w:instrText>
      </w:r>
      <w:r>
        <w:fldChar w:fldCharType="separate"/>
      </w:r>
      <w:r w:rsidR="001B24BB">
        <w:rPr>
          <w:noProof/>
        </w:rPr>
        <w:t>812</w:t>
      </w:r>
      <w:r>
        <w:fldChar w:fldCharType="end"/>
      </w:r>
    </w:p>
    <w:p w14:paraId="6ED98665" w14:textId="29E4CC1F"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1B24BB">
        <w:t>The Doxology for St. Mary Magdalene</w:t>
      </w:r>
      <w:r>
        <w:fldChar w:fldCharType="end"/>
      </w:r>
      <w:r>
        <w:tab/>
      </w:r>
      <w:r>
        <w:fldChar w:fldCharType="begin"/>
      </w:r>
      <w:r>
        <w:instrText xml:space="preserve"> PAGEREF _Ref434489077 \h </w:instrText>
      </w:r>
      <w:r>
        <w:fldChar w:fldCharType="separate"/>
      </w:r>
      <w:r w:rsidR="001B24BB">
        <w:rPr>
          <w:noProof/>
        </w:rPr>
        <w:t>1104</w:t>
      </w:r>
      <w:r>
        <w:fldChar w:fldCharType="end"/>
      </w:r>
    </w:p>
    <w:p w14:paraId="04DEF5FE" w14:textId="3289269E"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1B24BB">
        <w:t>The Doxology for St. Joachim</w:t>
      </w:r>
      <w:r>
        <w:fldChar w:fldCharType="end"/>
      </w:r>
      <w:r>
        <w:tab/>
      </w:r>
      <w:r>
        <w:fldChar w:fldCharType="begin"/>
      </w:r>
      <w:r>
        <w:instrText xml:space="preserve"> PAGEREF _Ref485796966 \h </w:instrText>
      </w:r>
      <w:r>
        <w:fldChar w:fldCharType="separate"/>
      </w:r>
      <w:r w:rsidR="001B24BB">
        <w:rPr>
          <w:noProof/>
        </w:rPr>
        <w:t>1022</w:t>
      </w:r>
      <w:r>
        <w:fldChar w:fldCharType="end"/>
      </w:r>
    </w:p>
    <w:p w14:paraId="056965CE" w14:textId="35CFA1B3"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1B24BB">
        <w:t>The Doxology for St. Anna, mother of the Theotokos</w:t>
      </w:r>
      <w:r>
        <w:fldChar w:fldCharType="end"/>
      </w:r>
      <w:r>
        <w:tab/>
      </w:r>
      <w:r>
        <w:fldChar w:fldCharType="begin"/>
      </w:r>
      <w:r>
        <w:instrText xml:space="preserve"> PAGEREF _Ref485625144 \h </w:instrText>
      </w:r>
      <w:r>
        <w:fldChar w:fldCharType="separate"/>
      </w:r>
      <w:r w:rsidR="001B24BB">
        <w:rPr>
          <w:noProof/>
        </w:rPr>
        <w:t>798</w:t>
      </w:r>
      <w:r>
        <w:fldChar w:fldCharType="end"/>
      </w:r>
    </w:p>
    <w:p w14:paraId="2A05CA01" w14:textId="3C15F566"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1B24BB">
        <w:t>The Doxology for Lazarus Saturday</w:t>
      </w:r>
      <w:r>
        <w:fldChar w:fldCharType="end"/>
      </w:r>
      <w:r>
        <w:tab/>
      </w:r>
      <w:r>
        <w:fldChar w:fldCharType="begin"/>
      </w:r>
      <w:r>
        <w:instrText xml:space="preserve"> PAGEREF _Ref434478195 \h </w:instrText>
      </w:r>
      <w:r>
        <w:fldChar w:fldCharType="separate"/>
      </w:r>
      <w:r w:rsidR="001B24BB">
        <w:rPr>
          <w:noProof/>
        </w:rPr>
        <w:t>1173</w:t>
      </w:r>
      <w:r>
        <w:fldChar w:fldCharType="end"/>
      </w:r>
    </w:p>
    <w:p w14:paraId="3B233ED6" w14:textId="6152A1F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1B24BB">
        <w:t>The Doxology of St. George</w:t>
      </w:r>
      <w:r>
        <w:fldChar w:fldCharType="end"/>
      </w:r>
      <w:r>
        <w:tab/>
      </w:r>
      <w:r>
        <w:fldChar w:fldCharType="begin"/>
      </w:r>
      <w:r>
        <w:instrText xml:space="preserve"> PAGEREF _Ref434489170 \h </w:instrText>
      </w:r>
      <w:r>
        <w:fldChar w:fldCharType="separate"/>
      </w:r>
      <w:r w:rsidR="001B24BB">
        <w:rPr>
          <w:noProof/>
        </w:rPr>
        <w:t>714</w:t>
      </w:r>
      <w:r>
        <w:fldChar w:fldCharType="end"/>
      </w:r>
    </w:p>
    <w:p w14:paraId="522E739A" w14:textId="0E51EF6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1B24BB">
        <w:t>Another Doxology of St. George</w:t>
      </w:r>
      <w:r>
        <w:fldChar w:fldCharType="end"/>
      </w:r>
      <w:r>
        <w:tab/>
      </w:r>
      <w:r>
        <w:fldChar w:fldCharType="begin"/>
      </w:r>
      <w:r>
        <w:instrText xml:space="preserve"> PAGEREF _Ref434489211 \h </w:instrText>
      </w:r>
      <w:r>
        <w:fldChar w:fldCharType="separate"/>
      </w:r>
      <w:r w:rsidR="001B24BB">
        <w:rPr>
          <w:noProof/>
        </w:rPr>
        <w:t>1024</w:t>
      </w:r>
      <w:r>
        <w:fldChar w:fldCharType="end"/>
      </w:r>
    </w:p>
    <w:p w14:paraId="6DF40848" w14:textId="4573F20A"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1B24BB">
        <w:t>The Doxology For St. Clement of Rome and St. Peter of Alexandria</w:t>
      </w:r>
      <w:r>
        <w:fldChar w:fldCharType="end"/>
      </w:r>
      <w:r>
        <w:tab/>
      </w:r>
      <w:r>
        <w:fldChar w:fldCharType="begin"/>
      </w:r>
      <w:r>
        <w:instrText xml:space="preserve"> PAGEREF _Ref485709635 \h </w:instrText>
      </w:r>
      <w:r>
        <w:fldChar w:fldCharType="separate"/>
      </w:r>
      <w:r w:rsidR="001B24BB">
        <w:rPr>
          <w:noProof/>
        </w:rPr>
        <w:t>822</w:t>
      </w:r>
      <w:r>
        <w:fldChar w:fldCharType="end"/>
      </w:r>
    </w:p>
    <w:p w14:paraId="6C65AE32" w14:textId="6C808915"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1B24BB">
        <w:t>The Doxology of St. Ignatius</w:t>
      </w:r>
      <w:r>
        <w:fldChar w:fldCharType="end"/>
      </w:r>
      <w:r>
        <w:tab/>
      </w:r>
      <w:r>
        <w:fldChar w:fldCharType="begin"/>
      </w:r>
      <w:r>
        <w:instrText xml:space="preserve"> PAGEREF _Ref472885708 \h </w:instrText>
      </w:r>
      <w:r>
        <w:fldChar w:fldCharType="separate"/>
      </w:r>
      <w:r w:rsidR="001B24BB">
        <w:rPr>
          <w:noProof/>
        </w:rPr>
        <w:t>861</w:t>
      </w:r>
      <w:r>
        <w:fldChar w:fldCharType="end"/>
      </w:r>
    </w:p>
    <w:p w14:paraId="46256D25" w14:textId="45D96493"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1B24BB">
        <w:t>The Doxology for St. Polycarp of Smyrna</w:t>
      </w:r>
      <w:r>
        <w:fldChar w:fldCharType="end"/>
      </w:r>
      <w:r>
        <w:tab/>
      </w:r>
      <w:r>
        <w:fldChar w:fldCharType="begin"/>
      </w:r>
      <w:r>
        <w:instrText xml:space="preserve"> PAGEREF _Ref485712077 \h </w:instrText>
      </w:r>
      <w:r>
        <w:fldChar w:fldCharType="separate"/>
      </w:r>
      <w:r w:rsidR="001B24BB">
        <w:rPr>
          <w:noProof/>
        </w:rPr>
        <w:t>991</w:t>
      </w:r>
      <w:r>
        <w:fldChar w:fldCharType="end"/>
      </w:r>
    </w:p>
    <w:p w14:paraId="5B15CF4F" w14:textId="4E2EB09E"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1B24BB">
        <w:t>The Doxology of St. Theodore of Shotep, the General</w:t>
      </w:r>
      <w:r>
        <w:fldChar w:fldCharType="end"/>
      </w:r>
      <w:r>
        <w:tab/>
      </w:r>
      <w:r>
        <w:fldChar w:fldCharType="begin"/>
      </w:r>
      <w:r>
        <w:instrText xml:space="preserve"> PAGEREF _Ref434489277 \h </w:instrText>
      </w:r>
      <w:r>
        <w:fldChar w:fldCharType="separate"/>
      </w:r>
      <w:r w:rsidR="001B24BB">
        <w:rPr>
          <w:noProof/>
        </w:rPr>
        <w:t>1098</w:t>
      </w:r>
      <w:r>
        <w:fldChar w:fldCharType="end"/>
      </w:r>
    </w:p>
    <w:p w14:paraId="6EBEE6E8" w14:textId="2BA6F32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1B24BB">
        <w:t>Another Doxology of St. Theodore of Shotep, the General</w:t>
      </w:r>
      <w:r>
        <w:fldChar w:fldCharType="end"/>
      </w:r>
      <w:r>
        <w:tab/>
      </w:r>
      <w:r>
        <w:fldChar w:fldCharType="begin"/>
      </w:r>
      <w:r>
        <w:instrText xml:space="preserve"> PAGEREF _Ref434489296 \h </w:instrText>
      </w:r>
      <w:r>
        <w:fldChar w:fldCharType="separate"/>
      </w:r>
      <w:r w:rsidR="001B24BB">
        <w:rPr>
          <w:noProof/>
        </w:rPr>
        <w:t>1099</w:t>
      </w:r>
      <w:r>
        <w:fldChar w:fldCharType="end"/>
      </w:r>
    </w:p>
    <w:p w14:paraId="2CAD50FD" w14:textId="1F78683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1B24BB">
        <w:t>The Doxology for St. Theodore Anatoly</w:t>
      </w:r>
      <w:r>
        <w:fldChar w:fldCharType="end"/>
      </w:r>
      <w:r>
        <w:tab/>
      </w:r>
      <w:r>
        <w:fldChar w:fldCharType="begin"/>
      </w:r>
      <w:r>
        <w:instrText xml:space="preserve"> PAGEREF _Ref434489376 \h </w:instrText>
      </w:r>
      <w:r>
        <w:fldChar w:fldCharType="separate"/>
      </w:r>
      <w:r w:rsidR="001B24BB">
        <w:rPr>
          <w:noProof/>
        </w:rPr>
        <w:t>960</w:t>
      </w:r>
      <w:r>
        <w:fldChar w:fldCharType="end"/>
      </w:r>
      <w:r>
        <w:tab/>
      </w:r>
    </w:p>
    <w:p w14:paraId="1008B362" w14:textId="60D34B7C"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1B24BB">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1B24BB">
        <w:rPr>
          <w:noProof/>
        </w:rPr>
        <w:t>816</w:t>
      </w:r>
      <w:r w:rsidR="00B46E6E">
        <w:fldChar w:fldCharType="end"/>
      </w:r>
    </w:p>
    <w:p w14:paraId="38D6764B" w14:textId="164FFB3D"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1B24BB">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1B24BB">
        <w:rPr>
          <w:noProof/>
        </w:rPr>
        <w:t>804</w:t>
      </w:r>
      <w:r w:rsidR="00B46E6E">
        <w:fldChar w:fldCharType="end"/>
      </w:r>
    </w:p>
    <w:p w14:paraId="1684DDDC" w14:textId="15EE9FA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1B24BB">
        <w:t>The Doxology for Apanoub</w:t>
      </w:r>
      <w:r>
        <w:fldChar w:fldCharType="end"/>
      </w:r>
      <w:r>
        <w:tab/>
      </w:r>
      <w:r>
        <w:fldChar w:fldCharType="begin"/>
      </w:r>
      <w:r>
        <w:instrText xml:space="preserve"> PAGEREF _Ref434489534 \h </w:instrText>
      </w:r>
      <w:r>
        <w:fldChar w:fldCharType="separate"/>
      </w:r>
      <w:r w:rsidR="001B24BB">
        <w:rPr>
          <w:noProof/>
        </w:rPr>
        <w:t>1101</w:t>
      </w:r>
      <w:r>
        <w:fldChar w:fldCharType="end"/>
      </w:r>
    </w:p>
    <w:p w14:paraId="024006C2" w14:textId="1EA0A8EA"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1B24BB">
        <w:t>The Doxology for St. Victor</w:t>
      </w:r>
      <w:r>
        <w:fldChar w:fldCharType="end"/>
      </w:r>
      <w:r>
        <w:tab/>
      </w:r>
      <w:r>
        <w:fldChar w:fldCharType="begin"/>
      </w:r>
      <w:r>
        <w:instrText xml:space="preserve"> PAGEREF _Ref434489590 \h </w:instrText>
      </w:r>
      <w:r>
        <w:fldChar w:fldCharType="separate"/>
      </w:r>
      <w:r w:rsidR="001B24BB">
        <w:rPr>
          <w:noProof/>
        </w:rPr>
        <w:t>851</w:t>
      </w:r>
      <w:r>
        <w:fldChar w:fldCharType="end"/>
      </w:r>
    </w:p>
    <w:p w14:paraId="6D4FFF0A" w14:textId="3B1E1895"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1B24BB">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1B24BB">
        <w:rPr>
          <w:noProof/>
        </w:rPr>
        <w:t>780</w:t>
      </w:r>
      <w:r w:rsidR="00B46E6E">
        <w:fldChar w:fldCharType="end"/>
      </w:r>
    </w:p>
    <w:p w14:paraId="30F8162D" w14:textId="58B8FEAE"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1B24BB">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1B24BB">
        <w:rPr>
          <w:noProof/>
        </w:rPr>
        <w:t>810</w:t>
      </w:r>
      <w:r>
        <w:fldChar w:fldCharType="end"/>
      </w:r>
    </w:p>
    <w:p w14:paraId="38778A59" w14:textId="374DE681"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1B24BB">
        <w:t>The Doxology for Sts. Apakir and John</w:t>
      </w:r>
      <w:r>
        <w:fldChar w:fldCharType="end"/>
      </w:r>
      <w:r>
        <w:tab/>
      </w:r>
      <w:r>
        <w:fldChar w:fldCharType="begin"/>
      </w:r>
      <w:r>
        <w:instrText xml:space="preserve"> PAGEREF _Ref434489722 \h </w:instrText>
      </w:r>
      <w:r>
        <w:fldChar w:fldCharType="separate"/>
      </w:r>
      <w:r w:rsidR="001B24BB">
        <w:rPr>
          <w:noProof/>
        </w:rPr>
        <w:t>1069</w:t>
      </w:r>
      <w:r>
        <w:fldChar w:fldCharType="end"/>
      </w:r>
    </w:p>
    <w:p w14:paraId="5D03558B" w14:textId="4F8A5DAA"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1B24BB">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1B24BB">
        <w:rPr>
          <w:noProof/>
        </w:rPr>
        <w:t>820</w:t>
      </w:r>
      <w:r w:rsidR="00B46E6E">
        <w:fldChar w:fldCharType="end"/>
      </w:r>
    </w:p>
    <w:p w14:paraId="63F58DD6" w14:textId="46D6D8F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1B24BB">
        <w:t>The Doxology for St. Maurice and the Theban Legion</w:t>
      </w:r>
      <w:r>
        <w:fldChar w:fldCharType="end"/>
      </w:r>
      <w:r>
        <w:tab/>
      </w:r>
      <w:r>
        <w:fldChar w:fldCharType="begin"/>
      </w:r>
      <w:r>
        <w:instrText xml:space="preserve"> PAGEREF _Ref434489859 \h </w:instrText>
      </w:r>
      <w:r>
        <w:fldChar w:fldCharType="separate"/>
      </w:r>
      <w:r w:rsidR="001B24BB">
        <w:rPr>
          <w:noProof/>
        </w:rPr>
        <w:t>765</w:t>
      </w:r>
      <w:r>
        <w:fldChar w:fldCharType="end"/>
      </w:r>
    </w:p>
    <w:p w14:paraId="5E4F2A80" w14:textId="57F90D0F"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1B24BB">
        <w:t>Another Doxology of St. Maurice</w:t>
      </w:r>
      <w:r>
        <w:fldChar w:fldCharType="end"/>
      </w:r>
      <w:r>
        <w:tab/>
      </w:r>
      <w:r>
        <w:fldChar w:fldCharType="begin"/>
      </w:r>
      <w:r>
        <w:instrText xml:space="preserve"> PAGEREF _Ref434489873 \h </w:instrText>
      </w:r>
      <w:r>
        <w:fldChar w:fldCharType="separate"/>
      </w:r>
      <w:r w:rsidR="001B24BB">
        <w:rPr>
          <w:noProof/>
        </w:rPr>
        <w:t>766</w:t>
      </w:r>
      <w:r>
        <w:fldChar w:fldCharType="end"/>
      </w:r>
    </w:p>
    <w:p w14:paraId="5DDC8DB2" w14:textId="34B803F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1B24BB">
        <w:t>The Doxology for St. Christopher</w:t>
      </w:r>
      <w:r>
        <w:fldChar w:fldCharType="end"/>
      </w:r>
      <w:r>
        <w:tab/>
      </w:r>
      <w:r>
        <w:fldChar w:fldCharType="begin"/>
      </w:r>
      <w:r>
        <w:instrText xml:space="preserve"> PAGEREF _Ref485796394 \h </w:instrText>
      </w:r>
      <w:r>
        <w:fldChar w:fldCharType="separate"/>
      </w:r>
      <w:r w:rsidR="001B24BB">
        <w:rPr>
          <w:noProof/>
        </w:rPr>
        <w:t>1036</w:t>
      </w:r>
      <w:r>
        <w:fldChar w:fldCharType="end"/>
      </w:r>
    </w:p>
    <w:p w14:paraId="1E1E4F96" w14:textId="2C5D4ABF"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1B24BB">
        <w:t>The Doxology for St. George of Zahim</w:t>
      </w:r>
      <w:r>
        <w:fldChar w:fldCharType="end"/>
      </w:r>
      <w:r>
        <w:tab/>
      </w:r>
      <w:r>
        <w:fldChar w:fldCharType="begin"/>
      </w:r>
      <w:r>
        <w:instrText xml:space="preserve"> PAGEREF _Ref434489925 \h </w:instrText>
      </w:r>
      <w:r>
        <w:fldChar w:fldCharType="separate"/>
      </w:r>
      <w:r w:rsidR="001B24BB">
        <w:rPr>
          <w:noProof/>
        </w:rPr>
        <w:t>1070</w:t>
      </w:r>
      <w:r>
        <w:fldChar w:fldCharType="end"/>
      </w:r>
    </w:p>
    <w:p w14:paraId="40B36E78" w14:textId="7E52ECBA"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1B24BB">
        <w:t>The Doxology for St. James the Sawn-Asunder</w:t>
      </w:r>
      <w:r>
        <w:fldChar w:fldCharType="end"/>
      </w:r>
      <w:r>
        <w:tab/>
      </w:r>
      <w:r>
        <w:fldChar w:fldCharType="begin"/>
      </w:r>
      <w:r>
        <w:instrText xml:space="preserve"> PAGEREF _Ref468565824 \h </w:instrText>
      </w:r>
      <w:r>
        <w:fldChar w:fldCharType="separate"/>
      </w:r>
      <w:r w:rsidR="001B24BB">
        <w:rPr>
          <w:noProof/>
        </w:rPr>
        <w:t>818</w:t>
      </w:r>
      <w:r>
        <w:fldChar w:fldCharType="end"/>
      </w:r>
    </w:p>
    <w:p w14:paraId="099E3380" w14:textId="78044DBA"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1B24BB">
        <w:t>The Doxology for St. Peter of Alexandria, the Seal of the Martyrs</w:t>
      </w:r>
      <w:r>
        <w:fldChar w:fldCharType="end"/>
      </w:r>
      <w:r w:rsidR="00350773">
        <w:tab/>
      </w:r>
      <w:r>
        <w:fldChar w:fldCharType="begin"/>
      </w:r>
      <w:r>
        <w:instrText xml:space="preserve"> PAGEREF _Ref485710264 \h </w:instrText>
      </w:r>
      <w:r>
        <w:fldChar w:fldCharType="separate"/>
      </w:r>
      <w:r w:rsidR="001B24BB">
        <w:rPr>
          <w:noProof/>
        </w:rPr>
        <w:t>823</w:t>
      </w:r>
      <w:r>
        <w:fldChar w:fldCharType="end"/>
      </w:r>
    </w:p>
    <w:p w14:paraId="0BDFF43A" w14:textId="071A3ACA"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1B24BB">
        <w:t>The Doxology of St. Demiana</w:t>
      </w:r>
      <w:r>
        <w:fldChar w:fldCharType="end"/>
      </w:r>
      <w:r>
        <w:tab/>
      </w:r>
      <w:r>
        <w:fldChar w:fldCharType="begin"/>
      </w:r>
      <w:r>
        <w:instrText xml:space="preserve"> PAGEREF _Ref434490082 \h </w:instrText>
      </w:r>
      <w:r>
        <w:fldChar w:fldCharType="separate"/>
      </w:r>
      <w:r w:rsidR="001B24BB">
        <w:rPr>
          <w:noProof/>
        </w:rPr>
        <w:t>715</w:t>
      </w:r>
      <w:r>
        <w:fldChar w:fldCharType="end"/>
      </w:r>
    </w:p>
    <w:p w14:paraId="29A91A88" w14:textId="65C99D8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1B24BB">
        <w:t>Another Doxology of St. Demiana</w:t>
      </w:r>
      <w:r>
        <w:fldChar w:fldCharType="end"/>
      </w:r>
      <w:r>
        <w:tab/>
      </w:r>
      <w:r>
        <w:fldChar w:fldCharType="begin"/>
      </w:r>
      <w:r>
        <w:instrText xml:space="preserve"> PAGEREF _Ref434490124 \h </w:instrText>
      </w:r>
      <w:r>
        <w:fldChar w:fldCharType="separate"/>
      </w:r>
      <w:r w:rsidR="001B24BB">
        <w:rPr>
          <w:noProof/>
        </w:rPr>
        <w:t>974</w:t>
      </w:r>
      <w:r>
        <w:fldChar w:fldCharType="end"/>
      </w:r>
    </w:p>
    <w:p w14:paraId="576B957E" w14:textId="51CD64EA"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1B24BB">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1B24BB">
        <w:rPr>
          <w:noProof/>
        </w:rPr>
        <w:t>853</w:t>
      </w:r>
      <w:r w:rsidR="00B46E6E">
        <w:fldChar w:fldCharType="end"/>
      </w:r>
    </w:p>
    <w:p w14:paraId="5552E48E" w14:textId="36784062"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1B24BB">
        <w:t>The Doxology for St. Marina</w:t>
      </w:r>
      <w:r>
        <w:fldChar w:fldCharType="end"/>
      </w:r>
      <w:r>
        <w:tab/>
      </w:r>
      <w:r>
        <w:fldChar w:fldCharType="begin"/>
      </w:r>
      <w:r>
        <w:instrText xml:space="preserve"> PAGEREF _Ref434490204 \h </w:instrText>
      </w:r>
      <w:r>
        <w:fldChar w:fldCharType="separate"/>
      </w:r>
      <w:r w:rsidR="001B24BB">
        <w:rPr>
          <w:noProof/>
        </w:rPr>
        <w:t>1100</w:t>
      </w:r>
      <w:r>
        <w:fldChar w:fldCharType="end"/>
      </w:r>
    </w:p>
    <w:p w14:paraId="6816F6FF" w14:textId="38C9A8E1"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1B24BB">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1B24BB">
        <w:rPr>
          <w:noProof/>
        </w:rPr>
        <w:t>747</w:t>
      </w:r>
      <w:r w:rsidR="00B46E6E">
        <w:fldChar w:fldCharType="end"/>
      </w:r>
    </w:p>
    <w:p w14:paraId="540E858E" w14:textId="19E8188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1B24BB">
        <w:t>The Doxology of the Martyrs</w:t>
      </w:r>
      <w:r>
        <w:fldChar w:fldCharType="end"/>
      </w:r>
      <w:r>
        <w:tab/>
      </w:r>
      <w:r>
        <w:fldChar w:fldCharType="begin"/>
      </w:r>
      <w:r>
        <w:instrText xml:space="preserve"> PAGEREF _Ref434489950 \h </w:instrText>
      </w:r>
      <w:r>
        <w:fldChar w:fldCharType="separate"/>
      </w:r>
      <w:r w:rsidR="001B24BB">
        <w:rPr>
          <w:noProof/>
        </w:rPr>
        <w:t>716</w:t>
      </w:r>
      <w:r>
        <w:fldChar w:fldCharType="end"/>
      </w:r>
    </w:p>
    <w:p w14:paraId="4C266829" w14:textId="4815554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1B24BB">
        <w:t>The Doxology for St. Anthony the Great</w:t>
      </w:r>
      <w:r>
        <w:fldChar w:fldCharType="end"/>
      </w:r>
      <w:r>
        <w:tab/>
      </w:r>
      <w:r>
        <w:fldChar w:fldCharType="begin"/>
      </w:r>
      <w:r>
        <w:instrText xml:space="preserve"> PAGEREF _Ref434490340 \h </w:instrText>
      </w:r>
      <w:r>
        <w:fldChar w:fldCharType="separate"/>
      </w:r>
      <w:r w:rsidR="001B24BB">
        <w:rPr>
          <w:noProof/>
        </w:rPr>
        <w:t>980</w:t>
      </w:r>
      <w:r>
        <w:fldChar w:fldCharType="end"/>
      </w:r>
    </w:p>
    <w:p w14:paraId="7876C2FC" w14:textId="3F61F57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1B24BB">
        <w:t>The Doxology for St. Paul the Anchorite</w:t>
      </w:r>
      <w:r>
        <w:fldChar w:fldCharType="end"/>
      </w:r>
      <w:r>
        <w:tab/>
      </w:r>
      <w:r>
        <w:fldChar w:fldCharType="begin"/>
      </w:r>
      <w:r>
        <w:instrText xml:space="preserve"> PAGEREF _Ref434490368 \h </w:instrText>
      </w:r>
      <w:r>
        <w:fldChar w:fldCharType="separate"/>
      </w:r>
      <w:r w:rsidR="001B24BB">
        <w:rPr>
          <w:noProof/>
        </w:rPr>
        <w:t>982</w:t>
      </w:r>
      <w:r>
        <w:fldChar w:fldCharType="end"/>
      </w:r>
    </w:p>
    <w:p w14:paraId="7F23326E" w14:textId="3F00C313"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1B24BB">
        <w:t>The Doxology of St. Anthony and St. Paul</w:t>
      </w:r>
      <w:r>
        <w:fldChar w:fldCharType="end"/>
      </w:r>
      <w:r>
        <w:tab/>
      </w:r>
      <w:r>
        <w:fldChar w:fldCharType="begin"/>
      </w:r>
      <w:r>
        <w:instrText xml:space="preserve"> PAGEREF _Ref434490311 \h </w:instrText>
      </w:r>
      <w:r>
        <w:fldChar w:fldCharType="separate"/>
      </w:r>
      <w:r w:rsidR="001B24BB">
        <w:rPr>
          <w:noProof/>
        </w:rPr>
        <w:t>721</w:t>
      </w:r>
      <w:r>
        <w:fldChar w:fldCharType="end"/>
      </w:r>
    </w:p>
    <w:p w14:paraId="0452B3F4" w14:textId="2D2AC83A"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1B24BB">
        <w:rPr>
          <w:lang w:val="en-US"/>
        </w:rPr>
        <w:t>The Doxology for St. Pishoy</w:t>
      </w:r>
      <w:r>
        <w:fldChar w:fldCharType="end"/>
      </w:r>
      <w:r>
        <w:tab/>
      </w:r>
      <w:r>
        <w:fldChar w:fldCharType="begin"/>
      </w:r>
      <w:r>
        <w:instrText xml:space="preserve"> PAGEREF _Ref434490783 \h </w:instrText>
      </w:r>
      <w:r>
        <w:fldChar w:fldCharType="separate"/>
      </w:r>
      <w:r w:rsidR="001B24BB">
        <w:rPr>
          <w:noProof/>
        </w:rPr>
        <w:t>1095</w:t>
      </w:r>
      <w:r>
        <w:fldChar w:fldCharType="end"/>
      </w:r>
    </w:p>
    <w:p w14:paraId="73CE5335" w14:textId="3A3EE77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1B24BB">
        <w:t>The Doxology of St. Pishoy and St. Paul of Tammah</w:t>
      </w:r>
      <w:r>
        <w:fldChar w:fldCharType="end"/>
      </w:r>
      <w:r>
        <w:tab/>
      </w:r>
      <w:r>
        <w:fldChar w:fldCharType="begin"/>
      </w:r>
      <w:r>
        <w:instrText xml:space="preserve"> PAGEREF _Ref434490826 \h </w:instrText>
      </w:r>
      <w:r>
        <w:fldChar w:fldCharType="separate"/>
      </w:r>
      <w:r w:rsidR="001B24BB">
        <w:rPr>
          <w:noProof/>
        </w:rPr>
        <w:t>723</w:t>
      </w:r>
      <w:r>
        <w:fldChar w:fldCharType="end"/>
      </w:r>
    </w:p>
    <w:p w14:paraId="4D5B019A" w14:textId="57ED39F9"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1B24BB">
        <w:t>The Doxology of St. Macarius the Great</w:t>
      </w:r>
      <w:r>
        <w:fldChar w:fldCharType="end"/>
      </w:r>
      <w:r>
        <w:tab/>
      </w:r>
      <w:r>
        <w:fldChar w:fldCharType="begin"/>
      </w:r>
      <w:r>
        <w:instrText xml:space="preserve"> PAGEREF _Ref434490507 \h </w:instrText>
      </w:r>
      <w:r>
        <w:fldChar w:fldCharType="separate"/>
      </w:r>
      <w:r w:rsidR="001B24BB">
        <w:rPr>
          <w:noProof/>
        </w:rPr>
        <w:t>1001</w:t>
      </w:r>
      <w:r>
        <w:fldChar w:fldCharType="end"/>
      </w:r>
    </w:p>
    <w:p w14:paraId="375959C5" w14:textId="082CBB5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1B24BB">
        <w:t>Another Doxology of St. Macarius the Great</w:t>
      </w:r>
      <w:r>
        <w:fldChar w:fldCharType="end"/>
      </w:r>
      <w:r>
        <w:tab/>
      </w:r>
      <w:r>
        <w:fldChar w:fldCharType="begin"/>
      </w:r>
      <w:r>
        <w:instrText xml:space="preserve"> PAGEREF _Ref434490525 \h </w:instrText>
      </w:r>
      <w:r>
        <w:fldChar w:fldCharType="separate"/>
      </w:r>
      <w:r w:rsidR="001B24BB">
        <w:rPr>
          <w:noProof/>
        </w:rPr>
        <w:t>1002</w:t>
      </w:r>
      <w:r>
        <w:fldChar w:fldCharType="end"/>
      </w:r>
    </w:p>
    <w:p w14:paraId="79D5B8D3" w14:textId="65E7D678"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1B24BB">
        <w:t>Another Doxology of St. Macarius the Great</w:t>
      </w:r>
      <w:r>
        <w:fldChar w:fldCharType="end"/>
      </w:r>
      <w:r>
        <w:tab/>
      </w:r>
      <w:r>
        <w:fldChar w:fldCharType="begin"/>
      </w:r>
      <w:r>
        <w:instrText xml:space="preserve"> PAGEREF _Ref434490542 \h </w:instrText>
      </w:r>
      <w:r>
        <w:fldChar w:fldCharType="separate"/>
      </w:r>
      <w:r w:rsidR="001B24BB">
        <w:rPr>
          <w:noProof/>
        </w:rPr>
        <w:t>1003</w:t>
      </w:r>
      <w:r>
        <w:fldChar w:fldCharType="end"/>
      </w:r>
    </w:p>
    <w:p w14:paraId="172063D3" w14:textId="4C5A50B1"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1B24BB">
        <w:t>The Doxology for St. Macarius of Alexandria, the Presbyter</w:t>
      </w:r>
      <w:r>
        <w:fldChar w:fldCharType="end"/>
      </w:r>
      <w:r>
        <w:tab/>
      </w:r>
      <w:r>
        <w:fldChar w:fldCharType="begin"/>
      </w:r>
      <w:r>
        <w:instrText xml:space="preserve"> PAGEREF _Ref434490596 \h </w:instrText>
      </w:r>
      <w:r>
        <w:fldChar w:fldCharType="separate"/>
      </w:r>
      <w:r w:rsidR="001B24BB">
        <w:rPr>
          <w:noProof/>
        </w:rPr>
        <w:t>1031</w:t>
      </w:r>
      <w:r>
        <w:fldChar w:fldCharType="end"/>
      </w:r>
    </w:p>
    <w:p w14:paraId="50A26227" w14:textId="35565F0A"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1B24BB">
        <w:t>The Doxology for St. Macarius the Bishop of Edkow</w:t>
      </w:r>
      <w:r>
        <w:fldChar w:fldCharType="end"/>
      </w:r>
      <w:r>
        <w:tab/>
      </w:r>
      <w:r>
        <w:fldChar w:fldCharType="begin"/>
      </w:r>
      <w:r>
        <w:instrText xml:space="preserve"> PAGEREF _Ref434490474 \h </w:instrText>
      </w:r>
      <w:r>
        <w:fldChar w:fldCharType="separate"/>
      </w:r>
      <w:r w:rsidR="001B24BB">
        <w:rPr>
          <w:noProof/>
        </w:rPr>
        <w:t>792</w:t>
      </w:r>
      <w:r>
        <w:fldChar w:fldCharType="end"/>
      </w:r>
    </w:p>
    <w:p w14:paraId="009C5D78" w14:textId="0A316149"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1B24BB">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1B24BB">
        <w:rPr>
          <w:noProof/>
        </w:rPr>
        <w:t>786</w:t>
      </w:r>
      <w:r w:rsidR="00B46E6E">
        <w:fldChar w:fldCharType="end"/>
      </w:r>
    </w:p>
    <w:p w14:paraId="09BA7C45" w14:textId="5398D08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1B24BB">
        <w:t>The Doxology for St. Thomas the Anchorite</w:t>
      </w:r>
      <w:r>
        <w:fldChar w:fldCharType="end"/>
      </w:r>
      <w:r>
        <w:tab/>
      </w:r>
      <w:r>
        <w:fldChar w:fldCharType="begin"/>
      </w:r>
      <w:r>
        <w:instrText xml:space="preserve"> PAGEREF _Ref434490403 \h </w:instrText>
      </w:r>
      <w:r>
        <w:fldChar w:fldCharType="separate"/>
      </w:r>
      <w:r w:rsidR="001B24BB">
        <w:rPr>
          <w:noProof/>
        </w:rPr>
        <w:t>1051</w:t>
      </w:r>
      <w:r>
        <w:fldChar w:fldCharType="end"/>
      </w:r>
    </w:p>
    <w:p w14:paraId="523E14F8" w14:textId="57E3116A"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1B24BB">
        <w:t>The Doxology for St. Arsenius</w:t>
      </w:r>
      <w:r>
        <w:fldChar w:fldCharType="end"/>
      </w:r>
      <w:r>
        <w:tab/>
      </w:r>
      <w:r>
        <w:fldChar w:fldCharType="begin"/>
      </w:r>
      <w:r>
        <w:instrText xml:space="preserve"> PAGEREF _Ref434490892 \h </w:instrText>
      </w:r>
      <w:r>
        <w:fldChar w:fldCharType="separate"/>
      </w:r>
      <w:r w:rsidR="001B24BB">
        <w:rPr>
          <w:noProof/>
        </w:rPr>
        <w:t>1034</w:t>
      </w:r>
      <w:r>
        <w:fldChar w:fldCharType="end"/>
      </w:r>
    </w:p>
    <w:p w14:paraId="32B75263" w14:textId="544C23CF"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1B24BB">
        <w:t>The Doxology for Sts. Maximus and Dometius</w:t>
      </w:r>
      <w:r>
        <w:fldChar w:fldCharType="end"/>
      </w:r>
      <w:r>
        <w:tab/>
      </w:r>
      <w:r>
        <w:fldChar w:fldCharType="begin"/>
      </w:r>
      <w:r>
        <w:instrText xml:space="preserve"> PAGEREF _Ref434490957 \h </w:instrText>
      </w:r>
      <w:r>
        <w:fldChar w:fldCharType="separate"/>
      </w:r>
      <w:r w:rsidR="001B24BB">
        <w:rPr>
          <w:noProof/>
        </w:rPr>
        <w:t>976</w:t>
      </w:r>
      <w:r>
        <w:fldChar w:fldCharType="end"/>
      </w:r>
    </w:p>
    <w:p w14:paraId="3DE06B7E" w14:textId="24DC2FE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1B24BB" w:rsidRPr="001B24BB">
        <w:t>The Doxology for the Strong St. Moses</w:t>
      </w:r>
      <w:r>
        <w:fldChar w:fldCharType="end"/>
      </w:r>
      <w:r>
        <w:tab/>
      </w:r>
      <w:r>
        <w:fldChar w:fldCharType="begin"/>
      </w:r>
      <w:r>
        <w:instrText xml:space="preserve"> PAGEREF _Ref434491006 \h </w:instrText>
      </w:r>
      <w:r>
        <w:fldChar w:fldCharType="separate"/>
      </w:r>
      <w:r w:rsidR="001B24BB">
        <w:rPr>
          <w:noProof/>
        </w:rPr>
        <w:t>1072</w:t>
      </w:r>
      <w:r>
        <w:fldChar w:fldCharType="end"/>
      </w:r>
    </w:p>
    <w:p w14:paraId="65889E35" w14:textId="3B73AE36"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1B24BB">
        <w:t>The Doxology for St. John Kami</w:t>
      </w:r>
      <w:r>
        <w:fldChar w:fldCharType="end"/>
      </w:r>
      <w:r>
        <w:tab/>
      </w:r>
      <w:r>
        <w:fldChar w:fldCharType="begin"/>
      </w:r>
      <w:r>
        <w:instrText xml:space="preserve"> PAGEREF _Ref434491108 \h </w:instrText>
      </w:r>
      <w:r>
        <w:fldChar w:fldCharType="separate"/>
      </w:r>
      <w:r w:rsidR="001B24BB">
        <w:rPr>
          <w:noProof/>
        </w:rPr>
        <w:t>862</w:t>
      </w:r>
      <w:r>
        <w:fldChar w:fldCharType="end"/>
      </w:r>
    </w:p>
    <w:p w14:paraId="452A4480" w14:textId="46E706F0"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1B24BB">
        <w:t>The Doxology for St. Pachomius</w:t>
      </w:r>
      <w:r>
        <w:fldChar w:fldCharType="end"/>
      </w:r>
      <w:r>
        <w:tab/>
      </w:r>
      <w:r>
        <w:fldChar w:fldCharType="begin"/>
      </w:r>
      <w:r>
        <w:instrText xml:space="preserve"> PAGEREF _Ref434491150 \h </w:instrText>
      </w:r>
      <w:r>
        <w:fldChar w:fldCharType="separate"/>
      </w:r>
      <w:r w:rsidR="001B24BB">
        <w:rPr>
          <w:noProof/>
        </w:rPr>
        <w:t>1037</w:t>
      </w:r>
      <w:r>
        <w:fldChar w:fldCharType="end"/>
      </w:r>
    </w:p>
    <w:p w14:paraId="0192B5E6" w14:textId="4C78C986"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1B24BB">
        <w:rPr>
          <w:lang w:val="en-US"/>
        </w:rPr>
        <w:t>The Doxology for St. Shenoute</w:t>
      </w:r>
      <w:r>
        <w:fldChar w:fldCharType="end"/>
      </w:r>
      <w:r>
        <w:tab/>
      </w:r>
      <w:r>
        <w:fldChar w:fldCharType="begin"/>
      </w:r>
      <w:r>
        <w:instrText xml:space="preserve"> PAGEREF _Ref434491186 \h </w:instrText>
      </w:r>
      <w:r>
        <w:fldChar w:fldCharType="separate"/>
      </w:r>
      <w:r w:rsidR="001B24BB">
        <w:rPr>
          <w:noProof/>
        </w:rPr>
        <w:t>1093</w:t>
      </w:r>
      <w:r>
        <w:fldChar w:fldCharType="end"/>
      </w:r>
    </w:p>
    <w:p w14:paraId="7458F265" w14:textId="15F8336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1B24BB">
        <w:rPr>
          <w:lang w:val="en-US"/>
        </w:rPr>
        <w:t>A Doxology for St. Besa</w:t>
      </w:r>
      <w:r>
        <w:fldChar w:fldCharType="end"/>
      </w:r>
      <w:r>
        <w:tab/>
      </w:r>
      <w:r>
        <w:fldChar w:fldCharType="begin"/>
      </w:r>
      <w:r>
        <w:instrText xml:space="preserve"> PAGEREF _Ref434491207 \h </w:instrText>
      </w:r>
      <w:r>
        <w:fldChar w:fldCharType="separate"/>
      </w:r>
      <w:r w:rsidR="001B24BB">
        <w:rPr>
          <w:noProof/>
        </w:rPr>
        <w:t>1094</w:t>
      </w:r>
      <w:r>
        <w:fldChar w:fldCharType="end"/>
      </w:r>
    </w:p>
    <w:p w14:paraId="13581597" w14:textId="20A2B25E"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1B24BB">
        <w:t>The Doxology for Sts. Apollo and Apib</w:t>
      </w:r>
      <w:r>
        <w:fldChar w:fldCharType="end"/>
      </w:r>
      <w:r>
        <w:tab/>
      </w:r>
      <w:r>
        <w:fldChar w:fldCharType="begin"/>
      </w:r>
      <w:r>
        <w:instrText xml:space="preserve"> PAGEREF _Ref434492837 \h </w:instrText>
      </w:r>
      <w:r>
        <w:fldChar w:fldCharType="separate"/>
      </w:r>
      <w:r w:rsidR="001B24BB">
        <w:rPr>
          <w:noProof/>
        </w:rPr>
        <w:t>791</w:t>
      </w:r>
      <w:r>
        <w:fldChar w:fldCharType="end"/>
      </w:r>
    </w:p>
    <w:p w14:paraId="3540FB7A" w14:textId="1FBBC5F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1B24BB">
        <w:t>The Doxology for St. Samuel the Confessor</w:t>
      </w:r>
      <w:r>
        <w:fldChar w:fldCharType="end"/>
      </w:r>
      <w:r>
        <w:tab/>
      </w:r>
      <w:r>
        <w:fldChar w:fldCharType="begin"/>
      </w:r>
      <w:r>
        <w:instrText xml:space="preserve"> PAGEREF _Ref434491260 \h </w:instrText>
      </w:r>
      <w:r>
        <w:fldChar w:fldCharType="separate"/>
      </w:r>
      <w:r w:rsidR="001B24BB">
        <w:rPr>
          <w:noProof/>
        </w:rPr>
        <w:t>855</w:t>
      </w:r>
      <w:r>
        <w:fldChar w:fldCharType="end"/>
      </w:r>
    </w:p>
    <w:p w14:paraId="18FC44F3" w14:textId="5D92F63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1B24BB">
        <w:t>The Doxology for St. Parsouma</w:t>
      </w:r>
      <w:r>
        <w:fldChar w:fldCharType="end"/>
      </w:r>
      <w:r>
        <w:tab/>
      </w:r>
      <w:r>
        <w:fldChar w:fldCharType="begin"/>
      </w:r>
      <w:r>
        <w:instrText xml:space="preserve"> PAGEREF _Ref434491294 \h </w:instrText>
      </w:r>
      <w:r>
        <w:fldChar w:fldCharType="separate"/>
      </w:r>
      <w:r w:rsidR="001B24BB">
        <w:rPr>
          <w:noProof/>
        </w:rPr>
        <w:t>1142</w:t>
      </w:r>
      <w:r>
        <w:fldChar w:fldCharType="end"/>
      </w:r>
    </w:p>
    <w:p w14:paraId="20EDD8A6" w14:textId="2350568E"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1B24BB">
        <w:t>The Doxology for St. Teji (Reweiss)</w:t>
      </w:r>
      <w:r>
        <w:fldChar w:fldCharType="end"/>
      </w:r>
      <w:r>
        <w:tab/>
      </w:r>
      <w:r>
        <w:fldChar w:fldCharType="begin"/>
      </w:r>
      <w:r>
        <w:instrText xml:space="preserve"> PAGEREF _Ref434491337 \h </w:instrText>
      </w:r>
      <w:r>
        <w:fldChar w:fldCharType="separate"/>
      </w:r>
      <w:r w:rsidR="001B24BB">
        <w:rPr>
          <w:noProof/>
        </w:rPr>
        <w:t>788</w:t>
      </w:r>
      <w:r>
        <w:fldChar w:fldCharType="end"/>
      </w:r>
    </w:p>
    <w:p w14:paraId="5F9D1EE3" w14:textId="4BFB1C2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1B24BB">
        <w:t>The Doxology for St. Pashnouni</w:t>
      </w:r>
      <w:r>
        <w:fldChar w:fldCharType="end"/>
      </w:r>
      <w:r>
        <w:tab/>
      </w:r>
      <w:r>
        <w:fldChar w:fldCharType="begin"/>
      </w:r>
      <w:r>
        <w:instrText xml:space="preserve"> PAGEREF _Ref434491429 \h </w:instrText>
      </w:r>
      <w:r>
        <w:fldChar w:fldCharType="separate"/>
      </w:r>
      <w:r w:rsidR="001B24BB">
        <w:rPr>
          <w:noProof/>
        </w:rPr>
        <w:t>1049</w:t>
      </w:r>
      <w:r>
        <w:fldChar w:fldCharType="end"/>
      </w:r>
    </w:p>
    <w:p w14:paraId="6FC9654C" w14:textId="4C8A1E9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1B24BB">
        <w:t>The Doxology for St. Simeon the Stylite</w:t>
      </w:r>
      <w:r>
        <w:fldChar w:fldCharType="end"/>
      </w:r>
      <w:r>
        <w:tab/>
      </w:r>
      <w:r>
        <w:fldChar w:fldCharType="begin"/>
      </w:r>
      <w:r>
        <w:instrText xml:space="preserve"> PAGEREF _Ref439328220 \h </w:instrText>
      </w:r>
      <w:r>
        <w:fldChar w:fldCharType="separate"/>
      </w:r>
      <w:r w:rsidR="001B24BB">
        <w:rPr>
          <w:noProof/>
        </w:rPr>
        <w:t>1053</w:t>
      </w:r>
      <w:r>
        <w:fldChar w:fldCharType="end"/>
      </w:r>
    </w:p>
    <w:p w14:paraId="42D77F6C" w14:textId="3982601E"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1B24BB">
        <w:t>The Doxology for St. Isaac the Syrian</w:t>
      </w:r>
      <w:r>
        <w:fldChar w:fldCharType="end"/>
      </w:r>
      <w:r>
        <w:tab/>
      </w:r>
      <w:r>
        <w:fldChar w:fldCharType="begin"/>
      </w:r>
      <w:r>
        <w:instrText xml:space="preserve"> PAGEREF _Ref485108083 \h </w:instrText>
      </w:r>
      <w:r>
        <w:fldChar w:fldCharType="separate"/>
      </w:r>
      <w:r w:rsidR="001B24BB">
        <w:rPr>
          <w:noProof/>
        </w:rPr>
        <w:t>989</w:t>
      </w:r>
      <w:r>
        <w:fldChar w:fldCharType="end"/>
      </w:r>
    </w:p>
    <w:p w14:paraId="29B6C85A" w14:textId="598EF384"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1B24BB">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1B24BB">
        <w:rPr>
          <w:noProof/>
        </w:rPr>
        <w:t>743</w:t>
      </w:r>
      <w:r w:rsidR="00810F04">
        <w:fldChar w:fldCharType="end"/>
      </w:r>
    </w:p>
    <w:p w14:paraId="6430EF06" w14:textId="2DC61E4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1B24BB">
        <w:t>The Doxology for St. Mary of Egypt</w:t>
      </w:r>
      <w:r>
        <w:fldChar w:fldCharType="end"/>
      </w:r>
      <w:r>
        <w:tab/>
      </w:r>
      <w:r>
        <w:fldChar w:fldCharType="begin"/>
      </w:r>
      <w:r>
        <w:instrText xml:space="preserve"> PAGEREF _Ref434491512 \h </w:instrText>
      </w:r>
      <w:r>
        <w:fldChar w:fldCharType="separate"/>
      </w:r>
      <w:r w:rsidR="001B24BB">
        <w:rPr>
          <w:noProof/>
        </w:rPr>
        <w:t>1021</w:t>
      </w:r>
      <w:r>
        <w:fldChar w:fldCharType="end"/>
      </w:r>
    </w:p>
    <w:p w14:paraId="397F448E" w14:textId="4D63B22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1B24BB">
        <w:t>The Doxology for St. Pelagia</w:t>
      </w:r>
      <w:r>
        <w:fldChar w:fldCharType="end"/>
      </w:r>
      <w:r>
        <w:tab/>
      </w:r>
      <w:r>
        <w:fldChar w:fldCharType="begin"/>
      </w:r>
      <w:r>
        <w:instrText xml:space="preserve"> PAGEREF _Ref465591664 \h </w:instrText>
      </w:r>
      <w:r>
        <w:fldChar w:fldCharType="separate"/>
      </w:r>
      <w:r w:rsidR="001B24BB">
        <w:rPr>
          <w:noProof/>
        </w:rPr>
        <w:t>783</w:t>
      </w:r>
      <w:r>
        <w:fldChar w:fldCharType="end"/>
      </w:r>
    </w:p>
    <w:p w14:paraId="444E9A36" w14:textId="4E98F92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1B24BB">
        <w:t>The Doxology of St. Athanasius the Apostolic</w:t>
      </w:r>
      <w:r>
        <w:fldChar w:fldCharType="end"/>
      </w:r>
      <w:r>
        <w:tab/>
      </w:r>
      <w:r>
        <w:fldChar w:fldCharType="begin"/>
      </w:r>
      <w:r>
        <w:instrText xml:space="preserve"> PAGEREF _Ref434492161 \h </w:instrText>
      </w:r>
      <w:r>
        <w:fldChar w:fldCharType="separate"/>
      </w:r>
      <w:r w:rsidR="001B24BB">
        <w:rPr>
          <w:noProof/>
        </w:rPr>
        <w:t>724</w:t>
      </w:r>
      <w:r>
        <w:fldChar w:fldCharType="end"/>
      </w:r>
    </w:p>
    <w:p w14:paraId="167EEC13" w14:textId="768F06C8"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1B24BB">
        <w:t>The Doxology for St. Athanasius the Apostolic</w:t>
      </w:r>
      <w:r>
        <w:fldChar w:fldCharType="end"/>
      </w:r>
      <w:r>
        <w:tab/>
      </w:r>
      <w:r>
        <w:fldChar w:fldCharType="begin"/>
      </w:r>
      <w:r>
        <w:instrText xml:space="preserve"> PAGEREF _Ref434492183 \h </w:instrText>
      </w:r>
      <w:r>
        <w:fldChar w:fldCharType="separate"/>
      </w:r>
      <w:r w:rsidR="001B24BB">
        <w:rPr>
          <w:noProof/>
        </w:rPr>
        <w:t>1031</w:t>
      </w:r>
      <w:r>
        <w:fldChar w:fldCharType="end"/>
      </w:r>
    </w:p>
    <w:p w14:paraId="1E33624E" w14:textId="1CDA1C3B"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1B24BB">
        <w:t>Another Doxology for St. Athanasius the Apostolic</w:t>
      </w:r>
      <w:r>
        <w:fldChar w:fldCharType="end"/>
      </w:r>
      <w:r>
        <w:tab/>
      </w:r>
      <w:r>
        <w:fldChar w:fldCharType="begin"/>
      </w:r>
      <w:r>
        <w:instrText xml:space="preserve"> PAGEREF _Ref434492196 \h </w:instrText>
      </w:r>
      <w:r>
        <w:fldChar w:fldCharType="separate"/>
      </w:r>
      <w:r w:rsidR="001B24BB">
        <w:rPr>
          <w:noProof/>
        </w:rPr>
        <w:t>1033</w:t>
      </w:r>
      <w:r>
        <w:fldChar w:fldCharType="end"/>
      </w:r>
    </w:p>
    <w:p w14:paraId="56FEBCD6" w14:textId="0AE6EAE2"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rsidR="001B24BB">
        <w:t>The Doxology for St. Cyril of Alexandria</w:t>
      </w:r>
      <w:r>
        <w:fldChar w:fldCharType="end"/>
      </w:r>
      <w:r>
        <w:tab/>
      </w:r>
      <w:r>
        <w:fldChar w:fldCharType="begin"/>
      </w:r>
      <w:r>
        <w:instrText xml:space="preserve"> PAGEREF _Ref490723575 \h </w:instrText>
      </w:r>
      <w:r>
        <w:fldChar w:fldCharType="separate"/>
      </w:r>
      <w:r w:rsidR="001B24BB">
        <w:rPr>
          <w:noProof/>
        </w:rPr>
        <w:t>1076</w:t>
      </w:r>
      <w:r>
        <w:fldChar w:fldCharType="end"/>
      </w:r>
    </w:p>
    <w:p w14:paraId="344F162A" w14:textId="2F518AC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1B24BB">
        <w:t>The Doxology for St. Severus</w:t>
      </w:r>
      <w:r>
        <w:fldChar w:fldCharType="end"/>
      </w:r>
      <w:r>
        <w:tab/>
      </w:r>
      <w:r>
        <w:fldChar w:fldCharType="begin"/>
      </w:r>
      <w:r>
        <w:instrText xml:space="preserve"> PAGEREF _Ref434492249 \h </w:instrText>
      </w:r>
      <w:r>
        <w:fldChar w:fldCharType="separate"/>
      </w:r>
      <w:r w:rsidR="001B24BB">
        <w:rPr>
          <w:noProof/>
        </w:rPr>
        <w:t>777</w:t>
      </w:r>
      <w:r>
        <w:fldChar w:fldCharType="end"/>
      </w:r>
    </w:p>
    <w:p w14:paraId="35B9247F" w14:textId="573EEA3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1B24BB">
        <w:t>The Doxology for St. John Chrysostom</w:t>
      </w:r>
      <w:r>
        <w:fldChar w:fldCharType="end"/>
      </w:r>
      <w:r>
        <w:tab/>
      </w:r>
      <w:r>
        <w:fldChar w:fldCharType="begin"/>
      </w:r>
      <w:r>
        <w:instrText xml:space="preserve"> PAGEREF _Ref467356854 \h </w:instrText>
      </w:r>
      <w:r>
        <w:fldChar w:fldCharType="separate"/>
      </w:r>
      <w:r w:rsidR="001B24BB">
        <w:rPr>
          <w:noProof/>
        </w:rPr>
        <w:t>806</w:t>
      </w:r>
      <w:r>
        <w:fldChar w:fldCharType="end"/>
      </w:r>
    </w:p>
    <w:p w14:paraId="711876BE" w14:textId="671605FB"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1B24BB">
        <w:t>The Doxology for St. Basil of Caesarea</w:t>
      </w:r>
      <w:r>
        <w:fldChar w:fldCharType="end"/>
      </w:r>
      <w:r>
        <w:tab/>
      </w:r>
      <w:r>
        <w:fldChar w:fldCharType="begin"/>
      </w:r>
      <w:r>
        <w:instrText xml:space="preserve"> PAGEREF _Ref485712805 \h </w:instrText>
      </w:r>
      <w:r>
        <w:fldChar w:fldCharType="separate"/>
      </w:r>
      <w:r w:rsidR="001B24BB">
        <w:rPr>
          <w:noProof/>
        </w:rPr>
        <w:t>998</w:t>
      </w:r>
      <w:r>
        <w:fldChar w:fldCharType="end"/>
      </w:r>
    </w:p>
    <w:p w14:paraId="614D3E90" w14:textId="5B8A2ABF"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1B24BB">
        <w:t>The Doxology for St. Gregory the Wonderworker</w:t>
      </w:r>
      <w:r>
        <w:fldChar w:fldCharType="end"/>
      </w:r>
      <w:r>
        <w:tab/>
      </w:r>
      <w:r>
        <w:fldChar w:fldCharType="begin"/>
      </w:r>
      <w:r>
        <w:instrText xml:space="preserve"> PAGEREF _Ref468134316 \h </w:instrText>
      </w:r>
      <w:r>
        <w:fldChar w:fldCharType="separate"/>
      </w:r>
      <w:r w:rsidR="001B24BB">
        <w:rPr>
          <w:noProof/>
        </w:rPr>
        <w:t>809</w:t>
      </w:r>
      <w:r>
        <w:fldChar w:fldCharType="end"/>
      </w:r>
    </w:p>
    <w:p w14:paraId="587B61AB" w14:textId="6DAB9F8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1B24BB">
        <w:t>The Doxology for St. Gregory of Nyssa</w:t>
      </w:r>
      <w:r>
        <w:fldChar w:fldCharType="end"/>
      </w:r>
      <w:r>
        <w:tab/>
      </w:r>
      <w:r>
        <w:fldChar w:fldCharType="begin"/>
      </w:r>
      <w:r>
        <w:instrText xml:space="preserve"> PAGEREF _Ref468565896 \h </w:instrText>
      </w:r>
      <w:r>
        <w:fldChar w:fldCharType="separate"/>
      </w:r>
      <w:r w:rsidR="001B24BB">
        <w:rPr>
          <w:noProof/>
        </w:rPr>
        <w:t>817</w:t>
      </w:r>
      <w:r>
        <w:fldChar w:fldCharType="end"/>
      </w:r>
    </w:p>
    <w:p w14:paraId="442E6DD7" w14:textId="7035566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1B24BB">
        <w:t>The Doxology of St. Gregory the Armenian</w:t>
      </w:r>
      <w:r>
        <w:fldChar w:fldCharType="end"/>
      </w:r>
      <w:r>
        <w:tab/>
      </w:r>
      <w:r>
        <w:fldChar w:fldCharType="begin"/>
      </w:r>
      <w:r>
        <w:instrText xml:space="preserve"> PAGEREF _Ref470555434 \h </w:instrText>
      </w:r>
      <w:r>
        <w:fldChar w:fldCharType="separate"/>
      </w:r>
      <w:r w:rsidR="001B24BB">
        <w:rPr>
          <w:noProof/>
        </w:rPr>
        <w:t>858</w:t>
      </w:r>
      <w:r>
        <w:fldChar w:fldCharType="end"/>
      </w:r>
    </w:p>
    <w:p w14:paraId="73EBF89C" w14:textId="70C2E4CD"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1B24BB">
        <w:t>The Doxology of St. Ambrose</w:t>
      </w:r>
      <w:r>
        <w:fldChar w:fldCharType="end"/>
      </w:r>
      <w:r>
        <w:tab/>
      </w:r>
      <w:r>
        <w:fldChar w:fldCharType="begin"/>
      </w:r>
      <w:r>
        <w:instrText xml:space="preserve"> PAGEREF _Ref470555388 \h </w:instrText>
      </w:r>
      <w:r>
        <w:fldChar w:fldCharType="separate"/>
      </w:r>
      <w:r w:rsidR="001B24BB">
        <w:rPr>
          <w:noProof/>
        </w:rPr>
        <w:t>857</w:t>
      </w:r>
      <w:r>
        <w:fldChar w:fldCharType="end"/>
      </w:r>
    </w:p>
    <w:p w14:paraId="3E0E25F5" w14:textId="6216D88E"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1B24BB">
        <w:t>The Doxology of St. Spyridon</w:t>
      </w:r>
      <w:r>
        <w:fldChar w:fldCharType="end"/>
      </w:r>
      <w:r>
        <w:tab/>
      </w:r>
      <w:r>
        <w:fldChar w:fldCharType="begin"/>
      </w:r>
      <w:r>
        <w:instrText xml:space="preserve"> PAGEREF _Ref470555491 \h </w:instrText>
      </w:r>
      <w:r>
        <w:fldChar w:fldCharType="separate"/>
      </w:r>
      <w:r w:rsidR="001B24BB">
        <w:rPr>
          <w:noProof/>
        </w:rPr>
        <w:t>859</w:t>
      </w:r>
      <w:r>
        <w:fldChar w:fldCharType="end"/>
      </w:r>
    </w:p>
    <w:p w14:paraId="7175F111" w14:textId="1239CDF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1B24BB">
        <w:t>The Doxology of St. Nicholas</w:t>
      </w:r>
      <w:r>
        <w:fldChar w:fldCharType="end"/>
      </w:r>
      <w:r>
        <w:tab/>
      </w:r>
      <w:r>
        <w:fldChar w:fldCharType="begin"/>
      </w:r>
      <w:r>
        <w:instrText xml:space="preserve"> PAGEREF _Ref470555294 \h </w:instrText>
      </w:r>
      <w:r>
        <w:fldChar w:fldCharType="separate"/>
      </w:r>
      <w:r w:rsidR="001B24BB">
        <w:rPr>
          <w:noProof/>
        </w:rPr>
        <w:t>856</w:t>
      </w:r>
      <w:r>
        <w:fldChar w:fldCharType="end"/>
      </w:r>
    </w:p>
    <w:p w14:paraId="59121C34" w14:textId="30ADED0E"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1B24BB">
        <w:t>The Doxology for St. Takle Haymanot</w:t>
      </w:r>
      <w:r>
        <w:fldChar w:fldCharType="end"/>
      </w:r>
      <w:r>
        <w:tab/>
      </w:r>
      <w:r>
        <w:fldChar w:fldCharType="begin"/>
      </w:r>
      <w:r>
        <w:instrText xml:space="preserve"> PAGEREF _Ref434492302 \h </w:instrText>
      </w:r>
      <w:r>
        <w:fldChar w:fldCharType="separate"/>
      </w:r>
      <w:r w:rsidR="001B24BB">
        <w:rPr>
          <w:noProof/>
        </w:rPr>
        <w:t>1138</w:t>
      </w:r>
      <w:r>
        <w:fldChar w:fldCharType="end"/>
      </w:r>
    </w:p>
    <w:p w14:paraId="26D0D3A7" w14:textId="23E6725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1B24BB">
        <w:t>The Doxology of St. Simon the Tanner</w:t>
      </w:r>
      <w:r>
        <w:fldChar w:fldCharType="end"/>
      </w:r>
      <w:r>
        <w:tab/>
      </w:r>
      <w:r>
        <w:fldChar w:fldCharType="begin"/>
      </w:r>
      <w:r>
        <w:instrText xml:space="preserve"> PAGEREF _Ref434492343 \h </w:instrText>
      </w:r>
      <w:r>
        <w:fldChar w:fldCharType="separate"/>
      </w:r>
      <w:r w:rsidR="001B24BB">
        <w:rPr>
          <w:noProof/>
        </w:rPr>
        <w:t>852</w:t>
      </w:r>
      <w:r>
        <w:fldChar w:fldCharType="end"/>
      </w:r>
    </w:p>
    <w:p w14:paraId="34548290" w14:textId="505F72EC"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1B24BB">
        <w:t>The Doxology for St. Cyril VI</w:t>
      </w:r>
      <w:r>
        <w:fldChar w:fldCharType="end"/>
      </w:r>
      <w:r>
        <w:tab/>
      </w:r>
      <w:r>
        <w:fldChar w:fldCharType="begin"/>
      </w:r>
      <w:r>
        <w:instrText xml:space="preserve"> PAGEREF _Ref434492506 \h </w:instrText>
      </w:r>
      <w:r>
        <w:fldChar w:fldCharType="separate"/>
      </w:r>
      <w:r w:rsidR="001B24BB">
        <w:rPr>
          <w:noProof/>
        </w:rPr>
        <w:t>992</w:t>
      </w:r>
      <w:r>
        <w:fldChar w:fldCharType="end"/>
      </w:r>
    </w:p>
    <w:p w14:paraId="2921A070" w14:textId="719E1CD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1B24BB">
        <w:t>The Doxology for St. Abraam of Fayyoum</w:t>
      </w:r>
      <w:r>
        <w:fldChar w:fldCharType="end"/>
      </w:r>
      <w:r>
        <w:tab/>
      </w:r>
      <w:r>
        <w:fldChar w:fldCharType="begin"/>
      </w:r>
      <w:r>
        <w:instrText xml:space="preserve"> PAGEREF _Ref434492469 \h </w:instrText>
      </w:r>
      <w:r>
        <w:fldChar w:fldCharType="separate"/>
      </w:r>
      <w:r w:rsidR="001B24BB">
        <w:rPr>
          <w:noProof/>
        </w:rPr>
        <w:t>1055</w:t>
      </w:r>
      <w:r>
        <w:fldChar w:fldCharType="end"/>
      </w:r>
    </w:p>
    <w:p w14:paraId="73E36234" w14:textId="1A06A36F"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1B24BB">
        <w:t>The Doxology for St. Martin of Tours</w:t>
      </w:r>
      <w:r>
        <w:fldChar w:fldCharType="end"/>
      </w:r>
      <w:r>
        <w:tab/>
      </w:r>
      <w:r>
        <w:fldChar w:fldCharType="begin"/>
      </w:r>
      <w:r>
        <w:instrText xml:space="preserve"> PAGEREF _Ref439518461 \h </w:instrText>
      </w:r>
      <w:r>
        <w:fldChar w:fldCharType="separate"/>
      </w:r>
      <w:r w:rsidR="001B24BB">
        <w:rPr>
          <w:noProof/>
        </w:rPr>
        <w:t>802</w:t>
      </w:r>
      <w:r>
        <w:fldChar w:fldCharType="end"/>
      </w:r>
    </w:p>
    <w:p w14:paraId="0A149F2A" w14:textId="1A27B7E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1B24BB">
        <w:t>The Doxology for St. Chad of Mercia</w:t>
      </w:r>
      <w:r>
        <w:fldChar w:fldCharType="end"/>
      </w:r>
      <w:r>
        <w:tab/>
      </w:r>
      <w:r>
        <w:fldChar w:fldCharType="begin"/>
      </w:r>
      <w:r>
        <w:instrText xml:space="preserve"> PAGEREF _Ref434492702 \h </w:instrText>
      </w:r>
      <w:r>
        <w:fldChar w:fldCharType="separate"/>
      </w:r>
      <w:r w:rsidR="001B24BB">
        <w:rPr>
          <w:noProof/>
        </w:rPr>
        <w:t>996</w:t>
      </w:r>
      <w:r>
        <w:fldChar w:fldCharType="end"/>
      </w:r>
    </w:p>
    <w:p w14:paraId="435AFCAA" w14:textId="456EC1B7"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1B24BB">
        <w:t>The Doxology for St. Seraphim of Sarov</w:t>
      </w:r>
      <w:r>
        <w:fldChar w:fldCharType="end"/>
      </w:r>
      <w:r>
        <w:tab/>
      </w:r>
      <w:r>
        <w:fldChar w:fldCharType="begin"/>
      </w:r>
      <w:r>
        <w:instrText xml:space="preserve"> PAGEREF _Ref485884692 \h </w:instrText>
      </w:r>
      <w:r>
        <w:fldChar w:fldCharType="separate"/>
      </w:r>
      <w:r w:rsidR="001B24BB">
        <w:rPr>
          <w:noProof/>
        </w:rPr>
        <w:t>922</w:t>
      </w:r>
      <w:r>
        <w:fldChar w:fldCharType="end"/>
      </w:r>
    </w:p>
    <w:p w14:paraId="542AC3C1" w14:textId="118CFD8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1B24BB">
        <w:t>The Doxology for the Patriarchs: Abraham, Isaac, and Jacob</w:t>
      </w:r>
      <w:r>
        <w:fldChar w:fldCharType="end"/>
      </w:r>
      <w:r>
        <w:tab/>
      </w:r>
      <w:r>
        <w:fldChar w:fldCharType="begin"/>
      </w:r>
      <w:r>
        <w:instrText xml:space="preserve"> PAGEREF _Ref434492413 \h </w:instrText>
      </w:r>
      <w:r>
        <w:fldChar w:fldCharType="separate"/>
      </w:r>
      <w:r w:rsidR="001B24BB">
        <w:rPr>
          <w:noProof/>
        </w:rPr>
        <w:t>1139</w:t>
      </w:r>
      <w:r>
        <w:fldChar w:fldCharType="end"/>
      </w:r>
    </w:p>
    <w:p w14:paraId="07A4B77B" w14:textId="21726C8F"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1B24BB">
        <w:t>The Doxology of the Cross Bearers</w:t>
      </w:r>
      <w:r>
        <w:fldChar w:fldCharType="end"/>
      </w:r>
      <w:r>
        <w:tab/>
      </w:r>
      <w:r>
        <w:fldChar w:fldCharType="begin"/>
      </w:r>
      <w:r>
        <w:instrText xml:space="preserve"> PAGEREF _Ref434492536 \h </w:instrText>
      </w:r>
      <w:r>
        <w:fldChar w:fldCharType="separate"/>
      </w:r>
      <w:r w:rsidR="001B24BB">
        <w:rPr>
          <w:noProof/>
        </w:rPr>
        <w:t>725</w:t>
      </w:r>
      <w:r>
        <w:fldChar w:fldCharType="end"/>
      </w:r>
    </w:p>
    <w:p w14:paraId="551FA088" w14:textId="03092172"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1B24BB">
        <w:t>The Doxology for a Hierarch Who is Present</w:t>
      </w:r>
      <w:r>
        <w:fldChar w:fldCharType="end"/>
      </w:r>
      <w:r>
        <w:tab/>
      </w:r>
      <w:r>
        <w:fldChar w:fldCharType="begin"/>
      </w:r>
      <w:r>
        <w:instrText xml:space="preserve"> PAGEREF _Ref434492645 \h </w:instrText>
      </w:r>
      <w:r>
        <w:fldChar w:fldCharType="separate"/>
      </w:r>
      <w:r w:rsidR="001B24BB">
        <w:rPr>
          <w:noProof/>
        </w:rPr>
        <w:t>726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35AC105C"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1B24B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1B24BB">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1B24BB">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1B24BB">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0D92BEF3"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1B24B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r>
        <w:rPr>
          <w:lang w:val="en-US"/>
        </w:rPr>
        <w:t>.</w:t>
      </w:r>
    </w:p>
    <w:p w14:paraId="32A2D5AF" w14:textId="6FEF6D70"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1B24B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r>
        <w:rPr>
          <w:lang w:val="en-US"/>
        </w:rPr>
        <w:t>.</w:t>
      </w:r>
    </w:p>
    <w:p w14:paraId="21B4866E" w14:textId="77777777" w:rsidR="001B24BB" w:rsidRDefault="00513E2D" w:rsidP="00837F89">
      <w:pPr>
        <w:pStyle w:val="Body"/>
      </w:pPr>
      <w:r>
        <w:t xml:space="preserve">In the morning, recite </w:t>
      </w:r>
      <w:r>
        <w:fldChar w:fldCharType="begin"/>
      </w:r>
      <w:r>
        <w:instrText xml:space="preserve"> REF _Ref412098903 \h </w:instrText>
      </w:r>
      <w:r>
        <w:fldChar w:fldCharType="separate"/>
      </w:r>
      <w:r w:rsidR="001B24BB">
        <w:br w:type="page"/>
      </w:r>
    </w:p>
    <w:p w14:paraId="27E7A771" w14:textId="36BA42B2" w:rsidR="00513E2D" w:rsidRDefault="001B24BB"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67626E11" w:rsidR="00513E2D" w:rsidRDefault="00513E2D" w:rsidP="00513E2D">
      <w:pPr>
        <w:pStyle w:val="Rubric"/>
      </w:pPr>
      <w:r>
        <w:t xml:space="preserve">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w:t>
      </w:r>
    </w:p>
    <w:p w14:paraId="52EF59BE" w14:textId="541908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00C1511" w14:textId="77777777" w:rsidR="001B24BB"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525873755"/>
        <w:docPartObj>
          <w:docPartGallery w:val="Table of Contents"/>
          <w:docPartUnique/>
        </w:docPartObj>
      </w:sdtPr>
      <w:sdtEndPr>
        <w:rPr>
          <w:b/>
          <w:bCs/>
          <w:noProof/>
        </w:rPr>
      </w:sdtEndPr>
      <w:sdtContent>
        <w:p w14:paraId="49E35341" w14:textId="0E9F4AFA"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Psalms of Prime</w:t>
          </w:r>
          <w:r>
            <w:rPr>
              <w:noProof/>
              <w:webHidden/>
            </w:rPr>
            <w:tab/>
            <w:t>49</w:t>
          </w:r>
        </w:p>
        <w:p w14:paraId="30FDB862"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Doxology of Prime</w:t>
          </w:r>
          <w:r>
            <w:rPr>
              <w:noProof/>
              <w:webHidden/>
            </w:rPr>
            <w:tab/>
            <w:t>55</w:t>
          </w:r>
        </w:p>
        <w:p w14:paraId="1097644B" w14:textId="77777777" w:rsidR="001B24BB" w:rsidRDefault="001B24BB">
          <w:pPr>
            <w:pStyle w:val="TOC3"/>
            <w:tabs>
              <w:tab w:val="right" w:leader="dot" w:pos="8846"/>
            </w:tabs>
            <w:rPr>
              <w:rFonts w:asciiTheme="minorHAnsi" w:eastAsiaTheme="minorEastAsia" w:hAnsiTheme="minorHAnsi"/>
              <w:noProof/>
              <w:sz w:val="22"/>
              <w:lang w:val="en-US"/>
            </w:rPr>
          </w:pPr>
          <w:r w:rsidRPr="009568F7">
            <w:rPr>
              <w:rStyle w:val="Hyperlink"/>
            </w:rPr>
            <w:t>The Raising of Morning Incense</w:t>
          </w:r>
          <w:r>
            <w:rPr>
              <w:noProof/>
              <w:webHidden/>
            </w:rPr>
            <w:tab/>
            <w:t>66</w:t>
          </w:r>
        </w:p>
        <w:p w14:paraId="1AEF38D0" w14:textId="77777777" w:rsidR="001B24BB" w:rsidRDefault="00217567" w:rsidP="009800DB"/>
      </w:sdtContent>
    </w:sdt>
    <w:p w14:paraId="66633371" w14:textId="77777777" w:rsidR="001B24BB" w:rsidRDefault="001B24BB" w:rsidP="00AB3348">
      <w:r>
        <w:br w:type="page"/>
      </w:r>
    </w:p>
    <w:p w14:paraId="7606F17C" w14:textId="3B05E969" w:rsidR="00513E2D" w:rsidRPr="007E0213" w:rsidRDefault="001B24BB"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41CB1B3" w14:textId="77777777" w:rsidR="001B24BB"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1B24BB">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1B24BB">
        <w:br w:type="page"/>
      </w:r>
    </w:p>
    <w:p w14:paraId="6B1C629D" w14:textId="201E68CF" w:rsidR="00513E2D" w:rsidRDefault="001B24BB"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1425177A" w14:textId="77777777" w:rsidR="001B24BB" w:rsidRDefault="00513E2D" w:rsidP="006869EE">
      <w:pPr>
        <w:pStyle w:val="Body"/>
        <w:rPr>
          <w:lang w:val="en-GB"/>
        </w:rPr>
      </w:pPr>
      <w:r>
        <w:t xml:space="preserve">Recite </w:t>
      </w:r>
      <w:r>
        <w:fldChar w:fldCharType="begin"/>
      </w:r>
      <w:r>
        <w:instrText xml:space="preserve"> REF _Ref435789927 \h </w:instrText>
      </w:r>
      <w:r>
        <w:fldChar w:fldCharType="separate"/>
      </w:r>
      <w:r w:rsidR="001B24BB">
        <w:rPr>
          <w:lang w:val="en-GB"/>
        </w:rPr>
        <w:t>Graciously accord, O Lord, to keep us this night without sin. You are blessed, O Lord, God of our fathers, and Your Holy Name is greatly blessed and full of glory forever. Amen.</w:t>
      </w:r>
    </w:p>
    <w:p w14:paraId="6E026F5F" w14:textId="77777777" w:rsidR="001B24BB" w:rsidRDefault="001B24BB" w:rsidP="006869EE">
      <w:pPr>
        <w:pStyle w:val="Body"/>
        <w:rPr>
          <w:lang w:val="en-GB"/>
        </w:rPr>
      </w:pPr>
      <w:r>
        <w:rPr>
          <w:lang w:val="en-GB"/>
        </w:rPr>
        <w:t>Let Your mercy be upon us, O Lord, even as we have set our hope in You. For the eyes of everyone wait upon You, for You give them their food in due season.</w:t>
      </w:r>
    </w:p>
    <w:p w14:paraId="6E77775C" w14:textId="77777777" w:rsidR="001B24BB" w:rsidRDefault="001B24B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82AFB54" w14:textId="77777777" w:rsidR="001B24BB" w:rsidRDefault="001B24B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3F8CFE9" w14:textId="77777777" w:rsidR="001B24BB" w:rsidRDefault="001B24BB" w:rsidP="006869EE">
      <w:pPr>
        <w:pStyle w:val="Body"/>
        <w:rPr>
          <w:lang w:val="en-GB"/>
        </w:rPr>
      </w:pPr>
      <w:r>
        <w:rPr>
          <w:lang w:val="en-GB"/>
        </w:rPr>
        <w:t>Your mercy, O Lord, endures forever. O despise not the works of Your hands.</w:t>
      </w:r>
    </w:p>
    <w:p w14:paraId="1B4CE401" w14:textId="77777777" w:rsidR="001B24BB" w:rsidRDefault="001B24BB" w:rsidP="006869EE">
      <w:pPr>
        <w:pStyle w:val="Body"/>
        <w:rPr>
          <w:lang w:val="en-GB"/>
        </w:rPr>
      </w:pPr>
      <w:r>
        <w:rPr>
          <w:lang w:val="en-GB"/>
        </w:rPr>
        <w:t>Lord, You have been our refuge in all generations. I said, “Be merciful to me, heal my soul; for I have sinned against You.”</w:t>
      </w:r>
    </w:p>
    <w:p w14:paraId="6FD3C357" w14:textId="77777777" w:rsidR="001B24BB" w:rsidRDefault="001B24B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9F9DDAA" w14:textId="77777777" w:rsidR="001B24BB" w:rsidRDefault="001B24BB" w:rsidP="006869EE">
      <w:pPr>
        <w:pStyle w:val="Body"/>
        <w:rPr>
          <w:lang w:val="en-GB"/>
        </w:rPr>
      </w:pPr>
      <w:r>
        <w:rPr>
          <w:lang w:val="en-GB"/>
        </w:rPr>
        <w:t>Blessing belongs to You, praise belongs to You praise, glory belongs to You, O Father, Son and Holy Spirit, now, and forever and ever. Amen.</w:t>
      </w:r>
    </w:p>
    <w:p w14:paraId="71B97C60" w14:textId="77777777" w:rsidR="001B24BB" w:rsidRPr="008D61EA" w:rsidRDefault="001B24B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4749E7C" w14:textId="77777777" w:rsidR="001B24BB" w:rsidRDefault="001B24BB"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0EF1C" w14:textId="77777777" w:rsidR="001B24BB" w:rsidRDefault="001B24B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E11ECDF" w14:textId="77777777" w:rsidR="001B24BB" w:rsidRDefault="001B24B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D1B6152" w:rsidR="00513E2D" w:rsidRDefault="001B24BB"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685</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10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291D6BB" w:rsidR="00513E2D" w:rsidRDefault="00513E2D" w:rsidP="00513E2D">
      <w:pPr>
        <w:pStyle w:val="Rubric"/>
      </w:pPr>
      <w:r>
        <w:t xml:space="preserve">Read </w:t>
      </w:r>
      <w:r>
        <w:fldChar w:fldCharType="begin"/>
      </w:r>
      <w:r>
        <w:instrText xml:space="preserve"> REF _Ref435800051 \h </w:instrText>
      </w:r>
      <w:r>
        <w:fldChar w:fldCharType="separate"/>
      </w:r>
      <w:r w:rsidR="001B24BB">
        <w:t>The Psalms of the Third Hour</w:t>
      </w:r>
      <w:r>
        <w:fldChar w:fldCharType="end"/>
      </w:r>
      <w:r>
        <w:t xml:space="preserve">, page </w:t>
      </w:r>
      <w:r>
        <w:fldChar w:fldCharType="begin"/>
      </w:r>
      <w:r>
        <w:instrText xml:space="preserve"> PAGEREF _Ref435800057 \h </w:instrText>
      </w:r>
      <w:r>
        <w:fldChar w:fldCharType="separate"/>
      </w:r>
      <w:r w:rsidR="001B24BB">
        <w:rPr>
          <w:noProof/>
        </w:rPr>
        <w:t>67</w:t>
      </w:r>
      <w:r>
        <w:fldChar w:fldCharType="end"/>
      </w:r>
      <w:r>
        <w:t xml:space="preserve">, and continue with </w:t>
      </w:r>
      <w:r>
        <w:fldChar w:fldCharType="begin"/>
      </w:r>
      <w:r>
        <w:instrText xml:space="preserve"> REF _Ref435800080 \h </w:instrText>
      </w:r>
      <w:r>
        <w:fldChar w:fldCharType="separate"/>
      </w:r>
      <w:r w:rsidR="001B24BB">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49270436"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1B24B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1B24BB">
        <w:rPr>
          <w:noProof/>
          <w:lang w:val="en-US"/>
        </w:rPr>
        <w:t>10</w:t>
      </w:r>
      <w:r>
        <w:rPr>
          <w:lang w:val="en-US"/>
        </w:rPr>
        <w:fldChar w:fldCharType="end"/>
      </w:r>
    </w:p>
    <w:p w14:paraId="3FF6D2AF" w14:textId="63A58263"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1B24B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1B24BB">
        <w:rPr>
          <w:noProof/>
          <w:lang w:val="en-US"/>
        </w:rPr>
        <w:t>10</w:t>
      </w:r>
      <w:r>
        <w:rPr>
          <w:lang w:val="en-US"/>
        </w:rPr>
        <w:fldChar w:fldCharType="end"/>
      </w:r>
    </w:p>
    <w:p w14:paraId="7AFD631B" w14:textId="701A9DDF"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1B24BB">
        <w:t>The Verses of the Cymbals</w:t>
      </w:r>
      <w:r>
        <w:fldChar w:fldCharType="end"/>
      </w:r>
      <w:r>
        <w:t xml:space="preserve">, page </w:t>
      </w:r>
      <w:r>
        <w:fldChar w:fldCharType="begin"/>
      </w:r>
      <w:r>
        <w:instrText xml:space="preserve"> PAGEREF _Ref435789344 \h </w:instrText>
      </w:r>
      <w:r>
        <w:fldChar w:fldCharType="separate"/>
      </w:r>
      <w:r w:rsidR="001B24BB">
        <w:rPr>
          <w:noProof/>
        </w:rPr>
        <w:t>674</w:t>
      </w:r>
      <w:r>
        <w:fldChar w:fldCharType="end"/>
      </w:r>
      <w:r>
        <w:t xml:space="preserve">. If integrating this service with Prime, the first part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precede the Verses of Cymbals. Following the Verses of the Cymbals, the people recite with one voice,</w:t>
      </w:r>
    </w:p>
    <w:p w14:paraId="65CFF359" w14:textId="3ADF5021"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1B24BB">
        <w:t>Psalm</w:t>
      </w:r>
      <w:r w:rsidR="001B24BB" w:rsidRPr="00AB1781">
        <w:t xml:space="preserve"> 50</w:t>
      </w:r>
      <w:r w:rsidR="001B24B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1B24BB">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4E31B70A" w14:textId="77777777" w:rsidR="001B24BB"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24BB" w14:paraId="72073521" w14:textId="77777777" w:rsidTr="00266A55">
        <w:trPr>
          <w:cantSplit/>
          <w:jc w:val="center"/>
        </w:trPr>
        <w:tc>
          <w:tcPr>
            <w:tcW w:w="288" w:type="dxa"/>
          </w:tcPr>
          <w:p w14:paraId="79CF597A" w14:textId="7CAB2EDC" w:rsidR="001B24BB" w:rsidRDefault="001B24BB" w:rsidP="00266A55">
            <w:pPr>
              <w:pStyle w:val="CopticCross"/>
            </w:pPr>
          </w:p>
        </w:tc>
        <w:tc>
          <w:tcPr>
            <w:tcW w:w="3960" w:type="dxa"/>
          </w:tcPr>
          <w:p w14:paraId="22A88B18" w14:textId="77777777" w:rsidR="001B24BB" w:rsidRPr="007425E1" w:rsidRDefault="001B24BB" w:rsidP="00266A55">
            <w:pPr>
              <w:pStyle w:val="EngHang"/>
            </w:pPr>
            <w:r w:rsidRPr="007425E1">
              <w:t xml:space="preserve">We worship </w:t>
            </w:r>
            <w:r>
              <w:t>You</w:t>
            </w:r>
            <w:r w:rsidRPr="007425E1">
              <w:t>, O Christ,</w:t>
            </w:r>
          </w:p>
          <w:p w14:paraId="36ECCF3E" w14:textId="77777777" w:rsidR="001B24BB" w:rsidRPr="007425E1" w:rsidRDefault="001B24BB" w:rsidP="00266A55">
            <w:pPr>
              <w:pStyle w:val="EngHang"/>
            </w:pPr>
            <w:r w:rsidRPr="007425E1">
              <w:t xml:space="preserve">With </w:t>
            </w:r>
            <w:r>
              <w:t>Your</w:t>
            </w:r>
            <w:r w:rsidRPr="007425E1">
              <w:t xml:space="preserve"> Good Father,</w:t>
            </w:r>
          </w:p>
          <w:p w14:paraId="35D747DA" w14:textId="77777777" w:rsidR="001B24BB" w:rsidRPr="007425E1" w:rsidRDefault="001B24BB" w:rsidP="00266A55">
            <w:pPr>
              <w:pStyle w:val="EngHang"/>
            </w:pPr>
            <w:r w:rsidRPr="007425E1">
              <w:t>And the Holy Spirit,</w:t>
            </w:r>
          </w:p>
          <w:p w14:paraId="1EEC573B" w14:textId="77777777" w:rsidR="001B24BB" w:rsidRDefault="001B24BB"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BDB2E86" w14:textId="77777777" w:rsidR="001B24BB" w:rsidRDefault="001B24BB" w:rsidP="00266A55"/>
        </w:tc>
        <w:tc>
          <w:tcPr>
            <w:tcW w:w="288" w:type="dxa"/>
          </w:tcPr>
          <w:p w14:paraId="5294BE71" w14:textId="77777777" w:rsidR="001B24BB" w:rsidRDefault="001B24BB" w:rsidP="00266A55">
            <w:pPr>
              <w:pStyle w:val="CopticCross"/>
            </w:pPr>
          </w:p>
        </w:tc>
        <w:tc>
          <w:tcPr>
            <w:tcW w:w="3960" w:type="dxa"/>
          </w:tcPr>
          <w:p w14:paraId="2F5AE751" w14:textId="77777777" w:rsidR="001B24BB" w:rsidRDefault="001B24BB" w:rsidP="00266A55">
            <w:pPr>
              <w:pStyle w:val="CopticVersemulti-line"/>
            </w:pPr>
            <w:r>
              <w:t>Ⲧⲉⲛⲟⲩⲱϣⲧ ⲙ̀ⲙⲟⲕ ⲱ̀ Ⲡⲓⲭ̀ⲣⲓⲥⲧⲟⲥ:</w:t>
            </w:r>
          </w:p>
          <w:p w14:paraId="4D68E857" w14:textId="77777777" w:rsidR="001B24BB" w:rsidRDefault="001B24BB" w:rsidP="00266A55">
            <w:pPr>
              <w:pStyle w:val="CopticVersemulti-line"/>
            </w:pPr>
            <w:r>
              <w:t>ⲛⲉⲙ Ⲡⲉⲕⲓⲱⲧ ⲛ̀ⲁ̀ⲅⲁⲑⲟⲥ:</w:t>
            </w:r>
          </w:p>
          <w:p w14:paraId="4CA62A3F" w14:textId="77777777" w:rsidR="001B24BB" w:rsidRDefault="001B24BB" w:rsidP="00266A55">
            <w:pPr>
              <w:pStyle w:val="CopticVersemulti-line"/>
            </w:pPr>
            <w:r>
              <w:t>ⲛⲉⲙ Ⲡⲓⲡ̀ⲛⲉⲩⲙⲁ ⲉⲑⲟⲩⲁⲃ:</w:t>
            </w:r>
          </w:p>
          <w:p w14:paraId="1DAF8828" w14:textId="77777777" w:rsidR="001B24BB" w:rsidRDefault="001B24BB" w:rsidP="00266A55">
            <w:pPr>
              <w:pStyle w:val="CopticHangingVerse"/>
            </w:pPr>
            <w:r>
              <w:t>ϫⲉ (_____) ⲁⲕⲥⲱϯ ⲙ̀ⲙⲟⲛ ⲛⲁⲓ ⲛⲁⲛ.</w:t>
            </w:r>
          </w:p>
        </w:tc>
      </w:tr>
    </w:tbl>
    <w:p w14:paraId="26839B4F" w14:textId="1694BE23" w:rsidR="00513E2D" w:rsidRDefault="001B24BB"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7960640"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1B24BB">
        <w:t>The Doxology of Prime</w:t>
      </w:r>
      <w:r>
        <w:fldChar w:fldCharType="end"/>
      </w:r>
      <w:r>
        <w:t xml:space="preserve">, </w:t>
      </w:r>
      <w:r>
        <w:fldChar w:fldCharType="begin"/>
      </w:r>
      <w:r>
        <w:instrText xml:space="preserve"> PAGEREF _Ref442855276 \h </w:instrText>
      </w:r>
      <w:r>
        <w:fldChar w:fldCharType="separate"/>
      </w:r>
      <w:r w:rsidR="001B24BB">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1268FF42"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1B24BB">
        <w:rPr>
          <w:lang w:val="en-GB"/>
        </w:rPr>
        <w:t>Graciously Accord</w:t>
      </w:r>
      <w:r>
        <w:fldChar w:fldCharType="end"/>
      </w:r>
      <w:r>
        <w:t xml:space="preserve">, page </w:t>
      </w:r>
      <w:r>
        <w:fldChar w:fldCharType="begin"/>
      </w:r>
      <w:r>
        <w:instrText xml:space="preserve"> PAGEREF _Ref435789903 \h </w:instrText>
      </w:r>
      <w:r>
        <w:fldChar w:fldCharType="separate"/>
      </w:r>
      <w:r w:rsidR="001B24BB">
        <w:rPr>
          <w:noProof/>
        </w:rPr>
        <w:t>684</w:t>
      </w:r>
      <w:r>
        <w:fldChar w:fldCharType="end"/>
      </w:r>
      <w:r>
        <w:t xml:space="preserve">. If integrating with the Morning hour, </w:t>
      </w:r>
      <w:r>
        <w:fldChar w:fldCharType="begin"/>
      </w:r>
      <w:r>
        <w:instrText xml:space="preserve"> REF _Ref442856274 \h </w:instrText>
      </w:r>
      <w:r>
        <w:fldChar w:fldCharType="separate"/>
      </w:r>
      <w:r w:rsidR="001B24BB">
        <w:t>The Gloria</w:t>
      </w:r>
      <w:r>
        <w:fldChar w:fldCharType="end"/>
      </w:r>
      <w:r>
        <w:t xml:space="preserve">, page </w:t>
      </w:r>
      <w:r>
        <w:fldChar w:fldCharType="begin"/>
      </w:r>
      <w:r>
        <w:instrText xml:space="preserve"> PAGEREF _Ref442856274 \h </w:instrText>
      </w:r>
      <w:r>
        <w:fldChar w:fldCharType="separate"/>
      </w:r>
      <w:r w:rsidR="001B24BB">
        <w:rPr>
          <w:noProof/>
        </w:rPr>
        <w:t>685</w:t>
      </w:r>
      <w:r>
        <w:fldChar w:fldCharType="end"/>
      </w:r>
      <w:r>
        <w:t>.</w:t>
      </w:r>
    </w:p>
    <w:p w14:paraId="370A695B" w14:textId="3E22B6AB"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1B24BB">
        <w:t>The Trisagion</w:t>
      </w:r>
      <w:r>
        <w:fldChar w:fldCharType="end"/>
      </w:r>
      <w:r>
        <w:t xml:space="preserve">, </w:t>
      </w:r>
      <w:r>
        <w:fldChar w:fldCharType="begin"/>
      </w:r>
      <w:r>
        <w:instrText xml:space="preserve"> PAGEREF _Ref442856358 \h </w:instrText>
      </w:r>
      <w:r>
        <w:fldChar w:fldCharType="separate"/>
      </w:r>
      <w:r w:rsidR="001B24BB">
        <w:rPr>
          <w:noProof/>
        </w:rPr>
        <w:t>685</w:t>
      </w:r>
      <w:r>
        <w:fldChar w:fldCharType="end"/>
      </w:r>
      <w:r>
        <w:t xml:space="preserve">, followed by </w:t>
      </w:r>
      <w:r>
        <w:fldChar w:fldCharType="begin"/>
      </w:r>
      <w:r>
        <w:instrText xml:space="preserve"> REF _Ref442856453 \h </w:instrText>
      </w:r>
      <w:r>
        <w:fldChar w:fldCharType="separate"/>
      </w:r>
      <w:r w:rsidR="001B24BB">
        <w:t>Hail to You</w:t>
      </w:r>
      <w:r>
        <w:fldChar w:fldCharType="end"/>
      </w:r>
      <w:r>
        <w:t xml:space="preserve">, page </w:t>
      </w:r>
      <w:r>
        <w:fldChar w:fldCharType="begin"/>
      </w:r>
      <w:r>
        <w:instrText xml:space="preserve"> PAGEREF _Ref442856453 \p \h </w:instrText>
      </w:r>
      <w:r>
        <w:fldChar w:fldCharType="separate"/>
      </w:r>
      <w:r w:rsidR="001B24BB">
        <w:rPr>
          <w:noProof/>
        </w:rPr>
        <w:t>on page 686</w:t>
      </w:r>
      <w:r>
        <w:fldChar w:fldCharType="end"/>
      </w:r>
      <w:r>
        <w:t xml:space="preserve">, </w:t>
      </w:r>
      <w:r>
        <w:fldChar w:fldCharType="begin"/>
      </w:r>
      <w:r>
        <w:instrText xml:space="preserve"> REF _Ref435799700 \h </w:instrText>
      </w:r>
      <w:r>
        <w:fldChar w:fldCharType="separate"/>
      </w:r>
      <w:r w:rsidR="001B24BB">
        <w:t>The Doxologies</w:t>
      </w:r>
      <w:r>
        <w:fldChar w:fldCharType="end"/>
      </w:r>
      <w:r>
        <w:t xml:space="preserve">, </w:t>
      </w:r>
      <w:r>
        <w:fldChar w:fldCharType="begin"/>
      </w:r>
      <w:r>
        <w:instrText xml:space="preserve"> PAGEREF _Ref435799700 \h </w:instrText>
      </w:r>
      <w:r>
        <w:fldChar w:fldCharType="separate"/>
      </w:r>
      <w:r w:rsidR="001B24BB">
        <w:rPr>
          <w:noProof/>
        </w:rPr>
        <w:t>688</w:t>
      </w:r>
      <w:r>
        <w:fldChar w:fldCharType="end"/>
      </w:r>
      <w:r>
        <w:t xml:space="preserve">, </w:t>
      </w:r>
      <w:r>
        <w:fldChar w:fldCharType="begin"/>
      </w:r>
      <w:r>
        <w:instrText xml:space="preserve"> REF _Ref435799710 \h </w:instrText>
      </w:r>
      <w:r>
        <w:fldChar w:fldCharType="separate"/>
      </w:r>
      <w:r w:rsidR="001B24BB">
        <w:t>The Orthodox Creed</w:t>
      </w:r>
      <w:r>
        <w:fldChar w:fldCharType="end"/>
      </w:r>
      <w:r>
        <w:t xml:space="preserve">, </w:t>
      </w:r>
      <w:r>
        <w:fldChar w:fldCharType="begin"/>
      </w:r>
      <w:r>
        <w:instrText xml:space="preserve"> PAGEREF _Ref435799710 \h </w:instrText>
      </w:r>
      <w:r>
        <w:fldChar w:fldCharType="separate"/>
      </w:r>
      <w:r w:rsidR="001B24BB">
        <w:rPr>
          <w:noProof/>
        </w:rPr>
        <w:t>693</w:t>
      </w:r>
      <w:r>
        <w:fldChar w:fldCharType="end"/>
      </w:r>
      <w:r>
        <w:t>.</w:t>
      </w:r>
    </w:p>
    <w:p w14:paraId="2578A20D" w14:textId="7086AFDF"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1B24BB">
        <w:t>God Have mercy upon us</w:t>
      </w:r>
      <w:r>
        <w:fldChar w:fldCharType="end"/>
      </w:r>
      <w:r>
        <w:t xml:space="preserve">, page </w:t>
      </w:r>
      <w:r>
        <w:fldChar w:fldCharType="begin"/>
      </w:r>
      <w:r>
        <w:instrText xml:space="preserve"> PAGEREF _Ref442856751 \h </w:instrText>
      </w:r>
      <w:r>
        <w:fldChar w:fldCharType="separate"/>
      </w:r>
      <w:r w:rsidR="001B24BB">
        <w:rPr>
          <w:noProof/>
        </w:rPr>
        <w:t>693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1B24BB">
        <w:t>The Prayer for the Gospel</w:t>
      </w:r>
      <w:r>
        <w:fldChar w:fldCharType="end"/>
      </w:r>
      <w:r>
        <w:t xml:space="preserve">, page </w:t>
      </w:r>
      <w:r>
        <w:fldChar w:fldCharType="begin"/>
      </w:r>
      <w:r>
        <w:instrText xml:space="preserve"> PAGEREF _Ref442856856 \h </w:instrText>
      </w:r>
      <w:r>
        <w:fldChar w:fldCharType="separate"/>
      </w:r>
      <w:r w:rsidR="001B24BB">
        <w:rPr>
          <w:noProof/>
        </w:rPr>
        <w:t>695</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36D50C2D"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1B24BB">
        <w:rPr>
          <w:noProof/>
        </w:rPr>
        <w:t>697</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2488AB40"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1B24BB">
        <w:rPr>
          <w:noProof/>
        </w:rPr>
        <w:t>701</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91"/>
            <w:r w:rsidRPr="007425E1">
              <w:t xml:space="preserve">May </w:t>
            </w:r>
            <w:commentRangeEnd w:id="2091"/>
            <w:r>
              <w:rPr>
                <w:rStyle w:val="CommentReference"/>
                <w:rFonts w:eastAsiaTheme="minorHAnsi" w:cstheme="minorBidi"/>
                <w:color w:val="auto"/>
                <w:lang w:val="en-CA"/>
              </w:rPr>
              <w:commentReference w:id="209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CEFD1B1"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1B24BB">
        <w:t>The Prayer of the Hours</w:t>
      </w:r>
      <w:r>
        <w:fldChar w:fldCharType="end"/>
      </w:r>
      <w:r>
        <w:t xml:space="preserve">, page </w:t>
      </w:r>
      <w:r>
        <w:fldChar w:fldCharType="begin"/>
      </w:r>
      <w:r>
        <w:instrText xml:space="preserve"> PAGEREF _Ref411969145 \h </w:instrText>
      </w:r>
      <w:r>
        <w:fldChar w:fldCharType="separate"/>
      </w:r>
      <w:r w:rsidR="001B24BB">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403A4D" w:rsidRDefault="00403A4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03A4D" w:rsidRDefault="00403A4D">
      <w:pPr>
        <w:pStyle w:val="CommentText"/>
      </w:pPr>
      <w:r>
        <w:rPr>
          <w:rStyle w:val="CommentReference"/>
        </w:rPr>
        <w:annotationRef/>
      </w:r>
      <w:r>
        <w:t>Compare to various translations</w:t>
      </w:r>
    </w:p>
  </w:comment>
  <w:comment w:id="92" w:author="Windows User" w:date="2015-10-30T12:37:00Z" w:initials="WU">
    <w:p w14:paraId="00B9961B" w14:textId="77777777" w:rsidR="00403A4D" w:rsidRDefault="00403A4D">
      <w:pPr>
        <w:pStyle w:val="CommentText"/>
      </w:pPr>
      <w:r>
        <w:rPr>
          <w:rStyle w:val="CommentReference"/>
        </w:rPr>
        <w:annotationRef/>
      </w:r>
      <w:r>
        <w:t>Is this supposed to be doubled?</w:t>
      </w:r>
    </w:p>
  </w:comment>
  <w:comment w:id="93" w:author="Windows User" w:date="2015-11-27T20:09:00Z" w:initials="WU">
    <w:p w14:paraId="218998C8" w14:textId="77777777" w:rsidR="00403A4D" w:rsidRDefault="00403A4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03A4D" w:rsidRDefault="00403A4D">
      <w:pPr>
        <w:pStyle w:val="CommentText"/>
      </w:pPr>
      <w:r>
        <w:rPr>
          <w:rStyle w:val="CommentReference"/>
        </w:rPr>
        <w:annotationRef/>
      </w:r>
      <w:r>
        <w:t>Does this go before Creed?</w:t>
      </w:r>
    </w:p>
  </w:comment>
  <w:comment w:id="97" w:author="Windows User" w:date="2015-11-06T13:03:00Z" w:initials="WU">
    <w:p w14:paraId="6B9D0F75" w14:textId="77777777" w:rsidR="00403A4D" w:rsidRDefault="00403A4D">
      <w:pPr>
        <w:pStyle w:val="CommentText"/>
      </w:pPr>
      <w:r>
        <w:rPr>
          <w:rStyle w:val="CommentReference"/>
        </w:rPr>
        <w:annotationRef/>
      </w:r>
      <w:r>
        <w:t>Coptic reader has Ps 3 here!</w:t>
      </w:r>
    </w:p>
  </w:comment>
  <w:comment w:id="114" w:author="Windows User" w:date="2015-11-02T08:54:00Z" w:initials="WU">
    <w:p w14:paraId="0366F544" w14:textId="77777777" w:rsidR="00403A4D" w:rsidRDefault="00403A4D">
      <w:pPr>
        <w:pStyle w:val="CommentText"/>
      </w:pPr>
      <w:r>
        <w:rPr>
          <w:rStyle w:val="CommentReference"/>
        </w:rPr>
        <w:annotationRef/>
      </w:r>
      <w:r>
        <w:t>Is there a phrase missing here?</w:t>
      </w:r>
    </w:p>
  </w:comment>
  <w:comment w:id="120" w:author="Windows User" w:date="2015-10-30T08:56:00Z" w:initials="WU">
    <w:p w14:paraId="1FDBEBA0" w14:textId="77777777" w:rsidR="00403A4D" w:rsidRDefault="00403A4D">
      <w:pPr>
        <w:pStyle w:val="CommentText"/>
      </w:pPr>
      <w:r>
        <w:rPr>
          <w:rStyle w:val="CommentReference"/>
        </w:rPr>
        <w:annotationRef/>
      </w:r>
      <w:r>
        <w:t>Should Glory be be here?</w:t>
      </w:r>
    </w:p>
  </w:comment>
  <w:comment w:id="125" w:author="Brett Slote" w:date="2016-05-02T12:37:00Z" w:initials="BS">
    <w:p w14:paraId="6A57FE90" w14:textId="269377C2" w:rsidR="00403A4D" w:rsidRDefault="00403A4D">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403A4D" w:rsidRDefault="00403A4D"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403A4D" w:rsidRDefault="00403A4D" w:rsidP="000C38C3">
      <w:pPr>
        <w:pStyle w:val="CommentText"/>
      </w:pPr>
      <w:r>
        <w:rPr>
          <w:rStyle w:val="CommentReference"/>
        </w:rPr>
        <w:annotationRef/>
      </w:r>
      <w:r>
        <w:t>works or deeds?</w:t>
      </w:r>
    </w:p>
  </w:comment>
  <w:comment w:id="128" w:author="Windows User" w:date="2015-11-21T13:24:00Z" w:initials="WU">
    <w:p w14:paraId="00EA2A44" w14:textId="77777777" w:rsidR="00403A4D" w:rsidRDefault="00403A4D" w:rsidP="000C38C3">
      <w:pPr>
        <w:pStyle w:val="CommentText"/>
      </w:pPr>
      <w:r>
        <w:rPr>
          <w:rStyle w:val="CommentReference"/>
        </w:rPr>
        <w:annotationRef/>
      </w:r>
      <w:r>
        <w:t>review</w:t>
      </w:r>
    </w:p>
  </w:comment>
  <w:comment w:id="129" w:author="Windows User" w:date="2015-10-30T08:56:00Z" w:initials="BS">
    <w:p w14:paraId="326418FE" w14:textId="77777777" w:rsidR="00403A4D" w:rsidRDefault="00403A4D" w:rsidP="000C38C3">
      <w:pPr>
        <w:pStyle w:val="CommentText"/>
      </w:pPr>
      <w:r>
        <w:rPr>
          <w:rStyle w:val="CommentReference"/>
        </w:rPr>
        <w:annotationRef/>
      </w:r>
      <w:r>
        <w:t>does Coptic have 'high'?</w:t>
      </w:r>
    </w:p>
  </w:comment>
  <w:comment w:id="130" w:author="Windows User" w:date="2015-11-21T13:24:00Z" w:initials="WU">
    <w:p w14:paraId="451F9B25" w14:textId="77777777" w:rsidR="00403A4D" w:rsidRDefault="00403A4D" w:rsidP="000C38C3">
      <w:pPr>
        <w:pStyle w:val="CommentText"/>
      </w:pPr>
      <w:r>
        <w:rPr>
          <w:rStyle w:val="CommentReference"/>
        </w:rPr>
        <w:annotationRef/>
      </w:r>
      <w:r>
        <w:t>review, add variant</w:t>
      </w:r>
    </w:p>
  </w:comment>
  <w:comment w:id="131" w:author="Windows User" w:date="2015-10-30T08:56:00Z" w:initials="BS">
    <w:p w14:paraId="688FBBBC" w14:textId="77777777" w:rsidR="00403A4D" w:rsidRDefault="00403A4D"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403A4D" w:rsidRDefault="00403A4D">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03A4D" w:rsidRDefault="00403A4D" w:rsidP="000278EC">
      <w:pPr>
        <w:pStyle w:val="CommentText"/>
      </w:pPr>
      <w:r>
        <w:rPr>
          <w:rStyle w:val="CommentReference"/>
        </w:rPr>
        <w:annotationRef/>
      </w:r>
      <w:r>
        <w:t>Gives light? Enlightens?</w:t>
      </w:r>
    </w:p>
  </w:comment>
  <w:comment w:id="169" w:author="Windows User" w:date="2015-10-30T08:56:00Z" w:initials="WU">
    <w:p w14:paraId="274DD96D" w14:textId="77777777" w:rsidR="00403A4D" w:rsidRDefault="00403A4D">
      <w:pPr>
        <w:pStyle w:val="CommentText"/>
      </w:pPr>
      <w:r>
        <w:rPr>
          <w:rStyle w:val="CommentReference"/>
        </w:rPr>
        <w:annotationRef/>
      </w:r>
      <w:r>
        <w:t>split after this vs?</w:t>
      </w:r>
    </w:p>
  </w:comment>
  <w:comment w:id="204" w:author="Windows User" w:date="2015-11-04T08:53:00Z" w:initials="WU">
    <w:p w14:paraId="057654D4" w14:textId="77777777" w:rsidR="00403A4D" w:rsidRDefault="00403A4D">
      <w:pPr>
        <w:pStyle w:val="CommentText"/>
      </w:pPr>
      <w:r>
        <w:rPr>
          <w:rStyle w:val="CommentReference"/>
        </w:rPr>
        <w:annotationRef/>
      </w:r>
      <w:r>
        <w:t>Life giver or giver of life?</w:t>
      </w:r>
    </w:p>
  </w:comment>
  <w:comment w:id="215" w:author="Windows User" w:date="2015-10-30T08:56:00Z" w:initials="BS">
    <w:p w14:paraId="681427A6" w14:textId="77777777" w:rsidR="00403A4D" w:rsidRDefault="00403A4D">
      <w:pPr>
        <w:pStyle w:val="CommentText"/>
      </w:pPr>
      <w:r>
        <w:rPr>
          <w:rStyle w:val="CommentReference"/>
        </w:rPr>
        <w:annotationRef/>
      </w:r>
      <w:r>
        <w:t>coptic has confess</w:t>
      </w:r>
    </w:p>
  </w:comment>
  <w:comment w:id="244" w:author="Microsoft Office User" w:date="2015-12-11T19:51:00Z" w:initials="Office">
    <w:p w14:paraId="593CF0B5" w14:textId="77777777" w:rsidR="00403A4D" w:rsidRDefault="00403A4D" w:rsidP="00704CAA">
      <w:pPr>
        <w:pStyle w:val="CommentText"/>
      </w:pPr>
      <w:r>
        <w:rPr>
          <w:rStyle w:val="CommentReference"/>
        </w:rPr>
        <w:annotationRef/>
      </w:r>
      <w:r>
        <w:t>this one needs rewording</w:t>
      </w:r>
    </w:p>
  </w:comment>
  <w:comment w:id="352" w:author="Windows User" w:date="2015-11-02T12:45:00Z" w:initials="WU">
    <w:p w14:paraId="7D99A743" w14:textId="77777777" w:rsidR="00403A4D" w:rsidRDefault="00403A4D"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403A4D" w:rsidRDefault="00403A4D" w:rsidP="00D31F38">
      <w:pPr>
        <w:pStyle w:val="CommentText"/>
      </w:pPr>
      <w:r>
        <w:rPr>
          <w:rStyle w:val="CommentReference"/>
        </w:rPr>
        <w:annotationRef/>
      </w:r>
      <w:r>
        <w:t>flesh or body?</w:t>
      </w:r>
    </w:p>
  </w:comment>
  <w:comment w:id="354" w:author="Windows User" w:date="2015-10-30T08:56:00Z" w:initials="WU">
    <w:p w14:paraId="0375B80F" w14:textId="77777777" w:rsidR="00403A4D" w:rsidRDefault="00403A4D" w:rsidP="00D31F38">
      <w:pPr>
        <w:pStyle w:val="CommentText"/>
      </w:pPr>
      <w:r>
        <w:rPr>
          <w:rStyle w:val="CommentReference"/>
        </w:rPr>
        <w:annotationRef/>
      </w:r>
      <w:r>
        <w:t>Send up, or ascribe?</w:t>
      </w:r>
    </w:p>
  </w:comment>
  <w:comment w:id="355" w:author="Windows User" w:date="2015-10-30T08:56:00Z" w:initials="WU">
    <w:p w14:paraId="5622D018" w14:textId="77777777" w:rsidR="00403A4D" w:rsidRDefault="00403A4D" w:rsidP="00D31F38">
      <w:pPr>
        <w:pStyle w:val="CommentText"/>
      </w:pPr>
      <w:r>
        <w:rPr>
          <w:rStyle w:val="CommentReference"/>
        </w:rPr>
        <w:annotationRef/>
      </w:r>
      <w:r>
        <w:t>doxology or glorification?</w:t>
      </w:r>
    </w:p>
  </w:comment>
  <w:comment w:id="356" w:author="Windows User" w:date="2015-10-30T08:56:00Z" w:initials="WU">
    <w:p w14:paraId="10960ED9" w14:textId="77777777" w:rsidR="00403A4D" w:rsidRDefault="00403A4D"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403A4D" w:rsidRDefault="00403A4D" w:rsidP="00D31F38">
      <w:pPr>
        <w:pStyle w:val="CommentText"/>
      </w:pPr>
      <w:r>
        <w:rPr>
          <w:rStyle w:val="CommentReference"/>
        </w:rPr>
        <w:annotationRef/>
      </w:r>
      <w:r>
        <w:t>You?</w:t>
      </w:r>
    </w:p>
  </w:comment>
  <w:comment w:id="358" w:author="Windows User" w:date="2015-10-30T08:56:00Z" w:initials="WU">
    <w:p w14:paraId="744CF838" w14:textId="77777777" w:rsidR="00403A4D" w:rsidRDefault="00403A4D"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403A4D" w:rsidRDefault="00403A4D"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403A4D" w:rsidRDefault="00403A4D" w:rsidP="00D31F38">
      <w:pPr>
        <w:pStyle w:val="CommentText"/>
      </w:pPr>
      <w:r>
        <w:rPr>
          <w:rStyle w:val="CommentReference"/>
        </w:rPr>
        <w:annotationRef/>
      </w:r>
      <w:r>
        <w:t>supplication or cry?</w:t>
      </w:r>
    </w:p>
  </w:comment>
  <w:comment w:id="361" w:author="Windows User" w:date="2015-10-30T08:56:00Z" w:initials="WU">
    <w:p w14:paraId="4FD2340C" w14:textId="77777777" w:rsidR="00403A4D" w:rsidRDefault="00403A4D"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403A4D" w:rsidRDefault="00403A4D" w:rsidP="00D31F38">
      <w:pPr>
        <w:pStyle w:val="CommentText"/>
      </w:pPr>
      <w:r>
        <w:rPr>
          <w:rStyle w:val="CommentReference"/>
        </w:rPr>
        <w:annotationRef/>
      </w:r>
      <w:r>
        <w:t>revive or deliver?</w:t>
      </w:r>
    </w:p>
  </w:comment>
  <w:comment w:id="363" w:author="Windows User" w:date="2015-10-30T08:56:00Z" w:initials="WU">
    <w:p w14:paraId="45934B86" w14:textId="77777777" w:rsidR="00403A4D" w:rsidRDefault="00403A4D"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403A4D" w:rsidRDefault="00403A4D" w:rsidP="00D31F38">
      <w:pPr>
        <w:pStyle w:val="CommentText"/>
      </w:pPr>
      <w:r>
        <w:rPr>
          <w:rStyle w:val="CommentReference"/>
        </w:rPr>
        <w:annotationRef/>
      </w:r>
      <w:r>
        <w:t>blessing or praise?</w:t>
      </w:r>
    </w:p>
  </w:comment>
  <w:comment w:id="365" w:author="Windows User" w:date="2015-10-30T08:56:00Z" w:initials="WU">
    <w:p w14:paraId="30167A78" w14:textId="77777777" w:rsidR="00403A4D" w:rsidRDefault="00403A4D"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403A4D" w:rsidRDefault="00403A4D" w:rsidP="00D31F38">
      <w:pPr>
        <w:pStyle w:val="CommentText"/>
      </w:pPr>
      <w:r>
        <w:rPr>
          <w:rStyle w:val="CommentReference"/>
        </w:rPr>
        <w:annotationRef/>
      </w:r>
      <w:r>
        <w:t>rightous, true, or truth?</w:t>
      </w:r>
    </w:p>
  </w:comment>
  <w:comment w:id="367" w:author="Windows User" w:date="2015-10-30T08:56:00Z" w:initials="WU">
    <w:p w14:paraId="668FF70C" w14:textId="77777777" w:rsidR="00403A4D" w:rsidRDefault="00403A4D" w:rsidP="00D31F38">
      <w:pPr>
        <w:pStyle w:val="CommentText"/>
      </w:pPr>
      <w:r>
        <w:rPr>
          <w:rStyle w:val="CommentReference"/>
        </w:rPr>
        <w:annotationRef/>
      </w:r>
      <w:r>
        <w:t>meditation, or delight?</w:t>
      </w:r>
    </w:p>
  </w:comment>
  <w:comment w:id="368" w:author="Windows User" w:date="2015-10-30T08:56:00Z" w:initials="WU">
    <w:p w14:paraId="3C05865D" w14:textId="77777777" w:rsidR="00403A4D" w:rsidRDefault="00403A4D" w:rsidP="00D31F38">
      <w:pPr>
        <w:pStyle w:val="CommentText"/>
      </w:pPr>
      <w:r>
        <w:rPr>
          <w:rStyle w:val="CommentReference"/>
        </w:rPr>
        <w:annotationRef/>
      </w:r>
      <w:r>
        <w:t>forever or always?</w:t>
      </w:r>
    </w:p>
  </w:comment>
  <w:comment w:id="369" w:author="Windows User" w:date="2015-10-30T08:56:00Z" w:initials="WU">
    <w:p w14:paraId="3B00730E" w14:textId="77777777" w:rsidR="00403A4D" w:rsidRDefault="00403A4D" w:rsidP="00D31F38">
      <w:pPr>
        <w:pStyle w:val="CommentText"/>
      </w:pPr>
      <w:r>
        <w:rPr>
          <w:rStyle w:val="CommentReference"/>
        </w:rPr>
        <w:annotationRef/>
      </w:r>
      <w:r>
        <w:t>and forever?</w:t>
      </w:r>
    </w:p>
  </w:comment>
  <w:comment w:id="370" w:author="Windows User" w:date="2015-10-30T08:56:00Z" w:initials="WU">
    <w:p w14:paraId="1B4AAEB0" w14:textId="77777777" w:rsidR="00403A4D" w:rsidRDefault="00403A4D" w:rsidP="00D31F38">
      <w:pPr>
        <w:pStyle w:val="CommentText"/>
      </w:pPr>
      <w:r>
        <w:rPr>
          <w:rStyle w:val="CommentReference"/>
        </w:rPr>
        <w:annotationRef/>
      </w:r>
      <w:r>
        <w:t>be?</w:t>
      </w:r>
    </w:p>
  </w:comment>
  <w:comment w:id="371" w:author="Windows User" w:date="2015-10-30T08:56:00Z" w:initials="WU">
    <w:p w14:paraId="1B1C5E2C" w14:textId="77777777" w:rsidR="00403A4D" w:rsidRDefault="00403A4D" w:rsidP="00D31F38">
      <w:pPr>
        <w:pStyle w:val="CommentText"/>
      </w:pPr>
      <w:r>
        <w:rPr>
          <w:rStyle w:val="CommentReference"/>
        </w:rPr>
        <w:annotationRef/>
      </w:r>
      <w:r>
        <w:t>be?</w:t>
      </w:r>
    </w:p>
  </w:comment>
  <w:comment w:id="372" w:author="Windows User" w:date="2015-10-30T08:56:00Z" w:initials="WU">
    <w:p w14:paraId="2A55755C" w14:textId="77777777" w:rsidR="00403A4D" w:rsidRDefault="00403A4D"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403A4D" w:rsidRDefault="00403A4D" w:rsidP="00D31F38">
      <w:pPr>
        <w:pStyle w:val="CommentText"/>
      </w:pPr>
      <w:r>
        <w:rPr>
          <w:rStyle w:val="CommentReference"/>
        </w:rPr>
        <w:annotationRef/>
      </w:r>
      <w:r>
        <w:t>utter or declare?</w:t>
      </w:r>
    </w:p>
  </w:comment>
  <w:comment w:id="381" w:author="Windows User" w:date="2015-10-30T08:56:00Z" w:initials="BS">
    <w:p w14:paraId="5E20C97F" w14:textId="77777777" w:rsidR="00403A4D" w:rsidRDefault="00403A4D" w:rsidP="00D31F38">
      <w:pPr>
        <w:pStyle w:val="CommentText"/>
      </w:pPr>
      <w:r>
        <w:rPr>
          <w:rStyle w:val="CommentReference"/>
        </w:rPr>
        <w:annotationRef/>
      </w:r>
      <w:r>
        <w:t>look at? look upon? regard?</w:t>
      </w:r>
    </w:p>
  </w:comment>
  <w:comment w:id="382" w:author="Windows User" w:date="2015-10-30T08:56:00Z" w:initials="BS">
    <w:p w14:paraId="2ADF0207" w14:textId="77777777" w:rsidR="00403A4D" w:rsidRDefault="00403A4D" w:rsidP="00D31F38">
      <w:pPr>
        <w:pStyle w:val="CommentText"/>
      </w:pPr>
      <w:r>
        <w:rPr>
          <w:rStyle w:val="CommentReference"/>
        </w:rPr>
        <w:annotationRef/>
      </w:r>
      <w:r>
        <w:t>no one?</w:t>
      </w:r>
    </w:p>
  </w:comment>
  <w:comment w:id="383" w:author="Windows User" w:date="2015-10-30T08:56:00Z" w:initials="BS">
    <w:p w14:paraId="485D87CE" w14:textId="77777777" w:rsidR="00403A4D" w:rsidRDefault="00403A4D" w:rsidP="00D31F38">
      <w:pPr>
        <w:pStyle w:val="CommentText"/>
      </w:pPr>
      <w:r>
        <w:rPr>
          <w:rStyle w:val="CommentReference"/>
        </w:rPr>
        <w:annotationRef/>
      </w:r>
      <w:r>
        <w:t>in?</w:t>
      </w:r>
    </w:p>
    <w:p w14:paraId="472FCBB1" w14:textId="77777777" w:rsidR="00403A4D" w:rsidRDefault="00403A4D" w:rsidP="00D31F38">
      <w:pPr>
        <w:pStyle w:val="CommentText"/>
      </w:pPr>
    </w:p>
  </w:comment>
  <w:comment w:id="384" w:author="Windows User" w:date="2015-10-30T08:56:00Z" w:initials="BS">
    <w:p w14:paraId="0FA627AF" w14:textId="77777777" w:rsidR="00403A4D" w:rsidRDefault="00403A4D" w:rsidP="00D31F38">
      <w:pPr>
        <w:pStyle w:val="CommentText"/>
      </w:pPr>
      <w:r>
        <w:rPr>
          <w:rStyle w:val="CommentReference"/>
        </w:rPr>
        <w:annotationRef/>
      </w:r>
      <w:r>
        <w:t>before?</w:t>
      </w:r>
    </w:p>
  </w:comment>
  <w:comment w:id="385" w:author="Windows User" w:date="2015-10-30T08:56:00Z" w:initials="BS">
    <w:p w14:paraId="744D2B01" w14:textId="77777777" w:rsidR="00403A4D" w:rsidRDefault="00403A4D"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403A4D" w:rsidRDefault="00403A4D"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403A4D" w:rsidRDefault="00403A4D"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403A4D" w:rsidRDefault="00403A4D"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403A4D" w:rsidRDefault="00403A4D" w:rsidP="00D31F38">
      <w:pPr>
        <w:pStyle w:val="CommentText"/>
      </w:pPr>
      <w:r>
        <w:rPr>
          <w:rStyle w:val="CommentReference"/>
        </w:rPr>
        <w:annotationRef/>
      </w:r>
      <w:r>
        <w:t>spices or ointment</w:t>
      </w:r>
    </w:p>
  </w:comment>
  <w:comment w:id="390" w:author="Windows User" w:date="2015-10-30T08:56:00Z" w:initials="BS">
    <w:p w14:paraId="5C973492" w14:textId="77777777" w:rsidR="00403A4D" w:rsidRDefault="00403A4D" w:rsidP="00D31F38">
      <w:pPr>
        <w:pStyle w:val="CommentText"/>
      </w:pPr>
      <w:r>
        <w:rPr>
          <w:rStyle w:val="CommentReference"/>
        </w:rPr>
        <w:annotationRef/>
      </w:r>
      <w:r>
        <w:t>Is risen or has risen?</w:t>
      </w:r>
    </w:p>
  </w:comment>
  <w:comment w:id="391" w:author="Windows User" w:date="2015-10-30T08:56:00Z" w:initials="BS">
    <w:p w14:paraId="2FC8AFF7" w14:textId="77777777" w:rsidR="00403A4D" w:rsidRDefault="00403A4D"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403A4D" w:rsidRDefault="00403A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403A4D" w:rsidRDefault="00403A4D" w:rsidP="00D31F38">
      <w:pPr>
        <w:pStyle w:val="CommentText"/>
      </w:pPr>
      <w:r>
        <w:rPr>
          <w:rStyle w:val="CommentReference"/>
        </w:rPr>
        <w:annotationRef/>
      </w:r>
      <w:r>
        <w:t xml:space="preserve">decay? </w:t>
      </w:r>
    </w:p>
  </w:comment>
  <w:comment w:id="395" w:author="Windows User" w:date="2015-10-30T08:56:00Z" w:initials="WU">
    <w:p w14:paraId="70A28C39" w14:textId="77777777" w:rsidR="00403A4D" w:rsidRDefault="00403A4D"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403A4D" w:rsidRDefault="00403A4D"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403A4D" w:rsidRDefault="00403A4D"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403A4D" w:rsidRDefault="00403A4D"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403A4D" w:rsidRDefault="00403A4D"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403A4D" w:rsidRDefault="00403A4D" w:rsidP="00D31F38">
      <w:pPr>
        <w:pStyle w:val="CommentText"/>
      </w:pPr>
      <w:r>
        <w:rPr>
          <w:rStyle w:val="CommentReference"/>
        </w:rPr>
        <w:annotationRef/>
      </w:r>
      <w:r>
        <w:t>crushed or destroyed?</w:t>
      </w:r>
    </w:p>
  </w:comment>
  <w:comment w:id="401" w:author="Windows User" w:date="2015-10-30T08:56:00Z" w:initials="WU">
    <w:p w14:paraId="2D37744E" w14:textId="77777777" w:rsidR="00403A4D" w:rsidRDefault="00403A4D"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403A4D" w:rsidRDefault="00403A4D" w:rsidP="00D31F38">
      <w:pPr>
        <w:pStyle w:val="CommentText"/>
      </w:pPr>
      <w:r>
        <w:rPr>
          <w:rStyle w:val="CommentReference"/>
        </w:rPr>
        <w:annotationRef/>
      </w:r>
      <w:r>
        <w:t>sent or sent forth?</w:t>
      </w:r>
    </w:p>
  </w:comment>
  <w:comment w:id="403" w:author="Windows User" w:date="2015-10-30T08:56:00Z" w:initials="WU">
    <w:p w14:paraId="6E78BA80" w14:textId="77777777" w:rsidR="00403A4D" w:rsidRDefault="00403A4D" w:rsidP="00D31F38">
      <w:pPr>
        <w:pStyle w:val="CommentText"/>
      </w:pPr>
      <w:r>
        <w:rPr>
          <w:rStyle w:val="CommentReference"/>
        </w:rPr>
        <w:annotationRef/>
      </w:r>
      <w:r>
        <w:t>or saints? ft note?</w:t>
      </w:r>
    </w:p>
  </w:comment>
  <w:comment w:id="404" w:author="Windows User" w:date="2015-10-30T08:56:00Z" w:initials="WU">
    <w:p w14:paraId="2897BA2F" w14:textId="77777777" w:rsidR="00403A4D" w:rsidRDefault="00403A4D"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403A4D" w:rsidRDefault="00403A4D" w:rsidP="00D31F38">
      <w:pPr>
        <w:pStyle w:val="CommentText"/>
      </w:pPr>
      <w:r>
        <w:rPr>
          <w:rStyle w:val="CommentReference"/>
        </w:rPr>
        <w:annotationRef/>
      </w:r>
      <w:r>
        <w:t>redeemed? or chose?</w:t>
      </w:r>
    </w:p>
  </w:comment>
  <w:comment w:id="406" w:author="Windows User" w:date="2015-10-30T08:56:00Z" w:initials="WU">
    <w:p w14:paraId="0E9DC1B8" w14:textId="77777777" w:rsidR="00403A4D" w:rsidRDefault="00403A4D"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403A4D" w:rsidRDefault="00403A4D" w:rsidP="00D31F38">
      <w:pPr>
        <w:pStyle w:val="CommentText"/>
      </w:pPr>
      <w:r>
        <w:rPr>
          <w:rStyle w:val="CommentReference"/>
        </w:rPr>
        <w:annotationRef/>
      </w:r>
      <w:r>
        <w:t>Nets has pangs.</w:t>
      </w:r>
    </w:p>
  </w:comment>
  <w:comment w:id="408" w:author="Windows User" w:date="2015-10-30T08:56:00Z" w:initials="WU">
    <w:p w14:paraId="6297DC8C" w14:textId="77777777" w:rsidR="00403A4D" w:rsidRDefault="00403A4D"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403A4D" w:rsidRDefault="00403A4D"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403A4D" w:rsidRDefault="00403A4D"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403A4D" w:rsidRDefault="00403A4D" w:rsidP="00D31F38">
      <w:pPr>
        <w:pStyle w:val="CommentText"/>
      </w:pPr>
      <w:r>
        <w:rPr>
          <w:rStyle w:val="CommentReference"/>
        </w:rPr>
        <w:annotationRef/>
      </w:r>
      <w:r>
        <w:t>For? or Since?</w:t>
      </w:r>
    </w:p>
  </w:comment>
  <w:comment w:id="412" w:author="Windows User" w:date="2015-10-30T08:56:00Z" w:initials="WU">
    <w:p w14:paraId="031A7CF6" w14:textId="77777777" w:rsidR="00403A4D" w:rsidRDefault="00403A4D"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403A4D" w:rsidRDefault="00403A4D">
      <w:pPr>
        <w:pStyle w:val="CommentText"/>
      </w:pPr>
      <w:r>
        <w:rPr>
          <w:rStyle w:val="CommentReference"/>
        </w:rPr>
        <w:annotationRef/>
      </w:r>
      <w:r>
        <w:t>Or “he has greatly glorified Himself, as NETS?</w:t>
      </w:r>
    </w:p>
  </w:comment>
  <w:comment w:id="414" w:author="Windows User" w:date="2015-10-30T08:56:00Z" w:initials="WU">
    <w:p w14:paraId="2A38A2FD" w14:textId="77777777" w:rsidR="00403A4D" w:rsidRDefault="00403A4D"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403A4D" w:rsidRDefault="00403A4D"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403A4D" w:rsidRDefault="00403A4D" w:rsidP="00D31F38">
      <w:pPr>
        <w:pStyle w:val="CommentText"/>
      </w:pPr>
      <w:r>
        <w:rPr>
          <w:rStyle w:val="CommentReference"/>
        </w:rPr>
        <w:annotationRef/>
      </w:r>
      <w:r>
        <w:t>path or walkway?</w:t>
      </w:r>
    </w:p>
  </w:comment>
  <w:comment w:id="423" w:author="Brett Slote" w:date="2015-10-30T08:56:00Z" w:initials="BS">
    <w:p w14:paraId="049D3BBD" w14:textId="77777777" w:rsidR="00403A4D" w:rsidRDefault="00403A4D"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403A4D" w:rsidRDefault="00403A4D"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403A4D" w:rsidRDefault="00403A4D"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403A4D" w:rsidRDefault="00403A4D" w:rsidP="00D31F38">
      <w:pPr>
        <w:pStyle w:val="CommentText"/>
      </w:pPr>
      <w:r>
        <w:rPr>
          <w:rStyle w:val="CommentReference"/>
        </w:rPr>
        <w:annotationRef/>
      </w:r>
      <w:r>
        <w:t>praising or singing?</w:t>
      </w:r>
    </w:p>
  </w:comment>
  <w:comment w:id="427" w:author="Windows User" w:date="2015-10-30T08:56:00Z" w:initials="WU">
    <w:p w14:paraId="56B7B31B" w14:textId="77777777" w:rsidR="00403A4D" w:rsidRDefault="00403A4D"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403A4D" w:rsidRDefault="00403A4D" w:rsidP="00344A59">
      <w:pPr>
        <w:pStyle w:val="CommentText"/>
      </w:pPr>
      <w:r>
        <w:rPr>
          <w:rStyle w:val="CommentReference"/>
        </w:rPr>
        <w:annotationRef/>
      </w:r>
      <w:r>
        <w:t>check</w:t>
      </w:r>
    </w:p>
  </w:comment>
  <w:comment w:id="449" w:author="Windows User" w:date="2015-10-30T08:56:00Z" w:initials="BS">
    <w:p w14:paraId="396316C8" w14:textId="77777777" w:rsidR="00403A4D" w:rsidRDefault="00403A4D" w:rsidP="00344A59">
      <w:pPr>
        <w:pStyle w:val="CommentText"/>
      </w:pPr>
      <w:r>
        <w:rPr>
          <w:rStyle w:val="CommentReference"/>
        </w:rPr>
        <w:annotationRef/>
      </w:r>
      <w:r>
        <w:t>clearly the missing vs above belongs</w:t>
      </w:r>
    </w:p>
  </w:comment>
  <w:comment w:id="461" w:author="Windows User" w:date="2015-10-30T08:56:00Z" w:initials="BS">
    <w:p w14:paraId="3650E160" w14:textId="77777777" w:rsidR="00403A4D" w:rsidRDefault="00403A4D" w:rsidP="00D31F38">
      <w:pPr>
        <w:pStyle w:val="CommentText"/>
      </w:pPr>
      <w:r>
        <w:rPr>
          <w:rStyle w:val="CommentReference"/>
        </w:rPr>
        <w:annotationRef/>
      </w:r>
      <w:r>
        <w:t>heavens?</w:t>
      </w:r>
    </w:p>
  </w:comment>
  <w:comment w:id="462" w:author="Windows User" w:date="2015-10-30T08:56:00Z" w:initials="BS">
    <w:p w14:paraId="57E2DDC4" w14:textId="77777777" w:rsidR="00403A4D" w:rsidRDefault="00403A4D" w:rsidP="00D31F38">
      <w:pPr>
        <w:pStyle w:val="CommentText"/>
      </w:pPr>
      <w:r>
        <w:rPr>
          <w:rStyle w:val="CommentReference"/>
        </w:rPr>
        <w:annotationRef/>
      </w:r>
      <w:r>
        <w:t>NETS omits clouds</w:t>
      </w:r>
    </w:p>
  </w:comment>
  <w:comment w:id="463" w:author="Windows User" w:date="2015-10-30T08:56:00Z" w:initials="BS">
    <w:p w14:paraId="35628364" w14:textId="77777777" w:rsidR="00403A4D" w:rsidRDefault="00403A4D" w:rsidP="00D31F38">
      <w:pPr>
        <w:pStyle w:val="CommentText"/>
      </w:pPr>
      <w:r>
        <w:rPr>
          <w:rStyle w:val="CommentReference"/>
        </w:rPr>
        <w:annotationRef/>
      </w:r>
      <w:r>
        <w:t>NETS omits this vs</w:t>
      </w:r>
    </w:p>
  </w:comment>
  <w:comment w:id="464" w:author="Windows User" w:date="2015-10-30T08:56:00Z" w:initials="BS">
    <w:p w14:paraId="1F576F58" w14:textId="77777777" w:rsidR="00403A4D" w:rsidRDefault="00403A4D"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403A4D" w:rsidRDefault="00403A4D"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403A4D" w:rsidRDefault="00403A4D"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403A4D" w:rsidRDefault="00403A4D" w:rsidP="00D31F38">
      <w:pPr>
        <w:pStyle w:val="CommentText"/>
      </w:pPr>
      <w:r>
        <w:rPr>
          <w:rStyle w:val="CommentReference"/>
        </w:rPr>
        <w:annotationRef/>
      </w:r>
      <w:r>
        <w:t>NETS has sea-monsters</w:t>
      </w:r>
    </w:p>
  </w:comment>
  <w:comment w:id="468" w:author="Windows User" w:date="2015-10-30T08:56:00Z" w:initials="BS">
    <w:p w14:paraId="43D401E2" w14:textId="77777777" w:rsidR="00403A4D" w:rsidRDefault="00403A4D"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403A4D" w:rsidRDefault="00403A4D" w:rsidP="00D31F38">
      <w:pPr>
        <w:pStyle w:val="CommentText"/>
      </w:pPr>
      <w:r>
        <w:rPr>
          <w:rStyle w:val="CommentReference"/>
        </w:rPr>
        <w:annotationRef/>
      </w:r>
      <w:r>
        <w:t>NETS has all humans on earth</w:t>
      </w:r>
    </w:p>
  </w:comment>
  <w:comment w:id="470" w:author="Windows User" w:date="2015-10-30T08:56:00Z" w:initials="BS">
    <w:p w14:paraId="6D54AC70" w14:textId="77777777" w:rsidR="00403A4D" w:rsidRDefault="00403A4D"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403A4D" w:rsidRDefault="00403A4D" w:rsidP="00D31F38">
      <w:pPr>
        <w:pStyle w:val="CommentText"/>
      </w:pPr>
      <w:r>
        <w:rPr>
          <w:rStyle w:val="CommentReference"/>
        </w:rPr>
        <w:annotationRef/>
      </w:r>
      <w:r>
        <w:t>NETS ends quite differently</w:t>
      </w:r>
    </w:p>
  </w:comment>
  <w:comment w:id="477" w:author="Windows User" w:date="2015-10-30T08:56:00Z" w:initials="BS">
    <w:p w14:paraId="43306FA7" w14:textId="77777777" w:rsidR="00403A4D" w:rsidRDefault="00403A4D" w:rsidP="003758F4">
      <w:pPr>
        <w:pStyle w:val="CommentText"/>
      </w:pPr>
      <w:r>
        <w:rPr>
          <w:rStyle w:val="CommentReference"/>
        </w:rPr>
        <w:annotationRef/>
      </w:r>
      <w:r>
        <w:t>heavens?</w:t>
      </w:r>
    </w:p>
  </w:comment>
  <w:comment w:id="478" w:author="Windows User" w:date="2015-10-30T08:56:00Z" w:initials="BS">
    <w:p w14:paraId="18B419AF" w14:textId="77777777" w:rsidR="00403A4D" w:rsidRDefault="00403A4D"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403A4D" w:rsidRDefault="00403A4D"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403A4D" w:rsidRDefault="00403A4D"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403A4D" w:rsidRDefault="00403A4D" w:rsidP="003758F4">
      <w:pPr>
        <w:pStyle w:val="CommentText"/>
      </w:pPr>
      <w:r>
        <w:rPr>
          <w:rStyle w:val="CommentReference"/>
        </w:rPr>
        <w:annotationRef/>
      </w:r>
      <w:r>
        <w:t>NETS has all humans on earth</w:t>
      </w:r>
    </w:p>
  </w:comment>
  <w:comment w:id="482" w:author="Windows User" w:date="2015-10-30T08:56:00Z" w:initials="BS">
    <w:p w14:paraId="4CB6D1D8" w14:textId="77777777" w:rsidR="00403A4D" w:rsidRDefault="00403A4D"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403A4D" w:rsidRDefault="00403A4D" w:rsidP="003758F4">
      <w:pPr>
        <w:pStyle w:val="CommentText"/>
      </w:pPr>
      <w:r>
        <w:rPr>
          <w:rStyle w:val="CommentReference"/>
        </w:rPr>
        <w:annotationRef/>
      </w:r>
      <w:r>
        <w:t>NETS ends quite differently</w:t>
      </w:r>
    </w:p>
  </w:comment>
  <w:comment w:id="485" w:author="Windows User" w:date="2015-10-30T08:56:00Z" w:initials="BS">
    <w:p w14:paraId="499D113D" w14:textId="77777777" w:rsidR="00403A4D" w:rsidRDefault="00403A4D" w:rsidP="00D31F38">
      <w:pPr>
        <w:pStyle w:val="CommentText"/>
      </w:pPr>
      <w:r>
        <w:rPr>
          <w:rStyle w:val="CommentReference"/>
        </w:rPr>
        <w:annotationRef/>
      </w:r>
      <w:r>
        <w:t>giver, or maker?</w:t>
      </w:r>
    </w:p>
  </w:comment>
  <w:comment w:id="486" w:author="Windows User" w:date="2015-10-30T08:56:00Z" w:initials="BS">
    <w:p w14:paraId="29AB3125" w14:textId="77777777" w:rsidR="00403A4D" w:rsidRDefault="00403A4D" w:rsidP="00D31F38">
      <w:pPr>
        <w:pStyle w:val="CommentText"/>
      </w:pPr>
      <w:r>
        <w:rPr>
          <w:rStyle w:val="CommentReference"/>
        </w:rPr>
        <w:annotationRef/>
      </w:r>
      <w:r>
        <w:t>even NETS has Hananias</w:t>
      </w:r>
    </w:p>
  </w:comment>
  <w:comment w:id="487" w:author="Windows User" w:date="2015-10-30T08:56:00Z" w:initials="BS">
    <w:p w14:paraId="27892612" w14:textId="77777777" w:rsidR="00403A4D" w:rsidRDefault="00403A4D"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403A4D" w:rsidRDefault="00403A4D" w:rsidP="00D31F38">
      <w:pPr>
        <w:pStyle w:val="CommentText"/>
      </w:pPr>
      <w:r>
        <w:rPr>
          <w:rStyle w:val="CommentReference"/>
        </w:rPr>
        <w:annotationRef/>
      </w:r>
      <w:r>
        <w:t>Coptic doesn't have "Our God"</w:t>
      </w:r>
    </w:p>
  </w:comment>
  <w:comment w:id="489" w:author="Windows User" w:date="2015-10-30T08:56:00Z" w:initials="BS">
    <w:p w14:paraId="5F8EC33A" w14:textId="77777777" w:rsidR="00403A4D" w:rsidRDefault="00403A4D" w:rsidP="00D31F38">
      <w:pPr>
        <w:pStyle w:val="CommentText"/>
      </w:pPr>
      <w:r>
        <w:rPr>
          <w:rStyle w:val="CommentReference"/>
        </w:rPr>
        <w:annotationRef/>
      </w:r>
      <w:r>
        <w:t>celebrate or proclaim?</w:t>
      </w:r>
    </w:p>
  </w:comment>
  <w:comment w:id="490" w:author="Windows User" w:date="2015-10-30T08:56:00Z" w:initials="BS">
    <w:p w14:paraId="02E465F6" w14:textId="77777777" w:rsidR="00403A4D" w:rsidRDefault="00403A4D" w:rsidP="00D31F38">
      <w:pPr>
        <w:pStyle w:val="CommentText"/>
      </w:pPr>
      <w:r>
        <w:rPr>
          <w:rStyle w:val="CommentReference"/>
        </w:rPr>
        <w:annotationRef/>
      </w:r>
      <w:r>
        <w:t>persevere or be sober?</w:t>
      </w:r>
    </w:p>
  </w:comment>
  <w:comment w:id="491" w:author="Windows User" w:date="2015-10-30T08:56:00Z" w:initials="BS">
    <w:p w14:paraId="0F283256" w14:textId="77777777" w:rsidR="00403A4D" w:rsidRDefault="00403A4D"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403A4D" w:rsidRDefault="00403A4D" w:rsidP="00D31F38">
      <w:pPr>
        <w:pStyle w:val="CommentText"/>
      </w:pPr>
      <w:r>
        <w:rPr>
          <w:rStyle w:val="CommentReference"/>
        </w:rPr>
        <w:annotationRef/>
      </w:r>
      <w:r>
        <w:t>esmo is bless, not praise...</w:t>
      </w:r>
    </w:p>
  </w:comment>
  <w:comment w:id="493" w:author="Windows User" w:date="2015-10-30T08:56:00Z" w:initials="BS">
    <w:p w14:paraId="22452F1B" w14:textId="77777777" w:rsidR="00403A4D" w:rsidRDefault="00403A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403A4D" w:rsidRDefault="00403A4D"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403A4D" w:rsidRDefault="00403A4D"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403A4D" w:rsidRDefault="00403A4D"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403A4D" w:rsidRDefault="00403A4D" w:rsidP="00D31F38">
      <w:pPr>
        <w:pStyle w:val="CommentText"/>
      </w:pPr>
      <w:r>
        <w:rPr>
          <w:rStyle w:val="CommentReference"/>
        </w:rPr>
        <w:annotationRef/>
      </w:r>
      <w:r>
        <w:t>disobedient? heretics?</w:t>
      </w:r>
    </w:p>
  </w:comment>
  <w:comment w:id="498" w:author="Windows User" w:date="2015-10-30T08:56:00Z" w:initials="BS">
    <w:p w14:paraId="298A6523" w14:textId="77777777" w:rsidR="00403A4D" w:rsidRDefault="00403A4D" w:rsidP="00D31F38">
      <w:pPr>
        <w:pStyle w:val="CommentText"/>
      </w:pPr>
      <w:r>
        <w:rPr>
          <w:rStyle w:val="CommentReference"/>
        </w:rPr>
        <w:annotationRef/>
      </w:r>
      <w:r>
        <w:t>souls or spirits?</w:t>
      </w:r>
    </w:p>
  </w:comment>
  <w:comment w:id="499" w:author="Windows User" w:date="2015-10-30T08:56:00Z" w:initials="BS">
    <w:p w14:paraId="3D56C030" w14:textId="77777777" w:rsidR="00403A4D" w:rsidRDefault="00403A4D" w:rsidP="00D31F38">
      <w:pPr>
        <w:pStyle w:val="CommentText"/>
      </w:pPr>
      <w:r>
        <w:rPr>
          <w:rStyle w:val="CommentReference"/>
        </w:rPr>
        <w:annotationRef/>
      </w:r>
      <w:r>
        <w:t>humble or contrite?</w:t>
      </w:r>
    </w:p>
  </w:comment>
  <w:comment w:id="500" w:author="Windows User" w:date="2015-10-30T08:56:00Z" w:initials="BS">
    <w:p w14:paraId="4417CE6C" w14:textId="77777777" w:rsidR="00403A4D" w:rsidRDefault="00403A4D" w:rsidP="00D31F38">
      <w:pPr>
        <w:pStyle w:val="CommentText"/>
      </w:pPr>
      <w:r>
        <w:rPr>
          <w:rStyle w:val="CommentReference"/>
        </w:rPr>
        <w:annotationRef/>
      </w:r>
      <w:r>
        <w:t>hearts?</w:t>
      </w:r>
    </w:p>
  </w:comment>
  <w:comment w:id="501" w:author="Windows User" w:date="2015-10-30T08:56:00Z" w:initials="BS">
    <w:p w14:paraId="6056EF08" w14:textId="77777777" w:rsidR="00403A4D" w:rsidRDefault="00403A4D" w:rsidP="00D31F38">
      <w:pPr>
        <w:pStyle w:val="CommentText"/>
      </w:pPr>
      <w:r>
        <w:rPr>
          <w:rStyle w:val="CommentReference"/>
        </w:rPr>
        <w:annotationRef/>
      </w:r>
      <w:r>
        <w:t>this or LA?</w:t>
      </w:r>
    </w:p>
  </w:comment>
  <w:comment w:id="502" w:author="Windows User" w:date="2015-10-30T08:56:00Z" w:initials="BS">
    <w:p w14:paraId="021CF208" w14:textId="77777777" w:rsidR="00403A4D" w:rsidRDefault="00403A4D" w:rsidP="00D31F38">
      <w:pPr>
        <w:pStyle w:val="CommentText"/>
      </w:pPr>
      <w:r>
        <w:rPr>
          <w:rStyle w:val="CommentReference"/>
        </w:rPr>
        <w:annotationRef/>
      </w:r>
      <w:r>
        <w:t>righteous of, or who revere</w:t>
      </w:r>
    </w:p>
  </w:comment>
  <w:comment w:id="503" w:author="Windows User" w:date="2015-10-30T08:56:00Z" w:initials="BS">
    <w:p w14:paraId="2B7DD481" w14:textId="77777777" w:rsidR="00403A4D" w:rsidRDefault="00403A4D"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403A4D" w:rsidRDefault="00403A4D" w:rsidP="00D31F38">
      <w:pPr>
        <w:pStyle w:val="CommentText"/>
      </w:pPr>
      <w:r>
        <w:rPr>
          <w:rStyle w:val="CommentReference"/>
        </w:rPr>
        <w:annotationRef/>
      </w:r>
      <w:r>
        <w:t>that he may praise and say?</w:t>
      </w:r>
    </w:p>
  </w:comment>
  <w:comment w:id="522" w:author="Windows User" w:date="2015-11-21T13:00:00Z" w:initials="WU">
    <w:p w14:paraId="72B45ACE" w14:textId="77777777" w:rsidR="00403A4D" w:rsidRDefault="00403A4D" w:rsidP="00D31F38">
      <w:pPr>
        <w:pStyle w:val="CommentText"/>
      </w:pPr>
      <w:r>
        <w:rPr>
          <w:rStyle w:val="CommentReference"/>
        </w:rPr>
        <w:annotationRef/>
      </w:r>
      <w:r>
        <w:t>Check, and 2 above.</w:t>
      </w:r>
    </w:p>
  </w:comment>
  <w:comment w:id="523" w:author="Brett Slote" w:date="2015-10-30T08:56:00Z" w:initials="BS">
    <w:p w14:paraId="0C0C90F8" w14:textId="77777777" w:rsidR="00403A4D" w:rsidRDefault="00403A4D"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403A4D" w:rsidRDefault="00403A4D" w:rsidP="00D31F38">
      <w:pPr>
        <w:pStyle w:val="CommentText"/>
      </w:pPr>
      <w:r>
        <w:rPr>
          <w:rStyle w:val="CommentReference"/>
        </w:rPr>
        <w:annotationRef/>
      </w:r>
      <w:r>
        <w:t>check</w:t>
      </w:r>
    </w:p>
  </w:comment>
  <w:comment w:id="525" w:author="Windows User" w:date="2015-11-21T13:00:00Z" w:initials="WU">
    <w:p w14:paraId="0CFC2594" w14:textId="77777777" w:rsidR="00403A4D" w:rsidRDefault="00403A4D" w:rsidP="00D31F38">
      <w:pPr>
        <w:pStyle w:val="CommentText"/>
      </w:pPr>
      <w:r>
        <w:rPr>
          <w:rStyle w:val="CommentReference"/>
        </w:rPr>
        <w:annotationRef/>
      </w:r>
      <w:r>
        <w:t>check</w:t>
      </w:r>
    </w:p>
  </w:comment>
  <w:comment w:id="526" w:author="Windows User" w:date="2015-11-21T13:01:00Z" w:initials="WU">
    <w:p w14:paraId="403A6460" w14:textId="77777777" w:rsidR="00403A4D" w:rsidRDefault="00403A4D" w:rsidP="00D31F38">
      <w:pPr>
        <w:pStyle w:val="CommentText"/>
      </w:pPr>
      <w:r>
        <w:rPr>
          <w:rStyle w:val="CommentReference"/>
        </w:rPr>
        <w:annotationRef/>
      </w:r>
      <w:r>
        <w:t>check, find Copitic</w:t>
      </w:r>
    </w:p>
  </w:comment>
  <w:comment w:id="527" w:author="Windows User" w:date="2015-10-30T08:56:00Z" w:initials="BS">
    <w:p w14:paraId="1B2986E7" w14:textId="77777777" w:rsidR="00403A4D" w:rsidRDefault="00403A4D"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403A4D" w:rsidRDefault="00403A4D" w:rsidP="00D31F38">
      <w:pPr>
        <w:pStyle w:val="CommentText"/>
      </w:pPr>
      <w:r>
        <w:rPr>
          <w:rStyle w:val="CommentReference"/>
        </w:rPr>
        <w:annotationRef/>
      </w:r>
      <w:r>
        <w:t>add</w:t>
      </w:r>
    </w:p>
  </w:comment>
  <w:comment w:id="531" w:author="Windows User" w:date="2015-10-30T08:56:00Z" w:initials="BS">
    <w:p w14:paraId="76CF17E1" w14:textId="77777777" w:rsidR="00403A4D" w:rsidRDefault="00403A4D"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403A4D" w:rsidRDefault="00403A4D" w:rsidP="00D31F38">
      <w:pPr>
        <w:pStyle w:val="CommentText"/>
      </w:pPr>
      <w:r>
        <w:rPr>
          <w:rStyle w:val="CommentReference"/>
        </w:rPr>
        <w:annotationRef/>
      </w:r>
      <w:r>
        <w:t>Communion or commemoration?</w:t>
      </w:r>
    </w:p>
  </w:comment>
  <w:comment w:id="533" w:author="Windows User" w:date="2015-11-21T13:01:00Z" w:initials="WU">
    <w:p w14:paraId="3C8EDFD6" w14:textId="77777777" w:rsidR="00403A4D" w:rsidRDefault="00403A4D" w:rsidP="00D31F38">
      <w:pPr>
        <w:pStyle w:val="CommentText"/>
      </w:pPr>
      <w:r>
        <w:rPr>
          <w:rStyle w:val="CommentReference"/>
        </w:rPr>
        <w:annotationRef/>
      </w:r>
      <w:r>
        <w:t>Check, and 2 above</w:t>
      </w:r>
    </w:p>
  </w:comment>
  <w:comment w:id="534" w:author="Brett Slote" w:date="2015-10-30T08:56:00Z" w:initials="BS">
    <w:p w14:paraId="502DF58D" w14:textId="77777777" w:rsidR="00403A4D" w:rsidRDefault="00403A4D"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403A4D" w:rsidRDefault="00403A4D" w:rsidP="00D31F38">
      <w:pPr>
        <w:pStyle w:val="CommentText"/>
      </w:pPr>
      <w:r>
        <w:rPr>
          <w:rStyle w:val="CommentReference"/>
        </w:rPr>
        <w:annotationRef/>
      </w:r>
      <w:r>
        <w:t>check</w:t>
      </w:r>
    </w:p>
  </w:comment>
  <w:comment w:id="536" w:author="Windows User" w:date="2015-10-30T08:56:00Z" w:initials="BS">
    <w:p w14:paraId="303AD0FE" w14:textId="77777777" w:rsidR="00403A4D" w:rsidRDefault="00403A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403A4D" w:rsidRDefault="00403A4D" w:rsidP="00D31F38">
      <w:pPr>
        <w:pStyle w:val="CommentText"/>
      </w:pPr>
      <w:r>
        <w:rPr>
          <w:rStyle w:val="CommentReference"/>
        </w:rPr>
        <w:annotationRef/>
      </w:r>
      <w:r>
        <w:t>check.  Add Coptic</w:t>
      </w:r>
    </w:p>
  </w:comment>
  <w:comment w:id="543" w:author="Windows User" w:date="2015-11-02T12:45:00Z" w:initials="BS">
    <w:p w14:paraId="02E474EA" w14:textId="77777777" w:rsidR="00403A4D" w:rsidRDefault="00403A4D" w:rsidP="00D31F38">
      <w:pPr>
        <w:pStyle w:val="CommentText"/>
      </w:pPr>
      <w:r>
        <w:rPr>
          <w:rStyle w:val="CommentReference"/>
        </w:rPr>
        <w:annotationRef/>
      </w:r>
      <w:r>
        <w:t>Godhead or Divinity?</w:t>
      </w:r>
    </w:p>
  </w:comment>
  <w:comment w:id="544" w:author="Windows User" w:date="2015-10-30T08:56:00Z" w:initials="BS">
    <w:p w14:paraId="1165D588" w14:textId="77777777" w:rsidR="00403A4D" w:rsidRDefault="00403A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403A4D" w:rsidRDefault="00403A4D"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403A4D" w:rsidRDefault="00403A4D"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403A4D" w:rsidRDefault="00403A4D" w:rsidP="00D31F38">
      <w:pPr>
        <w:pStyle w:val="CommentText"/>
      </w:pPr>
      <w:r>
        <w:rPr>
          <w:rStyle w:val="CommentReference"/>
        </w:rPr>
        <w:annotationRef/>
      </w:r>
      <w:r>
        <w:t>check</w:t>
      </w:r>
    </w:p>
  </w:comment>
  <w:comment w:id="561" w:author="Windows User" w:date="2015-11-21T13:03:00Z" w:initials="WU">
    <w:p w14:paraId="2CFCDBC4" w14:textId="77777777" w:rsidR="00403A4D" w:rsidRDefault="00403A4D" w:rsidP="00D31F38">
      <w:pPr>
        <w:pStyle w:val="CommentText"/>
      </w:pPr>
      <w:r>
        <w:rPr>
          <w:rStyle w:val="CommentReference"/>
        </w:rPr>
        <w:annotationRef/>
      </w:r>
      <w:r>
        <w:t>check</w:t>
      </w:r>
    </w:p>
  </w:comment>
  <w:comment w:id="562" w:author="Windows User" w:date="2015-11-21T13:04:00Z" w:initials="WU">
    <w:p w14:paraId="7B87BF1F" w14:textId="77777777" w:rsidR="00403A4D" w:rsidRDefault="00403A4D" w:rsidP="00D31F38">
      <w:pPr>
        <w:pStyle w:val="CommentText"/>
      </w:pPr>
      <w:r>
        <w:rPr>
          <w:rStyle w:val="CommentReference"/>
        </w:rPr>
        <w:annotationRef/>
      </w:r>
      <w:r>
        <w:t>check</w:t>
      </w:r>
    </w:p>
  </w:comment>
  <w:comment w:id="563" w:author="Windows User" w:date="2015-10-30T08:56:00Z" w:initials="BS">
    <w:p w14:paraId="469A8399" w14:textId="77777777" w:rsidR="00403A4D" w:rsidRDefault="00403A4D"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403A4D" w:rsidRDefault="00403A4D"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403A4D" w:rsidRDefault="00403A4D"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403A4D" w:rsidRDefault="00403A4D"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403A4D" w:rsidRDefault="00403A4D"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403A4D" w:rsidRDefault="00403A4D" w:rsidP="00D31F38">
      <w:pPr>
        <w:pStyle w:val="CommentText"/>
      </w:pPr>
      <w:r>
        <w:rPr>
          <w:rStyle w:val="CommentReference"/>
        </w:rPr>
        <w:annotationRef/>
      </w:r>
      <w:r>
        <w:t>NETS has rebukes. punishments?</w:t>
      </w:r>
    </w:p>
  </w:comment>
  <w:comment w:id="579" w:author="Windows User" w:date="2015-10-30T08:56:00Z" w:initials="BS">
    <w:p w14:paraId="37F1C98E" w14:textId="77777777" w:rsidR="00403A4D" w:rsidRDefault="00403A4D" w:rsidP="00D31F38">
      <w:pPr>
        <w:pStyle w:val="CommentText"/>
      </w:pPr>
      <w:r>
        <w:rPr>
          <w:rStyle w:val="CommentReference"/>
        </w:rPr>
        <w:annotationRef/>
      </w:r>
      <w:r>
        <w:t>psaltry? or lyre?</w:t>
      </w:r>
    </w:p>
  </w:comment>
  <w:comment w:id="592" w:author="Windows User" w:date="2015-11-21T13:04:00Z" w:initials="WU">
    <w:p w14:paraId="43A5D1B1" w14:textId="77777777" w:rsidR="00403A4D" w:rsidRDefault="00403A4D" w:rsidP="00E35F1F">
      <w:pPr>
        <w:pStyle w:val="CommentText"/>
      </w:pPr>
      <w:r>
        <w:rPr>
          <w:rStyle w:val="CommentReference"/>
        </w:rPr>
        <w:annotationRef/>
      </w:r>
      <w:r>
        <w:t>check</w:t>
      </w:r>
    </w:p>
  </w:comment>
  <w:comment w:id="593" w:author="Windows User" w:date="2015-11-21T13:04:00Z" w:initials="WU">
    <w:p w14:paraId="4B6A4DE4" w14:textId="77777777" w:rsidR="00403A4D" w:rsidRDefault="00403A4D" w:rsidP="00E35F1F">
      <w:pPr>
        <w:pStyle w:val="CommentText"/>
      </w:pPr>
      <w:r>
        <w:rPr>
          <w:rStyle w:val="CommentReference"/>
        </w:rPr>
        <w:annotationRef/>
      </w:r>
      <w:r>
        <w:t>check</w:t>
      </w:r>
    </w:p>
  </w:comment>
  <w:comment w:id="594" w:author="Windows User" w:date="2015-10-30T08:56:00Z" w:initials="BS">
    <w:p w14:paraId="483AEE75" w14:textId="77777777" w:rsidR="00403A4D" w:rsidRDefault="00403A4D" w:rsidP="00E35F1F">
      <w:pPr>
        <w:pStyle w:val="CommentText"/>
      </w:pPr>
      <w:r>
        <w:rPr>
          <w:rStyle w:val="CommentReference"/>
        </w:rPr>
        <w:annotationRef/>
      </w:r>
      <w:r>
        <w:t>tense? praise or will praise?</w:t>
      </w:r>
    </w:p>
  </w:comment>
  <w:comment w:id="595" w:author="Windows User" w:date="2015-10-30T08:56:00Z" w:initials="BS">
    <w:p w14:paraId="17DAD50D" w14:textId="77777777" w:rsidR="00403A4D" w:rsidRDefault="00403A4D" w:rsidP="00E35F1F">
      <w:pPr>
        <w:pStyle w:val="CommentText"/>
      </w:pPr>
      <w:r>
        <w:rPr>
          <w:rStyle w:val="CommentReference"/>
        </w:rPr>
        <w:annotationRef/>
      </w:r>
      <w:r>
        <w:t>earth? land? creation?</w:t>
      </w:r>
    </w:p>
  </w:comment>
  <w:comment w:id="596" w:author="Windows User" w:date="2015-11-21T13:05:00Z" w:initials="WU">
    <w:p w14:paraId="412BFF55" w14:textId="77777777" w:rsidR="00403A4D" w:rsidRDefault="00403A4D" w:rsidP="00E35F1F">
      <w:pPr>
        <w:pStyle w:val="CommentText"/>
      </w:pPr>
      <w:r>
        <w:rPr>
          <w:rStyle w:val="CommentReference"/>
        </w:rPr>
        <w:annotationRef/>
      </w:r>
      <w:r>
        <w:t>check</w:t>
      </w:r>
    </w:p>
  </w:comment>
  <w:comment w:id="597" w:author="Windows User" w:date="2015-10-30T08:56:00Z" w:initials="BS">
    <w:p w14:paraId="4FEF2EC7" w14:textId="77777777" w:rsidR="00403A4D" w:rsidRDefault="00403A4D"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403A4D" w:rsidRDefault="00403A4D"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403A4D" w:rsidRDefault="00403A4D"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403A4D" w:rsidRDefault="00403A4D" w:rsidP="00E35F1F">
      <w:pPr>
        <w:pStyle w:val="CommentText"/>
      </w:pPr>
      <w:r>
        <w:rPr>
          <w:rStyle w:val="CommentReference"/>
        </w:rPr>
        <w:annotationRef/>
      </w:r>
      <w:r>
        <w:t>patience or longsuffering?</w:t>
      </w:r>
    </w:p>
  </w:comment>
  <w:comment w:id="601" w:author="Windows User" w:date="2015-10-30T08:56:00Z" w:initials="BS">
    <w:p w14:paraId="2E20A232" w14:textId="77777777" w:rsidR="00403A4D" w:rsidRDefault="00403A4D" w:rsidP="00E35F1F">
      <w:pPr>
        <w:pStyle w:val="CommentText"/>
      </w:pPr>
      <w:r>
        <w:rPr>
          <w:rStyle w:val="CommentReference"/>
        </w:rPr>
        <w:annotationRef/>
      </w:r>
      <w:r>
        <w:t>just "at the first watch"?</w:t>
      </w:r>
    </w:p>
  </w:comment>
  <w:comment w:id="602" w:author="Windows User" w:date="2015-10-30T08:56:00Z" w:initials="BS">
    <w:p w14:paraId="34FB1BC0" w14:textId="77777777" w:rsidR="00403A4D" w:rsidRDefault="00403A4D" w:rsidP="00E35F1F">
      <w:pPr>
        <w:pStyle w:val="CommentText"/>
      </w:pPr>
      <w:r>
        <w:rPr>
          <w:rStyle w:val="CommentReference"/>
        </w:rPr>
        <w:annotationRef/>
      </w:r>
      <w:r>
        <w:t>sweet, or easy?</w:t>
      </w:r>
    </w:p>
  </w:comment>
  <w:comment w:id="603" w:author="Windows User" w:date="2015-10-30T08:56:00Z" w:initials="BS">
    <w:p w14:paraId="20646872" w14:textId="77777777" w:rsidR="00403A4D" w:rsidRDefault="00403A4D"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403A4D" w:rsidRDefault="00403A4D" w:rsidP="00E35F1F">
      <w:pPr>
        <w:pStyle w:val="CommentText"/>
      </w:pPr>
      <w:r>
        <w:rPr>
          <w:rStyle w:val="CommentReference"/>
        </w:rPr>
        <w:annotationRef/>
      </w:r>
      <w:r>
        <w:t>sound better if omit of?</w:t>
      </w:r>
    </w:p>
  </w:comment>
  <w:comment w:id="605" w:author="Windows User" w:date="2015-10-30T08:56:00Z" w:initials="BS">
    <w:p w14:paraId="0D6FF167" w14:textId="77777777" w:rsidR="00403A4D" w:rsidRDefault="00403A4D" w:rsidP="00E35F1F">
      <w:pPr>
        <w:pStyle w:val="CommentText"/>
      </w:pPr>
      <w:r>
        <w:rPr>
          <w:rStyle w:val="CommentReference"/>
        </w:rPr>
        <w:annotationRef/>
      </w:r>
      <w:r>
        <w:t>truth, or righteousness?</w:t>
      </w:r>
    </w:p>
  </w:comment>
  <w:comment w:id="606" w:author="Windows User" w:date="2015-10-30T08:56:00Z" w:initials="BS">
    <w:p w14:paraId="1A8CABED" w14:textId="77777777" w:rsidR="00403A4D" w:rsidRDefault="00403A4D" w:rsidP="00E35F1F">
      <w:pPr>
        <w:pStyle w:val="CommentText"/>
      </w:pPr>
      <w:r>
        <w:rPr>
          <w:rStyle w:val="CommentReference"/>
        </w:rPr>
        <w:annotationRef/>
      </w:r>
      <w:r>
        <w:t>true, or perfecvt?</w:t>
      </w:r>
    </w:p>
  </w:comment>
  <w:comment w:id="607" w:author="Windows User" w:date="2015-10-30T08:56:00Z" w:initials="BS">
    <w:p w14:paraId="21AC5CB8" w14:textId="77777777" w:rsidR="00403A4D" w:rsidRDefault="00403A4D" w:rsidP="00E35F1F">
      <w:pPr>
        <w:pStyle w:val="CommentText"/>
      </w:pPr>
      <w:r>
        <w:rPr>
          <w:rStyle w:val="CommentReference"/>
        </w:rPr>
        <w:annotationRef/>
      </w:r>
      <w:r>
        <w:t>and?</w:t>
      </w:r>
    </w:p>
  </w:comment>
  <w:comment w:id="608" w:author="Windows User" w:date="2015-10-30T08:56:00Z" w:initials="BS">
    <w:p w14:paraId="6C6DCC78" w14:textId="77777777" w:rsidR="00403A4D" w:rsidRDefault="00403A4D"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403A4D" w:rsidRDefault="00403A4D" w:rsidP="00E35F1F">
      <w:pPr>
        <w:pStyle w:val="CommentText"/>
      </w:pPr>
      <w:r>
        <w:rPr>
          <w:rStyle w:val="CommentReference"/>
        </w:rPr>
        <w:annotationRef/>
      </w:r>
      <w:r>
        <w:t>will?</w:t>
      </w:r>
    </w:p>
  </w:comment>
  <w:comment w:id="610" w:author="Windows User" w:date="2015-10-30T08:56:00Z" w:initials="BS">
    <w:p w14:paraId="6FC8752C" w14:textId="77777777" w:rsidR="00403A4D" w:rsidRDefault="00403A4D" w:rsidP="00E35F1F">
      <w:pPr>
        <w:pStyle w:val="CommentText"/>
      </w:pPr>
      <w:r>
        <w:rPr>
          <w:rStyle w:val="CommentReference"/>
        </w:rPr>
        <w:annotationRef/>
      </w:r>
      <w:r>
        <w:t>save? keep? deliver?</w:t>
      </w:r>
    </w:p>
  </w:comment>
  <w:comment w:id="611" w:author="Windows User" w:date="2015-10-30T08:56:00Z" w:initials="BS">
    <w:p w14:paraId="7843FDD6" w14:textId="77777777" w:rsidR="00403A4D" w:rsidRDefault="00403A4D"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403A4D" w:rsidRDefault="00403A4D"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403A4D" w:rsidRDefault="00403A4D"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403A4D" w:rsidRDefault="00403A4D"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403A4D" w:rsidRDefault="00403A4D" w:rsidP="00E35F1F">
      <w:pPr>
        <w:pStyle w:val="CommentText"/>
      </w:pPr>
      <w:r>
        <w:rPr>
          <w:rStyle w:val="CommentReference"/>
        </w:rPr>
        <w:annotationRef/>
      </w:r>
      <w:r>
        <w:t>tense?</w:t>
      </w:r>
    </w:p>
  </w:comment>
  <w:comment w:id="627" w:author="Windows User" w:date="2015-10-30T08:56:00Z" w:initials="BS">
    <w:p w14:paraId="5C472088" w14:textId="77777777" w:rsidR="00403A4D" w:rsidRDefault="00403A4D" w:rsidP="00E35F1F">
      <w:pPr>
        <w:pStyle w:val="CommentText"/>
      </w:pPr>
      <w:r>
        <w:rPr>
          <w:rStyle w:val="CommentReference"/>
        </w:rPr>
        <w:annotationRef/>
      </w:r>
      <w:r>
        <w:t>exalt or magnify?</w:t>
      </w:r>
    </w:p>
  </w:comment>
  <w:comment w:id="628" w:author="Windows User" w:date="2015-10-30T08:56:00Z" w:initials="BS">
    <w:p w14:paraId="2FB7E2BD" w14:textId="77777777" w:rsidR="00403A4D" w:rsidRDefault="00403A4D" w:rsidP="00E35F1F">
      <w:pPr>
        <w:pStyle w:val="CommentText"/>
      </w:pPr>
      <w:r>
        <w:rPr>
          <w:rStyle w:val="CommentReference"/>
        </w:rPr>
        <w:annotationRef/>
      </w:r>
      <w:r>
        <w:t>or iwn?</w:t>
      </w:r>
    </w:p>
  </w:comment>
  <w:comment w:id="632" w:author="Windows User" w:date="2015-10-30T08:56:00Z" w:initials="BS">
    <w:p w14:paraId="3C8244A0" w14:textId="77777777" w:rsidR="00403A4D" w:rsidRDefault="00403A4D"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403A4D" w:rsidRDefault="00403A4D"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403A4D" w:rsidRDefault="00403A4D"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403A4D" w:rsidRDefault="00403A4D"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403A4D" w:rsidRDefault="00403A4D" w:rsidP="00E35F1F">
      <w:pPr>
        <w:pStyle w:val="CommentText"/>
      </w:pPr>
      <w:r>
        <w:rPr>
          <w:rStyle w:val="CommentReference"/>
        </w:rPr>
        <w:annotationRef/>
      </w:r>
      <w:r>
        <w:t>coessential or consubstantial?</w:t>
      </w:r>
    </w:p>
  </w:comment>
  <w:comment w:id="637" w:author="Windows User" w:date="2015-10-30T08:56:00Z" w:initials="BS">
    <w:p w14:paraId="66C0B0D7" w14:textId="77777777" w:rsidR="00403A4D" w:rsidRDefault="00403A4D" w:rsidP="00E35F1F">
      <w:pPr>
        <w:pStyle w:val="CommentText"/>
      </w:pPr>
      <w:r>
        <w:rPr>
          <w:rStyle w:val="CommentReference"/>
        </w:rPr>
        <w:annotationRef/>
      </w:r>
      <w:r>
        <w:t>made one or joined?</w:t>
      </w:r>
    </w:p>
  </w:comment>
  <w:comment w:id="638" w:author="Windows User" w:date="2015-10-30T08:56:00Z" w:initials="BS">
    <w:p w14:paraId="094D26E3" w14:textId="77777777" w:rsidR="00403A4D" w:rsidRDefault="00403A4D"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403A4D" w:rsidRDefault="00403A4D"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403A4D" w:rsidRDefault="00403A4D" w:rsidP="00E35F1F">
      <w:pPr>
        <w:pStyle w:val="CommentText"/>
      </w:pPr>
      <w:r>
        <w:rPr>
          <w:rStyle w:val="CommentReference"/>
        </w:rPr>
        <w:annotationRef/>
      </w:r>
      <w:r>
        <w:t>woven or fine?</w:t>
      </w:r>
    </w:p>
  </w:comment>
  <w:comment w:id="641" w:author="Windows User" w:date="2015-10-30T08:56:00Z" w:initials="BS">
    <w:p w14:paraId="7A9FC970" w14:textId="77777777" w:rsidR="00403A4D" w:rsidRDefault="00403A4D" w:rsidP="00E35F1F">
      <w:pPr>
        <w:pStyle w:val="CommentText"/>
      </w:pPr>
      <w:r>
        <w:rPr>
          <w:rStyle w:val="CommentReference"/>
        </w:rPr>
        <w:annotationRef/>
      </w:r>
      <w:r>
        <w:t>palin</w:t>
      </w:r>
    </w:p>
  </w:comment>
  <w:comment w:id="642" w:author="Windows User" w:date="2015-10-30T08:56:00Z" w:initials="BS">
    <w:p w14:paraId="5EFFC3EC" w14:textId="77777777" w:rsidR="00403A4D" w:rsidRDefault="00403A4D" w:rsidP="00E35F1F">
      <w:pPr>
        <w:pStyle w:val="CommentText"/>
      </w:pPr>
      <w:r>
        <w:rPr>
          <w:rStyle w:val="CommentReference"/>
        </w:rPr>
        <w:annotationRef/>
      </w:r>
      <w:r>
        <w:t>exalt or magnify?</w:t>
      </w:r>
    </w:p>
  </w:comment>
  <w:comment w:id="643" w:author="Windows User" w:date="2015-10-30T08:56:00Z" w:initials="BS">
    <w:p w14:paraId="150C26DA" w14:textId="77777777" w:rsidR="00403A4D" w:rsidRDefault="00403A4D" w:rsidP="00E35F1F">
      <w:pPr>
        <w:pStyle w:val="CommentText"/>
      </w:pPr>
      <w:r>
        <w:rPr>
          <w:rStyle w:val="CommentReference"/>
        </w:rPr>
        <w:annotationRef/>
      </w:r>
      <w:r>
        <w:t>or iwn?</w:t>
      </w:r>
    </w:p>
  </w:comment>
  <w:comment w:id="647" w:author="Windows User" w:date="2015-10-30T08:56:00Z" w:initials="BS">
    <w:p w14:paraId="0E3B452D" w14:textId="77777777" w:rsidR="00403A4D" w:rsidRDefault="00403A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403A4D" w:rsidRDefault="00403A4D" w:rsidP="00E35F1F">
      <w:pPr>
        <w:pStyle w:val="CommentText"/>
      </w:pPr>
      <w:r>
        <w:rPr>
          <w:rStyle w:val="CommentReference"/>
        </w:rPr>
        <w:annotationRef/>
      </w:r>
      <w:r>
        <w:t>forged or beaten?</w:t>
      </w:r>
    </w:p>
  </w:comment>
  <w:comment w:id="649" w:author="Windows User" w:date="2015-10-30T08:56:00Z" w:initials="BS">
    <w:p w14:paraId="3E8ADE2B" w14:textId="77777777" w:rsidR="00403A4D" w:rsidRDefault="00403A4D"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403A4D" w:rsidRDefault="00403A4D"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403A4D" w:rsidRDefault="00403A4D" w:rsidP="00E35F1F">
      <w:pPr>
        <w:pStyle w:val="CommentText"/>
      </w:pPr>
      <w:r>
        <w:rPr>
          <w:rStyle w:val="CommentReference"/>
        </w:rPr>
        <w:annotationRef/>
      </w:r>
      <w:r>
        <w:t>why does Abouna omit sin?</w:t>
      </w:r>
    </w:p>
  </w:comment>
  <w:comment w:id="652" w:author="Windows User" w:date="2015-10-30T08:56:00Z" w:initials="BS">
    <w:p w14:paraId="027A16CD" w14:textId="77777777" w:rsidR="00403A4D" w:rsidRDefault="00403A4D" w:rsidP="00E35F1F">
      <w:pPr>
        <w:pStyle w:val="CommentText"/>
      </w:pPr>
      <w:r>
        <w:rPr>
          <w:rStyle w:val="CommentReference"/>
        </w:rPr>
        <w:annotationRef/>
      </w:r>
      <w:r>
        <w:t>exalt or magnify?</w:t>
      </w:r>
    </w:p>
  </w:comment>
  <w:comment w:id="653" w:author="Windows User" w:date="2015-10-30T08:56:00Z" w:initials="BS">
    <w:p w14:paraId="20C9574B" w14:textId="77777777" w:rsidR="00403A4D" w:rsidRDefault="00403A4D" w:rsidP="00E35F1F">
      <w:pPr>
        <w:pStyle w:val="CommentText"/>
      </w:pPr>
      <w:r>
        <w:rPr>
          <w:rStyle w:val="CommentReference"/>
        </w:rPr>
        <w:annotationRef/>
      </w:r>
      <w:r>
        <w:t>or iwn?</w:t>
      </w:r>
    </w:p>
  </w:comment>
  <w:comment w:id="657" w:author="Windows User" w:date="2015-10-30T08:56:00Z" w:initials="BS">
    <w:p w14:paraId="6726A127" w14:textId="77777777" w:rsidR="00403A4D" w:rsidRDefault="00403A4D"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403A4D" w:rsidRDefault="00403A4D"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403A4D" w:rsidRDefault="00403A4D" w:rsidP="00E35F1F">
      <w:pPr>
        <w:pStyle w:val="CommentText"/>
      </w:pPr>
      <w:r>
        <w:rPr>
          <w:rStyle w:val="CommentReference"/>
        </w:rPr>
        <w:annotationRef/>
      </w:r>
      <w:r>
        <w:t>exalt or magnify?</w:t>
      </w:r>
    </w:p>
  </w:comment>
  <w:comment w:id="660" w:author="Windows User" w:date="2015-10-30T08:56:00Z" w:initials="BS">
    <w:p w14:paraId="3A4414A4" w14:textId="77777777" w:rsidR="00403A4D" w:rsidRDefault="00403A4D" w:rsidP="00E35F1F">
      <w:pPr>
        <w:pStyle w:val="CommentText"/>
      </w:pPr>
      <w:r>
        <w:rPr>
          <w:rStyle w:val="CommentReference"/>
        </w:rPr>
        <w:annotationRef/>
      </w:r>
      <w:r>
        <w:t>or iwn?</w:t>
      </w:r>
    </w:p>
  </w:comment>
  <w:comment w:id="664" w:author="Windows User" w:date="2015-10-30T08:56:00Z" w:initials="BS">
    <w:p w14:paraId="60D89983" w14:textId="77777777" w:rsidR="00403A4D" w:rsidRDefault="00403A4D" w:rsidP="00E35F1F">
      <w:pPr>
        <w:pStyle w:val="CommentText"/>
      </w:pPr>
      <w:r>
        <w:rPr>
          <w:rStyle w:val="CommentReference"/>
        </w:rPr>
        <w:annotationRef/>
      </w:r>
      <w:r>
        <w:t>perpetual lamp?</w:t>
      </w:r>
    </w:p>
  </w:comment>
  <w:comment w:id="665" w:author="Windows User" w:date="2015-10-30T08:56:00Z" w:initials="BS">
    <w:p w14:paraId="708630CC" w14:textId="77777777" w:rsidR="00403A4D" w:rsidRDefault="00403A4D" w:rsidP="00E35F1F">
      <w:pPr>
        <w:pStyle w:val="CommentText"/>
      </w:pPr>
      <w:r>
        <w:rPr>
          <w:rStyle w:val="CommentReference"/>
        </w:rPr>
        <w:annotationRef/>
      </w:r>
      <w:r>
        <w:t>parousia?</w:t>
      </w:r>
    </w:p>
  </w:comment>
  <w:comment w:id="666" w:author="Windows User" w:date="2015-10-30T08:56:00Z" w:initials="BS">
    <w:p w14:paraId="670AE5C3" w14:textId="77777777" w:rsidR="00403A4D" w:rsidRDefault="00403A4D" w:rsidP="00E35F1F">
      <w:pPr>
        <w:pStyle w:val="CommentText"/>
      </w:pPr>
      <w:r>
        <w:rPr>
          <w:rStyle w:val="CommentReference"/>
        </w:rPr>
        <w:annotationRef/>
      </w:r>
      <w:r>
        <w:t>tense?</w:t>
      </w:r>
    </w:p>
  </w:comment>
  <w:comment w:id="667" w:author="Windows User" w:date="2015-10-30T08:56:00Z" w:initials="BS">
    <w:p w14:paraId="281D5A29" w14:textId="77777777" w:rsidR="00403A4D" w:rsidRDefault="00403A4D" w:rsidP="00E35F1F">
      <w:pPr>
        <w:pStyle w:val="CommentText"/>
      </w:pPr>
      <w:r>
        <w:rPr>
          <w:rStyle w:val="CommentReference"/>
        </w:rPr>
        <w:annotationRef/>
      </w:r>
      <w:r>
        <w:t>enlightens?</w:t>
      </w:r>
    </w:p>
  </w:comment>
  <w:comment w:id="668" w:author="Windows User" w:date="2015-10-30T08:56:00Z" w:initials="BS">
    <w:p w14:paraId="09189517" w14:textId="77777777" w:rsidR="00403A4D" w:rsidRDefault="00403A4D" w:rsidP="00E35F1F">
      <w:pPr>
        <w:pStyle w:val="CommentText"/>
      </w:pPr>
      <w:r>
        <w:rPr>
          <w:rStyle w:val="CommentReference"/>
        </w:rPr>
        <w:annotationRef/>
      </w:r>
      <w:r>
        <w:t>exalt or magnify?</w:t>
      </w:r>
    </w:p>
  </w:comment>
  <w:comment w:id="669" w:author="Windows User" w:date="2015-10-30T08:56:00Z" w:initials="BS">
    <w:p w14:paraId="0F1C3DB1" w14:textId="77777777" w:rsidR="00403A4D" w:rsidRDefault="00403A4D" w:rsidP="00E35F1F">
      <w:pPr>
        <w:pStyle w:val="CommentText"/>
      </w:pPr>
      <w:r>
        <w:rPr>
          <w:rStyle w:val="CommentReference"/>
        </w:rPr>
        <w:annotationRef/>
      </w:r>
      <w:r>
        <w:t>or iwn?</w:t>
      </w:r>
    </w:p>
  </w:comment>
  <w:comment w:id="673" w:author="Windows User" w:date="2015-10-30T08:56:00Z" w:initials="BS">
    <w:p w14:paraId="49777AD4" w14:textId="77777777" w:rsidR="00403A4D" w:rsidRDefault="00403A4D" w:rsidP="00E35F1F">
      <w:pPr>
        <w:pStyle w:val="CommentText"/>
      </w:pPr>
      <w:r>
        <w:rPr>
          <w:rStyle w:val="CommentReference"/>
        </w:rPr>
        <w:annotationRef/>
      </w:r>
      <w:r>
        <w:t>this order better or worse?</w:t>
      </w:r>
    </w:p>
  </w:comment>
  <w:comment w:id="674" w:author="Windows User" w:date="2015-10-30T08:56:00Z" w:initials="BS">
    <w:p w14:paraId="07AFF474" w14:textId="77777777" w:rsidR="00403A4D" w:rsidRDefault="00403A4D" w:rsidP="00E35F1F">
      <w:pPr>
        <w:pStyle w:val="CommentText"/>
      </w:pPr>
      <w:r>
        <w:rPr>
          <w:rStyle w:val="CommentReference"/>
        </w:rPr>
        <w:annotationRef/>
      </w:r>
      <w:r>
        <w:t>I think upon should stay here</w:t>
      </w:r>
    </w:p>
  </w:comment>
  <w:comment w:id="675" w:author="Windows User" w:date="2015-10-30T08:56:00Z" w:initials="BS">
    <w:p w14:paraId="0441CD07" w14:textId="77777777" w:rsidR="00403A4D" w:rsidRDefault="00403A4D" w:rsidP="00E35F1F">
      <w:pPr>
        <w:pStyle w:val="CommentText"/>
      </w:pPr>
      <w:r>
        <w:rPr>
          <w:rStyle w:val="CommentReference"/>
        </w:rPr>
        <w:annotationRef/>
      </w:r>
      <w:r>
        <w:t>exalt or magnify?</w:t>
      </w:r>
    </w:p>
  </w:comment>
  <w:comment w:id="676" w:author="Windows User" w:date="2015-10-30T08:56:00Z" w:initials="BS">
    <w:p w14:paraId="6B633293" w14:textId="77777777" w:rsidR="00403A4D" w:rsidRDefault="00403A4D" w:rsidP="00E35F1F">
      <w:pPr>
        <w:pStyle w:val="CommentText"/>
      </w:pPr>
      <w:r>
        <w:rPr>
          <w:rStyle w:val="CommentReference"/>
        </w:rPr>
        <w:annotationRef/>
      </w:r>
      <w:r>
        <w:t>or iwn?</w:t>
      </w:r>
    </w:p>
  </w:comment>
  <w:comment w:id="684" w:author="Windows User" w:date="2015-10-30T08:56:00Z" w:initials="BS">
    <w:p w14:paraId="5798119C" w14:textId="77777777" w:rsidR="00403A4D" w:rsidRDefault="00403A4D"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403A4D" w:rsidRDefault="00403A4D"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403A4D" w:rsidRDefault="00403A4D"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403A4D" w:rsidRDefault="00403A4D"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403A4D" w:rsidRDefault="00403A4D" w:rsidP="00E35F1F">
      <w:pPr>
        <w:pStyle w:val="CommentText"/>
      </w:pPr>
      <w:r>
        <w:rPr>
          <w:rStyle w:val="CommentReference"/>
        </w:rPr>
        <w:annotationRef/>
      </w:r>
      <w:r>
        <w:t>exalt or magnify?</w:t>
      </w:r>
    </w:p>
  </w:comment>
  <w:comment w:id="689" w:author="Windows User" w:date="2015-10-30T08:56:00Z" w:initials="BS">
    <w:p w14:paraId="6604F03B" w14:textId="77777777" w:rsidR="00403A4D" w:rsidRDefault="00403A4D" w:rsidP="00E35F1F">
      <w:pPr>
        <w:pStyle w:val="CommentText"/>
      </w:pPr>
      <w:r>
        <w:rPr>
          <w:rStyle w:val="CommentReference"/>
        </w:rPr>
        <w:annotationRef/>
      </w:r>
      <w:r>
        <w:t>or iwn?</w:t>
      </w:r>
    </w:p>
  </w:comment>
  <w:comment w:id="693" w:author="Windows User" w:date="2015-10-30T08:56:00Z" w:initials="BS">
    <w:p w14:paraId="6680EED5" w14:textId="77777777" w:rsidR="00403A4D" w:rsidRDefault="00403A4D" w:rsidP="00E35F1F">
      <w:pPr>
        <w:pStyle w:val="CommentText"/>
      </w:pPr>
      <w:r>
        <w:rPr>
          <w:rStyle w:val="CommentReference"/>
        </w:rPr>
        <w:annotationRef/>
      </w:r>
      <w:r>
        <w:t>does this work?</w:t>
      </w:r>
    </w:p>
  </w:comment>
  <w:comment w:id="694" w:author="Windows User" w:date="2015-10-30T08:56:00Z" w:initials="BS">
    <w:p w14:paraId="7B5754B1" w14:textId="77777777" w:rsidR="00403A4D" w:rsidRDefault="00403A4D" w:rsidP="00E35F1F">
      <w:pPr>
        <w:pStyle w:val="CommentText"/>
      </w:pPr>
      <w:r>
        <w:rPr>
          <w:rStyle w:val="CommentReference"/>
        </w:rPr>
        <w:annotationRef/>
      </w:r>
      <w:r>
        <w:t>is this right?</w:t>
      </w:r>
    </w:p>
  </w:comment>
  <w:comment w:id="695" w:author="Windows User" w:date="2015-10-30T08:56:00Z" w:initials="BS">
    <w:p w14:paraId="6058F90B" w14:textId="77777777" w:rsidR="00403A4D" w:rsidRDefault="00403A4D" w:rsidP="00E35F1F">
      <w:pPr>
        <w:pStyle w:val="CommentText"/>
      </w:pPr>
      <w:r>
        <w:rPr>
          <w:rStyle w:val="CommentReference"/>
        </w:rPr>
        <w:annotationRef/>
      </w:r>
      <w:r>
        <w:t>?</w:t>
      </w:r>
    </w:p>
  </w:comment>
  <w:comment w:id="696" w:author="Windows User" w:date="2015-10-30T08:56:00Z" w:initials="BS">
    <w:p w14:paraId="505706D1" w14:textId="77777777" w:rsidR="00403A4D" w:rsidRDefault="00403A4D" w:rsidP="00E35F1F">
      <w:pPr>
        <w:pStyle w:val="CommentText"/>
      </w:pPr>
      <w:r>
        <w:rPr>
          <w:rStyle w:val="CommentReference"/>
        </w:rPr>
        <w:annotationRef/>
      </w:r>
      <w:r>
        <w:t>about or to?</w:t>
      </w:r>
    </w:p>
  </w:comment>
  <w:comment w:id="697" w:author="Windows User" w:date="2015-10-30T08:56:00Z" w:initials="BS">
    <w:p w14:paraId="35AD6860" w14:textId="77777777" w:rsidR="00403A4D" w:rsidRDefault="00403A4D" w:rsidP="00E35F1F">
      <w:pPr>
        <w:pStyle w:val="CommentText"/>
      </w:pPr>
      <w:r>
        <w:rPr>
          <w:rStyle w:val="CommentReference"/>
        </w:rPr>
        <w:annotationRef/>
      </w:r>
      <w:r>
        <w:t>proclaim or cry?</w:t>
      </w:r>
    </w:p>
  </w:comment>
  <w:comment w:id="698" w:author="Windows User" w:date="2015-10-30T08:56:00Z" w:initials="BS">
    <w:p w14:paraId="588A0CA8" w14:textId="77777777" w:rsidR="00403A4D" w:rsidRDefault="00403A4D" w:rsidP="00E35F1F">
      <w:pPr>
        <w:pStyle w:val="CommentText"/>
      </w:pPr>
      <w:r>
        <w:rPr>
          <w:rStyle w:val="CommentReference"/>
        </w:rPr>
        <w:annotationRef/>
      </w:r>
      <w:r>
        <w:t>??</w:t>
      </w:r>
    </w:p>
  </w:comment>
  <w:comment w:id="699" w:author="Windows User" w:date="2015-10-30T08:56:00Z" w:initials="BS">
    <w:p w14:paraId="43146472" w14:textId="77777777" w:rsidR="00403A4D" w:rsidRDefault="00403A4D" w:rsidP="00E35F1F">
      <w:pPr>
        <w:pStyle w:val="CommentText"/>
      </w:pPr>
      <w:r>
        <w:rPr>
          <w:rStyle w:val="CommentReference"/>
        </w:rPr>
        <w:annotationRef/>
      </w:r>
      <w:r>
        <w:t>just?</w:t>
      </w:r>
    </w:p>
  </w:comment>
  <w:comment w:id="700" w:author="Windows User" w:date="2015-10-30T08:56:00Z" w:initials="BS">
    <w:p w14:paraId="005E33F9" w14:textId="77777777" w:rsidR="00403A4D" w:rsidRDefault="00403A4D" w:rsidP="00E35F1F">
      <w:pPr>
        <w:pStyle w:val="CommentText"/>
      </w:pPr>
      <w:r>
        <w:rPr>
          <w:rStyle w:val="CommentReference"/>
        </w:rPr>
        <w:annotationRef/>
      </w:r>
      <w:r>
        <w:t>chaste or meek?</w:t>
      </w:r>
    </w:p>
  </w:comment>
  <w:comment w:id="701" w:author="Windows User" w:date="2015-10-30T08:56:00Z" w:initials="BS">
    <w:p w14:paraId="38FC80AB" w14:textId="77777777" w:rsidR="00403A4D" w:rsidRDefault="00403A4D" w:rsidP="00E35F1F">
      <w:pPr>
        <w:pStyle w:val="CommentText"/>
      </w:pPr>
      <w:r>
        <w:rPr>
          <w:rStyle w:val="CommentReference"/>
        </w:rPr>
        <w:annotationRef/>
      </w:r>
      <w:r>
        <w:t>St. Isaac? Holy issac?</w:t>
      </w:r>
    </w:p>
  </w:comment>
  <w:comment w:id="702" w:author="Windows User" w:date="2015-10-30T08:56:00Z" w:initials="BS">
    <w:p w14:paraId="49E0F637" w14:textId="77777777" w:rsidR="00403A4D" w:rsidRDefault="00403A4D" w:rsidP="00E35F1F">
      <w:pPr>
        <w:pStyle w:val="CommentText"/>
      </w:pPr>
      <w:r>
        <w:rPr>
          <w:rStyle w:val="CommentReference"/>
        </w:rPr>
        <w:annotationRef/>
      </w:r>
      <w:r>
        <w:t>ten thousand time?</w:t>
      </w:r>
    </w:p>
  </w:comment>
  <w:comment w:id="703" w:author="Windows User" w:date="2015-10-30T08:56:00Z" w:initials="BS">
    <w:p w14:paraId="565278E4" w14:textId="77777777" w:rsidR="00403A4D" w:rsidRDefault="00403A4D"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403A4D" w:rsidRDefault="00403A4D" w:rsidP="00E35F1F">
      <w:pPr>
        <w:pStyle w:val="CommentText"/>
      </w:pPr>
      <w:r>
        <w:rPr>
          <w:rStyle w:val="CommentReference"/>
        </w:rPr>
        <w:annotationRef/>
      </w:r>
      <w:r>
        <w:t>honour or pride?</w:t>
      </w:r>
    </w:p>
  </w:comment>
  <w:comment w:id="705" w:author="Windows User" w:date="2015-10-30T08:56:00Z" w:initials="BS">
    <w:p w14:paraId="28840E47" w14:textId="77777777" w:rsidR="00403A4D" w:rsidRDefault="00403A4D" w:rsidP="00E35F1F">
      <w:pPr>
        <w:pStyle w:val="CommentText"/>
      </w:pPr>
      <w:r>
        <w:rPr>
          <w:rStyle w:val="CommentReference"/>
        </w:rPr>
        <w:annotationRef/>
      </w:r>
      <w:r>
        <w:t>spouse or friend???</w:t>
      </w:r>
    </w:p>
  </w:comment>
  <w:comment w:id="706" w:author="Windows User" w:date="2015-10-30T08:56:00Z" w:initials="BS">
    <w:p w14:paraId="6D247103" w14:textId="77777777" w:rsidR="00403A4D" w:rsidRDefault="00403A4D"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403A4D" w:rsidRDefault="00403A4D"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403A4D" w:rsidRDefault="00403A4D"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403A4D" w:rsidRDefault="00403A4D">
      <w:pPr>
        <w:pStyle w:val="CommentText"/>
      </w:pPr>
      <w:r>
        <w:rPr>
          <w:rStyle w:val="CommentReference"/>
        </w:rPr>
        <w:annotationRef/>
      </w:r>
      <w:r>
        <w:t>check</w:t>
      </w:r>
    </w:p>
  </w:comment>
  <w:comment w:id="710" w:author="Windows User" w:date="2015-10-30T08:56:00Z" w:initials="BS">
    <w:p w14:paraId="5E07F016" w14:textId="77777777" w:rsidR="00403A4D" w:rsidRDefault="00403A4D"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403A4D" w:rsidRDefault="00403A4D"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403A4D" w:rsidRDefault="00403A4D" w:rsidP="00E35F1F">
      <w:pPr>
        <w:pStyle w:val="CommentText"/>
      </w:pPr>
      <w:r>
        <w:rPr>
          <w:rStyle w:val="CommentReference"/>
        </w:rPr>
        <w:annotationRef/>
      </w:r>
      <w:r>
        <w:t>Are more honoured?</w:t>
      </w:r>
    </w:p>
  </w:comment>
  <w:comment w:id="719" w:author="Windows User" w:date="2015-10-30T08:56:00Z" w:initials="WU">
    <w:p w14:paraId="38104BB5" w14:textId="77777777" w:rsidR="00403A4D" w:rsidRDefault="00403A4D"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403A4D" w:rsidRDefault="00403A4D"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403A4D" w:rsidRDefault="00403A4D"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403A4D" w:rsidRDefault="00403A4D" w:rsidP="00E35F1F">
      <w:pPr>
        <w:pStyle w:val="CommentText"/>
      </w:pPr>
      <w:r>
        <w:rPr>
          <w:rStyle w:val="CommentReference"/>
        </w:rPr>
        <w:annotationRef/>
      </w:r>
      <w:r>
        <w:t>The Virgin Mary?</w:t>
      </w:r>
    </w:p>
  </w:comment>
  <w:comment w:id="732" w:author="Windows User" w:date="2015-10-30T08:56:00Z" w:initials="WU">
    <w:p w14:paraId="104BFD73" w14:textId="77777777" w:rsidR="00403A4D" w:rsidRDefault="00403A4D"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403A4D" w:rsidRDefault="00403A4D"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403A4D" w:rsidRDefault="00403A4D" w:rsidP="00E35F1F">
      <w:pPr>
        <w:pStyle w:val="CommentText"/>
      </w:pPr>
      <w:r>
        <w:rPr>
          <w:rStyle w:val="CommentReference"/>
        </w:rPr>
        <w:annotationRef/>
      </w:r>
      <w:r>
        <w:t>Not lampstand?</w:t>
      </w:r>
    </w:p>
  </w:comment>
  <w:comment w:id="738" w:author="Windows User" w:date="2015-10-30T08:56:00Z" w:initials="WU">
    <w:p w14:paraId="71035455" w14:textId="77777777" w:rsidR="00403A4D" w:rsidRDefault="00403A4D"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403A4D" w:rsidRDefault="00403A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403A4D" w:rsidRDefault="00403A4D" w:rsidP="00E35F1F">
      <w:pPr>
        <w:pStyle w:val="CommentText"/>
      </w:pPr>
      <w:r>
        <w:rPr>
          <w:rStyle w:val="CommentReference"/>
        </w:rPr>
        <w:annotationRef/>
      </w:r>
      <w:r>
        <w:t>Tense(s) of this vs?</w:t>
      </w:r>
    </w:p>
  </w:comment>
  <w:comment w:id="744" w:author="Windows User" w:date="2015-10-30T08:56:00Z" w:initials="WU">
    <w:p w14:paraId="596EE3A5" w14:textId="77777777" w:rsidR="00403A4D" w:rsidRDefault="00403A4D"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403A4D" w:rsidRPr="00745B45" w:rsidRDefault="00403A4D"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403A4D" w:rsidRDefault="00403A4D"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403A4D" w:rsidRDefault="00403A4D"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403A4D" w:rsidRDefault="00403A4D" w:rsidP="00E35F1F">
      <w:pPr>
        <w:pStyle w:val="CommentText"/>
      </w:pPr>
      <w:r>
        <w:rPr>
          <w:rStyle w:val="CommentReference"/>
        </w:rPr>
        <w:annotationRef/>
      </w:r>
      <w:r>
        <w:t>Care or concern?</w:t>
      </w:r>
    </w:p>
  </w:comment>
  <w:comment w:id="758" w:author="Windows User" w:date="2015-10-30T08:56:00Z" w:initials="WU">
    <w:p w14:paraId="78E58888" w14:textId="77777777" w:rsidR="00403A4D" w:rsidRDefault="00403A4D"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403A4D" w:rsidRDefault="00403A4D" w:rsidP="00E35F1F">
      <w:pPr>
        <w:pStyle w:val="CommentText"/>
      </w:pPr>
      <w:r>
        <w:rPr>
          <w:rStyle w:val="CommentReference"/>
        </w:rPr>
        <w:annotationRef/>
      </w:r>
      <w:r>
        <w:t>Exceedingly? Too? So?</w:t>
      </w:r>
    </w:p>
  </w:comment>
  <w:comment w:id="768" w:author="Windows User" w:date="2015-10-30T08:56:00Z" w:initials="WU">
    <w:p w14:paraId="6849FDD2" w14:textId="77777777" w:rsidR="00403A4D" w:rsidRDefault="00403A4D" w:rsidP="00E35F1F">
      <w:pPr>
        <w:pStyle w:val="CommentText"/>
      </w:pPr>
      <w:r>
        <w:rPr>
          <w:rStyle w:val="CommentReference"/>
        </w:rPr>
        <w:annotationRef/>
      </w:r>
      <w:r>
        <w:t>Ramez, I or me?</w:t>
      </w:r>
    </w:p>
  </w:comment>
  <w:comment w:id="769" w:author="Windows User" w:date="2015-10-30T08:56:00Z" w:initials="WU">
    <w:p w14:paraId="799B59FF" w14:textId="77777777" w:rsidR="00403A4D" w:rsidRDefault="00403A4D"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403A4D" w:rsidRDefault="00403A4D"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403A4D" w:rsidRDefault="00403A4D" w:rsidP="00E35F1F">
      <w:pPr>
        <w:pStyle w:val="CommentText"/>
      </w:pPr>
      <w:r>
        <w:rPr>
          <w:rStyle w:val="CommentReference"/>
        </w:rPr>
        <w:annotationRef/>
      </w:r>
      <w:r>
        <w:t>Kind-hearted or merciful?</w:t>
      </w:r>
    </w:p>
  </w:comment>
  <w:comment w:id="772" w:author="Windows User" w:date="2015-10-30T08:56:00Z" w:initials="WU">
    <w:p w14:paraId="1370FE87" w14:textId="77777777" w:rsidR="00403A4D" w:rsidRDefault="00403A4D" w:rsidP="00E35F1F">
      <w:pPr>
        <w:pStyle w:val="CommentText"/>
      </w:pPr>
      <w:r>
        <w:rPr>
          <w:rStyle w:val="CommentReference"/>
        </w:rPr>
        <w:annotationRef/>
      </w:r>
      <w:r>
        <w:t>Compassions or tender mercies?</w:t>
      </w:r>
    </w:p>
  </w:comment>
  <w:comment w:id="773" w:author="Windows User" w:date="2015-10-30T08:56:00Z" w:initials="WU">
    <w:p w14:paraId="70E14B72" w14:textId="77777777" w:rsidR="00403A4D" w:rsidRDefault="00403A4D" w:rsidP="00E35F1F">
      <w:pPr>
        <w:pStyle w:val="CommentText"/>
      </w:pPr>
      <w:r>
        <w:rPr>
          <w:rStyle w:val="CommentReference"/>
        </w:rPr>
        <w:annotationRef/>
      </w:r>
      <w:r>
        <w:t>May He or that He may</w:t>
      </w:r>
    </w:p>
  </w:comment>
  <w:comment w:id="785" w:author="Windows User" w:date="2015-10-30T08:56:00Z" w:initials="BS">
    <w:p w14:paraId="1CD83694" w14:textId="77777777" w:rsidR="00403A4D" w:rsidRDefault="00403A4D" w:rsidP="00E35F1F">
      <w:pPr>
        <w:pStyle w:val="CommentText"/>
      </w:pPr>
      <w:r>
        <w:rPr>
          <w:rStyle w:val="CommentReference"/>
        </w:rPr>
        <w:annotationRef/>
      </w:r>
      <w:r>
        <w:t>very greatly is redundant...</w:t>
      </w:r>
    </w:p>
  </w:comment>
  <w:comment w:id="786" w:author="Windows User" w:date="2015-10-30T08:56:00Z" w:initials="BS">
    <w:p w14:paraId="2DB29619" w14:textId="77777777" w:rsidR="00403A4D" w:rsidRDefault="00403A4D" w:rsidP="00E35F1F">
      <w:pPr>
        <w:pStyle w:val="CommentText"/>
      </w:pPr>
      <w:r>
        <w:rPr>
          <w:rStyle w:val="CommentReference"/>
        </w:rPr>
        <w:annotationRef/>
      </w:r>
      <w:r>
        <w:t>above? in?</w:t>
      </w:r>
    </w:p>
  </w:comment>
  <w:comment w:id="787" w:author="Windows User" w:date="2015-10-30T08:56:00Z" w:initials="BS">
    <w:p w14:paraId="3734F7C0" w14:textId="77777777" w:rsidR="00403A4D" w:rsidRDefault="00403A4D"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403A4D" w:rsidRDefault="00403A4D" w:rsidP="00E35F1F">
      <w:pPr>
        <w:pStyle w:val="CommentText"/>
      </w:pPr>
      <w:r>
        <w:rPr>
          <w:rStyle w:val="CommentReference"/>
        </w:rPr>
        <w:annotationRef/>
      </w:r>
      <w:r>
        <w:t>mediated or put into practice?</w:t>
      </w:r>
    </w:p>
  </w:comment>
  <w:comment w:id="789" w:author="Windows User" w:date="2015-10-30T08:56:00Z" w:initials="BS">
    <w:p w14:paraId="6417B5A7" w14:textId="77777777" w:rsidR="00403A4D" w:rsidRDefault="00403A4D"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403A4D" w:rsidRDefault="00403A4D"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403A4D" w:rsidRDefault="00403A4D" w:rsidP="00E35F1F">
      <w:pPr>
        <w:pStyle w:val="CommentText"/>
      </w:pPr>
      <w:r>
        <w:rPr>
          <w:rStyle w:val="CommentReference"/>
        </w:rPr>
        <w:annotationRef/>
      </w:r>
      <w:r>
        <w:t>thoughts or senses?</w:t>
      </w:r>
    </w:p>
  </w:comment>
  <w:comment w:id="792" w:author="Windows User" w:date="2015-10-30T08:56:00Z" w:initials="BS">
    <w:p w14:paraId="5092C47C" w14:textId="77777777" w:rsidR="00403A4D" w:rsidRDefault="00403A4D" w:rsidP="00E35F1F">
      <w:pPr>
        <w:pStyle w:val="CommentText"/>
      </w:pPr>
      <w:r>
        <w:rPr>
          <w:rStyle w:val="CommentReference"/>
        </w:rPr>
        <w:annotationRef/>
      </w:r>
      <w:r>
        <w:t>lay? set? cast?</w:t>
      </w:r>
    </w:p>
  </w:comment>
  <w:comment w:id="793" w:author="Windows User" w:date="2015-10-30T08:56:00Z" w:initials="BS">
    <w:p w14:paraId="2988A4E9" w14:textId="77777777" w:rsidR="00403A4D" w:rsidRDefault="00403A4D"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403A4D" w:rsidRDefault="00403A4D" w:rsidP="00E35F1F">
      <w:pPr>
        <w:pStyle w:val="CommentText"/>
      </w:pPr>
      <w:r>
        <w:rPr>
          <w:rStyle w:val="CommentReference"/>
        </w:rPr>
        <w:annotationRef/>
      </w:r>
      <w:r>
        <w:t>types?</w:t>
      </w:r>
    </w:p>
  </w:comment>
  <w:comment w:id="803" w:author="Windows User" w:date="2015-10-30T08:56:00Z" w:initials="BS">
    <w:p w14:paraId="6A283326" w14:textId="77777777" w:rsidR="00403A4D" w:rsidRDefault="00403A4D"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403A4D" w:rsidRDefault="00403A4D" w:rsidP="00E35F1F">
      <w:pPr>
        <w:pStyle w:val="CommentText"/>
      </w:pPr>
      <w:r>
        <w:rPr>
          <w:rStyle w:val="CommentReference"/>
        </w:rPr>
        <w:annotationRef/>
      </w:r>
      <w:r>
        <w:t>risen, or shone?</w:t>
      </w:r>
    </w:p>
  </w:comment>
  <w:comment w:id="808" w:author="Windows User" w:date="2015-10-30T08:56:00Z" w:initials="BS">
    <w:p w14:paraId="301FA11B" w14:textId="77777777" w:rsidR="00403A4D" w:rsidRDefault="00403A4D" w:rsidP="00D65FD4">
      <w:pPr>
        <w:pStyle w:val="CommentText"/>
      </w:pPr>
      <w:r>
        <w:rPr>
          <w:rStyle w:val="CommentReference"/>
        </w:rPr>
        <w:annotationRef/>
      </w:r>
      <w:r>
        <w:t>risen, or shone?</w:t>
      </w:r>
    </w:p>
  </w:comment>
  <w:comment w:id="812" w:author="Windows User" w:date="2015-10-30T08:56:00Z" w:initials="BS">
    <w:p w14:paraId="4B4155FC" w14:textId="77777777" w:rsidR="00403A4D" w:rsidRDefault="00403A4D" w:rsidP="00E35F1F">
      <w:pPr>
        <w:pStyle w:val="CommentText"/>
      </w:pPr>
      <w:r>
        <w:rPr>
          <w:rStyle w:val="CommentReference"/>
        </w:rPr>
        <w:annotationRef/>
      </w:r>
      <w:r>
        <w:t>cap?</w:t>
      </w:r>
    </w:p>
  </w:comment>
  <w:comment w:id="813" w:author="Windows User" w:date="2015-10-30T08:56:00Z" w:initials="BS">
    <w:p w14:paraId="248C83A2" w14:textId="77777777" w:rsidR="00403A4D" w:rsidRDefault="00403A4D" w:rsidP="00E35F1F">
      <w:pPr>
        <w:pStyle w:val="CommentText"/>
      </w:pPr>
      <w:r>
        <w:rPr>
          <w:rStyle w:val="CommentReference"/>
        </w:rPr>
        <w:annotationRef/>
      </w:r>
      <w:r>
        <w:t>save? redeem?</w:t>
      </w:r>
    </w:p>
  </w:comment>
  <w:comment w:id="814" w:author="Windows User" w:date="2015-10-30T08:56:00Z" w:initials="BS">
    <w:p w14:paraId="4C7BFCC0" w14:textId="77777777" w:rsidR="00403A4D" w:rsidRDefault="00403A4D" w:rsidP="00D65FD4">
      <w:pPr>
        <w:pStyle w:val="CommentText"/>
      </w:pPr>
      <w:r>
        <w:rPr>
          <w:rStyle w:val="CommentReference"/>
        </w:rPr>
        <w:annotationRef/>
      </w:r>
      <w:r>
        <w:t>risen, or shone?</w:t>
      </w:r>
    </w:p>
  </w:comment>
  <w:comment w:id="818" w:author="Windows User" w:date="2015-10-30T08:56:00Z" w:initials="BS">
    <w:p w14:paraId="2390D3F4" w14:textId="77777777" w:rsidR="00403A4D" w:rsidRDefault="00403A4D" w:rsidP="00E35F1F">
      <w:pPr>
        <w:pStyle w:val="CommentText"/>
      </w:pPr>
      <w:r>
        <w:rPr>
          <w:rStyle w:val="CommentReference"/>
        </w:rPr>
        <w:annotationRef/>
      </w:r>
      <w:r>
        <w:t>or should " be down here</w:t>
      </w:r>
    </w:p>
  </w:comment>
  <w:comment w:id="819" w:author="Windows User" w:date="2015-10-30T08:56:00Z" w:initials="BS">
    <w:p w14:paraId="6D6C2E53" w14:textId="77777777" w:rsidR="00403A4D" w:rsidRDefault="00403A4D" w:rsidP="00D65FD4">
      <w:pPr>
        <w:pStyle w:val="CommentText"/>
      </w:pPr>
      <w:r>
        <w:rPr>
          <w:rStyle w:val="CommentReference"/>
        </w:rPr>
        <w:annotationRef/>
      </w:r>
      <w:r>
        <w:t>risen, or shone?</w:t>
      </w:r>
    </w:p>
  </w:comment>
  <w:comment w:id="823" w:author="Windows User" w:date="2015-10-30T08:56:00Z" w:initials="BS">
    <w:p w14:paraId="061FF9BB" w14:textId="77777777" w:rsidR="00403A4D" w:rsidRDefault="00403A4D"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403A4D" w:rsidRDefault="00403A4D" w:rsidP="00D65FD4">
      <w:pPr>
        <w:pStyle w:val="CommentText"/>
      </w:pPr>
      <w:r>
        <w:rPr>
          <w:rStyle w:val="CommentReference"/>
        </w:rPr>
        <w:annotationRef/>
      </w:r>
      <w:r>
        <w:t>risen, or shone?</w:t>
      </w:r>
    </w:p>
  </w:comment>
  <w:comment w:id="828" w:author="Windows User" w:date="2015-10-30T08:56:00Z" w:initials="BS">
    <w:p w14:paraId="13BC365B" w14:textId="77777777" w:rsidR="00403A4D" w:rsidRDefault="00403A4D"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403A4D" w:rsidRDefault="00403A4D"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403A4D" w:rsidRDefault="00403A4D" w:rsidP="00D65FD4">
      <w:pPr>
        <w:pStyle w:val="CommentText"/>
      </w:pPr>
      <w:r>
        <w:rPr>
          <w:rStyle w:val="CommentReference"/>
        </w:rPr>
        <w:annotationRef/>
      </w:r>
      <w:r>
        <w:t>risen, or shone?</w:t>
      </w:r>
    </w:p>
  </w:comment>
  <w:comment w:id="834" w:author="Windows User" w:date="2015-10-30T08:56:00Z" w:initials="BS">
    <w:p w14:paraId="690C098D" w14:textId="77777777" w:rsidR="00403A4D" w:rsidRDefault="00403A4D" w:rsidP="00D65FD4">
      <w:pPr>
        <w:pStyle w:val="CommentText"/>
      </w:pPr>
      <w:r>
        <w:rPr>
          <w:rStyle w:val="CommentReference"/>
        </w:rPr>
        <w:annotationRef/>
      </w:r>
      <w:r>
        <w:t>risen, or shone?</w:t>
      </w:r>
    </w:p>
  </w:comment>
  <w:comment w:id="838" w:author="Windows User" w:date="2015-10-30T08:56:00Z" w:initials="BS">
    <w:p w14:paraId="47406125" w14:textId="77777777" w:rsidR="00403A4D" w:rsidRDefault="00403A4D" w:rsidP="00E35F1F">
      <w:pPr>
        <w:pStyle w:val="CommentText"/>
      </w:pPr>
      <w:r>
        <w:rPr>
          <w:rStyle w:val="CommentReference"/>
        </w:rPr>
        <w:annotationRef/>
      </w:r>
      <w:r>
        <w:t>dividing wall?</w:t>
      </w:r>
    </w:p>
  </w:comment>
  <w:comment w:id="839" w:author="Windows User" w:date="2015-10-30T08:56:00Z" w:initials="BS">
    <w:p w14:paraId="3115FE96" w14:textId="77777777" w:rsidR="00403A4D" w:rsidRDefault="00403A4D" w:rsidP="00D65FD4">
      <w:pPr>
        <w:pStyle w:val="CommentText"/>
      </w:pPr>
      <w:r>
        <w:rPr>
          <w:rStyle w:val="CommentReference"/>
        </w:rPr>
        <w:annotationRef/>
      </w:r>
      <w:r>
        <w:t>risen, or shone?</w:t>
      </w:r>
    </w:p>
  </w:comment>
  <w:comment w:id="843" w:author="Windows User" w:date="2015-10-30T08:56:00Z" w:initials="BS">
    <w:p w14:paraId="0BDB9E8A" w14:textId="77777777" w:rsidR="00403A4D" w:rsidRDefault="00403A4D"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403A4D" w:rsidRDefault="00403A4D"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403A4D" w:rsidRDefault="00403A4D"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403A4D" w:rsidRDefault="00403A4D"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403A4D" w:rsidRDefault="00403A4D"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403A4D" w:rsidRDefault="00403A4D" w:rsidP="00E35F1F">
      <w:pPr>
        <w:pStyle w:val="CommentText"/>
      </w:pPr>
      <w:r>
        <w:rPr>
          <w:rStyle w:val="CommentReference"/>
        </w:rPr>
        <w:annotationRef/>
      </w:r>
      <w:r>
        <w:t>or "sining"?</w:t>
      </w:r>
    </w:p>
  </w:comment>
  <w:comment w:id="849" w:author="Windows User" w:date="2015-10-30T08:56:00Z" w:initials="BS">
    <w:p w14:paraId="112875D2" w14:textId="77777777" w:rsidR="00403A4D" w:rsidRDefault="00403A4D" w:rsidP="00D65FD4">
      <w:pPr>
        <w:pStyle w:val="CommentText"/>
      </w:pPr>
      <w:r>
        <w:rPr>
          <w:rStyle w:val="CommentReference"/>
        </w:rPr>
        <w:annotationRef/>
      </w:r>
      <w:r>
        <w:t>risen, or shone?</w:t>
      </w:r>
    </w:p>
  </w:comment>
  <w:comment w:id="854" w:author="Windows User" w:date="2015-10-30T08:56:00Z" w:initials="BS">
    <w:p w14:paraId="1CF8EF29" w14:textId="77777777" w:rsidR="00403A4D" w:rsidRDefault="00403A4D"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403A4D" w:rsidRDefault="00403A4D"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403A4D" w:rsidRDefault="00403A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403A4D" w:rsidRDefault="00403A4D"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403A4D" w:rsidRDefault="00403A4D"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403A4D" w:rsidRDefault="00403A4D"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403A4D" w:rsidRDefault="00403A4D" w:rsidP="00E35F1F">
      <w:pPr>
        <w:pStyle w:val="CommentText"/>
      </w:pPr>
      <w:r>
        <w:rPr>
          <w:rStyle w:val="CommentReference"/>
        </w:rPr>
        <w:annotationRef/>
      </w:r>
      <w:r>
        <w:t>Received or bought?</w:t>
      </w:r>
    </w:p>
  </w:comment>
  <w:comment w:id="894" w:author="Brett Slote" w:date="2015-10-30T08:56:00Z" w:initials="BS">
    <w:p w14:paraId="6DDFB160" w14:textId="77777777" w:rsidR="00403A4D" w:rsidRDefault="00403A4D" w:rsidP="00E35F1F">
      <w:pPr>
        <w:pStyle w:val="CommentText"/>
      </w:pPr>
      <w:r>
        <w:rPr>
          <w:rStyle w:val="CommentReference"/>
        </w:rPr>
        <w:annotationRef/>
      </w:r>
      <w:r>
        <w:t>Uncircumscript?</w:t>
      </w:r>
    </w:p>
  </w:comment>
  <w:comment w:id="897" w:author="Brett Slote" w:date="2015-10-30T08:56:00Z" w:initials="BS">
    <w:p w14:paraId="39A4B3F9" w14:textId="77777777" w:rsidR="00403A4D" w:rsidRDefault="00403A4D" w:rsidP="00E35F1F">
      <w:pPr>
        <w:pStyle w:val="CommentText"/>
      </w:pPr>
      <w:r>
        <w:rPr>
          <w:rStyle w:val="CommentReference"/>
        </w:rPr>
        <w:annotationRef/>
      </w:r>
      <w:r>
        <w:t>Orthodox?</w:t>
      </w:r>
    </w:p>
  </w:comment>
  <w:comment w:id="898" w:author="Brett Slote" w:date="2015-10-30T08:56:00Z" w:initials="BS">
    <w:p w14:paraId="7E993A49" w14:textId="77777777" w:rsidR="00403A4D" w:rsidRDefault="00403A4D" w:rsidP="00E35F1F">
      <w:pPr>
        <w:pStyle w:val="CommentText"/>
      </w:pPr>
      <w:r>
        <w:rPr>
          <w:rStyle w:val="CommentReference"/>
        </w:rPr>
        <w:annotationRef/>
      </w:r>
      <w:r>
        <w:t>Faith?</w:t>
      </w:r>
    </w:p>
  </w:comment>
  <w:comment w:id="901" w:author="Brett Slote" w:date="2015-10-30T08:56:00Z" w:initials="BS">
    <w:p w14:paraId="575DF2C3" w14:textId="77777777" w:rsidR="00403A4D" w:rsidRDefault="00403A4D" w:rsidP="00E35F1F">
      <w:pPr>
        <w:pStyle w:val="CommentText"/>
      </w:pPr>
      <w:r>
        <w:rPr>
          <w:rStyle w:val="CommentReference"/>
        </w:rPr>
        <w:annotationRef/>
      </w:r>
      <w:r>
        <w:t>Need a consistent policy</w:t>
      </w:r>
    </w:p>
  </w:comment>
  <w:comment w:id="905" w:author="Brett Slote" w:date="2015-10-30T08:56:00Z" w:initials="BS">
    <w:p w14:paraId="4A370093" w14:textId="77777777" w:rsidR="00403A4D" w:rsidRDefault="00403A4D" w:rsidP="00E35F1F">
      <w:pPr>
        <w:pStyle w:val="CommentText"/>
      </w:pPr>
      <w:r>
        <w:rPr>
          <w:rStyle w:val="CommentReference"/>
        </w:rPr>
        <w:annotationRef/>
      </w:r>
      <w:r>
        <w:t>Ramez, He or Him?</w:t>
      </w:r>
    </w:p>
  </w:comment>
  <w:comment w:id="906" w:author="Brett Slote" w:date="2015-10-30T08:56:00Z" w:initials="BS">
    <w:p w14:paraId="3B1DEA29" w14:textId="77777777" w:rsidR="00403A4D" w:rsidRDefault="00403A4D" w:rsidP="00E35F1F">
      <w:pPr>
        <w:pStyle w:val="CommentText"/>
      </w:pPr>
      <w:r>
        <w:rPr>
          <w:rStyle w:val="CommentReference"/>
        </w:rPr>
        <w:annotationRef/>
      </w:r>
      <w:r>
        <w:t>On? By?</w:t>
      </w:r>
    </w:p>
  </w:comment>
  <w:comment w:id="907" w:author="Windows User" w:date="2015-11-21T13:15:00Z" w:initials="WU">
    <w:p w14:paraId="05ACE9CF" w14:textId="77777777" w:rsidR="00403A4D" w:rsidRDefault="00403A4D" w:rsidP="00E35F1F">
      <w:pPr>
        <w:pStyle w:val="CommentText"/>
      </w:pPr>
      <w:r>
        <w:rPr>
          <w:rStyle w:val="CommentReference"/>
        </w:rPr>
        <w:annotationRef/>
      </w:r>
      <w:r>
        <w:t>check</w:t>
      </w:r>
    </w:p>
  </w:comment>
  <w:comment w:id="915" w:author="Windows User" w:date="2015-10-30T08:56:00Z" w:initials="BS">
    <w:p w14:paraId="5592658B" w14:textId="77777777" w:rsidR="00403A4D" w:rsidRDefault="00403A4D"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403A4D" w:rsidRDefault="00403A4D"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403A4D" w:rsidRDefault="00403A4D" w:rsidP="00E35F1F">
      <w:pPr>
        <w:pStyle w:val="CommentText"/>
      </w:pPr>
      <w:r>
        <w:rPr>
          <w:rStyle w:val="CommentReference"/>
        </w:rPr>
        <w:annotationRef/>
      </w:r>
      <w:r>
        <w:t>adjective? severe?</w:t>
      </w:r>
    </w:p>
  </w:comment>
  <w:comment w:id="926" w:author="Windows User" w:date="2015-11-21T13:15:00Z" w:initials="WU">
    <w:p w14:paraId="071C1D6C" w14:textId="77777777" w:rsidR="00403A4D" w:rsidRDefault="00403A4D" w:rsidP="00E35F1F">
      <w:pPr>
        <w:pStyle w:val="CommentText"/>
      </w:pPr>
      <w:r>
        <w:rPr>
          <w:rStyle w:val="CommentReference"/>
        </w:rPr>
        <w:annotationRef/>
      </w:r>
      <w:r>
        <w:t>check</w:t>
      </w:r>
    </w:p>
  </w:comment>
  <w:comment w:id="928" w:author="Windows User" w:date="2015-10-30T08:56:00Z" w:initials="BS">
    <w:p w14:paraId="5CA1796C" w14:textId="77777777" w:rsidR="00403A4D" w:rsidRDefault="00403A4D" w:rsidP="00E35F1F">
      <w:pPr>
        <w:pStyle w:val="CommentText"/>
      </w:pPr>
      <w:r>
        <w:rPr>
          <w:rStyle w:val="CommentReference"/>
        </w:rPr>
        <w:annotationRef/>
      </w:r>
      <w:r>
        <w:t>too literal?</w:t>
      </w:r>
    </w:p>
  </w:comment>
  <w:comment w:id="931" w:author="Windows User" w:date="2015-10-30T08:56:00Z" w:initials="BS">
    <w:p w14:paraId="39BBFF20" w14:textId="77777777" w:rsidR="00403A4D" w:rsidRDefault="00403A4D" w:rsidP="00E35F1F">
      <w:pPr>
        <w:pStyle w:val="CommentText"/>
      </w:pPr>
      <w:r>
        <w:rPr>
          <w:rStyle w:val="CommentReference"/>
        </w:rPr>
        <w:annotationRef/>
      </w:r>
      <w:r>
        <w:t>awkward</w:t>
      </w:r>
    </w:p>
  </w:comment>
  <w:comment w:id="932" w:author="Windows User" w:date="2015-10-30T08:56:00Z" w:initials="BS">
    <w:p w14:paraId="7C372EC3" w14:textId="77777777" w:rsidR="00403A4D" w:rsidRDefault="00403A4D"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403A4D" w:rsidRDefault="00403A4D" w:rsidP="00E35F1F">
      <w:pPr>
        <w:pStyle w:val="CommentText"/>
      </w:pPr>
      <w:r>
        <w:rPr>
          <w:rStyle w:val="CommentReference"/>
        </w:rPr>
        <w:annotationRef/>
      </w:r>
      <w:r>
        <w:t>awkward</w:t>
      </w:r>
    </w:p>
  </w:comment>
  <w:comment w:id="935" w:author="Windows User" w:date="2015-10-30T08:56:00Z" w:initials="BS">
    <w:p w14:paraId="512D6CE2" w14:textId="77777777" w:rsidR="00403A4D" w:rsidRDefault="00403A4D" w:rsidP="00E35F1F">
      <w:pPr>
        <w:pStyle w:val="CommentText"/>
      </w:pPr>
      <w:r>
        <w:rPr>
          <w:rStyle w:val="CommentReference"/>
        </w:rPr>
        <w:annotationRef/>
      </w:r>
      <w:r>
        <w:t>terribly awkward</w:t>
      </w:r>
    </w:p>
  </w:comment>
  <w:comment w:id="936" w:author="Windows User" w:date="2015-11-21T13:16:00Z" w:initials="WU">
    <w:p w14:paraId="56B70852" w14:textId="77777777" w:rsidR="00403A4D" w:rsidRDefault="00403A4D" w:rsidP="00E35F1F">
      <w:pPr>
        <w:pStyle w:val="CommentText"/>
      </w:pPr>
      <w:r>
        <w:rPr>
          <w:rStyle w:val="CommentReference"/>
        </w:rPr>
        <w:annotationRef/>
      </w:r>
      <w:r>
        <w:t>check</w:t>
      </w:r>
    </w:p>
  </w:comment>
  <w:comment w:id="937" w:author="Windows User" w:date="2015-11-21T13:16:00Z" w:initials="WU">
    <w:p w14:paraId="46C7130C" w14:textId="77777777" w:rsidR="00403A4D" w:rsidRDefault="00403A4D" w:rsidP="00E35F1F">
      <w:pPr>
        <w:pStyle w:val="CommentText"/>
      </w:pPr>
      <w:r>
        <w:rPr>
          <w:rStyle w:val="CommentReference"/>
        </w:rPr>
        <w:annotationRef/>
      </w:r>
      <w:r>
        <w:t>check</w:t>
      </w:r>
    </w:p>
  </w:comment>
  <w:comment w:id="938" w:author="Windows User" w:date="2015-11-21T13:16:00Z" w:initials="WU">
    <w:p w14:paraId="5E32845B" w14:textId="77777777" w:rsidR="00403A4D" w:rsidRDefault="00403A4D" w:rsidP="00E35F1F">
      <w:pPr>
        <w:pStyle w:val="CommentText"/>
      </w:pPr>
      <w:r>
        <w:rPr>
          <w:rStyle w:val="CommentReference"/>
        </w:rPr>
        <w:annotationRef/>
      </w:r>
      <w:r>
        <w:t>check</w:t>
      </w:r>
    </w:p>
  </w:comment>
  <w:comment w:id="939" w:author="Windows User" w:date="2015-11-21T13:16:00Z" w:initials="WU">
    <w:p w14:paraId="530C7E75" w14:textId="77777777" w:rsidR="00403A4D" w:rsidRDefault="00403A4D" w:rsidP="00E35F1F">
      <w:pPr>
        <w:pStyle w:val="CommentText"/>
      </w:pPr>
      <w:r>
        <w:rPr>
          <w:rStyle w:val="CommentReference"/>
        </w:rPr>
        <w:annotationRef/>
      </w:r>
      <w:r>
        <w:t>check</w:t>
      </w:r>
    </w:p>
  </w:comment>
  <w:comment w:id="942" w:author="Windows User" w:date="2015-10-30T08:56:00Z" w:initials="BS">
    <w:p w14:paraId="215C41D2" w14:textId="77777777" w:rsidR="00403A4D" w:rsidRDefault="00403A4D" w:rsidP="00E35F1F">
      <w:pPr>
        <w:pStyle w:val="CommentText"/>
      </w:pPr>
      <w:r>
        <w:rPr>
          <w:rStyle w:val="CommentReference"/>
        </w:rPr>
        <w:annotationRef/>
      </w:r>
      <w:r>
        <w:t>sat?</w:t>
      </w:r>
    </w:p>
  </w:comment>
  <w:comment w:id="943" w:author="Windows User" w:date="2015-11-21T13:17:00Z" w:initials="WU">
    <w:p w14:paraId="6B55DDAB" w14:textId="77777777" w:rsidR="00403A4D" w:rsidRDefault="00403A4D" w:rsidP="00E35F1F">
      <w:pPr>
        <w:pStyle w:val="CommentText"/>
      </w:pPr>
      <w:r>
        <w:rPr>
          <w:rStyle w:val="CommentReference"/>
        </w:rPr>
        <w:annotationRef/>
      </w:r>
      <w:r>
        <w:t>check</w:t>
      </w:r>
    </w:p>
  </w:comment>
  <w:comment w:id="944" w:author="Windows User" w:date="2015-11-21T13:17:00Z" w:initials="WU">
    <w:p w14:paraId="5825D4CB" w14:textId="77777777" w:rsidR="00403A4D" w:rsidRDefault="00403A4D" w:rsidP="00E35F1F">
      <w:pPr>
        <w:pStyle w:val="CommentText"/>
      </w:pPr>
      <w:r>
        <w:rPr>
          <w:rStyle w:val="CommentReference"/>
        </w:rPr>
        <w:annotationRef/>
      </w:r>
      <w:r>
        <w:t>check</w:t>
      </w:r>
    </w:p>
  </w:comment>
  <w:comment w:id="947" w:author="Windows User" w:date="2015-10-30T08:56:00Z" w:initials="BS">
    <w:p w14:paraId="3E614A56" w14:textId="77777777" w:rsidR="00403A4D" w:rsidRDefault="00403A4D" w:rsidP="00E35F1F">
      <w:pPr>
        <w:pStyle w:val="CommentText"/>
      </w:pPr>
      <w:r>
        <w:rPr>
          <w:rStyle w:val="CommentReference"/>
        </w:rPr>
        <w:annotationRef/>
      </w:r>
      <w:r>
        <w:t>entered and come forth, or entered through it?</w:t>
      </w:r>
    </w:p>
  </w:comment>
  <w:comment w:id="948" w:author="Windows User" w:date="2015-10-30T08:56:00Z" w:initials="BS">
    <w:p w14:paraId="356D8FDF" w14:textId="77777777" w:rsidR="00403A4D" w:rsidRDefault="00403A4D" w:rsidP="00E35F1F">
      <w:pPr>
        <w:pStyle w:val="CommentText"/>
      </w:pPr>
      <w:r>
        <w:rPr>
          <w:rStyle w:val="CommentReference"/>
        </w:rPr>
        <w:annotationRef/>
      </w:r>
      <w:r>
        <w:t>appearing?</w:t>
      </w:r>
    </w:p>
  </w:comment>
  <w:comment w:id="949" w:author="Windows User" w:date="2015-10-30T08:56:00Z" w:initials="BS">
    <w:p w14:paraId="4735348E" w14:textId="77777777" w:rsidR="00403A4D" w:rsidRDefault="00403A4D" w:rsidP="00E35F1F">
      <w:pPr>
        <w:pStyle w:val="CommentText"/>
      </w:pPr>
      <w:r>
        <w:rPr>
          <w:rStyle w:val="CommentReference"/>
        </w:rPr>
        <w:annotationRef/>
      </w:r>
      <w:r>
        <w:t>He</w:t>
      </w:r>
    </w:p>
  </w:comment>
  <w:comment w:id="956" w:author="Windows User" w:date="2015-10-30T08:56:00Z" w:initials="BS">
    <w:p w14:paraId="5F2DFD8E" w14:textId="77777777" w:rsidR="00403A4D" w:rsidRDefault="00403A4D" w:rsidP="00E35F1F">
      <w:pPr>
        <w:pStyle w:val="CommentText"/>
      </w:pPr>
      <w:r>
        <w:rPr>
          <w:rStyle w:val="CommentReference"/>
        </w:rPr>
        <w:annotationRef/>
      </w:r>
      <w:r>
        <w:t>I feel like upon sounds better here and below</w:t>
      </w:r>
    </w:p>
  </w:comment>
  <w:comment w:id="957" w:author="Brett Slote" w:date="2016-08-19T08:52:00Z" w:initials="BS">
    <w:p w14:paraId="1CA371D1" w14:textId="31C866C9" w:rsidR="00403A4D" w:rsidRDefault="00403A4D">
      <w:pPr>
        <w:pStyle w:val="CommentText"/>
      </w:pPr>
      <w:r>
        <w:rPr>
          <w:rStyle w:val="CommentReference"/>
        </w:rPr>
        <w:annotationRef/>
      </w:r>
      <w:r>
        <w:t>Should this be crush?</w:t>
      </w:r>
    </w:p>
  </w:comment>
  <w:comment w:id="958" w:author="Windows User" w:date="2015-10-30T08:56:00Z" w:initials="BS">
    <w:p w14:paraId="7D69D9EF" w14:textId="77777777" w:rsidR="00403A4D" w:rsidRDefault="00403A4D" w:rsidP="00E35F1F">
      <w:pPr>
        <w:pStyle w:val="CommentText"/>
      </w:pPr>
      <w:r>
        <w:rPr>
          <w:rStyle w:val="CommentReference"/>
        </w:rPr>
        <w:annotationRef/>
      </w:r>
      <w:r>
        <w:t>awkward. Crush under our feet or crush within us? Even if feet not literally there, needed to complete the implied thought in english.</w:t>
      </w:r>
    </w:p>
  </w:comment>
  <w:comment w:id="966" w:author="Windows User" w:date="2015-10-30T08:56:00Z" w:initials="BS">
    <w:p w14:paraId="60DA9970" w14:textId="77777777" w:rsidR="00403A4D" w:rsidRDefault="00403A4D" w:rsidP="00E35F1F">
      <w:pPr>
        <w:pStyle w:val="CommentText"/>
      </w:pPr>
      <w:r>
        <w:rPr>
          <w:rStyle w:val="CommentReference"/>
        </w:rPr>
        <w:annotationRef/>
      </w:r>
      <w:r>
        <w:t>a? I know virgin doesn't sound right. Nor virginal. But a virgin seems to cheapen the thought...</w:t>
      </w:r>
    </w:p>
  </w:comment>
  <w:comment w:id="968" w:author="Windows User" w:date="2015-10-30T08:56:00Z" w:initials="BS">
    <w:p w14:paraId="3D3D58F2" w14:textId="77777777" w:rsidR="00403A4D" w:rsidRDefault="00403A4D" w:rsidP="00E35F1F">
      <w:pPr>
        <w:pStyle w:val="CommentText"/>
      </w:pPr>
      <w:r>
        <w:rPr>
          <w:rStyle w:val="CommentReference"/>
        </w:rPr>
        <w:annotationRef/>
      </w:r>
      <w:r>
        <w:t>annulled has connotation from catholicism of never having been. I like abolished better. Sounds more poetic like too.</w:t>
      </w:r>
    </w:p>
  </w:comment>
  <w:comment w:id="971" w:author="Windows User" w:date="2015-10-30T08:56:00Z" w:initials="BS">
    <w:p w14:paraId="758A0E08" w14:textId="77777777" w:rsidR="00403A4D" w:rsidRDefault="00403A4D" w:rsidP="00E35F1F">
      <w:pPr>
        <w:pStyle w:val="CommentText"/>
      </w:pPr>
      <w:r>
        <w:rPr>
          <w:rStyle w:val="CommentReference"/>
        </w:rPr>
        <w:annotationRef/>
      </w:r>
      <w:r>
        <w:t>yes, it is a continuous thought. But this and next are complete sentences in themselves.</w:t>
      </w:r>
    </w:p>
  </w:comment>
  <w:comment w:id="972" w:author="Windows User" w:date="2015-10-30T08:56:00Z" w:initials="BS">
    <w:p w14:paraId="4C494C1B" w14:textId="77777777" w:rsidR="00403A4D" w:rsidRDefault="00403A4D" w:rsidP="00E35F1F">
      <w:pPr>
        <w:pStyle w:val="CommentText"/>
      </w:pPr>
      <w:r>
        <w:rPr>
          <w:rStyle w:val="CommentReference"/>
        </w:rPr>
        <w:annotationRef/>
      </w:r>
      <w:r>
        <w:t>revealed almost makes sense here... but not with the next line having "said"</w:t>
      </w:r>
    </w:p>
  </w:comment>
  <w:comment w:id="973" w:author="Windows User" w:date="2015-10-30T08:56:00Z" w:initials="BS">
    <w:p w14:paraId="32F983BF" w14:textId="77777777" w:rsidR="00403A4D" w:rsidRDefault="00403A4D" w:rsidP="00E35F1F">
      <w:pPr>
        <w:pStyle w:val="CommentText"/>
      </w:pPr>
      <w:r>
        <w:rPr>
          <w:rStyle w:val="CommentReference"/>
        </w:rPr>
        <w:annotationRef/>
      </w:r>
      <w:r>
        <w:t>repeat quotes or contiguious?</w:t>
      </w:r>
    </w:p>
  </w:comment>
  <w:comment w:id="974" w:author="Windows User" w:date="2015-10-30T08:56:00Z" w:initials="BS">
    <w:p w14:paraId="29400B5B" w14:textId="77777777" w:rsidR="00403A4D" w:rsidRDefault="00403A4D" w:rsidP="00E35F1F">
      <w:pPr>
        <w:pStyle w:val="CommentText"/>
      </w:pPr>
      <w:r>
        <w:rPr>
          <w:rStyle w:val="CommentReference"/>
        </w:rPr>
        <w:annotationRef/>
      </w:r>
      <w:r>
        <w:t>in strength?</w:t>
      </w:r>
    </w:p>
  </w:comment>
  <w:comment w:id="975" w:author="Windows User" w:date="2015-10-30T08:56:00Z" w:initials="BS">
    <w:p w14:paraId="19007B27" w14:textId="77777777" w:rsidR="00403A4D" w:rsidRDefault="00403A4D" w:rsidP="00E35F1F">
      <w:pPr>
        <w:pStyle w:val="CommentText"/>
      </w:pPr>
      <w:r>
        <w:rPr>
          <w:rStyle w:val="CommentReference"/>
        </w:rPr>
        <w:annotationRef/>
      </w:r>
      <w:r>
        <w:t>in the tune it just sounds more emphatic dropping the "both"</w:t>
      </w:r>
    </w:p>
  </w:comment>
  <w:comment w:id="977" w:author="Windows User" w:date="2015-10-30T08:56:00Z" w:initials="BS">
    <w:p w14:paraId="42813985" w14:textId="77777777" w:rsidR="00403A4D" w:rsidRDefault="00403A4D" w:rsidP="00E35F1F">
      <w:pPr>
        <w:pStyle w:val="CommentText"/>
      </w:pPr>
      <w:r>
        <w:rPr>
          <w:rStyle w:val="CommentReference"/>
        </w:rPr>
        <w:annotationRef/>
      </w:r>
      <w:r>
        <w:t>theotokos, not mav em ef Nooti</w:t>
      </w:r>
    </w:p>
  </w:comment>
  <w:comment w:id="978" w:author="Windows User" w:date="2015-10-30T08:56:00Z" w:initials="BS">
    <w:p w14:paraId="72887F8D" w14:textId="77777777" w:rsidR="00403A4D" w:rsidRDefault="00403A4D" w:rsidP="00E35F1F">
      <w:pPr>
        <w:pStyle w:val="CommentText"/>
      </w:pPr>
      <w:r>
        <w:rPr>
          <w:rStyle w:val="CommentReference"/>
        </w:rPr>
        <w:annotationRef/>
      </w:r>
      <w:r>
        <w:t>in?</w:t>
      </w:r>
    </w:p>
  </w:comment>
  <w:comment w:id="980" w:author="Windows User" w:date="2015-10-30T08:56:00Z" w:initials="BS">
    <w:p w14:paraId="79923510" w14:textId="77777777" w:rsidR="00403A4D" w:rsidRDefault="00403A4D" w:rsidP="00E35F1F">
      <w:pPr>
        <w:pStyle w:val="CommentText"/>
      </w:pPr>
      <w:r>
        <w:rPr>
          <w:rStyle w:val="CommentReference"/>
        </w:rPr>
        <w:annotationRef/>
      </w:r>
      <w:r>
        <w:t>it's literally "And" but that leaves too much grammatical ambiguity that tends towards nonsensical parsing.</w:t>
      </w:r>
    </w:p>
  </w:comment>
  <w:comment w:id="981" w:author="Windows User" w:date="2015-10-30T08:56:00Z" w:initials="BS">
    <w:p w14:paraId="790A95EE" w14:textId="77777777" w:rsidR="00403A4D" w:rsidRDefault="00403A4D" w:rsidP="00E35F1F">
      <w:pPr>
        <w:pStyle w:val="CommentText"/>
      </w:pPr>
      <w:r>
        <w:rPr>
          <w:rStyle w:val="CommentReference"/>
        </w:rPr>
        <w:annotationRef/>
      </w:r>
      <w:r>
        <w:t>tense?</w:t>
      </w:r>
    </w:p>
  </w:comment>
  <w:comment w:id="983" w:author="Windows User" w:date="2015-10-30T08:56:00Z" w:initials="BS">
    <w:p w14:paraId="2626B3B0" w14:textId="77777777" w:rsidR="00403A4D" w:rsidRDefault="00403A4D" w:rsidP="00E35F1F">
      <w:pPr>
        <w:pStyle w:val="CommentText"/>
      </w:pPr>
      <w:r>
        <w:rPr>
          <w:rStyle w:val="CommentReference"/>
        </w:rPr>
        <w:annotationRef/>
      </w:r>
      <w:r>
        <w:t>too far for a pronoun</w:t>
      </w:r>
    </w:p>
  </w:comment>
  <w:comment w:id="984" w:author="Windows User" w:date="2015-10-30T08:56:00Z" w:initials="BS">
    <w:p w14:paraId="35C833E4" w14:textId="77777777" w:rsidR="00403A4D" w:rsidRDefault="00403A4D" w:rsidP="00E35F1F">
      <w:pPr>
        <w:pStyle w:val="CommentText"/>
      </w:pPr>
      <w:r>
        <w:rPr>
          <w:rStyle w:val="CommentReference"/>
        </w:rPr>
        <w:annotationRef/>
      </w:r>
      <w:r>
        <w:t>deemed or made?</w:t>
      </w:r>
    </w:p>
  </w:comment>
  <w:comment w:id="986" w:author="Windows User" w:date="2015-10-30T08:56:00Z" w:initials="BS">
    <w:p w14:paraId="5C7B7A35" w14:textId="77777777" w:rsidR="00403A4D" w:rsidRDefault="00403A4D" w:rsidP="00E35F1F">
      <w:pPr>
        <w:pStyle w:val="CommentText"/>
      </w:pPr>
      <w:r>
        <w:rPr>
          <w:rStyle w:val="CommentReference"/>
        </w:rPr>
        <w:annotationRef/>
      </w:r>
      <w:r>
        <w:t>coptic is heavens of heavens, but we usually say heaven of heavens.</w:t>
      </w:r>
    </w:p>
  </w:comment>
  <w:comment w:id="988" w:author="Windows User" w:date="2015-10-30T08:56:00Z" w:initials="BS">
    <w:p w14:paraId="080C2EEE" w14:textId="77777777" w:rsidR="00403A4D" w:rsidRDefault="00403A4D" w:rsidP="00E35F1F">
      <w:pPr>
        <w:pStyle w:val="CommentText"/>
      </w:pPr>
      <w:r>
        <w:rPr>
          <w:rStyle w:val="CommentReference"/>
        </w:rPr>
        <w:annotationRef/>
      </w:r>
      <w:r>
        <w:t>rises or shines?</w:t>
      </w:r>
    </w:p>
  </w:comment>
  <w:comment w:id="991" w:author="Windows User" w:date="2015-10-30T08:56:00Z" w:initials="BS">
    <w:p w14:paraId="5671149C" w14:textId="77777777" w:rsidR="00403A4D" w:rsidRDefault="00403A4D" w:rsidP="00E35F1F">
      <w:pPr>
        <w:pStyle w:val="CommentText"/>
      </w:pPr>
      <w:r>
        <w:rPr>
          <w:rStyle w:val="CommentReference"/>
        </w:rPr>
        <w:annotationRef/>
      </w:r>
      <w:r>
        <w:t>destroyed or damaged?</w:t>
      </w:r>
    </w:p>
  </w:comment>
  <w:comment w:id="999" w:author="Windows User" w:date="2015-10-30T08:56:00Z" w:initials="BS">
    <w:p w14:paraId="4B308EB2" w14:textId="77777777" w:rsidR="00403A4D" w:rsidRDefault="00403A4D" w:rsidP="00E35F1F">
      <w:pPr>
        <w:pStyle w:val="CommentText"/>
      </w:pPr>
      <w:r>
        <w:rPr>
          <w:rStyle w:val="CommentReference"/>
        </w:rPr>
        <w:annotationRef/>
      </w:r>
      <w:r>
        <w:t>servant, or slave?</w:t>
      </w:r>
    </w:p>
  </w:comment>
  <w:comment w:id="1000" w:author="Windows User" w:date="2015-10-30T08:56:00Z" w:initials="BS">
    <w:p w14:paraId="20DF1D54" w14:textId="77777777" w:rsidR="00403A4D" w:rsidRDefault="00403A4D" w:rsidP="00E35F1F">
      <w:pPr>
        <w:pStyle w:val="CommentText"/>
      </w:pPr>
      <w:r>
        <w:rPr>
          <w:rStyle w:val="CommentReference"/>
        </w:rPr>
        <w:annotationRef/>
      </w:r>
      <w:r>
        <w:t>Feels way too literal</w:t>
      </w:r>
    </w:p>
  </w:comment>
  <w:comment w:id="1001" w:author="Windows User" w:date="2015-11-21T13:18:00Z" w:initials="WU">
    <w:p w14:paraId="2A74F11D" w14:textId="77777777" w:rsidR="00403A4D" w:rsidRDefault="00403A4D" w:rsidP="00E35F1F">
      <w:pPr>
        <w:pStyle w:val="CommentText"/>
      </w:pPr>
      <w:r>
        <w:rPr>
          <w:rStyle w:val="CommentReference"/>
        </w:rPr>
        <w:annotationRef/>
      </w:r>
      <w:r>
        <w:t>check</w:t>
      </w:r>
    </w:p>
  </w:comment>
  <w:comment w:id="1009" w:author="Windows User" w:date="2015-10-30T08:56:00Z" w:initials="BS">
    <w:p w14:paraId="6352B7F4" w14:textId="77777777" w:rsidR="00403A4D" w:rsidRDefault="00403A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1" w:author="Windows User" w:date="2015-10-30T08:56:00Z" w:initials="BS">
    <w:p w14:paraId="77680459" w14:textId="77777777" w:rsidR="00403A4D" w:rsidRDefault="00403A4D" w:rsidP="00E35F1F">
      <w:pPr>
        <w:pStyle w:val="CommentText"/>
      </w:pPr>
      <w:r>
        <w:rPr>
          <w:rStyle w:val="CommentReference"/>
        </w:rPr>
        <w:annotationRef/>
      </w:r>
      <w:r>
        <w:t>was incarnate or took flesh? Need a decision for this common phrase.</w:t>
      </w:r>
    </w:p>
  </w:comment>
  <w:comment w:id="1017" w:author="Windows User" w:date="2015-10-30T08:56:00Z" w:initials="BS">
    <w:p w14:paraId="61EAF48D" w14:textId="77777777" w:rsidR="00403A4D" w:rsidRDefault="00403A4D" w:rsidP="00E35F1F">
      <w:pPr>
        <w:pStyle w:val="CommentText"/>
      </w:pPr>
      <w:r>
        <w:rPr>
          <w:rStyle w:val="CommentReference"/>
        </w:rPr>
        <w:annotationRef/>
      </w:r>
      <w:r>
        <w:t>Altar/The place where the Sacrifice is offered, is clearly not right. But Temple? Or Holy of Holies?</w:t>
      </w:r>
    </w:p>
  </w:comment>
  <w:comment w:id="1020" w:author="Windows User" w:date="2015-10-30T08:56:00Z" w:initials="BS">
    <w:p w14:paraId="0DB4A25D" w14:textId="77777777" w:rsidR="00403A4D" w:rsidRDefault="00403A4D" w:rsidP="00E35F1F">
      <w:pPr>
        <w:pStyle w:val="CommentText"/>
      </w:pPr>
      <w:r>
        <w:rPr>
          <w:rStyle w:val="CommentReference"/>
        </w:rPr>
        <w:annotationRef/>
      </w:r>
      <w:r>
        <w:t>I think infinite captures the meaning of uncircumscript in a more approachable way.</w:t>
      </w:r>
    </w:p>
  </w:comment>
  <w:comment w:id="1021" w:author="Windows User" w:date="2015-10-30T08:56:00Z" w:initials="BS">
    <w:p w14:paraId="65C574CB" w14:textId="77777777" w:rsidR="00403A4D" w:rsidRDefault="00403A4D" w:rsidP="00E35F1F">
      <w:pPr>
        <w:pStyle w:val="CommentText"/>
      </w:pPr>
      <w:r>
        <w:rPr>
          <w:rStyle w:val="CommentReference"/>
        </w:rPr>
        <w:annotationRef/>
      </w:r>
      <w:r>
        <w:t>net or hook?</w:t>
      </w:r>
    </w:p>
  </w:comment>
  <w:comment w:id="1022" w:author="Windows User" w:date="2015-10-30T08:56:00Z" w:initials="BS">
    <w:p w14:paraId="631E73A0" w14:textId="77777777" w:rsidR="00403A4D" w:rsidRDefault="00403A4D" w:rsidP="00E35F1F">
      <w:pPr>
        <w:pStyle w:val="CommentText"/>
      </w:pPr>
      <w:r>
        <w:rPr>
          <w:rStyle w:val="CommentReference"/>
        </w:rPr>
        <w:annotationRef/>
      </w:r>
      <w:r>
        <w:t>Instructing them in the worship?</w:t>
      </w:r>
    </w:p>
  </w:comment>
  <w:comment w:id="1023" w:author="Windows User" w:date="2015-10-30T08:56:00Z" w:initials="BS">
    <w:p w14:paraId="22469FD6" w14:textId="77777777" w:rsidR="00403A4D" w:rsidRDefault="00403A4D" w:rsidP="00E35F1F">
      <w:pPr>
        <w:pStyle w:val="CommentText"/>
      </w:pPr>
      <w:r>
        <w:rPr>
          <w:rStyle w:val="CommentReference"/>
        </w:rPr>
        <w:annotationRef/>
      </w:r>
      <w:r>
        <w:t>what does this mean?</w:t>
      </w:r>
    </w:p>
  </w:comment>
  <w:comment w:id="1024" w:author="Windows User" w:date="2015-10-30T08:56:00Z" w:initials="BS">
    <w:p w14:paraId="0A6E9F00" w14:textId="77777777" w:rsidR="00403A4D" w:rsidRDefault="00403A4D" w:rsidP="00E35F1F">
      <w:pPr>
        <w:pStyle w:val="CommentText"/>
      </w:pPr>
      <w:r>
        <w:rPr>
          <w:rStyle w:val="CommentReference"/>
        </w:rPr>
        <w:annotationRef/>
      </w:r>
      <w:r>
        <w:t>Path? Or Way? i.e. Christ?</w:t>
      </w:r>
    </w:p>
  </w:comment>
  <w:comment w:id="1025" w:author="Windows User" w:date="2015-10-30T08:56:00Z" w:initials="BS">
    <w:p w14:paraId="50D676B3" w14:textId="77777777" w:rsidR="00403A4D" w:rsidRDefault="00403A4D" w:rsidP="00E35F1F">
      <w:pPr>
        <w:pStyle w:val="CommentText"/>
      </w:pPr>
      <w:r>
        <w:rPr>
          <w:rStyle w:val="CommentReference"/>
        </w:rPr>
        <w:annotationRef/>
      </w:r>
      <w:r>
        <w:t>forward to? Or towards?</w:t>
      </w:r>
    </w:p>
  </w:comment>
  <w:comment w:id="1026" w:author="Windows User" w:date="2015-10-30T08:56:00Z" w:initials="BS">
    <w:p w14:paraId="4E94979B" w14:textId="77777777" w:rsidR="00403A4D" w:rsidRDefault="00403A4D" w:rsidP="00E35F1F">
      <w:pPr>
        <w:pStyle w:val="CommentText"/>
      </w:pPr>
      <w:r>
        <w:rPr>
          <w:rStyle w:val="CommentReference"/>
        </w:rPr>
        <w:annotationRef/>
      </w:r>
      <w:r>
        <w:t>gladness</w:t>
      </w:r>
    </w:p>
  </w:comment>
  <w:comment w:id="1034" w:author="Windows User" w:date="2015-10-30T08:56:00Z" w:initials="BS">
    <w:p w14:paraId="3588E256" w14:textId="77777777" w:rsidR="00403A4D" w:rsidRDefault="00403A4D" w:rsidP="00E35F1F">
      <w:pPr>
        <w:pStyle w:val="CommentText"/>
      </w:pPr>
      <w:r>
        <w:rPr>
          <w:rStyle w:val="CommentReference"/>
        </w:rPr>
        <w:annotationRef/>
      </w:r>
      <w:r>
        <w:t>Inclined to switch to L.A. ordering, but probably better to be consistent with Black.</w:t>
      </w:r>
    </w:p>
  </w:comment>
  <w:comment w:id="1035" w:author="Windows User" w:date="2015-10-30T08:56:00Z" w:initials="BS">
    <w:p w14:paraId="5F5FCC97" w14:textId="77777777" w:rsidR="00403A4D" w:rsidRDefault="00403A4D" w:rsidP="00E35F1F">
      <w:pPr>
        <w:pStyle w:val="CommentText"/>
      </w:pPr>
      <w:r>
        <w:rPr>
          <w:rStyle w:val="CommentReference"/>
        </w:rPr>
        <w:annotationRef/>
      </w:r>
      <w:r>
        <w:t>Everyday or a day?</w:t>
      </w:r>
    </w:p>
  </w:comment>
  <w:comment w:id="1036" w:author="Windows User" w:date="2015-10-30T08:56:00Z" w:initials="BS">
    <w:p w14:paraId="7938A467" w14:textId="77777777" w:rsidR="00403A4D" w:rsidRDefault="00403A4D" w:rsidP="00E35F1F">
      <w:pPr>
        <w:pStyle w:val="CommentText"/>
      </w:pPr>
      <w:r>
        <w:rPr>
          <w:rStyle w:val="CommentReference"/>
        </w:rPr>
        <w:annotationRef/>
      </w:r>
      <w:r>
        <w:t>not delight. Maybe joy instead of esctasy?</w:t>
      </w:r>
    </w:p>
  </w:comment>
  <w:comment w:id="1037" w:author="Windows User" w:date="2015-10-30T08:56:00Z" w:initials="BS">
    <w:p w14:paraId="0D0804AC" w14:textId="77777777" w:rsidR="00403A4D" w:rsidRDefault="00403A4D" w:rsidP="00E35F1F">
      <w:pPr>
        <w:pStyle w:val="CommentText"/>
      </w:pPr>
      <w:r>
        <w:rPr>
          <w:rStyle w:val="CommentReference"/>
        </w:rPr>
        <w:annotationRef/>
      </w:r>
      <w:r>
        <w:t>glory, splendor or beauty?</w:t>
      </w:r>
    </w:p>
  </w:comment>
  <w:comment w:id="1038" w:author="Windows User" w:date="2015-10-30T08:56:00Z" w:initials="BS">
    <w:p w14:paraId="07A7FAB4" w14:textId="77777777" w:rsidR="00403A4D" w:rsidRDefault="00403A4D" w:rsidP="00E35F1F">
      <w:pPr>
        <w:pStyle w:val="CommentText"/>
      </w:pPr>
      <w:r>
        <w:rPr>
          <w:rStyle w:val="CommentReference"/>
        </w:rPr>
        <w:annotationRef/>
      </w:r>
      <w:r>
        <w:t>from or and?</w:t>
      </w:r>
    </w:p>
  </w:comment>
  <w:comment w:id="1039" w:author="Windows User" w:date="2015-10-30T08:56:00Z" w:initials="BS">
    <w:p w14:paraId="5249720E" w14:textId="77777777" w:rsidR="00403A4D" w:rsidRDefault="00403A4D" w:rsidP="00E35F1F">
      <w:pPr>
        <w:pStyle w:val="CommentText"/>
      </w:pPr>
      <w:r>
        <w:rPr>
          <w:rStyle w:val="CommentReference"/>
        </w:rPr>
        <w:annotationRef/>
      </w:r>
      <w:r>
        <w:t>What prophet? Why did abouna redact this?</w:t>
      </w:r>
    </w:p>
  </w:comment>
  <w:comment w:id="1040" w:author="Windows User" w:date="2015-10-30T08:56:00Z" w:initials="BS">
    <w:p w14:paraId="66A9526F" w14:textId="77777777" w:rsidR="00403A4D" w:rsidRDefault="00403A4D" w:rsidP="00E35F1F">
      <w:pPr>
        <w:pStyle w:val="CommentText"/>
      </w:pPr>
      <w:r>
        <w:rPr>
          <w:rStyle w:val="CommentReference"/>
        </w:rPr>
        <w:annotationRef/>
      </w:r>
      <w:r>
        <w:t>Doesn't this say you are beyond beginning, or something to that effect? Beyond the beginning from which even time arose?</w:t>
      </w:r>
    </w:p>
  </w:comment>
  <w:comment w:id="1041" w:author="Windows User" w:date="2015-10-30T08:56:00Z" w:initials="BS">
    <w:p w14:paraId="08CC53E1" w14:textId="77777777" w:rsidR="00403A4D" w:rsidRDefault="00403A4D" w:rsidP="00E35F1F">
      <w:pPr>
        <w:pStyle w:val="CommentText"/>
      </w:pPr>
      <w:r>
        <w:rPr>
          <w:rStyle w:val="CommentReference"/>
        </w:rPr>
        <w:annotationRef/>
      </w:r>
      <w:r>
        <w:t>is this right?</w:t>
      </w:r>
    </w:p>
  </w:comment>
  <w:comment w:id="1042" w:author="Windows User" w:date="2015-10-30T08:56:00Z" w:initials="BS">
    <w:p w14:paraId="21BA9344" w14:textId="77777777" w:rsidR="00403A4D" w:rsidRDefault="00403A4D" w:rsidP="00E35F1F">
      <w:pPr>
        <w:pStyle w:val="CommentText"/>
      </w:pPr>
      <w:r>
        <w:rPr>
          <w:rStyle w:val="CommentReference"/>
        </w:rPr>
        <w:annotationRef/>
      </w:r>
      <w:r>
        <w:t>isn't it of?</w:t>
      </w:r>
    </w:p>
  </w:comment>
  <w:comment w:id="1043" w:author="Windows User" w:date="2015-10-30T08:56:00Z" w:initials="BS">
    <w:p w14:paraId="0DB057D8" w14:textId="77777777" w:rsidR="00403A4D" w:rsidRDefault="00403A4D" w:rsidP="00E35F1F">
      <w:pPr>
        <w:pStyle w:val="CommentText"/>
      </w:pPr>
      <w:r>
        <w:rPr>
          <w:rStyle w:val="CommentReference"/>
        </w:rPr>
        <w:annotationRef/>
      </w:r>
      <w:r>
        <w:t>isn't it blesses?</w:t>
      </w:r>
    </w:p>
  </w:comment>
  <w:comment w:id="1044" w:author="Windows User" w:date="2015-10-30T08:56:00Z" w:initials="BS">
    <w:p w14:paraId="4126BF87" w14:textId="77777777" w:rsidR="00403A4D" w:rsidRDefault="00403A4D" w:rsidP="00E35F1F">
      <w:pPr>
        <w:pStyle w:val="CommentText"/>
      </w:pPr>
      <w:r>
        <w:rPr>
          <w:rStyle w:val="CommentReference"/>
        </w:rPr>
        <w:annotationRef/>
      </w:r>
      <w:r>
        <w:t>blessing or blessing?</w:t>
      </w:r>
    </w:p>
  </w:comment>
  <w:comment w:id="1045" w:author="Windows User" w:date="2015-10-30T08:56:00Z" w:initials="BS">
    <w:p w14:paraId="068E7184" w14:textId="77777777" w:rsidR="00403A4D" w:rsidRDefault="00403A4D" w:rsidP="00E35F1F">
      <w:pPr>
        <w:pStyle w:val="CommentText"/>
      </w:pPr>
      <w:r>
        <w:rPr>
          <w:rStyle w:val="CommentReference"/>
        </w:rPr>
        <w:annotationRef/>
      </w:r>
      <w:r>
        <w:t>the other translations seem not to like abouna's contractions...</w:t>
      </w:r>
    </w:p>
  </w:comment>
  <w:comment w:id="1046" w:author="Windows User" w:date="2015-10-30T08:56:00Z" w:initials="BS">
    <w:p w14:paraId="21A595C5" w14:textId="77777777" w:rsidR="00403A4D" w:rsidRDefault="00403A4D" w:rsidP="00E35F1F">
      <w:pPr>
        <w:pStyle w:val="CommentText"/>
      </w:pPr>
      <w:r>
        <w:rPr>
          <w:rStyle w:val="CommentReference"/>
        </w:rPr>
        <w:annotationRef/>
      </w:r>
      <w:r>
        <w:t>perfect or true?</w:t>
      </w:r>
    </w:p>
  </w:comment>
  <w:comment w:id="1049" w:author="Windows User" w:date="2015-11-21T13:21:00Z" w:initials="WU">
    <w:p w14:paraId="686F5E9C" w14:textId="77777777" w:rsidR="00403A4D" w:rsidRDefault="00403A4D" w:rsidP="00E35F1F">
      <w:pPr>
        <w:pStyle w:val="CommentText"/>
      </w:pPr>
      <w:r>
        <w:rPr>
          <w:rStyle w:val="CommentReference"/>
        </w:rPr>
        <w:annotationRef/>
      </w:r>
    </w:p>
  </w:comment>
  <w:comment w:id="1056" w:author="Windows User" w:date="2015-10-30T08:56:00Z" w:initials="BS">
    <w:p w14:paraId="138D81C8" w14:textId="77777777" w:rsidR="00403A4D" w:rsidRDefault="00403A4D" w:rsidP="00E35F1F">
      <w:pPr>
        <w:pStyle w:val="CommentText"/>
      </w:pPr>
      <w:r>
        <w:rPr>
          <w:rStyle w:val="CommentReference"/>
        </w:rPr>
        <w:annotationRef/>
      </w:r>
      <w:r>
        <w:t>which word is right?</w:t>
      </w:r>
    </w:p>
  </w:comment>
  <w:comment w:id="1057" w:author="Windows User" w:date="2015-10-30T08:56:00Z" w:initials="BS">
    <w:p w14:paraId="36B899D8" w14:textId="77777777" w:rsidR="00403A4D" w:rsidRDefault="00403A4D" w:rsidP="00E35F1F">
      <w:pPr>
        <w:pStyle w:val="CommentText"/>
      </w:pPr>
      <w:r>
        <w:rPr>
          <w:rStyle w:val="CommentReference"/>
        </w:rPr>
        <w:annotationRef/>
      </w:r>
      <w:r>
        <w:t>wise?</w:t>
      </w:r>
    </w:p>
  </w:comment>
  <w:comment w:id="1059" w:author="Windows User" w:date="2015-10-30T08:56:00Z" w:initials="BS">
    <w:p w14:paraId="62F2B22F" w14:textId="77777777" w:rsidR="00403A4D" w:rsidRDefault="00403A4D" w:rsidP="00E35F1F">
      <w:pPr>
        <w:pStyle w:val="CommentText"/>
      </w:pPr>
      <w:r>
        <w:rPr>
          <w:rStyle w:val="CommentReference"/>
        </w:rPr>
        <w:annotationRef/>
      </w:r>
      <w:r>
        <w:t>bride, or bridal chamber?</w:t>
      </w:r>
    </w:p>
  </w:comment>
  <w:comment w:id="1060" w:author="Windows User" w:date="2015-10-30T08:56:00Z" w:initials="BS">
    <w:p w14:paraId="13AA9031" w14:textId="77777777" w:rsidR="00403A4D" w:rsidRDefault="00403A4D" w:rsidP="00E35F1F">
      <w:pPr>
        <w:pStyle w:val="CommentText"/>
      </w:pPr>
      <w:r>
        <w:rPr>
          <w:rStyle w:val="CommentReference"/>
        </w:rPr>
        <w:annotationRef/>
      </w:r>
      <w:r>
        <w:t>truth, logos, or true logos?</w:t>
      </w:r>
    </w:p>
  </w:comment>
  <w:comment w:id="1061" w:author="Windows User" w:date="2015-10-30T08:56:00Z" w:initials="BS">
    <w:p w14:paraId="116A567C" w14:textId="77777777" w:rsidR="00403A4D" w:rsidRDefault="00403A4D" w:rsidP="00E35F1F">
      <w:pPr>
        <w:pStyle w:val="CommentText"/>
      </w:pPr>
      <w:r>
        <w:rPr>
          <w:rStyle w:val="CommentReference"/>
        </w:rPr>
        <w:annotationRef/>
      </w:r>
      <w:r>
        <w:t>redeemed or saved?</w:t>
      </w:r>
    </w:p>
  </w:comment>
  <w:comment w:id="1063" w:author="Windows User" w:date="2015-10-30T08:56:00Z" w:initials="BS">
    <w:p w14:paraId="37848CBE" w14:textId="77777777" w:rsidR="00403A4D" w:rsidRDefault="00403A4D" w:rsidP="00E35F1F">
      <w:pPr>
        <w:pStyle w:val="CommentText"/>
      </w:pPr>
      <w:r>
        <w:rPr>
          <w:rStyle w:val="CommentReference"/>
        </w:rPr>
        <w:annotationRef/>
      </w:r>
      <w:r>
        <w:t>for us or unto us?</w:t>
      </w:r>
    </w:p>
  </w:comment>
  <w:comment w:id="1066" w:author="Windows User" w:date="2015-10-30T08:56:00Z" w:initials="BS">
    <w:p w14:paraId="7318299D" w14:textId="77777777" w:rsidR="00403A4D" w:rsidRDefault="00403A4D" w:rsidP="00E35F1F">
      <w:pPr>
        <w:pStyle w:val="CommentText"/>
      </w:pPr>
      <w:r>
        <w:rPr>
          <w:rStyle w:val="CommentReference"/>
        </w:rPr>
        <w:annotationRef/>
      </w:r>
      <w:r>
        <w:t>what does eshleelooi mean?</w:t>
      </w:r>
    </w:p>
  </w:comment>
  <w:comment w:id="1067" w:author="Windows User" w:date="2015-10-30T08:56:00Z" w:initials="BS">
    <w:p w14:paraId="01016F04" w14:textId="77777777" w:rsidR="00403A4D" w:rsidRDefault="00403A4D" w:rsidP="00E35F1F">
      <w:pPr>
        <w:pStyle w:val="CommentText"/>
      </w:pPr>
      <w:r>
        <w:rPr>
          <w:rStyle w:val="CommentReference"/>
        </w:rPr>
        <w:annotationRef/>
      </w:r>
      <w:r>
        <w:t>save or redeem?</w:t>
      </w:r>
    </w:p>
  </w:comment>
  <w:comment w:id="1069" w:author="Windows User" w:date="2015-10-30T08:56:00Z" w:initials="BS">
    <w:p w14:paraId="2F0C8D0C" w14:textId="77777777" w:rsidR="00403A4D" w:rsidRDefault="00403A4D" w:rsidP="00E35F1F">
      <w:pPr>
        <w:pStyle w:val="CommentText"/>
      </w:pPr>
      <w:r>
        <w:rPr>
          <w:rStyle w:val="CommentReference"/>
        </w:rPr>
        <w:annotationRef/>
      </w:r>
      <w:r>
        <w:t>paradoxically or miraculously?</w:t>
      </w:r>
    </w:p>
  </w:comment>
  <w:comment w:id="1070" w:author="Windows User" w:date="2015-10-30T08:56:00Z" w:initials="BS">
    <w:p w14:paraId="0F8BDFBA" w14:textId="77777777" w:rsidR="00403A4D" w:rsidRDefault="00403A4D" w:rsidP="00E35F1F">
      <w:pPr>
        <w:pStyle w:val="CommentText"/>
      </w:pPr>
      <w:r>
        <w:rPr>
          <w:rStyle w:val="CommentReference"/>
        </w:rPr>
        <w:annotationRef/>
      </w:r>
      <w:r>
        <w:t>I get that this is perfectly valid English without 'is'. But too hard to follow fast.</w:t>
      </w:r>
    </w:p>
  </w:comment>
  <w:comment w:id="1072" w:author="Windows User" w:date="2015-10-30T08:56:00Z" w:initials="BS">
    <w:p w14:paraId="0412A3CD" w14:textId="77777777" w:rsidR="00403A4D" w:rsidRDefault="00403A4D" w:rsidP="00E35F1F">
      <w:pPr>
        <w:pStyle w:val="CommentText"/>
      </w:pPr>
      <w:r>
        <w:rPr>
          <w:rStyle w:val="CommentReference"/>
        </w:rPr>
        <w:annotationRef/>
      </w:r>
      <w:r>
        <w:t>this seems to be parallel to gold on all sides rather than gold roundabout it.</w:t>
      </w:r>
    </w:p>
  </w:comment>
  <w:comment w:id="1073" w:author="Windows User" w:date="2015-10-30T08:56:00Z" w:initials="BS">
    <w:p w14:paraId="5A22944C" w14:textId="77777777" w:rsidR="00403A4D" w:rsidRDefault="00403A4D" w:rsidP="00E35F1F">
      <w:pPr>
        <w:pStyle w:val="CommentText"/>
      </w:pPr>
      <w:r>
        <w:rPr>
          <w:rStyle w:val="CommentReference"/>
        </w:rPr>
        <w:annotationRef/>
      </w:r>
      <w:r>
        <w:t>Saviour or redeemer?</w:t>
      </w:r>
    </w:p>
  </w:comment>
  <w:comment w:id="1075" w:author="Windows User" w:date="2015-10-30T08:56:00Z" w:initials="BS">
    <w:p w14:paraId="7BA01F3B" w14:textId="77777777" w:rsidR="00403A4D" w:rsidRDefault="00403A4D" w:rsidP="00E35F1F">
      <w:pPr>
        <w:pStyle w:val="CommentText"/>
      </w:pPr>
      <w:r>
        <w:rPr>
          <w:rStyle w:val="CommentReference"/>
        </w:rPr>
        <w:annotationRef/>
      </w:r>
      <w:r>
        <w:t>isn't this compassion? not nishti nai...</w:t>
      </w:r>
    </w:p>
  </w:comment>
  <w:comment w:id="1078" w:author="Windows User" w:date="2015-10-30T08:56:00Z" w:initials="BS">
    <w:p w14:paraId="48DB0714" w14:textId="77777777" w:rsidR="00403A4D" w:rsidRDefault="00403A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9" w:author="Windows User" w:date="2015-10-30T08:56:00Z" w:initials="BS">
    <w:p w14:paraId="15AB72CB" w14:textId="77777777" w:rsidR="00403A4D" w:rsidRDefault="00403A4D" w:rsidP="00E35F1F">
      <w:pPr>
        <w:pStyle w:val="CommentText"/>
      </w:pPr>
      <w:r>
        <w:rPr>
          <w:rStyle w:val="CommentReference"/>
        </w:rPr>
        <w:annotationRef/>
      </w:r>
      <w:r>
        <w:t>should be lampstand, not candle stick, here and throughout.</w:t>
      </w:r>
    </w:p>
  </w:comment>
  <w:comment w:id="1080" w:author="Windows User" w:date="2015-10-30T08:56:00Z" w:initials="BS">
    <w:p w14:paraId="6D5F9821" w14:textId="77777777" w:rsidR="00403A4D" w:rsidRDefault="00403A4D" w:rsidP="00E35F1F">
      <w:pPr>
        <w:pStyle w:val="CommentText"/>
      </w:pPr>
      <w:r>
        <w:rPr>
          <w:rStyle w:val="CommentReference"/>
        </w:rPr>
        <w:annotationRef/>
      </w:r>
      <w:r>
        <w:t>Ok, not saluted... Greeted, or I would prefer hailed...</w:t>
      </w:r>
    </w:p>
  </w:comment>
  <w:comment w:id="1081" w:author="Windows User" w:date="2015-10-30T08:56:00Z" w:initials="BS">
    <w:p w14:paraId="075C27A6" w14:textId="77777777" w:rsidR="00403A4D" w:rsidRDefault="00403A4D" w:rsidP="00E35F1F">
      <w:pPr>
        <w:pStyle w:val="CommentText"/>
      </w:pPr>
      <w:r>
        <w:rPr>
          <w:rStyle w:val="CommentReference"/>
        </w:rPr>
        <w:annotationRef/>
      </w:r>
      <w:r>
        <w:t>The Father was overjoyed, in your conception????</w:t>
      </w:r>
    </w:p>
  </w:comment>
  <w:comment w:id="1082" w:author="Windows User" w:date="2015-10-30T08:56:00Z" w:initials="BS">
    <w:p w14:paraId="7569AFF1" w14:textId="77777777" w:rsidR="00403A4D" w:rsidRDefault="00403A4D" w:rsidP="00E35F1F">
      <w:pPr>
        <w:pStyle w:val="CommentText"/>
      </w:pPr>
      <w:r>
        <w:rPr>
          <w:rStyle w:val="CommentReference"/>
        </w:rPr>
        <w:annotationRef/>
      </w:r>
      <w:r>
        <w:t>appearing doesn't sound right for parousia... coming or advent?</w:t>
      </w:r>
    </w:p>
  </w:comment>
  <w:comment w:id="1083" w:author="Windows User" w:date="2015-11-21T13:22:00Z" w:initials="WU">
    <w:p w14:paraId="728FA9EF" w14:textId="77777777" w:rsidR="00403A4D" w:rsidRDefault="00403A4D" w:rsidP="00E35F1F">
      <w:pPr>
        <w:pStyle w:val="CommentText"/>
      </w:pPr>
      <w:r>
        <w:rPr>
          <w:rStyle w:val="CommentReference"/>
        </w:rPr>
        <w:annotationRef/>
      </w:r>
      <w:r w:rsidRPr="00582AD7">
        <w:t>(ⲡⲉⲥⲱⲙⲁ??)</w:t>
      </w:r>
    </w:p>
  </w:comment>
  <w:comment w:id="1084" w:author="Windows User" w:date="2015-10-30T08:56:00Z" w:initials="BS">
    <w:p w14:paraId="0C77198F" w14:textId="77777777" w:rsidR="00403A4D" w:rsidRDefault="00403A4D" w:rsidP="00E35F1F">
      <w:pPr>
        <w:pStyle w:val="CommentText"/>
      </w:pPr>
      <w:r>
        <w:rPr>
          <w:rStyle w:val="CommentReference"/>
        </w:rPr>
        <w:annotationRef/>
      </w:r>
      <w:r>
        <w:t>kinda funny in English to switch pronoun from Lord to Virgin in one scentence.</w:t>
      </w:r>
    </w:p>
  </w:comment>
  <w:comment w:id="1087" w:author="Windows User" w:date="2015-10-30T08:56:00Z" w:initials="BS">
    <w:p w14:paraId="501C2D6F" w14:textId="77777777" w:rsidR="00403A4D" w:rsidRDefault="00403A4D" w:rsidP="00E35F1F">
      <w:pPr>
        <w:pStyle w:val="CommentText"/>
      </w:pPr>
      <w:r>
        <w:rPr>
          <w:rStyle w:val="CommentReference"/>
        </w:rPr>
        <w:annotationRef/>
      </w:r>
      <w:r>
        <w:t>I really didn't like preached... Is this to literal though? Maybe L.A. is better.</w:t>
      </w:r>
    </w:p>
  </w:comment>
  <w:comment w:id="1088" w:author="Windows User" w:date="2015-10-30T08:56:00Z" w:initials="BS">
    <w:p w14:paraId="6407D4C9" w14:textId="77777777" w:rsidR="00403A4D" w:rsidRDefault="00403A4D" w:rsidP="00E35F1F">
      <w:pPr>
        <w:pStyle w:val="CommentText"/>
      </w:pPr>
      <w:r>
        <w:rPr>
          <w:rStyle w:val="CommentReference"/>
        </w:rPr>
        <w:annotationRef/>
      </w:r>
      <w:r>
        <w:t>these thereofs are so awkward... but I can't think of a better phrasing right now.</w:t>
      </w:r>
    </w:p>
  </w:comment>
  <w:comment w:id="1089" w:author="Windows User" w:date="2015-11-21T13:23:00Z" w:initials="WU">
    <w:p w14:paraId="1B7B1E94" w14:textId="77777777" w:rsidR="00403A4D" w:rsidRDefault="00403A4D" w:rsidP="00E35F1F">
      <w:pPr>
        <w:pStyle w:val="CommentText"/>
      </w:pPr>
      <w:r>
        <w:rPr>
          <w:rStyle w:val="CommentReference"/>
        </w:rPr>
        <w:annotationRef/>
      </w:r>
      <w:r>
        <w:t>review</w:t>
      </w:r>
    </w:p>
  </w:comment>
  <w:comment w:id="1098" w:author="Windows User" w:date="2015-10-30T08:56:00Z" w:initials="BS">
    <w:p w14:paraId="5D50DB65" w14:textId="77777777" w:rsidR="00403A4D" w:rsidRDefault="00403A4D" w:rsidP="00E35F1F">
      <w:pPr>
        <w:pStyle w:val="CommentText"/>
      </w:pPr>
      <w:r>
        <w:rPr>
          <w:rStyle w:val="CommentReference"/>
        </w:rPr>
        <w:annotationRef/>
      </w:r>
      <w:r>
        <w:t>this seems kind of loose... is it ok?</w:t>
      </w:r>
    </w:p>
  </w:comment>
  <w:comment w:id="1099" w:author="Windows User" w:date="2015-10-30T08:56:00Z" w:initials="BS">
    <w:p w14:paraId="01FDA469" w14:textId="77777777" w:rsidR="00403A4D" w:rsidRDefault="00403A4D" w:rsidP="00E35F1F">
      <w:pPr>
        <w:pStyle w:val="CommentText"/>
      </w:pPr>
      <w:r>
        <w:rPr>
          <w:rStyle w:val="CommentReference"/>
        </w:rPr>
        <w:annotationRef/>
      </w:r>
      <w:r>
        <w:t>works or deeds?</w:t>
      </w:r>
    </w:p>
  </w:comment>
  <w:comment w:id="1100" w:author="Windows User" w:date="2015-11-21T13:24:00Z" w:initials="WU">
    <w:p w14:paraId="7A990723" w14:textId="77777777" w:rsidR="00403A4D" w:rsidRDefault="00403A4D" w:rsidP="00E35F1F">
      <w:pPr>
        <w:pStyle w:val="CommentText"/>
      </w:pPr>
      <w:r>
        <w:rPr>
          <w:rStyle w:val="CommentReference"/>
        </w:rPr>
        <w:annotationRef/>
      </w:r>
      <w:r>
        <w:t>review</w:t>
      </w:r>
    </w:p>
  </w:comment>
  <w:comment w:id="1101" w:author="Windows User" w:date="2015-10-30T08:56:00Z" w:initials="BS">
    <w:p w14:paraId="5BB3D65B" w14:textId="77777777" w:rsidR="00403A4D" w:rsidRDefault="00403A4D" w:rsidP="00E35F1F">
      <w:pPr>
        <w:pStyle w:val="CommentText"/>
      </w:pPr>
      <w:r>
        <w:rPr>
          <w:rStyle w:val="CommentReference"/>
        </w:rPr>
        <w:annotationRef/>
      </w:r>
      <w:r>
        <w:t>does Coptic have 'high'?</w:t>
      </w:r>
    </w:p>
  </w:comment>
  <w:comment w:id="1102" w:author="Windows User" w:date="2015-11-21T13:24:00Z" w:initials="WU">
    <w:p w14:paraId="1D334F95" w14:textId="77777777" w:rsidR="00403A4D" w:rsidRDefault="00403A4D" w:rsidP="00E35F1F">
      <w:pPr>
        <w:pStyle w:val="CommentText"/>
      </w:pPr>
      <w:r>
        <w:rPr>
          <w:rStyle w:val="CommentReference"/>
        </w:rPr>
        <w:annotationRef/>
      </w:r>
      <w:r>
        <w:t>review, add variant</w:t>
      </w:r>
    </w:p>
  </w:comment>
  <w:comment w:id="1103" w:author="Windows User" w:date="2015-10-30T08:56:00Z" w:initials="BS">
    <w:p w14:paraId="5480B788" w14:textId="77777777" w:rsidR="00403A4D" w:rsidRDefault="00403A4D" w:rsidP="00E35F1F">
      <w:pPr>
        <w:pStyle w:val="CommentText"/>
      </w:pPr>
      <w:r>
        <w:rPr>
          <w:rStyle w:val="CommentReference"/>
        </w:rPr>
        <w:annotationRef/>
      </w:r>
      <w:r>
        <w:t>bless or praise? inconsistent rendering of esmo</w:t>
      </w:r>
    </w:p>
  </w:comment>
  <w:comment w:id="1112" w:author="Brett Slote" w:date="2016-05-06T20:19:00Z" w:initials="BS">
    <w:p w14:paraId="04711A4D" w14:textId="77777777" w:rsidR="00403A4D" w:rsidRDefault="00403A4D" w:rsidP="00E60591">
      <w:pPr>
        <w:pStyle w:val="CommentText"/>
      </w:pPr>
      <w:r>
        <w:rPr>
          <w:rStyle w:val="CommentReference"/>
        </w:rPr>
        <w:annotationRef/>
      </w:r>
      <w:r>
        <w:t>Check that this and next aren’t 101</w:t>
      </w:r>
    </w:p>
  </w:comment>
  <w:comment w:id="1168" w:author="Windows User" w:date="2015-10-30T08:56:00Z" w:initials="WU">
    <w:p w14:paraId="326EFA42" w14:textId="77777777" w:rsidR="00403A4D" w:rsidRDefault="00403A4D" w:rsidP="006869EE">
      <w:pPr>
        <w:pStyle w:val="CommentText"/>
      </w:pPr>
      <w:r>
        <w:rPr>
          <w:rStyle w:val="CommentReference"/>
        </w:rPr>
        <w:annotationRef/>
      </w:r>
      <w:r>
        <w:t>Add notes where to insert Doxology of Prime… And Vespers Prase?</w:t>
      </w:r>
    </w:p>
  </w:comment>
  <w:comment w:id="1173" w:author="Windows User" w:date="2015-10-30T08:56:00Z" w:initials="WU">
    <w:p w14:paraId="66837344" w14:textId="77777777" w:rsidR="00403A4D" w:rsidRDefault="00403A4D" w:rsidP="006869EE">
      <w:pPr>
        <w:pStyle w:val="CommentText"/>
      </w:pPr>
      <w:r>
        <w:rPr>
          <w:rStyle w:val="CommentReference"/>
        </w:rPr>
        <w:annotationRef/>
      </w:r>
      <w:r>
        <w:t>May He or that He may</w:t>
      </w:r>
    </w:p>
  </w:comment>
  <w:comment w:id="1175" w:author="Windows User" w:date="2015-10-30T08:56:00Z" w:initials="BS">
    <w:p w14:paraId="5BE9E7DF" w14:textId="77777777" w:rsidR="00403A4D" w:rsidRDefault="00403A4D" w:rsidP="006869EE">
      <w:pPr>
        <w:pStyle w:val="CommentText"/>
      </w:pPr>
      <w:r>
        <w:rPr>
          <w:rStyle w:val="CommentReference"/>
        </w:rPr>
        <w:annotationRef/>
      </w:r>
      <w:r>
        <w:t>protopresbyters?</w:t>
      </w:r>
    </w:p>
  </w:comment>
  <w:comment w:id="1176" w:author="Windows User" w:date="2015-10-30T08:56:00Z" w:initials="BS">
    <w:p w14:paraId="37712CA1" w14:textId="77777777" w:rsidR="00403A4D" w:rsidRDefault="00403A4D" w:rsidP="006869EE">
      <w:pPr>
        <w:pStyle w:val="CommentText"/>
      </w:pPr>
      <w:r>
        <w:rPr>
          <w:rStyle w:val="CommentReference"/>
        </w:rPr>
        <w:annotationRef/>
      </w:r>
      <w:r>
        <w:t>those who?</w:t>
      </w:r>
    </w:p>
  </w:comment>
  <w:comment w:id="1177" w:author="Windows User" w:date="2015-10-30T08:56:00Z" w:initials="BS">
    <w:p w14:paraId="0BC9F56F" w14:textId="77777777" w:rsidR="00403A4D" w:rsidRDefault="00403A4D" w:rsidP="006869EE">
      <w:pPr>
        <w:pStyle w:val="CommentText"/>
      </w:pPr>
      <w:r>
        <w:rPr>
          <w:rStyle w:val="CommentReference"/>
        </w:rPr>
        <w:annotationRef/>
      </w:r>
      <w:r>
        <w:t>Yourself?</w:t>
      </w:r>
    </w:p>
  </w:comment>
  <w:comment w:id="1181" w:author="Windows User" w:date="2015-11-27T20:09:00Z" w:initials="WU">
    <w:p w14:paraId="5DD947BD" w14:textId="77777777" w:rsidR="00403A4D" w:rsidRDefault="00403A4D" w:rsidP="006869EE">
      <w:pPr>
        <w:pStyle w:val="CommentText"/>
      </w:pPr>
      <w:r>
        <w:rPr>
          <w:rStyle w:val="CommentReference"/>
        </w:rPr>
        <w:annotationRef/>
      </w:r>
      <w:r>
        <w:t>Confess to the Lord or confess the Lord?</w:t>
      </w:r>
    </w:p>
  </w:comment>
  <w:comment w:id="1190" w:author="Windows User" w:date="2015-10-30T08:56:00Z" w:initials="WU">
    <w:p w14:paraId="73A20223" w14:textId="77777777" w:rsidR="00403A4D" w:rsidRDefault="00403A4D" w:rsidP="006869EE">
      <w:pPr>
        <w:pStyle w:val="CommentText"/>
      </w:pPr>
      <w:r>
        <w:rPr>
          <w:rStyle w:val="CommentReference"/>
        </w:rPr>
        <w:annotationRef/>
      </w:r>
      <w:r>
        <w:t>Funny just to have declared here with nothing else.</w:t>
      </w:r>
    </w:p>
  </w:comment>
  <w:comment w:id="1191" w:author="Windows User" w:date="2015-10-30T08:56:00Z" w:initials="WU">
    <w:p w14:paraId="2938E8CF" w14:textId="77777777" w:rsidR="00403A4D" w:rsidRDefault="00403A4D" w:rsidP="006869EE">
      <w:pPr>
        <w:pStyle w:val="CommentText"/>
      </w:pPr>
      <w:r>
        <w:rPr>
          <w:rStyle w:val="CommentReference"/>
        </w:rPr>
        <w:annotationRef/>
      </w:r>
      <w:r>
        <w:t>Good News or Glad Tidings?</w:t>
      </w:r>
    </w:p>
  </w:comment>
  <w:comment w:id="1192" w:author="Windows User" w:date="2015-10-30T08:56:00Z" w:initials="WU">
    <w:p w14:paraId="07481CDA" w14:textId="77777777" w:rsidR="00403A4D" w:rsidRDefault="00403A4D" w:rsidP="006869EE">
      <w:pPr>
        <w:pStyle w:val="CommentText"/>
      </w:pPr>
      <w:r>
        <w:rPr>
          <w:rStyle w:val="CommentReference"/>
        </w:rPr>
        <w:annotationRef/>
      </w:r>
      <w:r>
        <w:t>Which is it? Advocate or watch over us?</w:t>
      </w:r>
    </w:p>
  </w:comment>
  <w:comment w:id="1193" w:author="Windows User" w:date="2015-10-30T08:56:00Z" w:initials="WU">
    <w:p w14:paraId="74878DE4" w14:textId="77777777" w:rsidR="00403A4D" w:rsidRDefault="00403A4D" w:rsidP="006869EE">
      <w:pPr>
        <w:pStyle w:val="CommentText"/>
      </w:pPr>
      <w:r>
        <w:rPr>
          <w:rStyle w:val="CommentReference"/>
        </w:rPr>
        <w:annotationRef/>
      </w:r>
      <w:r>
        <w:t>Coptic doesn’t seem to have “Mary”</w:t>
      </w:r>
    </w:p>
  </w:comment>
  <w:comment w:id="1196" w:author="Windows User" w:date="2015-10-30T08:56:00Z" w:initials="WU">
    <w:p w14:paraId="0F5B5499" w14:textId="77777777" w:rsidR="00403A4D" w:rsidRDefault="00403A4D" w:rsidP="006869EE">
      <w:pPr>
        <w:pStyle w:val="CommentText"/>
      </w:pPr>
      <w:r>
        <w:rPr>
          <w:rStyle w:val="CommentReference"/>
        </w:rPr>
        <w:annotationRef/>
      </w:r>
      <w:r>
        <w:t>Add footnote of what this is</w:t>
      </w:r>
    </w:p>
  </w:comment>
  <w:comment w:id="1210" w:author="Windows User" w:date="2015-10-30T08:56:00Z" w:initials="WU">
    <w:p w14:paraId="6841EDAF" w14:textId="77777777" w:rsidR="00403A4D" w:rsidRDefault="00403A4D">
      <w:pPr>
        <w:pStyle w:val="CommentText"/>
      </w:pPr>
      <w:r>
        <w:rPr>
          <w:rStyle w:val="CommentReference"/>
        </w:rPr>
        <w:annotationRef/>
      </w:r>
      <w:r>
        <w:t>Isn’t this one more faithful?</w:t>
      </w:r>
    </w:p>
  </w:comment>
  <w:comment w:id="1211" w:author="Windows User" w:date="2015-10-30T08:56:00Z" w:initials="WU">
    <w:p w14:paraId="44483F5F" w14:textId="77777777" w:rsidR="00403A4D" w:rsidRDefault="00403A4D">
      <w:pPr>
        <w:pStyle w:val="CommentText"/>
      </w:pPr>
      <w:r>
        <w:rPr>
          <w:rStyle w:val="CommentReference"/>
        </w:rPr>
        <w:annotationRef/>
      </w:r>
      <w:r>
        <w:t>Which one(s) are/is right?</w:t>
      </w:r>
    </w:p>
  </w:comment>
  <w:comment w:id="1212" w:author="Windows User" w:date="2015-10-30T08:56:00Z" w:initials="WU">
    <w:p w14:paraId="22B3EF76" w14:textId="77777777" w:rsidR="00403A4D" w:rsidRDefault="00403A4D">
      <w:pPr>
        <w:pStyle w:val="CommentText"/>
      </w:pPr>
      <w:r>
        <w:rPr>
          <w:rStyle w:val="CommentReference"/>
        </w:rPr>
        <w:annotationRef/>
      </w:r>
      <w:r>
        <w:t>Coptic doesn’t seem to have “O Lord”</w:t>
      </w:r>
    </w:p>
  </w:comment>
  <w:comment w:id="1216" w:author="Windows User" w:date="2015-10-30T08:56:00Z" w:initials="WU">
    <w:p w14:paraId="6BF65470" w14:textId="77777777" w:rsidR="00403A4D" w:rsidRDefault="00403A4D">
      <w:pPr>
        <w:pStyle w:val="CommentText"/>
      </w:pPr>
      <w:r>
        <w:rPr>
          <w:rStyle w:val="CommentReference"/>
        </w:rPr>
        <w:annotationRef/>
      </w:r>
      <w:r>
        <w:t>Called or named?</w:t>
      </w:r>
    </w:p>
  </w:comment>
  <w:comment w:id="1217" w:author="Windows User" w:date="2015-10-30T08:56:00Z" w:initials="WU">
    <w:p w14:paraId="64122CF8" w14:textId="77777777" w:rsidR="00403A4D" w:rsidRDefault="00403A4D">
      <w:pPr>
        <w:pStyle w:val="CommentText"/>
      </w:pPr>
      <w:r>
        <w:rPr>
          <w:rStyle w:val="CommentReference"/>
        </w:rPr>
        <w:annotationRef/>
      </w:r>
      <w:r>
        <w:t>John loved the Lord, or the Lord loved John?</w:t>
      </w:r>
    </w:p>
  </w:comment>
  <w:comment w:id="1219" w:author="Windows User" w:date="2015-10-30T08:56:00Z" w:initials="WU">
    <w:p w14:paraId="28540FAB" w14:textId="77777777" w:rsidR="00403A4D" w:rsidRDefault="00403A4D">
      <w:pPr>
        <w:pStyle w:val="CommentText"/>
      </w:pPr>
      <w:r>
        <w:rPr>
          <w:rStyle w:val="CommentReference"/>
        </w:rPr>
        <w:annotationRef/>
      </w:r>
      <w:r>
        <w:t>Not the Lord?</w:t>
      </w:r>
    </w:p>
  </w:comment>
  <w:comment w:id="1220" w:author="Windows User" w:date="2015-10-30T08:56:00Z" w:initials="WU">
    <w:p w14:paraId="3BE9EA57" w14:textId="77777777" w:rsidR="00403A4D" w:rsidRDefault="00403A4D">
      <w:pPr>
        <w:pStyle w:val="CommentText"/>
      </w:pPr>
      <w:r>
        <w:rPr>
          <w:rStyle w:val="CommentReference"/>
        </w:rPr>
        <w:annotationRef/>
      </w:r>
      <w:r>
        <w:t>The rest missing?</w:t>
      </w:r>
    </w:p>
  </w:comment>
  <w:comment w:id="1221" w:author="Windows User" w:date="2015-10-30T08:56:00Z" w:initials="WU">
    <w:p w14:paraId="17CFCF91" w14:textId="77777777" w:rsidR="00403A4D" w:rsidRDefault="00403A4D">
      <w:pPr>
        <w:pStyle w:val="CommentText"/>
      </w:pPr>
      <w:r>
        <w:rPr>
          <w:rStyle w:val="CommentReference"/>
        </w:rPr>
        <w:annotationRef/>
      </w:r>
      <w:r>
        <w:t>Completely different…</w:t>
      </w:r>
    </w:p>
  </w:comment>
  <w:comment w:id="1222" w:author="Windows User" w:date="2015-10-30T08:56:00Z" w:initials="WU">
    <w:p w14:paraId="1A5ABDDA" w14:textId="77777777" w:rsidR="00403A4D" w:rsidRDefault="00403A4D">
      <w:pPr>
        <w:pStyle w:val="CommentText"/>
      </w:pPr>
      <w:r>
        <w:rPr>
          <w:rStyle w:val="CommentReference"/>
        </w:rPr>
        <w:annotationRef/>
      </w:r>
      <w:r>
        <w:t>Sound or voices?</w:t>
      </w:r>
    </w:p>
  </w:comment>
  <w:comment w:id="1225" w:author="Windows User" w:date="2015-10-30T08:56:00Z" w:initials="WU">
    <w:p w14:paraId="6A684B9E" w14:textId="77777777" w:rsidR="00403A4D" w:rsidRDefault="00403A4D">
      <w:pPr>
        <w:pStyle w:val="CommentText"/>
      </w:pPr>
      <w:r>
        <w:rPr>
          <w:rStyle w:val="CommentReference"/>
        </w:rPr>
        <w:annotationRef/>
      </w:r>
      <w:r>
        <w:t>This one needs looking at.</w:t>
      </w:r>
    </w:p>
  </w:comment>
  <w:comment w:id="1226" w:author="Windows User" w:date="2015-10-30T08:56:00Z" w:initials="WU">
    <w:p w14:paraId="3E29D706" w14:textId="77777777" w:rsidR="00403A4D" w:rsidRDefault="00403A4D">
      <w:pPr>
        <w:pStyle w:val="CommentText"/>
      </w:pPr>
      <w:r>
        <w:rPr>
          <w:rStyle w:val="CommentReference"/>
        </w:rPr>
        <w:annotationRef/>
      </w:r>
      <w:r>
        <w:t>Partners?</w:t>
      </w:r>
    </w:p>
  </w:comment>
  <w:comment w:id="1231" w:author="Windows User" w:date="2015-10-30T08:56:00Z" w:initials="WU">
    <w:p w14:paraId="662AC6DC" w14:textId="77777777" w:rsidR="00403A4D" w:rsidRDefault="00403A4D">
      <w:pPr>
        <w:pStyle w:val="CommentText"/>
      </w:pPr>
      <w:r>
        <w:rPr>
          <w:rStyle w:val="CommentReference"/>
        </w:rPr>
        <w:annotationRef/>
      </w:r>
      <w:r>
        <w:t>What land?</w:t>
      </w:r>
    </w:p>
  </w:comment>
  <w:comment w:id="1233" w:author="Windows User" w:date="2015-10-30T08:56:00Z" w:initials="WU">
    <w:p w14:paraId="121BE348" w14:textId="77777777" w:rsidR="00403A4D" w:rsidRDefault="00403A4D">
      <w:pPr>
        <w:pStyle w:val="CommentText"/>
      </w:pPr>
      <w:r>
        <w:rPr>
          <w:rStyle w:val="CommentReference"/>
        </w:rPr>
        <w:annotationRef/>
      </w:r>
      <w:r>
        <w:t>Or englighten?</w:t>
      </w:r>
    </w:p>
  </w:comment>
  <w:comment w:id="1247" w:author="Windows User" w:date="2015-10-30T08:56:00Z" w:initials="WU">
    <w:p w14:paraId="52EAF036" w14:textId="77777777" w:rsidR="00403A4D" w:rsidRDefault="00403A4D">
      <w:pPr>
        <w:pStyle w:val="CommentText"/>
      </w:pPr>
      <w:r>
        <w:rPr>
          <w:rStyle w:val="CommentReference"/>
        </w:rPr>
        <w:annotationRef/>
      </w:r>
      <w:r>
        <w:t>What should this verse be?</w:t>
      </w:r>
    </w:p>
  </w:comment>
  <w:comment w:id="1259" w:author="Windows User" w:date="2015-10-30T08:56:00Z" w:initials="BS">
    <w:p w14:paraId="1A0E2428" w14:textId="77777777" w:rsidR="00403A4D" w:rsidRDefault="00403A4D">
      <w:pPr>
        <w:pStyle w:val="CommentText"/>
      </w:pPr>
      <w:r>
        <w:rPr>
          <w:rStyle w:val="CommentReference"/>
        </w:rPr>
        <w:annotationRef/>
      </w:r>
      <w:r>
        <w:t>wiles or snares?</w:t>
      </w:r>
    </w:p>
  </w:comment>
  <w:comment w:id="1261" w:author="Windows User" w:date="2015-10-30T08:56:00Z" w:initials="BS">
    <w:p w14:paraId="2B8DD286" w14:textId="77777777" w:rsidR="00403A4D" w:rsidRDefault="00403A4D">
      <w:pPr>
        <w:pStyle w:val="CommentText"/>
      </w:pPr>
      <w:r>
        <w:rPr>
          <w:rStyle w:val="CommentReference"/>
        </w:rPr>
        <w:annotationRef/>
      </w:r>
      <w:r>
        <w:t>I typed this Coptic... so it will have typos..</w:t>
      </w:r>
    </w:p>
  </w:comment>
  <w:comment w:id="1262" w:author="Windows User" w:date="2015-10-30T08:56:00Z" w:initials="WU">
    <w:p w14:paraId="7AD216CC" w14:textId="77777777" w:rsidR="00403A4D" w:rsidRDefault="00403A4D">
      <w:pPr>
        <w:pStyle w:val="CommentText"/>
      </w:pPr>
      <w:r>
        <w:rPr>
          <w:rStyle w:val="CommentReference"/>
        </w:rPr>
        <w:annotationRef/>
      </w:r>
      <w:r>
        <w:t>You reign? The dominion is yours? Yours is the dominion?</w:t>
      </w:r>
    </w:p>
  </w:comment>
  <w:comment w:id="1264" w:author="Windows User" w:date="2015-10-30T08:56:00Z" w:initials="BS">
    <w:p w14:paraId="68C1922F" w14:textId="77777777" w:rsidR="00403A4D" w:rsidRDefault="00403A4D">
      <w:pPr>
        <w:pStyle w:val="CommentText"/>
      </w:pPr>
      <w:r>
        <w:rPr>
          <w:rStyle w:val="CommentReference"/>
        </w:rPr>
        <w:annotationRef/>
      </w:r>
      <w:r>
        <w:t>omit 'be' in contemporary?</w:t>
      </w:r>
    </w:p>
  </w:comment>
  <w:comment w:id="1265" w:author="Windows User" w:date="2015-10-30T08:56:00Z" w:initials="BS">
    <w:p w14:paraId="6511FB80" w14:textId="77777777" w:rsidR="00403A4D" w:rsidRDefault="00403A4D">
      <w:pPr>
        <w:pStyle w:val="CommentText"/>
      </w:pPr>
      <w:r>
        <w:rPr>
          <w:rStyle w:val="CommentReference"/>
        </w:rPr>
        <w:annotationRef/>
      </w:r>
      <w:r>
        <w:t>Abouna Antony: I typed this Coptic from the black book. Jenkims were very unclear. Please proof for typos.</w:t>
      </w:r>
    </w:p>
  </w:comment>
  <w:comment w:id="1266" w:author="Windows User" w:date="2015-10-30T08:56:00Z" w:initials="BS">
    <w:p w14:paraId="7DEA42F3" w14:textId="77777777" w:rsidR="00403A4D" w:rsidRDefault="00403A4D">
      <w:pPr>
        <w:pStyle w:val="CommentText"/>
      </w:pPr>
      <w:r>
        <w:rPr>
          <w:rStyle w:val="CommentReference"/>
        </w:rPr>
        <w:annotationRef/>
      </w:r>
      <w:r>
        <w:t>"is" before "the King" would make this whole vs flow as a sentence...</w:t>
      </w:r>
    </w:p>
  </w:comment>
  <w:comment w:id="1267" w:author="Windows User" w:date="2015-10-30T08:56:00Z" w:initials="BS">
    <w:p w14:paraId="1F17623C" w14:textId="77777777" w:rsidR="00403A4D" w:rsidRDefault="00403A4D">
      <w:pPr>
        <w:pStyle w:val="CommentText"/>
      </w:pPr>
      <w:r>
        <w:rPr>
          <w:rStyle w:val="CommentReference"/>
        </w:rPr>
        <w:annotationRef/>
      </w:r>
      <w:r>
        <w:t>ask more modern than entreat... but not quite right?</w:t>
      </w:r>
    </w:p>
  </w:comment>
  <w:comment w:id="1295" w:author="Windows User" w:date="2015-10-30T08:56:00Z" w:initials="WU">
    <w:p w14:paraId="5F20584F" w14:textId="77777777" w:rsidR="00403A4D" w:rsidRDefault="00403A4D">
      <w:pPr>
        <w:pStyle w:val="CommentText"/>
      </w:pPr>
      <w:r>
        <w:rPr>
          <w:rStyle w:val="CommentReference"/>
        </w:rPr>
        <w:annotationRef/>
      </w:r>
      <w:r>
        <w:t>Needs work.</w:t>
      </w:r>
    </w:p>
  </w:comment>
  <w:comment w:id="1300" w:author="Windows User" w:date="2015-10-30T08:56:00Z" w:initials="WU">
    <w:p w14:paraId="76E8B799" w14:textId="77777777" w:rsidR="00403A4D" w:rsidRDefault="00403A4D">
      <w:pPr>
        <w:pStyle w:val="CommentText"/>
      </w:pPr>
      <w:r>
        <w:rPr>
          <w:rStyle w:val="CommentReference"/>
        </w:rPr>
        <w:annotationRef/>
      </w:r>
      <w:r>
        <w:t>Should this be tho-out 5? Or 25?</w:t>
      </w:r>
    </w:p>
  </w:comment>
  <w:comment w:id="1307" w:author="Windows User" w:date="2015-11-11T11:06:00Z" w:initials="WU">
    <w:p w14:paraId="58D84DCF" w14:textId="77777777" w:rsidR="00403A4D" w:rsidRDefault="00403A4D">
      <w:pPr>
        <w:pStyle w:val="CommentText"/>
      </w:pPr>
      <w:r>
        <w:rPr>
          <w:rStyle w:val="CommentReference"/>
        </w:rPr>
        <w:annotationRef/>
      </w:r>
      <w:r>
        <w:t>Should this be last age or something?</w:t>
      </w:r>
    </w:p>
  </w:comment>
  <w:comment w:id="1309" w:author="Windows User" w:date="2015-11-11T11:00:00Z" w:initials="WU">
    <w:p w14:paraId="7D2DE752" w14:textId="77777777" w:rsidR="00403A4D" w:rsidRDefault="00403A4D">
      <w:pPr>
        <w:pStyle w:val="CommentText"/>
      </w:pPr>
      <w:r>
        <w:rPr>
          <w:rStyle w:val="CommentReference"/>
        </w:rPr>
        <w:annotationRef/>
      </w:r>
      <w:r>
        <w:t>This needs reviewing!</w:t>
      </w:r>
    </w:p>
  </w:comment>
  <w:comment w:id="1310" w:author="Windows User" w:date="2015-11-11T11:00:00Z" w:initials="WU">
    <w:p w14:paraId="65102EEC" w14:textId="77777777" w:rsidR="00403A4D" w:rsidRDefault="00403A4D">
      <w:pPr>
        <w:pStyle w:val="CommentText"/>
      </w:pPr>
      <w:r>
        <w:rPr>
          <w:rStyle w:val="CommentReference"/>
        </w:rPr>
        <w:annotationRef/>
      </w:r>
      <w:r>
        <w:t xml:space="preserve">This is probably wrong. God on high? </w:t>
      </w:r>
    </w:p>
  </w:comment>
  <w:comment w:id="1315" w:author="Windows User" w:date="2015-10-30T08:56:00Z" w:initials="WU">
    <w:p w14:paraId="38E4F092" w14:textId="77777777" w:rsidR="00403A4D" w:rsidRDefault="00403A4D">
      <w:pPr>
        <w:pStyle w:val="CommentText"/>
      </w:pPr>
      <w:r>
        <w:rPr>
          <w:rStyle w:val="CommentReference"/>
        </w:rPr>
        <w:annotationRef/>
      </w:r>
      <w:r>
        <w:t>Confirmed?</w:t>
      </w:r>
    </w:p>
  </w:comment>
  <w:comment w:id="1327" w:author="Windows User" w:date="2015-10-30T08:56:00Z" w:initials="WU">
    <w:p w14:paraId="41EDECE7" w14:textId="77777777" w:rsidR="00403A4D" w:rsidRDefault="00403A4D">
      <w:pPr>
        <w:pStyle w:val="CommentText"/>
      </w:pPr>
      <w:r>
        <w:rPr>
          <w:rStyle w:val="CommentReference"/>
        </w:rPr>
        <w:annotationRef/>
      </w:r>
      <w:r>
        <w:t>Heroes, or athletes?</w:t>
      </w:r>
    </w:p>
  </w:comment>
  <w:comment w:id="1367" w:author="Windows User" w:date="2015-10-30T08:56:00Z" w:initials="WU">
    <w:p w14:paraId="5FA627EB" w14:textId="77777777" w:rsidR="00403A4D" w:rsidRDefault="00403A4D">
      <w:pPr>
        <w:pStyle w:val="CommentText"/>
      </w:pPr>
      <w:r>
        <w:rPr>
          <w:rStyle w:val="CommentReference"/>
        </w:rPr>
        <w:annotationRef/>
      </w:r>
      <w:r>
        <w:t>Beasts or creatures?</w:t>
      </w:r>
    </w:p>
  </w:comment>
  <w:comment w:id="1368" w:author="Windows User" w:date="2015-10-30T08:56:00Z" w:initials="WU">
    <w:p w14:paraId="04563F96" w14:textId="77777777" w:rsidR="00403A4D" w:rsidRDefault="00403A4D">
      <w:pPr>
        <w:pStyle w:val="CommentText"/>
      </w:pPr>
      <w:r>
        <w:rPr>
          <w:rStyle w:val="CommentReference"/>
        </w:rPr>
        <w:annotationRef/>
      </w:r>
      <w:r>
        <w:t>Incessant? Or unceasing?</w:t>
      </w:r>
    </w:p>
  </w:comment>
  <w:comment w:id="1369" w:author="Windows User" w:date="2015-10-30T08:56:00Z" w:initials="WU">
    <w:p w14:paraId="7BD20F77" w14:textId="77777777" w:rsidR="00403A4D" w:rsidRDefault="00403A4D">
      <w:pPr>
        <w:pStyle w:val="CommentText"/>
      </w:pPr>
      <w:r>
        <w:rPr>
          <w:rStyle w:val="CommentReference"/>
        </w:rPr>
        <w:annotationRef/>
      </w:r>
      <w:r>
        <w:t>Flames of fire or fervent as fire?</w:t>
      </w:r>
    </w:p>
  </w:comment>
  <w:comment w:id="1378" w:author="Windows User" w:date="2015-10-30T08:56:00Z" w:initials="WU">
    <w:p w14:paraId="44A84E5A" w14:textId="77777777" w:rsidR="00403A4D" w:rsidRDefault="00403A4D">
      <w:pPr>
        <w:pStyle w:val="CommentText"/>
      </w:pPr>
      <w:r>
        <w:rPr>
          <w:rStyle w:val="CommentReference"/>
        </w:rPr>
        <w:annotationRef/>
      </w:r>
      <w:r>
        <w:t>Serving the Lord, or serving before the Lord?</w:t>
      </w:r>
    </w:p>
  </w:comment>
  <w:comment w:id="1393" w:author="Windows User" w:date="2015-10-30T08:56:00Z" w:initials="WU">
    <w:p w14:paraId="07D2B1EF" w14:textId="77777777" w:rsidR="00403A4D" w:rsidRDefault="00403A4D">
      <w:pPr>
        <w:pStyle w:val="CommentText"/>
      </w:pPr>
      <w:r>
        <w:rPr>
          <w:rStyle w:val="CommentReference"/>
        </w:rPr>
        <w:annotationRef/>
      </w:r>
      <w:r>
        <w:t>Or voice of God?</w:t>
      </w:r>
    </w:p>
  </w:comment>
  <w:comment w:id="1394" w:author="Windows User" w:date="2015-10-30T08:56:00Z" w:initials="WU">
    <w:p w14:paraId="3900CC21" w14:textId="77777777" w:rsidR="00403A4D" w:rsidRDefault="00403A4D">
      <w:pPr>
        <w:pStyle w:val="CommentText"/>
      </w:pPr>
      <w:r>
        <w:rPr>
          <w:rStyle w:val="CommentReference"/>
        </w:rPr>
        <w:annotationRef/>
      </w:r>
      <w:r>
        <w:t>Received or accepted?</w:t>
      </w:r>
    </w:p>
  </w:comment>
  <w:comment w:id="1403" w:author="Windows User" w:date="2015-11-06T08:39:00Z" w:initials="WU">
    <w:p w14:paraId="6EA3F191" w14:textId="77777777" w:rsidR="00403A4D" w:rsidRDefault="00403A4D">
      <w:pPr>
        <w:pStyle w:val="CommentText"/>
      </w:pPr>
      <w:r>
        <w:rPr>
          <w:rStyle w:val="CommentReference"/>
        </w:rPr>
        <w:annotationRef/>
      </w:r>
      <w:r>
        <w:t>Is this the right St. Theodore?</w:t>
      </w:r>
    </w:p>
  </w:comment>
  <w:comment w:id="1412" w:author="Windows User" w:date="2015-10-30T08:56:00Z" w:initials="WU">
    <w:p w14:paraId="227730E1" w14:textId="77777777" w:rsidR="00403A4D" w:rsidRDefault="00403A4D">
      <w:pPr>
        <w:pStyle w:val="CommentText"/>
      </w:pPr>
      <w:r>
        <w:rPr>
          <w:rStyle w:val="CommentReference"/>
        </w:rPr>
        <w:annotationRef/>
      </w:r>
      <w:r>
        <w:t>Prabios or Arabius? Doctors and physicians or physicians and well learned?</w:t>
      </w:r>
    </w:p>
  </w:comment>
  <w:comment w:id="1413" w:author="Windows User" w:date="2015-10-30T08:56:00Z" w:initials="WU">
    <w:p w14:paraId="519ADC1D" w14:textId="77777777" w:rsidR="00403A4D" w:rsidRDefault="00403A4D">
      <w:pPr>
        <w:pStyle w:val="CommentText"/>
      </w:pPr>
      <w:r>
        <w:rPr>
          <w:rStyle w:val="CommentReference"/>
        </w:rPr>
        <w:annotationRef/>
      </w:r>
      <w:r>
        <w:t>Building them upon the Name?</w:t>
      </w:r>
    </w:p>
  </w:comment>
  <w:comment w:id="1427" w:author="Windows User" w:date="2015-10-30T08:56:00Z" w:initials="WU">
    <w:p w14:paraId="3CFB1D1A" w14:textId="77777777" w:rsidR="00403A4D" w:rsidRDefault="00403A4D">
      <w:pPr>
        <w:pStyle w:val="CommentText"/>
      </w:pPr>
      <w:r>
        <w:rPr>
          <w:rStyle w:val="CommentReference"/>
        </w:rPr>
        <w:annotationRef/>
      </w:r>
      <w:r>
        <w:t>Placed or established?</w:t>
      </w:r>
    </w:p>
  </w:comment>
  <w:comment w:id="1428" w:author="Windows User" w:date="2015-10-30T08:56:00Z" w:initials="WU">
    <w:p w14:paraId="08983CC0" w14:textId="77777777" w:rsidR="00403A4D" w:rsidRDefault="00403A4D">
      <w:pPr>
        <w:pStyle w:val="CommentText"/>
      </w:pPr>
      <w:r>
        <w:rPr>
          <w:rStyle w:val="CommentReference"/>
        </w:rPr>
        <w:annotationRef/>
      </w:r>
      <w:r>
        <w:t>Or refused?</w:t>
      </w:r>
    </w:p>
  </w:comment>
  <w:comment w:id="1439" w:author="Windows User" w:date="2015-10-30T08:56:00Z" w:initials="WU">
    <w:p w14:paraId="535F3E1B" w14:textId="77777777" w:rsidR="00403A4D" w:rsidRDefault="00403A4D">
      <w:pPr>
        <w:pStyle w:val="CommentText"/>
      </w:pPr>
      <w:r>
        <w:rPr>
          <w:rStyle w:val="CommentReference"/>
        </w:rPr>
        <w:annotationRef/>
      </w:r>
      <w:r>
        <w:t>Sprung forth? Came forth? Blossomed?</w:t>
      </w:r>
    </w:p>
  </w:comment>
  <w:comment w:id="1460" w:author="Windows User" w:date="2015-10-30T08:56:00Z" w:initials="BS">
    <w:p w14:paraId="07DE8008" w14:textId="77777777" w:rsidR="00403A4D" w:rsidRDefault="00403A4D">
      <w:pPr>
        <w:pStyle w:val="CommentText"/>
      </w:pPr>
      <w:r>
        <w:rPr>
          <w:rStyle w:val="CommentReference"/>
        </w:rPr>
        <w:annotationRef/>
      </w:r>
      <w:r>
        <w:t>what does this mean?</w:t>
      </w:r>
    </w:p>
  </w:comment>
  <w:comment w:id="1461" w:author="Windows User" w:date="2015-10-30T08:56:00Z" w:initials="BS">
    <w:p w14:paraId="7DE26DCC" w14:textId="77777777" w:rsidR="00403A4D" w:rsidRDefault="00403A4D">
      <w:pPr>
        <w:pStyle w:val="CommentText"/>
      </w:pPr>
      <w:r>
        <w:rPr>
          <w:rStyle w:val="CommentReference"/>
        </w:rPr>
        <w:annotationRef/>
      </w:r>
      <w:r>
        <w:t>announced or proclaimed?</w:t>
      </w:r>
    </w:p>
  </w:comment>
  <w:comment w:id="1465" w:author="Windows User" w:date="2015-10-30T08:56:00Z" w:initials="WU">
    <w:p w14:paraId="729B2278" w14:textId="77777777" w:rsidR="00403A4D" w:rsidRDefault="00403A4D">
      <w:pPr>
        <w:pStyle w:val="CommentText"/>
      </w:pPr>
      <w:r>
        <w:rPr>
          <w:rStyle w:val="CommentReference"/>
        </w:rPr>
        <w:annotationRef/>
      </w:r>
      <w:r>
        <w:t>?</w:t>
      </w:r>
    </w:p>
  </w:comment>
  <w:comment w:id="1466" w:author="Windows User" w:date="2015-10-30T08:56:00Z" w:initials="WU">
    <w:p w14:paraId="44863D12" w14:textId="77777777" w:rsidR="00403A4D" w:rsidRDefault="00403A4D">
      <w:pPr>
        <w:pStyle w:val="CommentText"/>
      </w:pPr>
      <w:r>
        <w:rPr>
          <w:rStyle w:val="CommentReference"/>
        </w:rPr>
        <w:annotationRef/>
      </w:r>
      <w:r>
        <w:t>Bride, no, not bridegroom?</w:t>
      </w:r>
    </w:p>
  </w:comment>
  <w:comment w:id="1469" w:author="Windows User" w:date="2015-10-30T08:56:00Z" w:initials="WU">
    <w:p w14:paraId="6CE1AF88" w14:textId="77777777" w:rsidR="00403A4D" w:rsidRDefault="00403A4D">
      <w:pPr>
        <w:pStyle w:val="CommentText"/>
      </w:pPr>
      <w:r>
        <w:rPr>
          <w:rStyle w:val="CommentReference"/>
        </w:rPr>
        <w:annotationRef/>
      </w:r>
      <w:r>
        <w:t>Return?</w:t>
      </w:r>
    </w:p>
  </w:comment>
  <w:comment w:id="1470" w:author="Windows User" w:date="2015-10-30T08:56:00Z" w:initials="WU">
    <w:p w14:paraId="2917E600" w14:textId="77777777" w:rsidR="00403A4D" w:rsidRDefault="00403A4D">
      <w:pPr>
        <w:pStyle w:val="CommentText"/>
      </w:pPr>
      <w:r>
        <w:rPr>
          <w:rStyle w:val="CommentReference"/>
        </w:rPr>
        <w:annotationRef/>
      </w:r>
      <w:r>
        <w:t>Establishment? Building up?</w:t>
      </w:r>
    </w:p>
  </w:comment>
  <w:comment w:id="1472" w:author="Windows User" w:date="2015-10-30T08:56:00Z" w:initials="WU">
    <w:p w14:paraId="14DF4F91" w14:textId="77777777" w:rsidR="00403A4D" w:rsidRDefault="00403A4D">
      <w:pPr>
        <w:pStyle w:val="CommentText"/>
      </w:pPr>
      <w:r>
        <w:rPr>
          <w:rStyle w:val="CommentReference"/>
        </w:rPr>
        <w:annotationRef/>
      </w:r>
      <w:r>
        <w:t>Heavenly evangelist? Good tidings? Glad tidings? Good news?</w:t>
      </w:r>
    </w:p>
  </w:comment>
  <w:comment w:id="1473" w:author="Windows User" w:date="2015-10-30T08:56:00Z" w:initials="WU">
    <w:p w14:paraId="55FC1EAE" w14:textId="77777777" w:rsidR="00403A4D" w:rsidRDefault="00403A4D">
      <w:pPr>
        <w:pStyle w:val="CommentText"/>
      </w:pPr>
      <w:r>
        <w:rPr>
          <w:rStyle w:val="CommentReference"/>
        </w:rPr>
        <w:annotationRef/>
      </w:r>
      <w:r>
        <w:t>I don’t see “the Lord is with you” in the Coptic</w:t>
      </w:r>
    </w:p>
    <w:p w14:paraId="4431CB1C" w14:textId="77777777" w:rsidR="00403A4D" w:rsidRDefault="00403A4D">
      <w:pPr>
        <w:pStyle w:val="CommentText"/>
      </w:pPr>
    </w:p>
  </w:comment>
  <w:comment w:id="1474" w:author="Windows User" w:date="2015-10-30T08:56:00Z" w:initials="WU">
    <w:p w14:paraId="4549B91A" w14:textId="77777777" w:rsidR="00403A4D" w:rsidRDefault="00403A4D">
      <w:pPr>
        <w:pStyle w:val="CommentText"/>
      </w:pPr>
      <w:r>
        <w:rPr>
          <w:rStyle w:val="CommentReference"/>
        </w:rPr>
        <w:annotationRef/>
      </w:r>
      <w:r>
        <w:t>Heavenly herald of Good News?</w:t>
      </w:r>
    </w:p>
    <w:p w14:paraId="384F02AC" w14:textId="77777777" w:rsidR="00403A4D" w:rsidRDefault="00403A4D">
      <w:pPr>
        <w:pStyle w:val="CommentText"/>
      </w:pPr>
    </w:p>
  </w:comment>
  <w:comment w:id="1483" w:author="Windows User" w:date="2015-10-30T08:56:00Z" w:initials="WU">
    <w:p w14:paraId="4A264D5C" w14:textId="77777777" w:rsidR="00403A4D" w:rsidRDefault="00403A4D">
      <w:pPr>
        <w:pStyle w:val="CommentText"/>
      </w:pPr>
      <w:r>
        <w:rPr>
          <w:rStyle w:val="CommentReference"/>
        </w:rPr>
        <w:annotationRef/>
      </w:r>
      <w:r>
        <w:t>I think we’re doing holy for ethowab, but saint for agios… open to discussion though.</w:t>
      </w:r>
    </w:p>
  </w:comment>
  <w:comment w:id="1514" w:author="Windows User" w:date="2015-10-30T08:56:00Z" w:initials="BS">
    <w:p w14:paraId="20FFD670" w14:textId="77777777" w:rsidR="00403A4D" w:rsidRDefault="00403A4D" w:rsidP="006A0382">
      <w:pPr>
        <w:pStyle w:val="CommentText"/>
      </w:pPr>
      <w:r>
        <w:rPr>
          <w:rStyle w:val="CommentReference"/>
        </w:rPr>
        <w:annotationRef/>
      </w:r>
      <w:r>
        <w:t>theotokos, not mav em ef Nooti</w:t>
      </w:r>
    </w:p>
  </w:comment>
  <w:comment w:id="1519" w:author="Windows User" w:date="2015-10-30T08:56:00Z" w:initials="WU">
    <w:p w14:paraId="3A72AA33" w14:textId="77777777" w:rsidR="00403A4D" w:rsidRDefault="00403A4D">
      <w:pPr>
        <w:pStyle w:val="CommentText"/>
      </w:pPr>
      <w:r>
        <w:rPr>
          <w:rStyle w:val="CommentReference"/>
        </w:rPr>
        <w:annotationRef/>
      </w:r>
      <w:r>
        <w:t>Redeemed?</w:t>
      </w:r>
    </w:p>
  </w:comment>
  <w:comment w:id="1520" w:author="Windows User" w:date="2015-10-30T08:56:00Z" w:initials="WU">
    <w:p w14:paraId="5BF82FF5" w14:textId="77777777" w:rsidR="00403A4D" w:rsidRDefault="00403A4D">
      <w:pPr>
        <w:pStyle w:val="CommentText"/>
      </w:pPr>
      <w:r>
        <w:rPr>
          <w:rStyle w:val="CommentReference"/>
        </w:rPr>
        <w:annotationRef/>
      </w:r>
      <w:r>
        <w:t>For? So?</w:t>
      </w:r>
    </w:p>
  </w:comment>
  <w:comment w:id="1525" w:author="Windows User" w:date="2015-10-30T08:56:00Z" w:initials="WU">
    <w:p w14:paraId="5B54A424" w14:textId="77777777" w:rsidR="00403A4D" w:rsidRDefault="00403A4D">
      <w:pPr>
        <w:pStyle w:val="CommentText"/>
      </w:pPr>
      <w:r>
        <w:rPr>
          <w:rStyle w:val="CommentReference"/>
        </w:rPr>
        <w:annotationRef/>
      </w:r>
      <w:r>
        <w:t>Or did shine and did illuminate</w:t>
      </w:r>
    </w:p>
  </w:comment>
  <w:comment w:id="1526" w:author="Windows User" w:date="2015-10-30T08:56:00Z" w:initials="WU">
    <w:p w14:paraId="5929E69F" w14:textId="77777777" w:rsidR="00403A4D" w:rsidRDefault="00403A4D">
      <w:pPr>
        <w:pStyle w:val="CommentText"/>
      </w:pPr>
      <w:r>
        <w:rPr>
          <w:rStyle w:val="CommentReference"/>
        </w:rPr>
        <w:annotationRef/>
      </w:r>
      <w:r>
        <w:t>What should this verse be?</w:t>
      </w:r>
    </w:p>
  </w:comment>
  <w:comment w:id="1527" w:author="Windows User" w:date="2015-10-30T08:56:00Z" w:initials="WU">
    <w:p w14:paraId="37815108" w14:textId="77777777" w:rsidR="00403A4D" w:rsidRDefault="00403A4D">
      <w:pPr>
        <w:pStyle w:val="CommentText"/>
      </w:pPr>
      <w:r>
        <w:rPr>
          <w:rStyle w:val="CommentReference"/>
        </w:rPr>
        <w:annotationRef/>
      </w:r>
      <w:r>
        <w:t>Uhm… does this mean something else, because saying the seal of the door Ezekiel saw was raised seems really bad …</w:t>
      </w:r>
    </w:p>
  </w:comment>
  <w:comment w:id="1528" w:author="Windows User" w:date="2015-10-30T08:56:00Z" w:initials="WU">
    <w:p w14:paraId="770E6FA0" w14:textId="77777777" w:rsidR="00403A4D" w:rsidRDefault="00403A4D">
      <w:pPr>
        <w:pStyle w:val="CommentText"/>
      </w:pPr>
      <w:r>
        <w:rPr>
          <w:rStyle w:val="CommentReference"/>
        </w:rPr>
        <w:annotationRef/>
      </w:r>
      <w:r>
        <w:t>Who?</w:t>
      </w:r>
    </w:p>
  </w:comment>
  <w:comment w:id="1529" w:author="Windows User" w:date="2015-10-30T08:56:00Z" w:initials="WU">
    <w:p w14:paraId="7FDD5784" w14:textId="77777777" w:rsidR="00403A4D" w:rsidRDefault="00403A4D">
      <w:pPr>
        <w:pStyle w:val="CommentText"/>
      </w:pPr>
      <w:r>
        <w:rPr>
          <w:rStyle w:val="CommentReference"/>
        </w:rPr>
        <w:annotationRef/>
      </w:r>
      <w:r>
        <w:t>Different adjective</w:t>
      </w:r>
    </w:p>
  </w:comment>
  <w:comment w:id="1530" w:author="Windows User" w:date="2015-10-30T08:56:00Z" w:initials="WU">
    <w:p w14:paraId="69734FAC" w14:textId="77777777" w:rsidR="00403A4D" w:rsidRDefault="00403A4D">
      <w:pPr>
        <w:pStyle w:val="CommentText"/>
      </w:pPr>
      <w:r>
        <w:rPr>
          <w:rStyle w:val="CommentReference"/>
        </w:rPr>
        <w:annotationRef/>
      </w:r>
      <w:r>
        <w:t>Sickness?</w:t>
      </w:r>
    </w:p>
  </w:comment>
  <w:comment w:id="1533" w:author="Windows User" w:date="2015-10-30T08:56:00Z" w:initials="BS">
    <w:p w14:paraId="07C468E8" w14:textId="77777777" w:rsidR="00403A4D" w:rsidRDefault="00403A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6" w:author="Windows User" w:date="2015-10-30T08:56:00Z" w:initials="WU">
    <w:p w14:paraId="14F94395" w14:textId="77777777" w:rsidR="00403A4D" w:rsidRDefault="00403A4D">
      <w:pPr>
        <w:pStyle w:val="CommentText"/>
      </w:pPr>
      <w:r>
        <w:rPr>
          <w:rStyle w:val="CommentReference"/>
        </w:rPr>
        <w:annotationRef/>
      </w:r>
      <w:r>
        <w:t>What?</w:t>
      </w:r>
    </w:p>
  </w:comment>
  <w:comment w:id="1545" w:author="Windows User" w:date="2015-10-30T08:56:00Z" w:initials="WU">
    <w:p w14:paraId="39A2608E" w14:textId="77777777" w:rsidR="00403A4D" w:rsidRDefault="00403A4D">
      <w:pPr>
        <w:pStyle w:val="CommentText"/>
      </w:pPr>
      <w:r>
        <w:rPr>
          <w:rStyle w:val="CommentReference"/>
        </w:rPr>
        <w:annotationRef/>
      </w:r>
    </w:p>
  </w:comment>
  <w:comment w:id="1557" w:author="Windows User" w:date="2015-10-30T08:56:00Z" w:initials="WU">
    <w:p w14:paraId="255EEE9F" w14:textId="77777777" w:rsidR="00403A4D" w:rsidRDefault="00403A4D">
      <w:pPr>
        <w:pStyle w:val="CommentText"/>
      </w:pPr>
      <w:r>
        <w:rPr>
          <w:rStyle w:val="CommentReference"/>
        </w:rPr>
        <w:annotationRef/>
      </w:r>
      <w:r>
        <w:t>Is abouna going by a different version of the Coptic?</w:t>
      </w:r>
    </w:p>
    <w:p w14:paraId="45F504BB" w14:textId="77777777" w:rsidR="00403A4D" w:rsidRDefault="00403A4D">
      <w:pPr>
        <w:pStyle w:val="CommentText"/>
      </w:pPr>
    </w:p>
  </w:comment>
  <w:comment w:id="1559" w:author="Windows User" w:date="2015-10-30T08:56:00Z" w:initials="WU">
    <w:p w14:paraId="63C351E6" w14:textId="77777777" w:rsidR="00403A4D" w:rsidRDefault="00403A4D">
      <w:pPr>
        <w:pStyle w:val="CommentText"/>
      </w:pPr>
      <w:r>
        <w:rPr>
          <w:rStyle w:val="CommentReference"/>
        </w:rPr>
        <w:annotationRef/>
      </w:r>
      <w:r>
        <w:t>Praise and victory doesn’t make sense.</w:t>
      </w:r>
    </w:p>
  </w:comment>
  <w:comment w:id="1561" w:author="Windows User" w:date="2015-10-30T08:56:00Z" w:initials="WU">
    <w:p w14:paraId="5729C7D5" w14:textId="77777777" w:rsidR="00403A4D" w:rsidRDefault="00403A4D">
      <w:pPr>
        <w:pStyle w:val="CommentText"/>
      </w:pPr>
      <w:r>
        <w:rPr>
          <w:rStyle w:val="CommentReference"/>
        </w:rPr>
        <w:annotationRef/>
      </w:r>
      <w:r>
        <w:t>Godhead?</w:t>
      </w:r>
    </w:p>
  </w:comment>
  <w:comment w:id="1574" w:author="Windows User" w:date="2015-10-30T08:56:00Z" w:initials="WU">
    <w:p w14:paraId="78E42A11" w14:textId="77777777" w:rsidR="00403A4D" w:rsidRDefault="00403A4D">
      <w:pPr>
        <w:pStyle w:val="CommentText"/>
      </w:pPr>
      <w:r>
        <w:rPr>
          <w:rStyle w:val="CommentReference"/>
        </w:rPr>
        <w:annotationRef/>
      </w:r>
      <w:r>
        <w:t>Establish?</w:t>
      </w:r>
    </w:p>
  </w:comment>
  <w:comment w:id="1575" w:author="Windows User" w:date="2015-10-30T08:56:00Z" w:initials="WU">
    <w:p w14:paraId="642EB965" w14:textId="77777777" w:rsidR="00403A4D" w:rsidRDefault="00403A4D">
      <w:pPr>
        <w:pStyle w:val="CommentText"/>
      </w:pPr>
      <w:r>
        <w:rPr>
          <w:rStyle w:val="CommentReference"/>
        </w:rPr>
        <w:annotationRef/>
      </w:r>
      <w:r>
        <w:t>Check another source… missing puncuation</w:t>
      </w:r>
    </w:p>
  </w:comment>
  <w:comment w:id="1576" w:author="Windows User" w:date="2015-10-30T08:56:00Z" w:initials="WU">
    <w:p w14:paraId="6F8B5532" w14:textId="77777777" w:rsidR="00403A4D" w:rsidRDefault="00403A4D">
      <w:pPr>
        <w:pStyle w:val="CommentText"/>
      </w:pPr>
      <w:r>
        <w:rPr>
          <w:rStyle w:val="CommentReference"/>
        </w:rPr>
        <w:annotationRef/>
      </w:r>
      <w:r>
        <w:t>Worked?</w:t>
      </w:r>
    </w:p>
  </w:comment>
  <w:comment w:id="1577" w:author="Windows User" w:date="2015-10-30T08:56:00Z" w:initials="WU">
    <w:p w14:paraId="4F504285" w14:textId="77777777" w:rsidR="00403A4D" w:rsidRDefault="00403A4D">
      <w:pPr>
        <w:pStyle w:val="CommentText"/>
      </w:pPr>
      <w:r>
        <w:rPr>
          <w:rStyle w:val="CommentReference"/>
        </w:rPr>
        <w:annotationRef/>
      </w:r>
      <w:r>
        <w:t>Thrice holy or Trisagion?</w:t>
      </w:r>
    </w:p>
  </w:comment>
  <w:comment w:id="1579" w:author="Windows User" w:date="2015-10-30T08:56:00Z" w:initials="WU">
    <w:p w14:paraId="5514BCC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80" w:author="Windows User" w:date="2015-10-30T08:56:00Z" w:initials="WU">
    <w:p w14:paraId="179A5384" w14:textId="77777777" w:rsidR="00403A4D" w:rsidRDefault="00403A4D">
      <w:pPr>
        <w:pStyle w:val="CommentText"/>
      </w:pPr>
      <w:r>
        <w:rPr>
          <w:rStyle w:val="CommentReference"/>
        </w:rPr>
        <w:annotationRef/>
      </w:r>
      <w:r>
        <w:t>Right translation?</w:t>
      </w:r>
    </w:p>
  </w:comment>
  <w:comment w:id="1582" w:author="Windows User" w:date="2015-10-30T08:56:00Z" w:initials="WU">
    <w:p w14:paraId="1682BE28" w14:textId="77777777" w:rsidR="00403A4D" w:rsidRDefault="00403A4D">
      <w:pPr>
        <w:pStyle w:val="CommentText"/>
      </w:pPr>
      <w:r>
        <w:rPr>
          <w:rStyle w:val="CommentReference"/>
        </w:rPr>
        <w:annotationRef/>
      </w:r>
      <w:r>
        <w:t>What does this mean?</w:t>
      </w:r>
    </w:p>
  </w:comment>
  <w:comment w:id="1583" w:author="Windows User" w:date="2015-10-30T08:56:00Z" w:initials="WU">
    <w:p w14:paraId="30C5B7C9" w14:textId="77777777" w:rsidR="00403A4D" w:rsidRDefault="00403A4D">
      <w:pPr>
        <w:pStyle w:val="CommentText"/>
      </w:pPr>
      <w:r>
        <w:rPr>
          <w:rStyle w:val="CommentReference"/>
        </w:rPr>
        <w:annotationRef/>
      </w:r>
      <w:r>
        <w:t>To the end?</w:t>
      </w:r>
    </w:p>
  </w:comment>
  <w:comment w:id="1588" w:author="Windows User" w:date="2015-10-30T08:56:00Z" w:initials="WU">
    <w:p w14:paraId="2C2856CA" w14:textId="77777777" w:rsidR="00403A4D" w:rsidRDefault="00403A4D">
      <w:pPr>
        <w:pStyle w:val="CommentText"/>
      </w:pPr>
      <w:r>
        <w:rPr>
          <w:rStyle w:val="CommentReference"/>
        </w:rPr>
        <w:annotationRef/>
      </w:r>
      <w:r>
        <w:t>Or freedom?</w:t>
      </w:r>
    </w:p>
  </w:comment>
  <w:comment w:id="1589" w:author="Windows User" w:date="2015-10-30T08:56:00Z" w:initials="WU">
    <w:p w14:paraId="229642C6" w14:textId="77777777" w:rsidR="00403A4D" w:rsidRDefault="00403A4D">
      <w:pPr>
        <w:pStyle w:val="CommentText"/>
      </w:pPr>
      <w:r>
        <w:rPr>
          <w:rStyle w:val="CommentReference"/>
        </w:rPr>
        <w:annotationRef/>
      </w:r>
      <w:r>
        <w:t>Or establish?</w:t>
      </w:r>
    </w:p>
  </w:comment>
  <w:comment w:id="1597" w:author="Windows User" w:date="2015-10-30T08:56:00Z" w:initials="WU">
    <w:p w14:paraId="798C7307" w14:textId="77777777" w:rsidR="00403A4D" w:rsidRDefault="00403A4D">
      <w:pPr>
        <w:pStyle w:val="CommentText"/>
      </w:pPr>
      <w:r>
        <w:rPr>
          <w:rStyle w:val="CommentReference"/>
        </w:rPr>
        <w:annotationRef/>
      </w:r>
      <w:r>
        <w:t>Is this the correct date?</w:t>
      </w:r>
    </w:p>
  </w:comment>
  <w:comment w:id="1711" w:author="Windows User" w:date="2015-10-30T08:56:00Z" w:initials="WU">
    <w:p w14:paraId="1C25D03A" w14:textId="77777777" w:rsidR="00403A4D" w:rsidRDefault="00403A4D">
      <w:pPr>
        <w:pStyle w:val="CommentText"/>
      </w:pPr>
      <w:r>
        <w:rPr>
          <w:rStyle w:val="CommentReference"/>
        </w:rPr>
        <w:annotationRef/>
      </w:r>
      <w:r>
        <w:t>Can this be reworded?</w:t>
      </w:r>
    </w:p>
  </w:comment>
  <w:comment w:id="1713" w:author="Windows User" w:date="2015-10-30T08:56:00Z" w:initials="WU">
    <w:p w14:paraId="71B1FE22" w14:textId="77777777" w:rsidR="00403A4D" w:rsidRDefault="00403A4D">
      <w:pPr>
        <w:pStyle w:val="CommentText"/>
      </w:pPr>
      <w:r>
        <w:rPr>
          <w:rStyle w:val="CommentReference"/>
        </w:rPr>
        <w:annotationRef/>
      </w:r>
      <w:r>
        <w:t>Check other books for alternate word here.</w:t>
      </w:r>
    </w:p>
  </w:comment>
  <w:comment w:id="1714" w:author="Windows User" w:date="2015-10-30T08:56:00Z" w:initials="WU">
    <w:p w14:paraId="546F5FFA" w14:textId="77777777" w:rsidR="00403A4D" w:rsidRDefault="00403A4D">
      <w:pPr>
        <w:pStyle w:val="CommentText"/>
      </w:pPr>
      <w:r>
        <w:rPr>
          <w:rStyle w:val="CommentReference"/>
        </w:rPr>
        <w:annotationRef/>
      </w:r>
      <w:r>
        <w:t>Nations or peoples?</w:t>
      </w:r>
    </w:p>
  </w:comment>
  <w:comment w:id="1715" w:author="Windows User" w:date="2015-10-30T08:56:00Z" w:initials="WU">
    <w:p w14:paraId="4FC1DCF3" w14:textId="77777777" w:rsidR="00403A4D" w:rsidRDefault="00403A4D">
      <w:pPr>
        <w:pStyle w:val="CommentText"/>
      </w:pPr>
      <w:r>
        <w:rPr>
          <w:rStyle w:val="CommentReference"/>
        </w:rPr>
        <w:annotationRef/>
      </w:r>
      <w:r>
        <w:t>Burned or consumed?</w:t>
      </w:r>
    </w:p>
  </w:comment>
  <w:comment w:id="1716" w:author="Windows User" w:date="2015-10-30T08:56:00Z" w:initials="WU">
    <w:p w14:paraId="5B463C07" w14:textId="77777777" w:rsidR="00403A4D" w:rsidRDefault="00403A4D">
      <w:pPr>
        <w:pStyle w:val="CommentText"/>
      </w:pPr>
      <w:r>
        <w:rPr>
          <w:rStyle w:val="CommentReference"/>
        </w:rPr>
        <w:annotationRef/>
      </w:r>
      <w:r>
        <w:t>?</w:t>
      </w:r>
    </w:p>
  </w:comment>
  <w:comment w:id="1717" w:author="Windows User" w:date="2015-10-30T08:56:00Z" w:initials="WU">
    <w:p w14:paraId="3079CC0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32" w:author="Windows User" w:date="2015-10-30T08:56:00Z" w:initials="WU">
    <w:p w14:paraId="4B943F0B" w14:textId="77777777" w:rsidR="00403A4D" w:rsidRDefault="00403A4D">
      <w:pPr>
        <w:pStyle w:val="CommentText"/>
      </w:pPr>
      <w:r>
        <w:rPr>
          <w:rStyle w:val="CommentReference"/>
        </w:rPr>
        <w:annotationRef/>
      </w:r>
      <w:r>
        <w:t>Synaxarium has St. James dying twice… likely one of them should be St. John!</w:t>
      </w:r>
    </w:p>
  </w:comment>
  <w:comment w:id="1773" w:author="Windows User" w:date="2015-10-30T08:56:00Z" w:initials="WU">
    <w:p w14:paraId="11436C6E" w14:textId="77777777" w:rsidR="00403A4D" w:rsidRDefault="00403A4D">
      <w:pPr>
        <w:pStyle w:val="CommentText"/>
      </w:pPr>
      <w:r>
        <w:rPr>
          <w:rStyle w:val="CommentReference"/>
        </w:rPr>
        <w:annotationRef/>
      </w:r>
      <w:r>
        <w:t>Ramez says print synacarium may have him in july</w:t>
      </w:r>
    </w:p>
  </w:comment>
  <w:comment w:id="1792" w:author="Windows User" w:date="2015-10-30T08:56:00Z" w:initials="WU">
    <w:p w14:paraId="62A36CDC" w14:textId="77777777" w:rsidR="00403A4D" w:rsidRDefault="00403A4D">
      <w:pPr>
        <w:pStyle w:val="CommentText"/>
      </w:pPr>
      <w:r>
        <w:rPr>
          <w:rStyle w:val="CommentReference"/>
        </w:rPr>
        <w:annotationRef/>
      </w:r>
      <w:r>
        <w:t>Approached? What does this vs mean?</w:t>
      </w:r>
    </w:p>
  </w:comment>
  <w:comment w:id="1793" w:author="Windows User" w:date="2015-10-30T08:56:00Z" w:initials="WU">
    <w:p w14:paraId="329416E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9" w:author="Windows User" w:date="2015-10-30T08:56:00Z" w:initials="WU">
    <w:p w14:paraId="763F73BB" w14:textId="77777777" w:rsidR="00403A4D" w:rsidRDefault="00403A4D">
      <w:pPr>
        <w:pStyle w:val="CommentText"/>
      </w:pPr>
      <w:r>
        <w:rPr>
          <w:rStyle w:val="CommentReference"/>
        </w:rPr>
        <w:annotationRef/>
      </w:r>
      <w:r>
        <w:t>Thoughts?</w:t>
      </w:r>
    </w:p>
  </w:comment>
  <w:comment w:id="1820" w:author="Windows User" w:date="2015-10-30T08:56:00Z" w:initials="WU">
    <w:p w14:paraId="7B47C8A3" w14:textId="77777777" w:rsidR="00403A4D" w:rsidRDefault="00403A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21" w:author="Windows User" w:date="2015-10-30T08:56:00Z" w:initials="WU">
    <w:p w14:paraId="113233AB" w14:textId="77777777" w:rsidR="00403A4D" w:rsidRDefault="00403A4D">
      <w:pPr>
        <w:pStyle w:val="CommentText"/>
      </w:pPr>
      <w:r>
        <w:rPr>
          <w:rStyle w:val="CommentReference"/>
        </w:rPr>
        <w:annotationRef/>
      </w:r>
      <w:r>
        <w:t>Sound or voices?</w:t>
      </w:r>
    </w:p>
  </w:comment>
  <w:comment w:id="1858" w:author="Windows User" w:date="2015-10-30T08:56:00Z" w:initials="WU">
    <w:p w14:paraId="0BE9113A" w14:textId="77777777" w:rsidR="00403A4D" w:rsidRDefault="00403A4D">
      <w:pPr>
        <w:pStyle w:val="CommentText"/>
      </w:pPr>
      <w:r>
        <w:rPr>
          <w:rStyle w:val="CommentReference"/>
        </w:rPr>
        <w:annotationRef/>
      </w:r>
      <w:r>
        <w:t>Completely different.</w:t>
      </w:r>
    </w:p>
  </w:comment>
  <w:comment w:id="1859" w:author="Windows User" w:date="2015-10-30T08:56:00Z" w:initials="WU">
    <w:p w14:paraId="074682DD" w14:textId="77777777" w:rsidR="00403A4D" w:rsidRDefault="00403A4D">
      <w:pPr>
        <w:pStyle w:val="CommentText"/>
      </w:pPr>
      <w:r>
        <w:rPr>
          <w:rStyle w:val="CommentReference"/>
        </w:rPr>
        <w:annotationRef/>
      </w:r>
      <w:r>
        <w:t>With or in?</w:t>
      </w:r>
    </w:p>
  </w:comment>
  <w:comment w:id="1860" w:author="Windows User" w:date="2015-10-30T08:56:00Z" w:initials="WU">
    <w:p w14:paraId="371712E1" w14:textId="77777777" w:rsidR="00403A4D" w:rsidRDefault="00403A4D">
      <w:pPr>
        <w:pStyle w:val="CommentText"/>
      </w:pPr>
      <w:r>
        <w:rPr>
          <w:rStyle w:val="CommentReference"/>
        </w:rPr>
        <w:annotationRef/>
      </w:r>
    </w:p>
  </w:comment>
  <w:comment w:id="1861" w:author="Windows User" w:date="2015-10-30T08:56:00Z" w:initials="WU">
    <w:p w14:paraId="0B3C1D3B" w14:textId="77777777" w:rsidR="00403A4D" w:rsidRDefault="00403A4D">
      <w:pPr>
        <w:pStyle w:val="CommentText"/>
      </w:pPr>
      <w:r>
        <w:rPr>
          <w:rStyle w:val="CommentReference"/>
        </w:rPr>
        <w:annotationRef/>
      </w:r>
      <w:r>
        <w:t>Sound or voice?</w:t>
      </w:r>
    </w:p>
  </w:comment>
  <w:comment w:id="1863" w:author="Windows User" w:date="2015-10-30T08:56:00Z" w:initials="WU">
    <w:p w14:paraId="1C3A0B98" w14:textId="77777777" w:rsidR="00403A4D" w:rsidRDefault="00403A4D">
      <w:pPr>
        <w:pStyle w:val="CommentText"/>
      </w:pPr>
      <w:r>
        <w:rPr>
          <w:rStyle w:val="CommentReference"/>
        </w:rPr>
        <w:annotationRef/>
      </w:r>
      <w:r>
        <w:t>Open to suggetions.</w:t>
      </w:r>
    </w:p>
  </w:comment>
  <w:comment w:id="1864" w:author="Windows User" w:date="2015-10-30T08:56:00Z" w:initials="WU">
    <w:p w14:paraId="79DB91AB" w14:textId="77777777" w:rsidR="00403A4D" w:rsidRDefault="00403A4D">
      <w:pPr>
        <w:pStyle w:val="CommentText"/>
      </w:pPr>
      <w:r>
        <w:rPr>
          <w:rStyle w:val="CommentReference"/>
        </w:rPr>
        <w:annotationRef/>
      </w:r>
      <w:r>
        <w:t>Before?</w:t>
      </w:r>
    </w:p>
  </w:comment>
  <w:comment w:id="1865" w:author="Windows User" w:date="2015-10-30T08:56:00Z" w:initials="WU">
    <w:p w14:paraId="777049F3" w14:textId="77777777" w:rsidR="00403A4D" w:rsidRDefault="00403A4D">
      <w:pPr>
        <w:pStyle w:val="CommentText"/>
      </w:pPr>
      <w:r>
        <w:rPr>
          <w:rStyle w:val="CommentReference"/>
        </w:rPr>
        <w:annotationRef/>
      </w:r>
      <w:r>
        <w:t>Nations?</w:t>
      </w:r>
    </w:p>
  </w:comment>
  <w:comment w:id="1866" w:author="Windows User" w:date="2015-10-30T08:56:00Z" w:initials="WU">
    <w:p w14:paraId="29D1E0CC" w14:textId="77777777" w:rsidR="00403A4D" w:rsidRDefault="00403A4D">
      <w:pPr>
        <w:pStyle w:val="CommentText"/>
      </w:pPr>
      <w:r>
        <w:rPr>
          <w:rStyle w:val="CommentReference"/>
        </w:rPr>
        <w:annotationRef/>
      </w:r>
      <w:r>
        <w:t>?</w:t>
      </w:r>
    </w:p>
  </w:comment>
  <w:comment w:id="1905" w:author="Windows User" w:date="2015-10-30T08:56:00Z" w:initials="WU">
    <w:p w14:paraId="73A9ACC7" w14:textId="77777777" w:rsidR="00403A4D" w:rsidRDefault="00403A4D">
      <w:pPr>
        <w:pStyle w:val="CommentText"/>
      </w:pPr>
      <w:r>
        <w:rPr>
          <w:rStyle w:val="CommentReference"/>
        </w:rPr>
        <w:annotationRef/>
      </w:r>
      <w:r>
        <w:t>?</w:t>
      </w:r>
    </w:p>
  </w:comment>
  <w:comment w:id="1914" w:author="Windows User" w:date="2015-10-30T08:56:00Z" w:initials="WU">
    <w:p w14:paraId="4F5630C0" w14:textId="77777777" w:rsidR="00403A4D" w:rsidRDefault="00403A4D">
      <w:pPr>
        <w:pStyle w:val="CommentText"/>
      </w:pPr>
      <w:r>
        <w:rPr>
          <w:rStyle w:val="CommentReference"/>
        </w:rPr>
        <w:annotationRef/>
      </w:r>
      <w:r>
        <w:t>Abba Noub, abanoub, Apa Noub, Apnoub?</w:t>
      </w:r>
    </w:p>
  </w:comment>
  <w:comment w:id="1915" w:author="Windows User" w:date="2015-10-30T08:56:00Z" w:initials="WU">
    <w:p w14:paraId="3899034D" w14:textId="77777777" w:rsidR="00403A4D" w:rsidRDefault="00403A4D">
      <w:pPr>
        <w:pStyle w:val="CommentText"/>
      </w:pPr>
      <w:r>
        <w:rPr>
          <w:rStyle w:val="CommentReference"/>
        </w:rPr>
        <w:annotationRef/>
      </w:r>
      <w:r>
        <w:t>Upright, or orthodox?</w:t>
      </w:r>
    </w:p>
  </w:comment>
  <w:comment w:id="1925" w:author="Windows User" w:date="2015-10-30T08:56:00Z" w:initials="WU">
    <w:p w14:paraId="61207ABC" w14:textId="77777777" w:rsidR="00403A4D" w:rsidRDefault="00403A4D">
      <w:pPr>
        <w:pStyle w:val="CommentText"/>
      </w:pPr>
      <w:r>
        <w:rPr>
          <w:rStyle w:val="CommentReference"/>
        </w:rPr>
        <w:annotationRef/>
      </w:r>
      <w:r>
        <w:t>Are we going with ti agia = saint and ti ethowab = the holy?</w:t>
      </w:r>
    </w:p>
  </w:comment>
  <w:comment w:id="1930" w:author="Windows User" w:date="2015-11-18T20:43:00Z" w:initials="WU">
    <w:p w14:paraId="446635DC" w14:textId="77777777" w:rsidR="00403A4D" w:rsidRDefault="00403A4D" w:rsidP="002758BE">
      <w:pPr>
        <w:pStyle w:val="CommentText"/>
      </w:pPr>
      <w:r>
        <w:rPr>
          <w:rStyle w:val="CommentReference"/>
        </w:rPr>
        <w:annotationRef/>
      </w:r>
      <w:r>
        <w:t>Is this for Adam days? Or just Sundays?</w:t>
      </w:r>
    </w:p>
  </w:comment>
  <w:comment w:id="1954" w:author="Windows User" w:date="2015-11-18T20:43:00Z" w:initials="WU">
    <w:p w14:paraId="08613E46" w14:textId="00F90E8C" w:rsidR="00403A4D" w:rsidRDefault="00403A4D">
      <w:pPr>
        <w:pStyle w:val="CommentText"/>
      </w:pPr>
      <w:r>
        <w:rPr>
          <w:rStyle w:val="CommentReference"/>
        </w:rPr>
        <w:annotationRef/>
      </w:r>
      <w:r>
        <w:t>Is this for Adam days? Or just Sundays?</w:t>
      </w:r>
    </w:p>
  </w:comment>
  <w:comment w:id="1955" w:author="Windows User" w:date="2015-11-18T20:38:00Z" w:initials="WU">
    <w:p w14:paraId="43F9C3B7" w14:textId="77777777" w:rsidR="00403A4D" w:rsidRDefault="00403A4D">
      <w:pPr>
        <w:pStyle w:val="CommentText"/>
      </w:pPr>
      <w:r>
        <w:rPr>
          <w:rStyle w:val="CommentReference"/>
        </w:rPr>
        <w:annotationRef/>
      </w:r>
      <w:r>
        <w:t>What does this mean? I feel like we put something else somewhere else</w:t>
      </w:r>
    </w:p>
  </w:comment>
  <w:comment w:id="1957" w:author="Windows User" w:date="2015-11-19T22:12:00Z" w:initials="WU">
    <w:p w14:paraId="79F037D4" w14:textId="77777777" w:rsidR="00403A4D" w:rsidRDefault="00403A4D">
      <w:pPr>
        <w:pStyle w:val="CommentText"/>
      </w:pPr>
      <w:r>
        <w:rPr>
          <w:rStyle w:val="CommentReference"/>
        </w:rPr>
        <w:annotationRef/>
      </w:r>
      <w:r>
        <w:t>Theotokos forever, or ever-Theotokos?</w:t>
      </w:r>
    </w:p>
  </w:comment>
  <w:comment w:id="1958" w:author="Windows User" w:date="2015-11-19T22:12:00Z" w:initials="WU">
    <w:p w14:paraId="7E2C6DDB" w14:textId="77777777" w:rsidR="00403A4D" w:rsidRDefault="00403A4D">
      <w:pPr>
        <w:pStyle w:val="CommentText"/>
      </w:pPr>
      <w:r>
        <w:rPr>
          <w:rStyle w:val="CommentReference"/>
        </w:rPr>
        <w:annotationRef/>
      </w:r>
      <w:r>
        <w:t>What does this mean?</w:t>
      </w:r>
    </w:p>
  </w:comment>
  <w:comment w:id="1959" w:author="Windows User" w:date="2015-11-19T22:12:00Z" w:initials="WU">
    <w:p w14:paraId="71146019" w14:textId="77777777" w:rsidR="00403A4D" w:rsidRDefault="00403A4D">
      <w:pPr>
        <w:pStyle w:val="CommentText"/>
      </w:pPr>
      <w:r>
        <w:rPr>
          <w:rStyle w:val="CommentReference"/>
        </w:rPr>
        <w:annotationRef/>
      </w:r>
      <w:r>
        <w:t>What does this mean?</w:t>
      </w:r>
    </w:p>
  </w:comment>
  <w:comment w:id="1960" w:author="Windows User" w:date="2015-11-19T22:12:00Z" w:initials="WU">
    <w:p w14:paraId="24E4F57A" w14:textId="77777777" w:rsidR="00403A4D" w:rsidRDefault="00403A4D">
      <w:pPr>
        <w:pStyle w:val="CommentText"/>
      </w:pPr>
      <w:r>
        <w:rPr>
          <w:rStyle w:val="CommentReference"/>
        </w:rPr>
        <w:annotationRef/>
      </w:r>
      <w:r>
        <w:t>Praying or interceding?</w:t>
      </w:r>
    </w:p>
  </w:comment>
  <w:comment w:id="1980" w:author="Windows User" w:date="2015-10-30T08:56:00Z" w:initials="WU">
    <w:p w14:paraId="36116F5D"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81" w:author="Windows User" w:date="2015-10-30T08:56:00Z" w:initials="WU">
    <w:p w14:paraId="55EA204B" w14:textId="77777777" w:rsidR="00403A4D" w:rsidRDefault="00403A4D">
      <w:pPr>
        <w:pStyle w:val="CommentText"/>
      </w:pPr>
      <w:r>
        <w:rPr>
          <w:rStyle w:val="CommentReference"/>
        </w:rPr>
        <w:annotationRef/>
      </w:r>
      <w:r>
        <w:t>Typo?</w:t>
      </w:r>
    </w:p>
  </w:comment>
  <w:comment w:id="2004" w:author="Windows User" w:date="2015-10-30T08:56:00Z" w:initials="WU">
    <w:p w14:paraId="11E5D17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6" w:author="Windows User" w:date="2015-10-30T08:56:00Z" w:initials="WU">
    <w:p w14:paraId="38A16B24" w14:textId="77777777" w:rsidR="00403A4D" w:rsidRDefault="00403A4D">
      <w:pPr>
        <w:pStyle w:val="CommentText"/>
      </w:pPr>
      <w:r>
        <w:rPr>
          <w:rStyle w:val="CommentReference"/>
        </w:rPr>
        <w:annotationRef/>
      </w:r>
      <w:r>
        <w:t>What does the Coptic say?</w:t>
      </w:r>
    </w:p>
  </w:comment>
  <w:comment w:id="2007" w:author="Windows User" w:date="2015-10-30T08:56:00Z" w:initials="WU">
    <w:p w14:paraId="239824AA" w14:textId="77777777" w:rsidR="00403A4D" w:rsidRDefault="00403A4D">
      <w:pPr>
        <w:pStyle w:val="CommentText"/>
      </w:pPr>
      <w:r>
        <w:rPr>
          <w:rStyle w:val="CommentReference"/>
        </w:rPr>
        <w:annotationRef/>
      </w:r>
      <w:r>
        <w:t>What is being quoted? 2Cor 5?</w:t>
      </w:r>
    </w:p>
  </w:comment>
  <w:comment w:id="2010" w:author="Windows User" w:date="2015-10-30T08:56:00Z" w:initials="WU">
    <w:p w14:paraId="1EC34668" w14:textId="77777777" w:rsidR="00403A4D" w:rsidRDefault="00403A4D">
      <w:pPr>
        <w:pStyle w:val="CommentText"/>
      </w:pPr>
      <w:r>
        <w:rPr>
          <w:rStyle w:val="CommentReference"/>
        </w:rPr>
        <w:annotationRef/>
      </w:r>
      <w:r>
        <w:t>This is clearly a late composition, bastardizing other hymns. “our father in heaven, the sinless one, with your good father…” right.</w:t>
      </w:r>
    </w:p>
  </w:comment>
  <w:comment w:id="2011" w:author="Windows User" w:date="2015-10-30T08:56:00Z" w:initials="WU">
    <w:p w14:paraId="4470C38C" w14:textId="77777777" w:rsidR="00403A4D" w:rsidRDefault="00403A4D">
      <w:pPr>
        <w:pStyle w:val="CommentText"/>
      </w:pPr>
      <w:r>
        <w:rPr>
          <w:rStyle w:val="CommentReference"/>
        </w:rPr>
        <w:annotationRef/>
      </w:r>
      <w:r>
        <w:t>Coptic is different from previous verse. What should English be?</w:t>
      </w:r>
    </w:p>
  </w:comment>
  <w:comment w:id="2012" w:author="Windows User" w:date="2015-10-30T08:56:00Z" w:initials="WU">
    <w:p w14:paraId="350A9B71" w14:textId="77777777" w:rsidR="00403A4D" w:rsidRDefault="00403A4D">
      <w:pPr>
        <w:pStyle w:val="CommentText"/>
      </w:pPr>
      <w:r>
        <w:rPr>
          <w:rStyle w:val="CommentReference"/>
        </w:rPr>
        <w:annotationRef/>
      </w:r>
      <w:r>
        <w:t>Or athletes? Or athletic martyrs?</w:t>
      </w:r>
    </w:p>
  </w:comment>
  <w:comment w:id="2013" w:author="Windows User" w:date="2015-10-30T08:56:00Z" w:initials="WU">
    <w:p w14:paraId="72F9FFC3" w14:textId="77777777" w:rsidR="00403A4D" w:rsidRDefault="00403A4D">
      <w:pPr>
        <w:pStyle w:val="CommentText"/>
      </w:pPr>
      <w:r>
        <w:rPr>
          <w:rStyle w:val="CommentReference"/>
        </w:rPr>
        <w:annotationRef/>
      </w:r>
      <w:r>
        <w:t>Or of the martyrs?</w:t>
      </w:r>
    </w:p>
  </w:comment>
  <w:comment w:id="2014" w:author="Windows User" w:date="2015-10-30T08:56:00Z" w:initials="WU">
    <w:p w14:paraId="7BD5C124" w14:textId="77777777" w:rsidR="00403A4D" w:rsidRDefault="00403A4D">
      <w:pPr>
        <w:pStyle w:val="CommentText"/>
      </w:pPr>
      <w:r>
        <w:rPr>
          <w:rStyle w:val="CommentReference"/>
        </w:rPr>
        <w:annotationRef/>
      </w:r>
      <w:r>
        <w:t>Carries or lifts?</w:t>
      </w:r>
    </w:p>
  </w:comment>
  <w:comment w:id="2015" w:author="Windows User" w:date="2015-10-30T08:56:00Z" w:initials="WU">
    <w:p w14:paraId="525F7218" w14:textId="77777777" w:rsidR="00403A4D" w:rsidRDefault="00403A4D">
      <w:pPr>
        <w:pStyle w:val="CommentText"/>
      </w:pPr>
      <w:r>
        <w:rPr>
          <w:rStyle w:val="CommentReference"/>
        </w:rPr>
        <w:annotationRef/>
      </w:r>
      <w:r>
        <w:t>Churches?</w:t>
      </w:r>
    </w:p>
    <w:p w14:paraId="32A8F1D7" w14:textId="77777777" w:rsidR="00403A4D" w:rsidRDefault="00403A4D">
      <w:pPr>
        <w:pStyle w:val="CommentText"/>
      </w:pPr>
    </w:p>
  </w:comment>
  <w:comment w:id="2016" w:author="Windows User" w:date="2015-10-30T08:56:00Z" w:initials="WU">
    <w:p w14:paraId="165286E5" w14:textId="77777777" w:rsidR="00403A4D" w:rsidRDefault="00403A4D">
      <w:pPr>
        <w:pStyle w:val="CommentText"/>
      </w:pPr>
      <w:r>
        <w:rPr>
          <w:rStyle w:val="CommentReference"/>
        </w:rPr>
        <w:annotationRef/>
      </w:r>
      <w:r>
        <w:t>End?</w:t>
      </w:r>
    </w:p>
  </w:comment>
  <w:comment w:id="2025" w:author="Windows User" w:date="2015-10-30T08:56:00Z" w:initials="WU">
    <w:p w14:paraId="770DC519" w14:textId="281A44CF" w:rsidR="00403A4D" w:rsidRDefault="00403A4D">
      <w:pPr>
        <w:pStyle w:val="CommentText"/>
      </w:pPr>
      <w:r>
        <w:rPr>
          <w:rStyle w:val="CommentReference"/>
        </w:rPr>
        <w:annotationRef/>
      </w:r>
      <w:r>
        <w:t>Or full stop. You are worthy of the glory,</w:t>
      </w:r>
    </w:p>
  </w:comment>
  <w:comment w:id="2032" w:author="Windows User" w:date="2015-10-30T08:56:00Z" w:initials="WU">
    <w:p w14:paraId="664F3BFA" w14:textId="77777777" w:rsidR="00403A4D" w:rsidRDefault="00403A4D">
      <w:pPr>
        <w:pStyle w:val="CommentText"/>
      </w:pPr>
      <w:r>
        <w:rPr>
          <w:rStyle w:val="CommentReference"/>
        </w:rPr>
        <w:annotationRef/>
      </w:r>
      <w:r>
        <w:t>?</w:t>
      </w:r>
    </w:p>
  </w:comment>
  <w:comment w:id="2035" w:author="Windows User" w:date="2015-10-30T08:56:00Z" w:initials="WU">
    <w:p w14:paraId="08BCD53E" w14:textId="77777777" w:rsidR="00403A4D" w:rsidRDefault="00403A4D">
      <w:pPr>
        <w:pStyle w:val="CommentText"/>
      </w:pPr>
      <w:r>
        <w:rPr>
          <w:rStyle w:val="CommentReference"/>
        </w:rPr>
        <w:annotationRef/>
      </w:r>
      <w:r>
        <w:t>Is? Or will be? Exalted, or highly exalted?</w:t>
      </w:r>
    </w:p>
  </w:comment>
  <w:comment w:id="2038" w:author="Windows User" w:date="2015-10-30T08:56:00Z" w:initials="WU">
    <w:p w14:paraId="4F4D62D2" w14:textId="77777777" w:rsidR="00403A4D" w:rsidRDefault="00403A4D">
      <w:pPr>
        <w:pStyle w:val="CommentText"/>
      </w:pPr>
      <w:r>
        <w:rPr>
          <w:rStyle w:val="CommentReference"/>
        </w:rPr>
        <w:annotationRef/>
      </w:r>
      <w:r>
        <w:t>Bring or offer</w:t>
      </w:r>
    </w:p>
  </w:comment>
  <w:comment w:id="2039" w:author="Windows User" w:date="2015-10-30T08:56:00Z" w:initials="WU">
    <w:p w14:paraId="66D4EE13" w14:textId="77777777" w:rsidR="00403A4D" w:rsidRDefault="00403A4D">
      <w:pPr>
        <w:pStyle w:val="CommentText"/>
      </w:pPr>
      <w:r>
        <w:rPr>
          <w:rStyle w:val="CommentReference"/>
        </w:rPr>
        <w:annotationRef/>
      </w:r>
      <w:r>
        <w:t>Spelling?</w:t>
      </w:r>
    </w:p>
  </w:comment>
  <w:comment w:id="2046" w:author="Windows User" w:date="2015-11-17T22:12:00Z" w:initials="WU">
    <w:p w14:paraId="412F0631" w14:textId="77777777" w:rsidR="00403A4D" w:rsidRDefault="00403A4D">
      <w:pPr>
        <w:pStyle w:val="CommentText"/>
      </w:pPr>
      <w:r>
        <w:rPr>
          <w:rStyle w:val="CommentReference"/>
        </w:rPr>
        <w:annotationRef/>
      </w:r>
      <w:r>
        <w:t>Literally trampled, right? Or crushed?</w:t>
      </w:r>
    </w:p>
  </w:comment>
  <w:comment w:id="2047" w:author="Windows User" w:date="2015-11-17T22:12:00Z" w:initials="WU">
    <w:p w14:paraId="135DCC31" w14:textId="77777777" w:rsidR="00403A4D" w:rsidRDefault="00403A4D">
      <w:pPr>
        <w:pStyle w:val="CommentText"/>
      </w:pPr>
      <w:r>
        <w:rPr>
          <w:rStyle w:val="CommentReference"/>
        </w:rPr>
        <w:annotationRef/>
      </w:r>
      <w:r>
        <w:t>Authority? Might? Reign?</w:t>
      </w:r>
    </w:p>
  </w:comment>
  <w:comment w:id="2051" w:author="Windows User" w:date="2015-10-30T08:56:00Z" w:initials="WU">
    <w:p w14:paraId="11BE3C4D" w14:textId="77777777" w:rsidR="00403A4D" w:rsidRDefault="00403A4D">
      <w:pPr>
        <w:pStyle w:val="CommentText"/>
      </w:pPr>
      <w:r>
        <w:rPr>
          <w:rStyle w:val="CommentReference"/>
        </w:rPr>
        <w:annotationRef/>
      </w:r>
      <w:r>
        <w:t>Name or Holy Name?</w:t>
      </w:r>
    </w:p>
  </w:comment>
  <w:comment w:id="2063" w:author="Windows User" w:date="2015-10-30T08:56:00Z" w:initials="WU">
    <w:p w14:paraId="4A1C10F1" w14:textId="77777777" w:rsidR="00403A4D" w:rsidRDefault="00403A4D">
      <w:pPr>
        <w:pStyle w:val="CommentText"/>
      </w:pPr>
      <w:r>
        <w:rPr>
          <w:rStyle w:val="CommentReference"/>
        </w:rPr>
        <w:annotationRef/>
      </w:r>
      <w:r>
        <w:t>Christ or Jesus Christ?</w:t>
      </w:r>
    </w:p>
  </w:comment>
  <w:comment w:id="2070" w:author="Windows User" w:date="2015-10-30T08:56:00Z" w:initials="WU">
    <w:p w14:paraId="31C2C585" w14:textId="77777777" w:rsidR="00403A4D" w:rsidRDefault="00403A4D">
      <w:pPr>
        <w:pStyle w:val="CommentText"/>
      </w:pPr>
      <w:r>
        <w:rPr>
          <w:rStyle w:val="CommentReference"/>
        </w:rPr>
        <w:annotationRef/>
      </w:r>
      <w:r>
        <w:t>Name or Holy Name?</w:t>
      </w:r>
    </w:p>
  </w:comment>
  <w:comment w:id="2071" w:author="Windows User" w:date="2015-10-30T08:56:00Z" w:initials="WU">
    <w:p w14:paraId="18203C3C" w14:textId="77777777" w:rsidR="00403A4D" w:rsidRDefault="00403A4D">
      <w:pPr>
        <w:pStyle w:val="CommentText"/>
      </w:pPr>
      <w:r>
        <w:rPr>
          <w:rStyle w:val="CommentReference"/>
        </w:rPr>
        <w:annotationRef/>
      </w:r>
      <w:r>
        <w:t>To Him? Or by His might/power?</w:t>
      </w:r>
    </w:p>
  </w:comment>
  <w:comment w:id="2072" w:author="Windows User" w:date="2015-10-30T08:56:00Z" w:initials="WU">
    <w:p w14:paraId="27B39720" w14:textId="77777777" w:rsidR="00403A4D" w:rsidRDefault="00403A4D">
      <w:pPr>
        <w:pStyle w:val="CommentText"/>
      </w:pPr>
      <w:r>
        <w:rPr>
          <w:rStyle w:val="CommentReference"/>
        </w:rPr>
        <w:annotationRef/>
      </w:r>
      <w:r>
        <w:t>Might, or may?</w:t>
      </w:r>
    </w:p>
  </w:comment>
  <w:comment w:id="2073" w:author="Windows User" w:date="2015-10-30T08:56:00Z" w:initials="WU">
    <w:p w14:paraId="2FB96B7C" w14:textId="77777777" w:rsidR="00403A4D" w:rsidRDefault="00403A4D" w:rsidP="00F77A5B">
      <w:pPr>
        <w:pStyle w:val="CommentText"/>
      </w:pPr>
      <w:r>
        <w:rPr>
          <w:rStyle w:val="CommentReference"/>
        </w:rPr>
        <w:annotationRef/>
      </w:r>
      <w:r>
        <w:t>Christ or Jesus Christ?</w:t>
      </w:r>
    </w:p>
  </w:comment>
  <w:comment w:id="2076" w:author="Windows User" w:date="2015-10-30T08:56:00Z" w:initials="WU">
    <w:p w14:paraId="775D4B1C" w14:textId="77777777" w:rsidR="00403A4D" w:rsidRDefault="00403A4D">
      <w:pPr>
        <w:pStyle w:val="CommentText"/>
      </w:pPr>
      <w:r>
        <w:rPr>
          <w:rStyle w:val="CommentReference"/>
        </w:rPr>
        <w:annotationRef/>
      </w:r>
      <w:r>
        <w:t>Miracles?</w:t>
      </w:r>
    </w:p>
  </w:comment>
  <w:comment w:id="2083" w:author="Windows User" w:date="2015-10-30T08:56:00Z" w:initials="WU">
    <w:p w14:paraId="511773EC" w14:textId="77777777" w:rsidR="00403A4D" w:rsidRDefault="00403A4D">
      <w:pPr>
        <w:pStyle w:val="CommentText"/>
      </w:pPr>
      <w:r>
        <w:rPr>
          <w:rStyle w:val="CommentReference"/>
        </w:rPr>
        <w:annotationRef/>
      </w:r>
      <w:r>
        <w:t>Name or Holy Name?</w:t>
      </w:r>
    </w:p>
  </w:comment>
  <w:comment w:id="2084" w:author="Windows User" w:date="2015-10-30T08:56:00Z" w:initials="WU">
    <w:p w14:paraId="0BC6FD3A" w14:textId="77777777" w:rsidR="00403A4D" w:rsidRDefault="00403A4D">
      <w:pPr>
        <w:pStyle w:val="CommentText"/>
      </w:pPr>
      <w:r>
        <w:rPr>
          <w:rStyle w:val="CommentReference"/>
        </w:rPr>
        <w:annotationRef/>
      </w:r>
      <w:r>
        <w:t>To Him? Or by His might/power?</w:t>
      </w:r>
    </w:p>
  </w:comment>
  <w:comment w:id="2085" w:author="Windows User" w:date="2015-10-30T08:56:00Z" w:initials="WU">
    <w:p w14:paraId="6BED6166" w14:textId="77777777" w:rsidR="00403A4D" w:rsidRDefault="00403A4D">
      <w:pPr>
        <w:pStyle w:val="CommentText"/>
      </w:pPr>
      <w:r>
        <w:rPr>
          <w:rStyle w:val="CommentReference"/>
        </w:rPr>
        <w:annotationRef/>
      </w:r>
      <w:r>
        <w:t>Might, or may?</w:t>
      </w:r>
    </w:p>
  </w:comment>
  <w:comment w:id="2091" w:author="Windows User" w:date="2016-02-10T12:41:00Z" w:initials="WU">
    <w:p w14:paraId="1E6C57D4" w14:textId="77777777" w:rsidR="00403A4D" w:rsidRDefault="00403A4D"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405E79" w16cid:durableId="1D41AD1F"/>
  <w16cid:commentId w16cid:paraId="0D2C8A12" w16cid:durableId="1D41AD20"/>
  <w16cid:commentId w16cid:paraId="00B9961B" w16cid:durableId="1D41AD21"/>
  <w16cid:commentId w16cid:paraId="218998C8" w16cid:durableId="1D41AD22"/>
  <w16cid:commentId w16cid:paraId="6AC03ACF" w16cid:durableId="1D41AD23"/>
  <w16cid:commentId w16cid:paraId="6B9D0F75" w16cid:durableId="1D41AD24"/>
  <w16cid:commentId w16cid:paraId="0366F544" w16cid:durableId="1D41AD25"/>
  <w16cid:commentId w16cid:paraId="1FDBEBA0" w16cid:durableId="1D41AD26"/>
  <w16cid:commentId w16cid:paraId="6A57FE90" w16cid:durableId="1D41AD27"/>
  <w16cid:commentId w16cid:paraId="3B320D18" w16cid:durableId="1D41AD28"/>
  <w16cid:commentId w16cid:paraId="0A2D24D1" w16cid:durableId="1D41AD29"/>
  <w16cid:commentId w16cid:paraId="00EA2A44" w16cid:durableId="1D41AD2A"/>
  <w16cid:commentId w16cid:paraId="326418FE" w16cid:durableId="1D41AD2B"/>
  <w16cid:commentId w16cid:paraId="451F9B25" w16cid:durableId="1D41AD2C"/>
  <w16cid:commentId w16cid:paraId="688FBBBC" w16cid:durableId="1D41AD2D"/>
  <w16cid:commentId w16cid:paraId="0DA71926" w16cid:durableId="1D41AD2E"/>
  <w16cid:commentId w16cid:paraId="36599FA2" w16cid:durableId="1D41AD2F"/>
  <w16cid:commentId w16cid:paraId="274DD96D" w16cid:durableId="1D41AD30"/>
  <w16cid:commentId w16cid:paraId="057654D4" w16cid:durableId="1D41AD31"/>
  <w16cid:commentId w16cid:paraId="681427A6" w16cid:durableId="1D41AD32"/>
  <w16cid:commentId w16cid:paraId="593CF0B5" w16cid:durableId="1D41AD33"/>
  <w16cid:commentId w16cid:paraId="7D99A743" w16cid:durableId="1D41AD34"/>
  <w16cid:commentId w16cid:paraId="0AB2ABCE" w16cid:durableId="1D41AD35"/>
  <w16cid:commentId w16cid:paraId="0375B80F" w16cid:durableId="1D41AD36"/>
  <w16cid:commentId w16cid:paraId="5622D018" w16cid:durableId="1D41AD37"/>
  <w16cid:commentId w16cid:paraId="10960ED9" w16cid:durableId="1D41AD38"/>
  <w16cid:commentId w16cid:paraId="67C46469" w16cid:durableId="1D41AD39"/>
  <w16cid:commentId w16cid:paraId="744CF838" w16cid:durableId="1D41AD3A"/>
  <w16cid:commentId w16cid:paraId="47DB61A6" w16cid:durableId="1D41AD3B"/>
  <w16cid:commentId w16cid:paraId="463DE6F6" w16cid:durableId="1D41AD3C"/>
  <w16cid:commentId w16cid:paraId="4FD2340C" w16cid:durableId="1D41AD3D"/>
  <w16cid:commentId w16cid:paraId="4E23918A" w16cid:durableId="1D41AD3E"/>
  <w16cid:commentId w16cid:paraId="45934B86" w16cid:durableId="1D41AD3F"/>
  <w16cid:commentId w16cid:paraId="3EC53F34" w16cid:durableId="1D41AD40"/>
  <w16cid:commentId w16cid:paraId="30167A78" w16cid:durableId="1D41AD41"/>
  <w16cid:commentId w16cid:paraId="6965197E" w16cid:durableId="1D41AD42"/>
  <w16cid:commentId w16cid:paraId="668FF70C" w16cid:durableId="1D41AD43"/>
  <w16cid:commentId w16cid:paraId="3C05865D" w16cid:durableId="1D41AD44"/>
  <w16cid:commentId w16cid:paraId="3B00730E" w16cid:durableId="1D41AD45"/>
  <w16cid:commentId w16cid:paraId="1B4AAEB0" w16cid:durableId="1D41AD46"/>
  <w16cid:commentId w16cid:paraId="1B1C5E2C" w16cid:durableId="1D41AD47"/>
  <w16cid:commentId w16cid:paraId="2A55755C" w16cid:durableId="1D41AD48"/>
  <w16cid:commentId w16cid:paraId="2B8406D1" w16cid:durableId="1D41AD49"/>
  <w16cid:commentId w16cid:paraId="5E20C97F" w16cid:durableId="1D41AD4A"/>
  <w16cid:commentId w16cid:paraId="2ADF0207" w16cid:durableId="1D41AD4B"/>
  <w16cid:commentId w16cid:paraId="472FCBB1" w16cid:durableId="1D41AD4C"/>
  <w16cid:commentId w16cid:paraId="0FA627AF" w16cid:durableId="1D41AD4D"/>
  <w16cid:commentId w16cid:paraId="744D2B01" w16cid:durableId="1D41AD4E"/>
  <w16cid:commentId w16cid:paraId="4F77BBAD" w16cid:durableId="1D41AD4F"/>
  <w16cid:commentId w16cid:paraId="3F67AE7E" w16cid:durableId="1D41AD50"/>
  <w16cid:commentId w16cid:paraId="079DFF07" w16cid:durableId="1D41AD51"/>
  <w16cid:commentId w16cid:paraId="534D6E8F" w16cid:durableId="1D41AD52"/>
  <w16cid:commentId w16cid:paraId="5C973492" w16cid:durableId="1D41AD53"/>
  <w16cid:commentId w16cid:paraId="2FC8AFF7" w16cid:durableId="1D41AD54"/>
  <w16cid:commentId w16cid:paraId="411351ED" w16cid:durableId="1D41AD55"/>
  <w16cid:commentId w16cid:paraId="1D3AB79C" w16cid:durableId="1D41AD56"/>
  <w16cid:commentId w16cid:paraId="70A28C39" w16cid:durableId="1D41AD57"/>
  <w16cid:commentId w16cid:paraId="26EA5B86" w16cid:durableId="1D41AD58"/>
  <w16cid:commentId w16cid:paraId="07C5DE0D" w16cid:durableId="1D41AD59"/>
  <w16cid:commentId w16cid:paraId="4CE45F4E" w16cid:durableId="1D41AD5A"/>
  <w16cid:commentId w16cid:paraId="70291138" w16cid:durableId="1D41AD5B"/>
  <w16cid:commentId w16cid:paraId="72868208" w16cid:durableId="1D41AD5C"/>
  <w16cid:commentId w16cid:paraId="2D37744E" w16cid:durableId="1D41AD5D"/>
  <w16cid:commentId w16cid:paraId="1035793C" w16cid:durableId="1D41AD5E"/>
  <w16cid:commentId w16cid:paraId="6E78BA80" w16cid:durableId="1D41AD5F"/>
  <w16cid:commentId w16cid:paraId="2897BA2F" w16cid:durableId="1D41AD60"/>
  <w16cid:commentId w16cid:paraId="5FCE7650" w16cid:durableId="1D41AD61"/>
  <w16cid:commentId w16cid:paraId="0E9DC1B8" w16cid:durableId="1D41AD62"/>
  <w16cid:commentId w16cid:paraId="551D5D79" w16cid:durableId="1D41AD63"/>
  <w16cid:commentId w16cid:paraId="6297DC8C" w16cid:durableId="1D41AD64"/>
  <w16cid:commentId w16cid:paraId="76F4CEC8" w16cid:durableId="1D41AD65"/>
  <w16cid:commentId w16cid:paraId="28ADCC63" w16cid:durableId="1D41AD66"/>
  <w16cid:commentId w16cid:paraId="2E86C403" w16cid:durableId="1D41AD67"/>
  <w16cid:commentId w16cid:paraId="031A7CF6" w16cid:durableId="1D41AD68"/>
  <w16cid:commentId w16cid:paraId="7025F405" w16cid:durableId="1D41AD69"/>
  <w16cid:commentId w16cid:paraId="57C92C81" w16cid:durableId="1D41AD6A"/>
  <w16cid:commentId w16cid:paraId="5BBD34BE" w16cid:durableId="1D41AD6B"/>
  <w16cid:commentId w16cid:paraId="049D3BBD" w16cid:durableId="1D41AD6C"/>
  <w16cid:commentId w16cid:paraId="1F09658E" w16cid:durableId="1D41AD6D"/>
  <w16cid:commentId w16cid:paraId="4689AC49" w16cid:durableId="1D41AD6E"/>
  <w16cid:commentId w16cid:paraId="2AA35319" w16cid:durableId="1D41AD6F"/>
  <w16cid:commentId w16cid:paraId="56B7B31B" w16cid:durableId="1D41AD70"/>
  <w16cid:commentId w16cid:paraId="5262F523" w16cid:durableId="1D41AD71"/>
  <w16cid:commentId w16cid:paraId="396316C8" w16cid:durableId="1D41AD72"/>
  <w16cid:commentId w16cid:paraId="3650E160" w16cid:durableId="1D41AD74"/>
  <w16cid:commentId w16cid:paraId="57E2DDC4" w16cid:durableId="1D41AD75"/>
  <w16cid:commentId w16cid:paraId="35628364" w16cid:durableId="1D41AD76"/>
  <w16cid:commentId w16cid:paraId="1F576F58" w16cid:durableId="1D41AD77"/>
  <w16cid:commentId w16cid:paraId="7857388A" w16cid:durableId="1D41AD78"/>
  <w16cid:commentId w16cid:paraId="45210177" w16cid:durableId="1D41AD79"/>
  <w16cid:commentId w16cid:paraId="66BEE13E" w16cid:durableId="1D41AD7A"/>
  <w16cid:commentId w16cid:paraId="43D401E2" w16cid:durableId="1D41AD7B"/>
  <w16cid:commentId w16cid:paraId="37590655" w16cid:durableId="1D41AD7C"/>
  <w16cid:commentId w16cid:paraId="6D54AC70" w16cid:durableId="1D41AD7D"/>
  <w16cid:commentId w16cid:paraId="6468426A" w16cid:durableId="1D41AD7E"/>
  <w16cid:commentId w16cid:paraId="43306FA7" w16cid:durableId="1D41AD80"/>
  <w16cid:commentId w16cid:paraId="18B419AF" w16cid:durableId="1D41AD81"/>
  <w16cid:commentId w16cid:paraId="504A050C" w16cid:durableId="1D41AD82"/>
  <w16cid:commentId w16cid:paraId="42B07939" w16cid:durableId="1D41AD83"/>
  <w16cid:commentId w16cid:paraId="0D31DB4D" w16cid:durableId="1D41AD84"/>
  <w16cid:commentId w16cid:paraId="4CB6D1D8" w16cid:durableId="1D41AD85"/>
  <w16cid:commentId w16cid:paraId="1C9D2024" w16cid:durableId="1D41AD86"/>
  <w16cid:commentId w16cid:paraId="499D113D" w16cid:durableId="1D41AD87"/>
  <w16cid:commentId w16cid:paraId="29AB3125" w16cid:durableId="1D41AD88"/>
  <w16cid:commentId w16cid:paraId="27892612" w16cid:durableId="1D41AD89"/>
  <w16cid:commentId w16cid:paraId="53863AE8" w16cid:durableId="1D41AD8A"/>
  <w16cid:commentId w16cid:paraId="5F8EC33A" w16cid:durableId="1D41AD8B"/>
  <w16cid:commentId w16cid:paraId="02E465F6" w16cid:durableId="1D41AD8C"/>
  <w16cid:commentId w16cid:paraId="0F283256" w16cid:durableId="1D41AD8D"/>
  <w16cid:commentId w16cid:paraId="141FC7EB" w16cid:durableId="1D41AD8E"/>
  <w16cid:commentId w16cid:paraId="22452F1B" w16cid:durableId="1D41AD8F"/>
  <w16cid:commentId w16cid:paraId="532CE324" w16cid:durableId="1D41AD90"/>
  <w16cid:commentId w16cid:paraId="7C12CF17" w16cid:durableId="1D41AD91"/>
  <w16cid:commentId w16cid:paraId="789F9E96" w16cid:durableId="1D41AD92"/>
  <w16cid:commentId w16cid:paraId="1E93DCCD" w16cid:durableId="1D41AD93"/>
  <w16cid:commentId w16cid:paraId="298A6523" w16cid:durableId="1D41AD94"/>
  <w16cid:commentId w16cid:paraId="3D56C030" w16cid:durableId="1D41AD95"/>
  <w16cid:commentId w16cid:paraId="4417CE6C" w16cid:durableId="1D41AD96"/>
  <w16cid:commentId w16cid:paraId="6056EF08" w16cid:durableId="1D41AD97"/>
  <w16cid:commentId w16cid:paraId="021CF208" w16cid:durableId="1D41AD98"/>
  <w16cid:commentId w16cid:paraId="2B7DD481" w16cid:durableId="1D41AD99"/>
  <w16cid:commentId w16cid:paraId="154E2A2A" w16cid:durableId="1D41AD9A"/>
  <w16cid:commentId w16cid:paraId="72B45ACE" w16cid:durableId="1D41AD9B"/>
  <w16cid:commentId w16cid:paraId="0C0C90F8" w16cid:durableId="1D41AD9C"/>
  <w16cid:commentId w16cid:paraId="59221E95" w16cid:durableId="1D41AD9D"/>
  <w16cid:commentId w16cid:paraId="0CFC2594" w16cid:durableId="1D41AD9E"/>
  <w16cid:commentId w16cid:paraId="403A6460" w16cid:durableId="1D41AD9F"/>
  <w16cid:commentId w16cid:paraId="1B2986E7" w16cid:durableId="1D41ADA0"/>
  <w16cid:commentId w16cid:paraId="76CF17E1" w16cid:durableId="1D41ADA1"/>
  <w16cid:commentId w16cid:paraId="01D3FC9E" w16cid:durableId="1D41ADA2"/>
  <w16cid:commentId w16cid:paraId="3C8EDFD6" w16cid:durableId="1D41ADA3"/>
  <w16cid:commentId w16cid:paraId="502DF58D" w16cid:durableId="1D41ADA4"/>
  <w16cid:commentId w16cid:paraId="0E3206C8" w16cid:durableId="1D41ADA5"/>
  <w16cid:commentId w16cid:paraId="303AD0FE" w16cid:durableId="1D41ADA6"/>
  <w16cid:commentId w16cid:paraId="5B706BCD" w16cid:durableId="1D41ADA7"/>
  <w16cid:commentId w16cid:paraId="02E474EA" w16cid:durableId="1D41ADA8"/>
  <w16cid:commentId w16cid:paraId="1165D588" w16cid:durableId="1D41ADA9"/>
  <w16cid:commentId w16cid:paraId="0ABD6F72" w16cid:durableId="1D41ADAA"/>
  <w16cid:commentId w16cid:paraId="07EF5E65" w16cid:durableId="1D41ADAB"/>
  <w16cid:commentId w16cid:paraId="0505077C" w16cid:durableId="1D41ADAC"/>
  <w16cid:commentId w16cid:paraId="2CFCDBC4" w16cid:durableId="1D41ADAD"/>
  <w16cid:commentId w16cid:paraId="7B87BF1F" w16cid:durableId="1D41ADAE"/>
  <w16cid:commentId w16cid:paraId="469A8399" w16cid:durableId="1D41ADAF"/>
  <w16cid:commentId w16cid:paraId="30B7538F" w16cid:durableId="1D41ADB0"/>
  <w16cid:commentId w16cid:paraId="040D59AA" w16cid:durableId="1D41ADB1"/>
  <w16cid:commentId w16cid:paraId="0F357187" w16cid:durableId="1D41ADB2"/>
  <w16cid:commentId w16cid:paraId="10510650" w16cid:durableId="1D41ADB3"/>
  <w16cid:commentId w16cid:paraId="0F6BDC5E" w16cid:durableId="1D41ADB4"/>
  <w16cid:commentId w16cid:paraId="37F1C98E" w16cid:durableId="1D41ADB5"/>
  <w16cid:commentId w16cid:paraId="43A5D1B1" w16cid:durableId="1D41ADB6"/>
  <w16cid:commentId w16cid:paraId="4B6A4DE4" w16cid:durableId="1D41ADB7"/>
  <w16cid:commentId w16cid:paraId="483AEE75" w16cid:durableId="1D41ADB8"/>
  <w16cid:commentId w16cid:paraId="17DAD50D" w16cid:durableId="1D41ADB9"/>
  <w16cid:commentId w16cid:paraId="412BFF55" w16cid:durableId="1D41ADBA"/>
  <w16cid:commentId w16cid:paraId="4FEF2EC7" w16cid:durableId="1D41ADBB"/>
  <w16cid:commentId w16cid:paraId="25E26C66" w16cid:durableId="1D41ADBC"/>
  <w16cid:commentId w16cid:paraId="7A65524D" w16cid:durableId="1D41ADBD"/>
  <w16cid:commentId w16cid:paraId="1C135E98" w16cid:durableId="1D41ADBE"/>
  <w16cid:commentId w16cid:paraId="2E20A232" w16cid:durableId="1D41ADBF"/>
  <w16cid:commentId w16cid:paraId="34FB1BC0" w16cid:durableId="1D41ADC0"/>
  <w16cid:commentId w16cid:paraId="20646872" w16cid:durableId="1D41ADC1"/>
  <w16cid:commentId w16cid:paraId="4707B322" w16cid:durableId="1D41ADC2"/>
  <w16cid:commentId w16cid:paraId="0D6FF167" w16cid:durableId="1D41ADC3"/>
  <w16cid:commentId w16cid:paraId="1A8CABED" w16cid:durableId="1D41ADC4"/>
  <w16cid:commentId w16cid:paraId="21AC5CB8" w16cid:durableId="1D41ADC5"/>
  <w16cid:commentId w16cid:paraId="6C6DCC78" w16cid:durableId="1D41ADC6"/>
  <w16cid:commentId w16cid:paraId="4B49F853" w16cid:durableId="1D41ADC7"/>
  <w16cid:commentId w16cid:paraId="6FC8752C" w16cid:durableId="1D41ADC8"/>
  <w16cid:commentId w16cid:paraId="7843FDD6" w16cid:durableId="1D41ADC9"/>
  <w16cid:commentId w16cid:paraId="636DE776" w16cid:durableId="1D41ADCA"/>
  <w16cid:commentId w16cid:paraId="0A55894A" w16cid:durableId="1D41ADCB"/>
  <w16cid:commentId w16cid:paraId="0E80932F" w16cid:durableId="1D41ADCC"/>
  <w16cid:commentId w16cid:paraId="759B277F" w16cid:durableId="1D41ADCD"/>
  <w16cid:commentId w16cid:paraId="5C472088" w16cid:durableId="1D41ADCE"/>
  <w16cid:commentId w16cid:paraId="2FB7E2BD" w16cid:durableId="1D41ADCF"/>
  <w16cid:commentId w16cid:paraId="3C8244A0" w16cid:durableId="1D41ADD0"/>
  <w16cid:commentId w16cid:paraId="6C8F9167" w16cid:durableId="1D41ADD1"/>
  <w16cid:commentId w16cid:paraId="5ACA101B" w16cid:durableId="1D41ADD2"/>
  <w16cid:commentId w16cid:paraId="14D8C709" w16cid:durableId="1D41ADD3"/>
  <w16cid:commentId w16cid:paraId="5B5854F9" w16cid:durableId="1D41ADD4"/>
  <w16cid:commentId w16cid:paraId="66C0B0D7" w16cid:durableId="1D41ADD5"/>
  <w16cid:commentId w16cid:paraId="094D26E3" w16cid:durableId="1D41ADD6"/>
  <w16cid:commentId w16cid:paraId="6FD992D3" w16cid:durableId="1D41ADD7"/>
  <w16cid:commentId w16cid:paraId="08E2A9FB" w16cid:durableId="1D41ADD8"/>
  <w16cid:commentId w16cid:paraId="7A9FC970" w16cid:durableId="1D41ADD9"/>
  <w16cid:commentId w16cid:paraId="5EFFC3EC" w16cid:durableId="1D41ADDA"/>
  <w16cid:commentId w16cid:paraId="150C26DA" w16cid:durableId="1D41ADDB"/>
  <w16cid:commentId w16cid:paraId="0E3B452D" w16cid:durableId="1D41ADDC"/>
  <w16cid:commentId w16cid:paraId="12D989DF" w16cid:durableId="1D41ADDD"/>
  <w16cid:commentId w16cid:paraId="3E8ADE2B" w16cid:durableId="1D41ADDE"/>
  <w16cid:commentId w16cid:paraId="7079ED43" w16cid:durableId="1D41ADDF"/>
  <w16cid:commentId w16cid:paraId="109014C9" w16cid:durableId="1D41ADE0"/>
  <w16cid:commentId w16cid:paraId="027A16CD" w16cid:durableId="1D41ADE1"/>
  <w16cid:commentId w16cid:paraId="20C9574B" w16cid:durableId="1D41ADE2"/>
  <w16cid:commentId w16cid:paraId="6726A127" w16cid:durableId="1D41ADE3"/>
  <w16cid:commentId w16cid:paraId="50013BE5" w16cid:durableId="1D41ADE4"/>
  <w16cid:commentId w16cid:paraId="5A639B27" w16cid:durableId="1D41ADE5"/>
  <w16cid:commentId w16cid:paraId="3A4414A4" w16cid:durableId="1D41ADE6"/>
  <w16cid:commentId w16cid:paraId="60D89983" w16cid:durableId="1D41ADE7"/>
  <w16cid:commentId w16cid:paraId="708630CC" w16cid:durableId="1D41ADE8"/>
  <w16cid:commentId w16cid:paraId="670AE5C3" w16cid:durableId="1D41ADE9"/>
  <w16cid:commentId w16cid:paraId="281D5A29" w16cid:durableId="1D41ADEA"/>
  <w16cid:commentId w16cid:paraId="09189517" w16cid:durableId="1D41ADEB"/>
  <w16cid:commentId w16cid:paraId="0F1C3DB1" w16cid:durableId="1D41ADEC"/>
  <w16cid:commentId w16cid:paraId="49777AD4" w16cid:durableId="1D41ADED"/>
  <w16cid:commentId w16cid:paraId="07AFF474" w16cid:durableId="1D41ADEE"/>
  <w16cid:commentId w16cid:paraId="0441CD07" w16cid:durableId="1D41ADEF"/>
  <w16cid:commentId w16cid:paraId="6B633293" w16cid:durableId="1D41ADF0"/>
  <w16cid:commentId w16cid:paraId="5798119C" w16cid:durableId="1D41ADF1"/>
  <w16cid:commentId w16cid:paraId="7FE87033" w16cid:durableId="1D41ADF2"/>
  <w16cid:commentId w16cid:paraId="13254F43" w16cid:durableId="1D41ADF3"/>
  <w16cid:commentId w16cid:paraId="195E8533" w16cid:durableId="1D41ADF4"/>
  <w16cid:commentId w16cid:paraId="5A28B06B" w16cid:durableId="1D41ADF5"/>
  <w16cid:commentId w16cid:paraId="6604F03B" w16cid:durableId="1D41ADF6"/>
  <w16cid:commentId w16cid:paraId="6680EED5" w16cid:durableId="1D41ADF7"/>
  <w16cid:commentId w16cid:paraId="7B5754B1" w16cid:durableId="1D41ADF8"/>
  <w16cid:commentId w16cid:paraId="6058F90B" w16cid:durableId="1D41ADF9"/>
  <w16cid:commentId w16cid:paraId="505706D1" w16cid:durableId="1D41ADFA"/>
  <w16cid:commentId w16cid:paraId="35AD6860" w16cid:durableId="1D41ADFB"/>
  <w16cid:commentId w16cid:paraId="588A0CA8" w16cid:durableId="1D41ADFC"/>
  <w16cid:commentId w16cid:paraId="43146472" w16cid:durableId="1D41ADFD"/>
  <w16cid:commentId w16cid:paraId="005E33F9" w16cid:durableId="1D41ADFE"/>
  <w16cid:commentId w16cid:paraId="38FC80AB" w16cid:durableId="1D41ADFF"/>
  <w16cid:commentId w16cid:paraId="49E0F637" w16cid:durableId="1D41AE00"/>
  <w16cid:commentId w16cid:paraId="565278E4" w16cid:durableId="1D41AE01"/>
  <w16cid:commentId w16cid:paraId="34F4A5A9" w16cid:durableId="1D41AE02"/>
  <w16cid:commentId w16cid:paraId="28840E47" w16cid:durableId="1D41AE03"/>
  <w16cid:commentId w16cid:paraId="6D247103" w16cid:durableId="1D41AE04"/>
  <w16cid:commentId w16cid:paraId="2A107B46" w16cid:durableId="1D41AE05"/>
  <w16cid:commentId w16cid:paraId="5555F795" w16cid:durableId="1D41AE06"/>
  <w16cid:commentId w16cid:paraId="43574A61" w16cid:durableId="1D41AE07"/>
  <w16cid:commentId w16cid:paraId="5E07F016" w16cid:durableId="1D41AE08"/>
  <w16cid:commentId w16cid:paraId="7192577A" w16cid:durableId="1D41AE09"/>
  <w16cid:commentId w16cid:paraId="1632DB35" w16cid:durableId="1D41AE0A"/>
  <w16cid:commentId w16cid:paraId="38104BB5" w16cid:durableId="1D41AE0B"/>
  <w16cid:commentId w16cid:paraId="64353538" w16cid:durableId="1D41AE0C"/>
  <w16cid:commentId w16cid:paraId="684796B5" w16cid:durableId="1D41AE0D"/>
  <w16cid:commentId w16cid:paraId="1D6D9724" w16cid:durableId="1D41AE0E"/>
  <w16cid:commentId w16cid:paraId="104BFD73" w16cid:durableId="1D41AE0F"/>
  <w16cid:commentId w16cid:paraId="4E46CF30" w16cid:durableId="1D41AE10"/>
  <w16cid:commentId w16cid:paraId="0D8736F0" w16cid:durableId="1D41AE11"/>
  <w16cid:commentId w16cid:paraId="71035455" w16cid:durableId="1D41AE12"/>
  <w16cid:commentId w16cid:paraId="27C7371E" w16cid:durableId="1D41AE13"/>
  <w16cid:commentId w16cid:paraId="209A45A7" w16cid:durableId="1D41AE14"/>
  <w16cid:commentId w16cid:paraId="596EE3A5" w16cid:durableId="1D41AE15"/>
  <w16cid:commentId w16cid:paraId="0E2011D4" w16cid:durableId="1D41AE16"/>
  <w16cid:commentId w16cid:paraId="7F58A02B" w16cid:durableId="1D41AE17"/>
  <w16cid:commentId w16cid:paraId="06058DA2" w16cid:durableId="1D41AE18"/>
  <w16cid:commentId w16cid:paraId="1E1724A5" w16cid:durableId="1D41AE19"/>
  <w16cid:commentId w16cid:paraId="78E58888" w16cid:durableId="1D41AE1A"/>
  <w16cid:commentId w16cid:paraId="18B3CB42" w16cid:durableId="1D41AE1B"/>
  <w16cid:commentId w16cid:paraId="6849FDD2" w16cid:durableId="1D41AE1C"/>
  <w16cid:commentId w16cid:paraId="799B59FF" w16cid:durableId="1D41AE1D"/>
  <w16cid:commentId w16cid:paraId="57D87D60" w16cid:durableId="1D41AE1E"/>
  <w16cid:commentId w16cid:paraId="274EC1E4" w16cid:durableId="1D41AE1F"/>
  <w16cid:commentId w16cid:paraId="1370FE87" w16cid:durableId="1D41AE20"/>
  <w16cid:commentId w16cid:paraId="70E14B72" w16cid:durableId="1D41AE21"/>
  <w16cid:commentId w16cid:paraId="1CD83694" w16cid:durableId="1D41AE22"/>
  <w16cid:commentId w16cid:paraId="2DB29619" w16cid:durableId="1D41AE23"/>
  <w16cid:commentId w16cid:paraId="3734F7C0" w16cid:durableId="1D41AE24"/>
  <w16cid:commentId w16cid:paraId="06116336" w16cid:durableId="1D41AE25"/>
  <w16cid:commentId w16cid:paraId="6417B5A7" w16cid:durableId="1D41AE26"/>
  <w16cid:commentId w16cid:paraId="7CA0B9DB" w16cid:durableId="1D41AE27"/>
  <w16cid:commentId w16cid:paraId="3D06FFDE" w16cid:durableId="1D41AE28"/>
  <w16cid:commentId w16cid:paraId="5092C47C" w16cid:durableId="1D41AE29"/>
  <w16cid:commentId w16cid:paraId="2988A4E9" w16cid:durableId="1D41AE2A"/>
  <w16cid:commentId w16cid:paraId="7A2B4CA4" w16cid:durableId="1D41AE2B"/>
  <w16cid:commentId w16cid:paraId="6A283326" w16cid:durableId="1D41AE2C"/>
  <w16cid:commentId w16cid:paraId="233F3783" w16cid:durableId="1D41AE2D"/>
  <w16cid:commentId w16cid:paraId="301FA11B" w16cid:durableId="1D41AE2E"/>
  <w16cid:commentId w16cid:paraId="4B4155FC" w16cid:durableId="1D41AE2F"/>
  <w16cid:commentId w16cid:paraId="248C83A2" w16cid:durableId="1D41AE30"/>
  <w16cid:commentId w16cid:paraId="4C7BFCC0" w16cid:durableId="1D41AE31"/>
  <w16cid:commentId w16cid:paraId="2390D3F4" w16cid:durableId="1D41AE32"/>
  <w16cid:commentId w16cid:paraId="6D6C2E53" w16cid:durableId="1D41AE33"/>
  <w16cid:commentId w16cid:paraId="061FF9BB" w16cid:durableId="1D41AE34"/>
  <w16cid:commentId w16cid:paraId="031DAA7E" w16cid:durableId="1D41AE35"/>
  <w16cid:commentId w16cid:paraId="13BC365B" w16cid:durableId="1D41AE36"/>
  <w16cid:commentId w16cid:paraId="367DF61C" w16cid:durableId="1D41AE37"/>
  <w16cid:commentId w16cid:paraId="614A33D0" w16cid:durableId="1D41AE38"/>
  <w16cid:commentId w16cid:paraId="690C098D" w16cid:durableId="1D41AE39"/>
  <w16cid:commentId w16cid:paraId="47406125" w16cid:durableId="1D41AE3A"/>
  <w16cid:commentId w16cid:paraId="3115FE96" w16cid:durableId="1D41AE3B"/>
  <w16cid:commentId w16cid:paraId="0BDB9E8A" w16cid:durableId="1D41AE3C"/>
  <w16cid:commentId w16cid:paraId="035DBC4C" w16cid:durableId="1D41AE3D"/>
  <w16cid:commentId w16cid:paraId="3E0D70DF" w16cid:durableId="1D41AE3E"/>
  <w16cid:commentId w16cid:paraId="24AFFCDF" w16cid:durableId="1D41AE3F"/>
  <w16cid:commentId w16cid:paraId="0E84B308" w16cid:durableId="1D41AE40"/>
  <w16cid:commentId w16cid:paraId="13D50058" w16cid:durableId="1D41AE41"/>
  <w16cid:commentId w16cid:paraId="112875D2" w16cid:durableId="1D41AE42"/>
  <w16cid:commentId w16cid:paraId="1CF8EF29" w16cid:durableId="1D41AE43"/>
  <w16cid:commentId w16cid:paraId="14FBB1F8" w16cid:durableId="1D41AE44"/>
  <w16cid:commentId w16cid:paraId="16E721CE" w16cid:durableId="1D41AE45"/>
  <w16cid:commentId w16cid:paraId="3C08A3D8" w16cid:durableId="1D41AE46"/>
  <w16cid:commentId w16cid:paraId="32825E4D" w16cid:durableId="1D41AE47"/>
  <w16cid:commentId w16cid:paraId="4E6878BA" w16cid:durableId="1D41AE48"/>
  <w16cid:commentId w16cid:paraId="18EC5FB9" w16cid:durableId="1D41AE49"/>
  <w16cid:commentId w16cid:paraId="6DDFB160" w16cid:durableId="1D41AE4A"/>
  <w16cid:commentId w16cid:paraId="39A4B3F9" w16cid:durableId="1D41AE4B"/>
  <w16cid:commentId w16cid:paraId="7E993A49" w16cid:durableId="1D41AE4C"/>
  <w16cid:commentId w16cid:paraId="575DF2C3" w16cid:durableId="1D41AE4D"/>
  <w16cid:commentId w16cid:paraId="4A370093" w16cid:durableId="1D41AE4E"/>
  <w16cid:commentId w16cid:paraId="3B1DEA29" w16cid:durableId="1D41AE4F"/>
  <w16cid:commentId w16cid:paraId="05ACE9CF" w16cid:durableId="1D41AE50"/>
  <w16cid:commentId w16cid:paraId="5592658B" w16cid:durableId="1D41AE51"/>
  <w16cid:commentId w16cid:paraId="6C4E59F0" w16cid:durableId="1D41AE52"/>
  <w16cid:commentId w16cid:paraId="14DD413A" w16cid:durableId="1D41AE53"/>
  <w16cid:commentId w16cid:paraId="071C1D6C" w16cid:durableId="1D41AE54"/>
  <w16cid:commentId w16cid:paraId="5CA1796C" w16cid:durableId="1D41AE55"/>
  <w16cid:commentId w16cid:paraId="39BBFF20" w16cid:durableId="1D41AE56"/>
  <w16cid:commentId w16cid:paraId="7C372EC3" w16cid:durableId="1D41AE57"/>
  <w16cid:commentId w16cid:paraId="6C09DB42" w16cid:durableId="1D41AE58"/>
  <w16cid:commentId w16cid:paraId="512D6CE2" w16cid:durableId="1D41AE59"/>
  <w16cid:commentId w16cid:paraId="56B70852" w16cid:durableId="1D41AE5A"/>
  <w16cid:commentId w16cid:paraId="46C7130C" w16cid:durableId="1D41AE5B"/>
  <w16cid:commentId w16cid:paraId="5E32845B" w16cid:durableId="1D41AE5C"/>
  <w16cid:commentId w16cid:paraId="530C7E75" w16cid:durableId="1D41AE5D"/>
  <w16cid:commentId w16cid:paraId="215C41D2" w16cid:durableId="1D41AE5E"/>
  <w16cid:commentId w16cid:paraId="6B55DDAB" w16cid:durableId="1D41AE5F"/>
  <w16cid:commentId w16cid:paraId="5825D4CB" w16cid:durableId="1D41AE60"/>
  <w16cid:commentId w16cid:paraId="3E614A56" w16cid:durableId="1D41AE61"/>
  <w16cid:commentId w16cid:paraId="356D8FDF" w16cid:durableId="1D41AE62"/>
  <w16cid:commentId w16cid:paraId="4735348E" w16cid:durableId="1D41AE63"/>
  <w16cid:commentId w16cid:paraId="5F2DFD8E" w16cid:durableId="1D41AE64"/>
  <w16cid:commentId w16cid:paraId="1CA371D1" w16cid:durableId="1D41AE65"/>
  <w16cid:commentId w16cid:paraId="7D69D9EF" w16cid:durableId="1D41AE66"/>
  <w16cid:commentId w16cid:paraId="60DA9970" w16cid:durableId="1D41AE67"/>
  <w16cid:commentId w16cid:paraId="3D3D58F2" w16cid:durableId="1D41AE68"/>
  <w16cid:commentId w16cid:paraId="4C494C1B" w16cid:durableId="1D41AE69"/>
  <w16cid:commentId w16cid:paraId="29400B5B" w16cid:durableId="1D41AE6A"/>
  <w16cid:commentId w16cid:paraId="19007B27" w16cid:durableId="1D41AE6B"/>
  <w16cid:commentId w16cid:paraId="42813985" w16cid:durableId="1D41AE6C"/>
  <w16cid:commentId w16cid:paraId="72887F8D" w16cid:durableId="1D41AE6D"/>
  <w16cid:commentId w16cid:paraId="79923510" w16cid:durableId="1D41AE6E"/>
  <w16cid:commentId w16cid:paraId="790A95EE" w16cid:durableId="1D41AE6F"/>
  <w16cid:commentId w16cid:paraId="2626B3B0" w16cid:durableId="1D41AE70"/>
  <w16cid:commentId w16cid:paraId="35C833E4" w16cid:durableId="1D41AE71"/>
  <w16cid:commentId w16cid:paraId="5C7B7A35" w16cid:durableId="1D41AE72"/>
  <w16cid:commentId w16cid:paraId="080C2EEE" w16cid:durableId="1D41AE73"/>
  <w16cid:commentId w16cid:paraId="5671149C" w16cid:durableId="1D41AE74"/>
  <w16cid:commentId w16cid:paraId="4B308EB2" w16cid:durableId="1D41AE75"/>
  <w16cid:commentId w16cid:paraId="20DF1D54" w16cid:durableId="1D41AE76"/>
  <w16cid:commentId w16cid:paraId="2A74F11D" w16cid:durableId="1D41AE77"/>
  <w16cid:commentId w16cid:paraId="6352B7F4" w16cid:durableId="1D41AE78"/>
  <w16cid:commentId w16cid:paraId="77680459" w16cid:durableId="1D41AE79"/>
  <w16cid:commentId w16cid:paraId="61EAF48D" w16cid:durableId="1D41AE7A"/>
  <w16cid:commentId w16cid:paraId="0DB4A25D" w16cid:durableId="1D41AE7B"/>
  <w16cid:commentId w16cid:paraId="65C574CB" w16cid:durableId="1D41AE7C"/>
  <w16cid:commentId w16cid:paraId="631E73A0" w16cid:durableId="1D41AE7D"/>
  <w16cid:commentId w16cid:paraId="22469FD6" w16cid:durableId="1D41AE7E"/>
  <w16cid:commentId w16cid:paraId="0A6E9F00" w16cid:durableId="1D41AE7F"/>
  <w16cid:commentId w16cid:paraId="4E94979B" w16cid:durableId="1D41AE80"/>
  <w16cid:commentId w16cid:paraId="3588E256" w16cid:durableId="1D41AE81"/>
  <w16cid:commentId w16cid:paraId="5F5FCC97" w16cid:durableId="1D41AE82"/>
  <w16cid:commentId w16cid:paraId="7938A467" w16cid:durableId="1D41AE83"/>
  <w16cid:commentId w16cid:paraId="0D0804AC" w16cid:durableId="1D41AE84"/>
  <w16cid:commentId w16cid:paraId="07A7FAB4" w16cid:durableId="1D41AE85"/>
  <w16cid:commentId w16cid:paraId="5249720E" w16cid:durableId="1D41AE86"/>
  <w16cid:commentId w16cid:paraId="66A9526F" w16cid:durableId="1D41AE87"/>
  <w16cid:commentId w16cid:paraId="08CC53E1" w16cid:durableId="1D41AE88"/>
  <w16cid:commentId w16cid:paraId="21BA9344" w16cid:durableId="1D41AE89"/>
  <w16cid:commentId w16cid:paraId="0DB057D8" w16cid:durableId="1D41AE8A"/>
  <w16cid:commentId w16cid:paraId="4126BF87" w16cid:durableId="1D41AE8B"/>
  <w16cid:commentId w16cid:paraId="068E7184" w16cid:durableId="1D41AE8C"/>
  <w16cid:commentId w16cid:paraId="21A595C5" w16cid:durableId="1D41AE8D"/>
  <w16cid:commentId w16cid:paraId="686F5E9C" w16cid:durableId="1D41AE8E"/>
  <w16cid:commentId w16cid:paraId="138D81C8" w16cid:durableId="1D41AE8F"/>
  <w16cid:commentId w16cid:paraId="36B899D8" w16cid:durableId="1D41AE90"/>
  <w16cid:commentId w16cid:paraId="62F2B22F" w16cid:durableId="1D41AE91"/>
  <w16cid:commentId w16cid:paraId="13AA9031" w16cid:durableId="1D41AE92"/>
  <w16cid:commentId w16cid:paraId="116A567C" w16cid:durableId="1D41AE93"/>
  <w16cid:commentId w16cid:paraId="37848CBE" w16cid:durableId="1D41AE94"/>
  <w16cid:commentId w16cid:paraId="7318299D" w16cid:durableId="1D41AE95"/>
  <w16cid:commentId w16cid:paraId="01016F04" w16cid:durableId="1D41AE96"/>
  <w16cid:commentId w16cid:paraId="2F0C8D0C" w16cid:durableId="1D41AE97"/>
  <w16cid:commentId w16cid:paraId="0F8BDFBA" w16cid:durableId="1D41AE98"/>
  <w16cid:commentId w16cid:paraId="0412A3CD" w16cid:durableId="1D41AE99"/>
  <w16cid:commentId w16cid:paraId="5A22944C" w16cid:durableId="1D41AE9A"/>
  <w16cid:commentId w16cid:paraId="7BA01F3B" w16cid:durableId="1D41AE9B"/>
  <w16cid:commentId w16cid:paraId="48DB0714" w16cid:durableId="1D41AE9C"/>
  <w16cid:commentId w16cid:paraId="15AB72CB" w16cid:durableId="1D41AE9D"/>
  <w16cid:commentId w16cid:paraId="6D5F9821" w16cid:durableId="1D41AE9E"/>
  <w16cid:commentId w16cid:paraId="075C27A6" w16cid:durableId="1D41AE9F"/>
  <w16cid:commentId w16cid:paraId="7569AFF1" w16cid:durableId="1D41AEA0"/>
  <w16cid:commentId w16cid:paraId="728FA9EF" w16cid:durableId="1D41AEA1"/>
  <w16cid:commentId w16cid:paraId="0C77198F" w16cid:durableId="1D41AEA2"/>
  <w16cid:commentId w16cid:paraId="501C2D6F" w16cid:durableId="1D41AEA3"/>
  <w16cid:commentId w16cid:paraId="6407D4C9" w16cid:durableId="1D41AEA4"/>
  <w16cid:commentId w16cid:paraId="1B7B1E94" w16cid:durableId="1D41AEA5"/>
  <w16cid:commentId w16cid:paraId="5D50DB65" w16cid:durableId="1D41AEA6"/>
  <w16cid:commentId w16cid:paraId="01FDA469" w16cid:durableId="1D41AEA7"/>
  <w16cid:commentId w16cid:paraId="7A990723" w16cid:durableId="1D41AEA8"/>
  <w16cid:commentId w16cid:paraId="5BB3D65B" w16cid:durableId="1D41AEA9"/>
  <w16cid:commentId w16cid:paraId="1D334F95" w16cid:durableId="1D41AEAA"/>
  <w16cid:commentId w16cid:paraId="5480B788" w16cid:durableId="1D41AEAB"/>
  <w16cid:commentId w16cid:paraId="04711A4D" w16cid:durableId="1D41AEAC"/>
  <w16cid:commentId w16cid:paraId="326EFA42" w16cid:durableId="1D41AEAD"/>
  <w16cid:commentId w16cid:paraId="66837344" w16cid:durableId="1D41AEAE"/>
  <w16cid:commentId w16cid:paraId="5BE9E7DF" w16cid:durableId="1D41AEAF"/>
  <w16cid:commentId w16cid:paraId="37712CA1" w16cid:durableId="1D41AEB0"/>
  <w16cid:commentId w16cid:paraId="0BC9F56F" w16cid:durableId="1D41AEB1"/>
  <w16cid:commentId w16cid:paraId="5DD947BD" w16cid:durableId="1D41AEB2"/>
  <w16cid:commentId w16cid:paraId="73A20223" w16cid:durableId="1D41AEB3"/>
  <w16cid:commentId w16cid:paraId="2938E8CF" w16cid:durableId="1D41AEB4"/>
  <w16cid:commentId w16cid:paraId="07481CDA" w16cid:durableId="1D41AEB5"/>
  <w16cid:commentId w16cid:paraId="74878DE4" w16cid:durableId="1D41AEB6"/>
  <w16cid:commentId w16cid:paraId="0F5B5499" w16cid:durableId="1D41AEB7"/>
  <w16cid:commentId w16cid:paraId="6841EDAF" w16cid:durableId="1D41AEB8"/>
  <w16cid:commentId w16cid:paraId="44483F5F" w16cid:durableId="1D41AEB9"/>
  <w16cid:commentId w16cid:paraId="22B3EF76" w16cid:durableId="1D41AEBA"/>
  <w16cid:commentId w16cid:paraId="6BF65470" w16cid:durableId="1D41AEBB"/>
  <w16cid:commentId w16cid:paraId="64122CF8" w16cid:durableId="1D41AEBC"/>
  <w16cid:commentId w16cid:paraId="28540FAB" w16cid:durableId="1D41AEBD"/>
  <w16cid:commentId w16cid:paraId="3BE9EA57" w16cid:durableId="1D41AEBE"/>
  <w16cid:commentId w16cid:paraId="17CFCF91" w16cid:durableId="1D41AEBF"/>
  <w16cid:commentId w16cid:paraId="1A5ABDDA" w16cid:durableId="1D41AEC0"/>
  <w16cid:commentId w16cid:paraId="6A684B9E" w16cid:durableId="1D41AEC1"/>
  <w16cid:commentId w16cid:paraId="3E29D706" w16cid:durableId="1D41AEC2"/>
  <w16cid:commentId w16cid:paraId="662AC6DC" w16cid:durableId="1D41AEC3"/>
  <w16cid:commentId w16cid:paraId="121BE348" w16cid:durableId="1D41AEC4"/>
  <w16cid:commentId w16cid:paraId="52EAF036" w16cid:durableId="1D41AEC5"/>
  <w16cid:commentId w16cid:paraId="1A0E2428" w16cid:durableId="1D41AEC6"/>
  <w16cid:commentId w16cid:paraId="2B8DD286" w16cid:durableId="1D41AEC7"/>
  <w16cid:commentId w16cid:paraId="7AD216CC" w16cid:durableId="1D41AEC8"/>
  <w16cid:commentId w16cid:paraId="68C1922F" w16cid:durableId="1D41AEC9"/>
  <w16cid:commentId w16cid:paraId="6511FB80" w16cid:durableId="1D41AECA"/>
  <w16cid:commentId w16cid:paraId="7DEA42F3" w16cid:durableId="1D41AECB"/>
  <w16cid:commentId w16cid:paraId="1F17623C" w16cid:durableId="1D41AECC"/>
  <w16cid:commentId w16cid:paraId="5F20584F" w16cid:durableId="1D41AECD"/>
  <w16cid:commentId w16cid:paraId="76E8B799" w16cid:durableId="1D41AECE"/>
  <w16cid:commentId w16cid:paraId="58D84DCF" w16cid:durableId="1D41AECF"/>
  <w16cid:commentId w16cid:paraId="7D2DE752" w16cid:durableId="1D41AED0"/>
  <w16cid:commentId w16cid:paraId="65102EEC" w16cid:durableId="1D41AED1"/>
  <w16cid:commentId w16cid:paraId="38E4F092" w16cid:durableId="1D41AED2"/>
  <w16cid:commentId w16cid:paraId="41EDECE7" w16cid:durableId="1D41AED3"/>
  <w16cid:commentId w16cid:paraId="5FA627EB" w16cid:durableId="1D41AED4"/>
  <w16cid:commentId w16cid:paraId="04563F96" w16cid:durableId="1D41AED5"/>
  <w16cid:commentId w16cid:paraId="7BD20F77" w16cid:durableId="1D41AED6"/>
  <w16cid:commentId w16cid:paraId="44A84E5A" w16cid:durableId="1D41AED7"/>
  <w16cid:commentId w16cid:paraId="07D2B1EF" w16cid:durableId="1D41AED8"/>
  <w16cid:commentId w16cid:paraId="3900CC21" w16cid:durableId="1D41AED9"/>
  <w16cid:commentId w16cid:paraId="6EA3F191" w16cid:durableId="1D41AEDA"/>
  <w16cid:commentId w16cid:paraId="227730E1" w16cid:durableId="1D41AEDB"/>
  <w16cid:commentId w16cid:paraId="519ADC1D" w16cid:durableId="1D41AEDC"/>
  <w16cid:commentId w16cid:paraId="3CFB1D1A" w16cid:durableId="1D41AEDD"/>
  <w16cid:commentId w16cid:paraId="08983CC0" w16cid:durableId="1D41AEDE"/>
  <w16cid:commentId w16cid:paraId="535F3E1B" w16cid:durableId="1D41AEDF"/>
  <w16cid:commentId w16cid:paraId="07DE8008" w16cid:durableId="1D41AEE0"/>
  <w16cid:commentId w16cid:paraId="7DE26DCC" w16cid:durableId="1D41AEE1"/>
  <w16cid:commentId w16cid:paraId="729B2278" w16cid:durableId="1D41AEE2"/>
  <w16cid:commentId w16cid:paraId="44863D12" w16cid:durableId="1D41AEE3"/>
  <w16cid:commentId w16cid:paraId="6CE1AF88" w16cid:durableId="1D41AEE4"/>
  <w16cid:commentId w16cid:paraId="2917E600" w16cid:durableId="1D41AEE5"/>
  <w16cid:commentId w16cid:paraId="14DF4F91" w16cid:durableId="1D41AEE6"/>
  <w16cid:commentId w16cid:paraId="4431CB1C" w16cid:durableId="1D41AEE7"/>
  <w16cid:commentId w16cid:paraId="384F02AC" w16cid:durableId="1D41AEE8"/>
  <w16cid:commentId w16cid:paraId="4A264D5C" w16cid:durableId="1D41AEE9"/>
  <w16cid:commentId w16cid:paraId="20FFD670" w16cid:durableId="1D41AEEA"/>
  <w16cid:commentId w16cid:paraId="3A72AA33" w16cid:durableId="1D41AEEB"/>
  <w16cid:commentId w16cid:paraId="5BF82FF5" w16cid:durableId="1D41AEEC"/>
  <w16cid:commentId w16cid:paraId="5B54A424" w16cid:durableId="1D41AEED"/>
  <w16cid:commentId w16cid:paraId="5929E69F" w16cid:durableId="1D41AEEE"/>
  <w16cid:commentId w16cid:paraId="37815108" w16cid:durableId="1D41AEEF"/>
  <w16cid:commentId w16cid:paraId="770E6FA0" w16cid:durableId="1D41AEF0"/>
  <w16cid:commentId w16cid:paraId="7FDD5784" w16cid:durableId="1D41AEF1"/>
  <w16cid:commentId w16cid:paraId="69734FAC" w16cid:durableId="1D41AEF2"/>
  <w16cid:commentId w16cid:paraId="07C468E8" w16cid:durableId="1D41AEF3"/>
  <w16cid:commentId w16cid:paraId="14F94395" w16cid:durableId="1D41AEF4"/>
  <w16cid:commentId w16cid:paraId="39A2608E" w16cid:durableId="1D41AEF5"/>
  <w16cid:commentId w16cid:paraId="45F504BB" w16cid:durableId="1D41AEF6"/>
  <w16cid:commentId w16cid:paraId="63C351E6" w16cid:durableId="1D41AEF7"/>
  <w16cid:commentId w16cid:paraId="5729C7D5" w16cid:durableId="1D41AEF8"/>
  <w16cid:commentId w16cid:paraId="78E42A11" w16cid:durableId="1D41AEF9"/>
  <w16cid:commentId w16cid:paraId="642EB965" w16cid:durableId="1D41AEFA"/>
  <w16cid:commentId w16cid:paraId="6F8B5532" w16cid:durableId="1D41AEFB"/>
  <w16cid:commentId w16cid:paraId="4F504285" w16cid:durableId="1D41AEFC"/>
  <w16cid:commentId w16cid:paraId="5514BCC2" w16cid:durableId="1D41AEFD"/>
  <w16cid:commentId w16cid:paraId="179A5384" w16cid:durableId="1D41AEFE"/>
  <w16cid:commentId w16cid:paraId="1682BE28" w16cid:durableId="1D41AEFF"/>
  <w16cid:commentId w16cid:paraId="30C5B7C9" w16cid:durableId="1D41AF00"/>
  <w16cid:commentId w16cid:paraId="2C2856CA" w16cid:durableId="1D41AF01"/>
  <w16cid:commentId w16cid:paraId="229642C6" w16cid:durableId="1D41AF02"/>
  <w16cid:commentId w16cid:paraId="798C7307" w16cid:durableId="1D41AF03"/>
  <w16cid:commentId w16cid:paraId="1C25D03A" w16cid:durableId="1D41AF04"/>
  <w16cid:commentId w16cid:paraId="71B1FE22" w16cid:durableId="1D41AF05"/>
  <w16cid:commentId w16cid:paraId="546F5FFA" w16cid:durableId="1D41AF06"/>
  <w16cid:commentId w16cid:paraId="4FC1DCF3" w16cid:durableId="1D41AF07"/>
  <w16cid:commentId w16cid:paraId="5B463C07" w16cid:durableId="1D41AF08"/>
  <w16cid:commentId w16cid:paraId="3079CC02" w16cid:durableId="1D41AF09"/>
  <w16cid:commentId w16cid:paraId="4B943F0B" w16cid:durableId="1D41AF0A"/>
  <w16cid:commentId w16cid:paraId="11436C6E" w16cid:durableId="1D41AF0B"/>
  <w16cid:commentId w16cid:paraId="62A36CDC" w16cid:durableId="1D41AF0C"/>
  <w16cid:commentId w16cid:paraId="329416E7" w16cid:durableId="1D41AF0D"/>
  <w16cid:commentId w16cid:paraId="763F73BB" w16cid:durableId="1D41AF0E"/>
  <w16cid:commentId w16cid:paraId="7B47C8A3" w16cid:durableId="1D41AF0F"/>
  <w16cid:commentId w16cid:paraId="113233AB" w16cid:durableId="1D41AF10"/>
  <w16cid:commentId w16cid:paraId="0BE9113A" w16cid:durableId="1D41AF11"/>
  <w16cid:commentId w16cid:paraId="074682DD" w16cid:durableId="1D41AF12"/>
  <w16cid:commentId w16cid:paraId="371712E1" w16cid:durableId="1D41AF13"/>
  <w16cid:commentId w16cid:paraId="0B3C1D3B" w16cid:durableId="1D41AF14"/>
  <w16cid:commentId w16cid:paraId="79DB91AB" w16cid:durableId="1D41AF15"/>
  <w16cid:commentId w16cid:paraId="777049F3" w16cid:durableId="1D41AF16"/>
  <w16cid:commentId w16cid:paraId="29D1E0CC" w16cid:durableId="1D41AF17"/>
  <w16cid:commentId w16cid:paraId="73A9ACC7" w16cid:durableId="1D41AF18"/>
  <w16cid:commentId w16cid:paraId="4F5630C0" w16cid:durableId="1D41AF19"/>
  <w16cid:commentId w16cid:paraId="3899034D" w16cid:durableId="1D41AF1A"/>
  <w16cid:commentId w16cid:paraId="61207ABC" w16cid:durableId="1D41AF1B"/>
  <w16cid:commentId w16cid:paraId="446635DC" w16cid:durableId="1D41AF1C"/>
  <w16cid:commentId w16cid:paraId="08613E46" w16cid:durableId="1D41AF1D"/>
  <w16cid:commentId w16cid:paraId="43F9C3B7" w16cid:durableId="1D41AF1E"/>
  <w16cid:commentId w16cid:paraId="79F037D4" w16cid:durableId="1D41AF1F"/>
  <w16cid:commentId w16cid:paraId="7E2C6DDB" w16cid:durableId="1D41AF20"/>
  <w16cid:commentId w16cid:paraId="71146019" w16cid:durableId="1D41AF21"/>
  <w16cid:commentId w16cid:paraId="24E4F57A" w16cid:durableId="1D41AF22"/>
  <w16cid:commentId w16cid:paraId="36116F5D" w16cid:durableId="1D41AF23"/>
  <w16cid:commentId w16cid:paraId="55EA204B" w16cid:durableId="1D41AF24"/>
  <w16cid:commentId w16cid:paraId="11E5D177" w16cid:durableId="1D41AF25"/>
  <w16cid:commentId w16cid:paraId="38A16B24" w16cid:durableId="1D41AF26"/>
  <w16cid:commentId w16cid:paraId="239824AA" w16cid:durableId="1D41AF27"/>
  <w16cid:commentId w16cid:paraId="1EC34668" w16cid:durableId="1D41AF28"/>
  <w16cid:commentId w16cid:paraId="4470C38C" w16cid:durableId="1D41AF29"/>
  <w16cid:commentId w16cid:paraId="350A9B71" w16cid:durableId="1D41AF2A"/>
  <w16cid:commentId w16cid:paraId="72F9FFC3" w16cid:durableId="1D41AF2B"/>
  <w16cid:commentId w16cid:paraId="7BD5C124" w16cid:durableId="1D41AF2C"/>
  <w16cid:commentId w16cid:paraId="32A8F1D7" w16cid:durableId="1D41AF2D"/>
  <w16cid:commentId w16cid:paraId="165286E5" w16cid:durableId="1D41AF2E"/>
  <w16cid:commentId w16cid:paraId="770DC519" w16cid:durableId="1D41AF2F"/>
  <w16cid:commentId w16cid:paraId="664F3BFA" w16cid:durableId="1D41AF30"/>
  <w16cid:commentId w16cid:paraId="08BCD53E" w16cid:durableId="1D41AF31"/>
  <w16cid:commentId w16cid:paraId="4F4D62D2" w16cid:durableId="1D41AF32"/>
  <w16cid:commentId w16cid:paraId="66D4EE13" w16cid:durableId="1D41AF33"/>
  <w16cid:commentId w16cid:paraId="412F0631" w16cid:durableId="1D41AF34"/>
  <w16cid:commentId w16cid:paraId="135DCC31" w16cid:durableId="1D41AF35"/>
  <w16cid:commentId w16cid:paraId="11BE3C4D" w16cid:durableId="1D41AF36"/>
  <w16cid:commentId w16cid:paraId="4A1C10F1" w16cid:durableId="1D41AF37"/>
  <w16cid:commentId w16cid:paraId="31C2C585" w16cid:durableId="1D41AF38"/>
  <w16cid:commentId w16cid:paraId="18203C3C" w16cid:durableId="1D41AF39"/>
  <w16cid:commentId w16cid:paraId="27B39720" w16cid:durableId="1D41AF3A"/>
  <w16cid:commentId w16cid:paraId="2FB96B7C" w16cid:durableId="1D41AF3B"/>
  <w16cid:commentId w16cid:paraId="775D4B1C" w16cid:durableId="1D41AF3C"/>
  <w16cid:commentId w16cid:paraId="511773EC" w16cid:durableId="1D41AF3D"/>
  <w16cid:commentId w16cid:paraId="0BC6FD3A" w16cid:durableId="1D41AF3E"/>
  <w16cid:commentId w16cid:paraId="6BED6166" w16cid:durableId="1D41AF3F"/>
  <w16cid:commentId w16cid:paraId="1E6C57D4" w16cid:durableId="1D41AF4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04347" w14:textId="77777777" w:rsidR="00217567" w:rsidRDefault="00217567" w:rsidP="006D61CA">
      <w:pPr>
        <w:spacing w:after="0" w:line="240" w:lineRule="auto"/>
      </w:pPr>
      <w:r>
        <w:separator/>
      </w:r>
    </w:p>
  </w:endnote>
  <w:endnote w:type="continuationSeparator" w:id="0">
    <w:p w14:paraId="6C1B41C4" w14:textId="77777777" w:rsidR="00217567" w:rsidRDefault="002175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596D03B" w:rsidR="00403A4D" w:rsidRPr="004D6538" w:rsidRDefault="00403A4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11E42">
      <w:rPr>
        <w:noProof/>
        <w:lang w:val="en-US"/>
      </w:rPr>
      <w:t>1154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03A4D" w:rsidRPr="009654EE" w:rsidRDefault="00403A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CF785D8" w:rsidR="00403A4D" w:rsidRPr="009654EE" w:rsidRDefault="00403A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6141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D1014E5"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6141D">
      <w:rPr>
        <w:noProof/>
        <w:lang w:val="en-US"/>
      </w:rPr>
      <w:t>421</w:t>
    </w:r>
    <w:r w:rsidRPr="006D61CA">
      <w:rPr>
        <w:lang w:val="en-US"/>
      </w:rPr>
      <w:fldChar w:fldCharType="end"/>
    </w:r>
  </w:p>
  <w:p w14:paraId="1546C8BA" w14:textId="77777777" w:rsidR="00403A4D" w:rsidRDefault="00403A4D"/>
  <w:p w14:paraId="578F45FC" w14:textId="77777777" w:rsidR="00403A4D" w:rsidRDefault="00403A4D"/>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10B5A97"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11E42">
      <w:rPr>
        <w:noProof/>
        <w:lang w:val="en-US"/>
      </w:rPr>
      <w:t>1155</w:t>
    </w:r>
    <w:r w:rsidRPr="006D61CA">
      <w:rPr>
        <w:lang w:val="en-US"/>
      </w:rPr>
      <w:fldChar w:fldCharType="end"/>
    </w:r>
  </w:p>
  <w:p w14:paraId="6E3E0469" w14:textId="77777777" w:rsidR="00403A4D" w:rsidRDefault="00403A4D"/>
  <w:p w14:paraId="5C3C24E2" w14:textId="77777777" w:rsidR="00403A4D" w:rsidRDefault="00403A4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4797E" w14:textId="77777777" w:rsidR="00217567" w:rsidRDefault="00217567" w:rsidP="006D61CA">
      <w:pPr>
        <w:spacing w:after="0" w:line="240" w:lineRule="auto"/>
      </w:pPr>
      <w:r>
        <w:separator/>
      </w:r>
    </w:p>
  </w:footnote>
  <w:footnote w:type="continuationSeparator" w:id="0">
    <w:p w14:paraId="2CFDAC42" w14:textId="77777777" w:rsidR="00217567" w:rsidRDefault="00217567" w:rsidP="006D61CA">
      <w:pPr>
        <w:spacing w:after="0" w:line="240" w:lineRule="auto"/>
      </w:pPr>
      <w:r>
        <w:continuationSeparator/>
      </w:r>
    </w:p>
  </w:footnote>
  <w:footnote w:id="1">
    <w:p w14:paraId="16A75E0F" w14:textId="77777777" w:rsidR="00403A4D" w:rsidRDefault="00403A4D"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403A4D" w:rsidRDefault="00403A4D"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0CAF2FA2" w:rsidR="00403A4D" w:rsidRDefault="00403A4D" w:rsidP="00F94412">
      <w:pPr>
        <w:pStyle w:val="footnote"/>
      </w:pPr>
      <w:r>
        <w:rPr>
          <w:rStyle w:val="FootnoteReference"/>
        </w:rPr>
        <w:footnoteRef/>
      </w:r>
      <w:r>
        <w:t xml:space="preserve"> or “assemblies”</w:t>
      </w:r>
    </w:p>
  </w:footnote>
  <w:footnote w:id="4">
    <w:p w14:paraId="5E4DFE5E" w14:textId="5E90AEFA" w:rsidR="00403A4D" w:rsidRPr="00926B87" w:rsidRDefault="00403A4D"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03A4D" w:rsidRDefault="00403A4D" w:rsidP="00031314">
      <w:pPr>
        <w:pStyle w:val="footnote"/>
      </w:pPr>
    </w:p>
  </w:footnote>
  <w:footnote w:id="5">
    <w:p w14:paraId="5EDE2D3A" w14:textId="77777777" w:rsidR="00403A4D" w:rsidRDefault="00403A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403A4D" w:rsidRDefault="00403A4D" w:rsidP="00323889">
      <w:pPr>
        <w:pStyle w:val="footnote"/>
      </w:pPr>
      <w:r>
        <w:rPr>
          <w:rStyle w:val="FootnoteReference"/>
        </w:rPr>
        <w:footnoteRef/>
      </w:r>
      <w:r>
        <w:t xml:space="preserve"> Or “The Lord’s Annointed”</w:t>
      </w:r>
    </w:p>
  </w:footnote>
  <w:footnote w:id="7">
    <w:p w14:paraId="31BBF667" w14:textId="77777777" w:rsidR="00403A4D" w:rsidRPr="00926B87" w:rsidRDefault="00403A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03A4D" w:rsidRDefault="00403A4D" w:rsidP="00441BAC">
      <w:pPr>
        <w:pStyle w:val="footnote"/>
      </w:pPr>
    </w:p>
  </w:footnote>
  <w:footnote w:id="8">
    <w:p w14:paraId="580FAEDD" w14:textId="77777777" w:rsidR="00403A4D" w:rsidRDefault="00403A4D" w:rsidP="00130E47">
      <w:pPr>
        <w:pStyle w:val="footnote"/>
      </w:pPr>
      <w:r>
        <w:rPr>
          <w:rStyle w:val="FootnoteReference"/>
        </w:rPr>
        <w:footnoteRef/>
      </w:r>
      <w:r>
        <w:t xml:space="preserve"> Or “The Lord’s Annointed”</w:t>
      </w:r>
    </w:p>
  </w:footnote>
  <w:footnote w:id="9">
    <w:p w14:paraId="74D64774" w14:textId="4A8F239B" w:rsidR="00403A4D" w:rsidRDefault="00403A4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403A4D" w:rsidRDefault="00403A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403A4D" w:rsidRDefault="00403A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403A4D" w:rsidRDefault="00403A4D" w:rsidP="00485E0C">
      <w:pPr>
        <w:pStyle w:val="footnote"/>
      </w:pPr>
      <w:r>
        <w:rPr>
          <w:rStyle w:val="FootnoteReference"/>
          <w:rFonts w:cs="@MingLiU"/>
          <w:szCs w:val="18"/>
        </w:rPr>
        <w:footnoteRef/>
      </w:r>
      <w:r w:rsidRPr="003C6041">
        <w:t>Literally, unbroken fence</w:t>
      </w:r>
    </w:p>
  </w:footnote>
  <w:footnote w:id="13">
    <w:p w14:paraId="7C2A9DE8" w14:textId="15E62972" w:rsidR="00403A4D" w:rsidRDefault="00403A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403A4D" w:rsidRDefault="00403A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403A4D" w:rsidRDefault="00403A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403A4D" w:rsidRDefault="00403A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403A4D" w:rsidRDefault="00403A4D" w:rsidP="006800D4">
      <w:pPr>
        <w:pStyle w:val="footnote"/>
      </w:pPr>
      <w:r>
        <w:rPr>
          <w:rStyle w:val="FootnoteReference"/>
        </w:rPr>
        <w:footnoteRef/>
      </w:r>
      <w:r>
        <w:t xml:space="preserve"> Or ‘Unique’</w:t>
      </w:r>
    </w:p>
  </w:footnote>
  <w:footnote w:id="18">
    <w:p w14:paraId="4D9AA31B" w14:textId="77777777" w:rsidR="00403A4D" w:rsidRDefault="00403A4D"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403A4D" w:rsidRDefault="00403A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403A4D" w:rsidRDefault="00403A4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403A4D" w:rsidRDefault="00403A4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403A4D" w:rsidRDefault="00403A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403A4D" w:rsidRDefault="00403A4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403A4D" w:rsidRDefault="00403A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403A4D" w:rsidRDefault="00403A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403A4D" w:rsidRPr="004A3E27" w:rsidRDefault="00403A4D"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403A4D" w:rsidRPr="004A3E27" w:rsidRDefault="00403A4D"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403A4D" w:rsidRPr="004A3E27" w:rsidRDefault="00403A4D"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403A4D" w:rsidRPr="004A3E27" w:rsidRDefault="00403A4D"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403A4D" w:rsidRDefault="00403A4D"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403A4D" w:rsidRPr="004A3E27" w:rsidRDefault="00403A4D"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403A4D" w:rsidRPr="004A3E27" w:rsidRDefault="00403A4D"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403A4D" w:rsidRPr="004A3E27" w:rsidRDefault="00403A4D"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403A4D" w:rsidRDefault="00403A4D" w:rsidP="00704CAA">
      <w:pPr>
        <w:pStyle w:val="footnote"/>
      </w:pPr>
      <w:r>
        <w:rPr>
          <w:rStyle w:val="FootnoteReference"/>
        </w:rPr>
        <w:footnoteRef/>
      </w:r>
      <w:r>
        <w:t xml:space="preserve"> [JS] or “enlarged me”</w:t>
      </w:r>
    </w:p>
  </w:footnote>
  <w:footnote w:id="35">
    <w:p w14:paraId="2E892BC6" w14:textId="77777777" w:rsidR="00403A4D" w:rsidRPr="004A3E27" w:rsidRDefault="00403A4D"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403A4D" w:rsidRPr="004A3E27" w:rsidRDefault="00403A4D"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403A4D" w:rsidRPr="004A3E27" w:rsidRDefault="00403A4D"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403A4D" w:rsidRPr="004A3E27" w:rsidRDefault="00403A4D"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403A4D" w:rsidRDefault="00403A4D" w:rsidP="00704CAA">
      <w:pPr>
        <w:pStyle w:val="footnote"/>
      </w:pPr>
      <w:r>
        <w:rPr>
          <w:rStyle w:val="FootnoteReference"/>
        </w:rPr>
        <w:footnoteRef/>
      </w:r>
      <w:r>
        <w:t xml:space="preserve"> [JS] literally, “face”</w:t>
      </w:r>
    </w:p>
  </w:footnote>
  <w:footnote w:id="40">
    <w:p w14:paraId="44D56170" w14:textId="77777777" w:rsidR="00403A4D" w:rsidRDefault="00403A4D"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403A4D" w:rsidRPr="004A3E27" w:rsidRDefault="00403A4D"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403A4D" w:rsidRPr="004A3E27" w:rsidRDefault="00403A4D"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403A4D" w:rsidRDefault="00403A4D" w:rsidP="00704CAA">
      <w:pPr>
        <w:pStyle w:val="footnote"/>
      </w:pPr>
      <w:r>
        <w:rPr>
          <w:rStyle w:val="FootnoteReference"/>
        </w:rPr>
        <w:footnoteRef/>
      </w:r>
      <w:r>
        <w:t xml:space="preserve"> [JS] or “and You will see me.”</w:t>
      </w:r>
    </w:p>
  </w:footnote>
  <w:footnote w:id="44">
    <w:p w14:paraId="0BF91212" w14:textId="77777777" w:rsidR="00403A4D" w:rsidRDefault="00403A4D" w:rsidP="00704CAA">
      <w:pPr>
        <w:pStyle w:val="footnote"/>
      </w:pPr>
      <w:r>
        <w:rPr>
          <w:rStyle w:val="FootnoteReference"/>
        </w:rPr>
        <w:footnoteRef/>
      </w:r>
      <w:r>
        <w:t xml:space="preserve"> [JS] or lawlessness</w:t>
      </w:r>
    </w:p>
  </w:footnote>
  <w:footnote w:id="45">
    <w:p w14:paraId="6D36F089" w14:textId="77777777" w:rsidR="00403A4D" w:rsidRDefault="00403A4D" w:rsidP="00704CAA">
      <w:pPr>
        <w:pStyle w:val="footnote"/>
      </w:pPr>
      <w:r>
        <w:rPr>
          <w:rStyle w:val="FootnoteReference"/>
        </w:rPr>
        <w:footnoteRef/>
      </w:r>
      <w:r>
        <w:t xml:space="preserve"> [JS] “do obeisance”, “worship”, referring to the physical act</w:t>
      </w:r>
    </w:p>
  </w:footnote>
  <w:footnote w:id="46">
    <w:p w14:paraId="6FB6BA38"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403A4D" w:rsidRDefault="00403A4D"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403A4D" w:rsidRPr="004A3E27" w:rsidRDefault="00403A4D"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403A4D" w:rsidRDefault="00403A4D" w:rsidP="00704CAA">
      <w:pPr>
        <w:pStyle w:val="footnote"/>
      </w:pPr>
      <w:r>
        <w:rPr>
          <w:rStyle w:val="FootnoteReference"/>
        </w:rPr>
        <w:footnoteRef/>
      </w:r>
      <w:r>
        <w:t xml:space="preserve"> [JS] or “give thanks”. The word conveys “thankfully confess with praise”</w:t>
      </w:r>
    </w:p>
  </w:footnote>
  <w:footnote w:id="51">
    <w:p w14:paraId="42C6214A"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403A4D" w:rsidRDefault="00403A4D" w:rsidP="00704CAA">
      <w:pPr>
        <w:pStyle w:val="footnote"/>
      </w:pPr>
      <w:r>
        <w:rPr>
          <w:rStyle w:val="FootnoteReference"/>
        </w:rPr>
        <w:footnoteRef/>
      </w:r>
      <w:r>
        <w:t xml:space="preserve"> [JS] Fr. Lazarus and Brenton interpolate “my enemy”</w:t>
      </w:r>
    </w:p>
  </w:footnote>
  <w:footnote w:id="53">
    <w:p w14:paraId="53846296"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403A4D" w:rsidRPr="004A3E27" w:rsidRDefault="00403A4D" w:rsidP="00704CAA">
      <w:pPr>
        <w:pStyle w:val="footnote"/>
      </w:pPr>
      <w:r w:rsidRPr="004A3E27">
        <w:rPr>
          <w:rStyle w:val="FootnoteReference"/>
        </w:rPr>
        <w:footnoteRef/>
      </w:r>
      <w:r w:rsidRPr="004A3E27">
        <w:t xml:space="preserve"> Empties fall (Ephes. 5:18).</w:t>
      </w:r>
    </w:p>
  </w:footnote>
  <w:footnote w:id="55">
    <w:p w14:paraId="22338A3E" w14:textId="77777777" w:rsidR="00403A4D" w:rsidRPr="004A3E27" w:rsidRDefault="00403A4D"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403A4D" w:rsidRDefault="00403A4D" w:rsidP="00704CAA">
      <w:pPr>
        <w:pStyle w:val="footnote"/>
      </w:pPr>
      <w:r>
        <w:rPr>
          <w:rStyle w:val="FootnoteReference"/>
        </w:rPr>
        <w:footnoteRef/>
      </w:r>
      <w:r>
        <w:t xml:space="preserve"> [JS] Fr. Athanasius has “therefore I will return on high.”</w:t>
      </w:r>
    </w:p>
  </w:footnote>
  <w:footnote w:id="57">
    <w:p w14:paraId="17338257" w14:textId="77777777" w:rsidR="00403A4D" w:rsidRDefault="00403A4D" w:rsidP="00704CAA">
      <w:pPr>
        <w:pStyle w:val="footnote"/>
      </w:pPr>
      <w:r>
        <w:rPr>
          <w:rStyle w:val="FootnoteReference"/>
        </w:rPr>
        <w:footnoteRef/>
      </w:r>
      <w:r>
        <w:t xml:space="preserve"> [JS] or “give thanks to”, or “thankfully confess the Lord with Praise”</w:t>
      </w:r>
    </w:p>
  </w:footnote>
  <w:footnote w:id="58">
    <w:p w14:paraId="2E1C10DC" w14:textId="77777777" w:rsidR="00403A4D" w:rsidRPr="004A3E27" w:rsidRDefault="00403A4D"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403A4D" w:rsidRPr="004A3E27" w:rsidRDefault="00403A4D" w:rsidP="00704CAA">
      <w:pPr>
        <w:pStyle w:val="footnote"/>
      </w:pPr>
      <w:r w:rsidRPr="004A3E27">
        <w:rPr>
          <w:rStyle w:val="FootnoteReference"/>
        </w:rPr>
        <w:footnoteRef/>
      </w:r>
      <w:r w:rsidRPr="004A3E27">
        <w:t xml:space="preserve"> Mt. 21:16.</w:t>
      </w:r>
    </w:p>
  </w:footnote>
  <w:footnote w:id="60">
    <w:p w14:paraId="1F7D57C1" w14:textId="77777777" w:rsidR="00403A4D" w:rsidRPr="004A3E27" w:rsidRDefault="00403A4D"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403A4D" w:rsidRPr="004A3E27" w:rsidRDefault="00403A4D"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403A4D" w:rsidRDefault="00403A4D" w:rsidP="00704CAA">
      <w:pPr>
        <w:pStyle w:val="footnote"/>
      </w:pPr>
      <w:r>
        <w:rPr>
          <w:rStyle w:val="FootnoteReference"/>
        </w:rPr>
        <w:footnoteRef/>
      </w:r>
      <w:r>
        <w:t xml:space="preserve"> [JS] or “thank”, “I will thankfully confess You with praise”</w:t>
      </w:r>
    </w:p>
  </w:footnote>
  <w:footnote w:id="63">
    <w:p w14:paraId="25630743" w14:textId="77777777" w:rsidR="00403A4D" w:rsidRDefault="00403A4D" w:rsidP="00704CAA">
      <w:pPr>
        <w:pStyle w:val="footnote"/>
      </w:pPr>
      <w:r>
        <w:rPr>
          <w:rStyle w:val="FootnoteReference"/>
        </w:rPr>
        <w:footnoteRef/>
      </w:r>
      <w:r>
        <w:t xml:space="preserve"> [JS] Or, “I will confess You with thanksgiving”</w:t>
      </w:r>
    </w:p>
  </w:footnote>
  <w:footnote w:id="64">
    <w:p w14:paraId="631A6E6E" w14:textId="77777777" w:rsidR="00403A4D" w:rsidRDefault="00403A4D" w:rsidP="00704CAA">
      <w:pPr>
        <w:pStyle w:val="footnote"/>
      </w:pPr>
      <w:r>
        <w:rPr>
          <w:rStyle w:val="FootnoteReference"/>
        </w:rPr>
        <w:footnoteRef/>
      </w:r>
      <w:r>
        <w:t xml:space="preserve"> [JS] literally, “from before Your face”</w:t>
      </w:r>
    </w:p>
  </w:footnote>
  <w:footnote w:id="65">
    <w:p w14:paraId="080B4AAE"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403A4D" w:rsidRPr="004A3E27" w:rsidRDefault="00403A4D"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403A4D" w:rsidRPr="004A3E27" w:rsidRDefault="00403A4D"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403A4D" w:rsidRPr="004A3E27" w:rsidRDefault="00403A4D"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403A4D" w:rsidRDefault="00403A4D" w:rsidP="00704CAA">
      <w:pPr>
        <w:pStyle w:val="footnote"/>
      </w:pPr>
      <w:r>
        <w:rPr>
          <w:rStyle w:val="FootnoteReference"/>
        </w:rPr>
        <w:footnoteRef/>
      </w:r>
      <w:r>
        <w:t xml:space="preserve"> [JS] literally, “arm”</w:t>
      </w:r>
    </w:p>
  </w:footnote>
  <w:footnote w:id="70">
    <w:p w14:paraId="6FD3C231" w14:textId="77777777" w:rsidR="00403A4D" w:rsidRPr="004A3E27" w:rsidRDefault="00403A4D"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403A4D" w:rsidRPr="004A3E27" w:rsidRDefault="00403A4D"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403A4D" w:rsidRPr="004A3E27" w:rsidRDefault="00403A4D"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403A4D" w:rsidRDefault="00403A4D"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403A4D" w:rsidRDefault="00403A4D" w:rsidP="00704CAA">
      <w:pPr>
        <w:pStyle w:val="footnote"/>
      </w:pPr>
      <w:r>
        <w:rPr>
          <w:rStyle w:val="FootnoteReference"/>
        </w:rPr>
        <w:footnoteRef/>
      </w:r>
      <w:r>
        <w:t xml:space="preserve"> [JS] from Fr. Athanasius</w:t>
      </w:r>
    </w:p>
  </w:footnote>
  <w:footnote w:id="75">
    <w:p w14:paraId="2CDBE966" w14:textId="77777777" w:rsidR="00403A4D" w:rsidRPr="004A3E27" w:rsidRDefault="00403A4D"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403A4D" w:rsidRPr="004A3E27" w:rsidRDefault="00403A4D"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403A4D" w:rsidRPr="004A3E27" w:rsidRDefault="00403A4D"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403A4D" w:rsidRPr="004A3E27" w:rsidRDefault="00403A4D"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403A4D" w:rsidRPr="004A3E27" w:rsidRDefault="00403A4D"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403A4D" w:rsidRPr="004A3E27" w:rsidRDefault="00403A4D"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403A4D" w:rsidRPr="004A3E27" w:rsidRDefault="00403A4D"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403A4D" w:rsidRPr="004A3E27" w:rsidRDefault="00403A4D"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403A4D" w:rsidRDefault="00403A4D"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403A4D" w:rsidRPr="004A3E27" w:rsidRDefault="00403A4D"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403A4D" w:rsidRDefault="00403A4D" w:rsidP="00704CAA">
      <w:pPr>
        <w:pStyle w:val="footnote"/>
      </w:pPr>
      <w:r>
        <w:rPr>
          <w:rStyle w:val="FootnoteReference"/>
        </w:rPr>
        <w:footnoteRef/>
      </w:r>
      <w:r>
        <w:t xml:space="preserve"> [JS] or “foundation”</w:t>
      </w:r>
    </w:p>
  </w:footnote>
  <w:footnote w:id="86">
    <w:p w14:paraId="302C0916" w14:textId="77777777" w:rsidR="00403A4D" w:rsidRDefault="00403A4D"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403A4D" w:rsidRPr="004A3E27" w:rsidRDefault="00403A4D"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403A4D" w:rsidRDefault="00403A4D" w:rsidP="00704CAA">
      <w:pPr>
        <w:pStyle w:val="footnote"/>
      </w:pPr>
      <w:r>
        <w:rPr>
          <w:rStyle w:val="FootnoteReference"/>
        </w:rPr>
        <w:footnoteRef/>
      </w:r>
      <w:r>
        <w:t xml:space="preserve"> [JS] literally, “then the sptrings of water were seen/appeared”</w:t>
      </w:r>
    </w:p>
  </w:footnote>
  <w:footnote w:id="90">
    <w:p w14:paraId="6316F340"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403A4D" w:rsidRPr="004A3E27" w:rsidRDefault="00403A4D"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403A4D" w:rsidRPr="004A3E27" w:rsidRDefault="00403A4D"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403A4D" w:rsidRDefault="00403A4D" w:rsidP="00704CAA">
      <w:pPr>
        <w:pStyle w:val="footnote"/>
      </w:pPr>
      <w:r>
        <w:rPr>
          <w:rStyle w:val="FootnoteReference"/>
        </w:rPr>
        <w:footnoteRef/>
      </w:r>
      <w:r>
        <w:t xml:space="preserve"> [JS] or “give thanks to You”, or “thankfully confess You with praise”</w:t>
      </w:r>
    </w:p>
  </w:footnote>
  <w:footnote w:id="96">
    <w:p w14:paraId="011C4A59" w14:textId="77777777" w:rsidR="00403A4D" w:rsidRPr="004A3E27" w:rsidRDefault="00403A4D"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403A4D" w:rsidRPr="004A3E27" w:rsidRDefault="00403A4D"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403A4D" w:rsidRDefault="00403A4D" w:rsidP="00704CAA">
      <w:pPr>
        <w:pStyle w:val="footnote"/>
      </w:pPr>
      <w:r>
        <w:rPr>
          <w:rStyle w:val="FootnoteReference"/>
        </w:rPr>
        <w:footnoteRef/>
      </w:r>
      <w:r>
        <w:t xml:space="preserve"> [JS] lit. day to day</w:t>
      </w:r>
    </w:p>
  </w:footnote>
  <w:footnote w:id="99">
    <w:p w14:paraId="1777238E" w14:textId="77777777" w:rsidR="00403A4D" w:rsidRDefault="00403A4D"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403A4D" w:rsidRPr="004A3E27" w:rsidRDefault="00403A4D" w:rsidP="00704CAA">
      <w:pPr>
        <w:pStyle w:val="footnote"/>
      </w:pPr>
      <w:r w:rsidRPr="004A3E27">
        <w:rPr>
          <w:rStyle w:val="FootnoteReference"/>
        </w:rPr>
        <w:footnoteRef/>
      </w:r>
      <w:r w:rsidRPr="004A3E27">
        <w:t xml:space="preserve"> Rom. 10:18.</w:t>
      </w:r>
    </w:p>
  </w:footnote>
  <w:footnote w:id="101">
    <w:p w14:paraId="047A4E68" w14:textId="77777777" w:rsidR="00403A4D" w:rsidRDefault="00403A4D" w:rsidP="00704CAA">
      <w:pPr>
        <w:pStyle w:val="footnote"/>
      </w:pPr>
      <w:r>
        <w:rPr>
          <w:rStyle w:val="FootnoteReference"/>
        </w:rPr>
        <w:footnoteRef/>
      </w:r>
      <w:r>
        <w:t xml:space="preserve"> [JS] Fr. Lazarus has “sanctuary”</w:t>
      </w:r>
    </w:p>
  </w:footnote>
  <w:footnote w:id="102">
    <w:p w14:paraId="631E8E3F"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403A4D" w:rsidRDefault="00403A4D" w:rsidP="00704CAA">
      <w:pPr>
        <w:pStyle w:val="footnote"/>
      </w:pPr>
      <w:r>
        <w:rPr>
          <w:rStyle w:val="FootnoteReference"/>
        </w:rPr>
        <w:footnoteRef/>
      </w:r>
      <w:r>
        <w:t xml:space="preserve"> [JS] literally “giant”</w:t>
      </w:r>
    </w:p>
  </w:footnote>
  <w:footnote w:id="104">
    <w:p w14:paraId="18416C84" w14:textId="77777777" w:rsidR="00403A4D" w:rsidRDefault="00403A4D" w:rsidP="00704CAA">
      <w:pPr>
        <w:pStyle w:val="footnote"/>
      </w:pPr>
      <w:r>
        <w:rPr>
          <w:rStyle w:val="FootnoteReference"/>
        </w:rPr>
        <w:footnoteRef/>
      </w:r>
      <w:r>
        <w:t xml:space="preserve"> [JS] or “it”</w:t>
      </w:r>
    </w:p>
  </w:footnote>
  <w:footnote w:id="105">
    <w:p w14:paraId="20ECC9DD"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403A4D" w:rsidRPr="004A3E27" w:rsidRDefault="00403A4D"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403A4D" w:rsidRDefault="00403A4D" w:rsidP="00704CAA">
      <w:pPr>
        <w:pStyle w:val="footnote"/>
      </w:pPr>
      <w:r>
        <w:rPr>
          <w:rStyle w:val="FootnoteReference"/>
        </w:rPr>
        <w:footnoteRef/>
      </w:r>
      <w:r>
        <w:t xml:space="preserve"> [JS] literally “holy place”.</w:t>
      </w:r>
    </w:p>
  </w:footnote>
  <w:footnote w:id="109">
    <w:p w14:paraId="12B2466E" w14:textId="77777777" w:rsidR="00403A4D" w:rsidRDefault="00403A4D"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403A4D" w:rsidRPr="004A3E27" w:rsidRDefault="00403A4D"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403A4D" w:rsidRDefault="00403A4D"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403A4D" w:rsidRDefault="00403A4D" w:rsidP="00704CAA">
      <w:pPr>
        <w:pStyle w:val="footnote"/>
      </w:pPr>
      <w:r>
        <w:rPr>
          <w:rStyle w:val="FootnoteReference"/>
        </w:rPr>
        <w:footnoteRef/>
      </w:r>
      <w:r>
        <w:t xml:space="preserve"> [JS] or “his glory is great by your salvation/deliverance”</w:t>
      </w:r>
    </w:p>
  </w:footnote>
  <w:footnote w:id="113">
    <w:p w14:paraId="6EBFC1CF" w14:textId="77777777" w:rsidR="00403A4D" w:rsidRPr="004A3E27" w:rsidRDefault="00403A4D"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403A4D" w:rsidRPr="004A3E27" w:rsidRDefault="00403A4D"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403A4D" w:rsidRPr="004A3E27" w:rsidRDefault="00403A4D"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403A4D" w:rsidRDefault="00403A4D" w:rsidP="00704CAA">
      <w:pPr>
        <w:pStyle w:val="footnote"/>
      </w:pPr>
      <w:r>
        <w:rPr>
          <w:rStyle w:val="FootnoteReference"/>
        </w:rPr>
        <w:footnoteRef/>
      </w:r>
      <w:r>
        <w:t xml:space="preserve"> [JS] Fr. Lazarus has “dwell in the holy place”.</w:t>
      </w:r>
    </w:p>
  </w:footnote>
  <w:footnote w:id="118">
    <w:p w14:paraId="120B2502" w14:textId="77777777" w:rsidR="00403A4D" w:rsidRPr="004A3E27" w:rsidRDefault="00403A4D" w:rsidP="00704CAA">
      <w:pPr>
        <w:pStyle w:val="footnote"/>
      </w:pPr>
      <w:r w:rsidRPr="004A3E27">
        <w:rPr>
          <w:rStyle w:val="FootnoteReference"/>
        </w:rPr>
        <w:footnoteRef/>
      </w:r>
      <w:r w:rsidRPr="004A3E27">
        <w:t xml:space="preserve"> Mt. 27:39,43; Wis. 2:12-20.</w:t>
      </w:r>
    </w:p>
  </w:footnote>
  <w:footnote w:id="119">
    <w:p w14:paraId="50976D4E" w14:textId="77777777" w:rsidR="00403A4D" w:rsidRPr="004A3E27" w:rsidRDefault="00403A4D" w:rsidP="00704CAA">
      <w:pPr>
        <w:pStyle w:val="footnote"/>
      </w:pPr>
      <w:r w:rsidRPr="004A3E27">
        <w:rPr>
          <w:rStyle w:val="FootnoteReference"/>
        </w:rPr>
        <w:footnoteRef/>
      </w:r>
      <w:r w:rsidRPr="004A3E27">
        <w:t xml:space="preserve"> Lam. 2:16; 3:46.</w:t>
      </w:r>
    </w:p>
  </w:footnote>
  <w:footnote w:id="120">
    <w:p w14:paraId="5C493049" w14:textId="77777777" w:rsidR="00403A4D" w:rsidRPr="004A3E27" w:rsidRDefault="00403A4D" w:rsidP="00704CAA">
      <w:pPr>
        <w:pStyle w:val="footnote"/>
      </w:pPr>
      <w:r w:rsidRPr="004A3E27">
        <w:rPr>
          <w:rStyle w:val="FootnoteReference"/>
        </w:rPr>
        <w:footnoteRef/>
      </w:r>
      <w:r w:rsidRPr="004A3E27">
        <w:t xml:space="preserve"> Jn. 19:37.</w:t>
      </w:r>
    </w:p>
  </w:footnote>
  <w:footnote w:id="121">
    <w:p w14:paraId="7ECE5062" w14:textId="77777777" w:rsidR="00403A4D" w:rsidRPr="004A3E27" w:rsidRDefault="00403A4D" w:rsidP="00704CAA">
      <w:pPr>
        <w:pStyle w:val="footnote"/>
      </w:pPr>
      <w:r w:rsidRPr="004A3E27">
        <w:rPr>
          <w:rStyle w:val="FootnoteReference"/>
        </w:rPr>
        <w:footnoteRef/>
      </w:r>
      <w:r w:rsidRPr="004A3E27">
        <w:t xml:space="preserve"> Jn. 19:24.</w:t>
      </w:r>
    </w:p>
  </w:footnote>
  <w:footnote w:id="122">
    <w:p w14:paraId="4BEEC712" w14:textId="77777777" w:rsidR="00403A4D" w:rsidRPr="004A3E27" w:rsidRDefault="00403A4D"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403A4D" w:rsidRDefault="00403A4D" w:rsidP="00704CAA">
      <w:pPr>
        <w:pStyle w:val="footnote"/>
      </w:pPr>
      <w:r>
        <w:rPr>
          <w:rStyle w:val="FootnoteReference"/>
        </w:rPr>
        <w:footnoteRef/>
      </w:r>
      <w:r>
        <w:t xml:space="preserve"> [JS]Others have “and my only-begotten from the hand of the dog.”</w:t>
      </w:r>
    </w:p>
  </w:footnote>
  <w:footnote w:id="124">
    <w:p w14:paraId="21445B03" w14:textId="77777777" w:rsidR="00403A4D" w:rsidRDefault="00403A4D" w:rsidP="00704CAA">
      <w:pPr>
        <w:pStyle w:val="footnote"/>
      </w:pPr>
      <w:r>
        <w:rPr>
          <w:rStyle w:val="FootnoteReference"/>
        </w:rPr>
        <w:footnoteRef/>
      </w:r>
      <w:r>
        <w:t xml:space="preserve"> [JS] Fr. Lazarus has “the rhinoceros.”</w:t>
      </w:r>
    </w:p>
  </w:footnote>
  <w:footnote w:id="125">
    <w:p w14:paraId="56644E4A" w14:textId="77777777" w:rsidR="00403A4D" w:rsidRPr="004A3E27" w:rsidRDefault="00403A4D" w:rsidP="00704CAA">
      <w:pPr>
        <w:pStyle w:val="footnote"/>
      </w:pPr>
      <w:r w:rsidRPr="004A3E27">
        <w:rPr>
          <w:rStyle w:val="FootnoteReference"/>
        </w:rPr>
        <w:footnoteRef/>
      </w:r>
      <w:r w:rsidRPr="004A3E27">
        <w:t xml:space="preserve"> Hebrews 2:12.</w:t>
      </w:r>
    </w:p>
  </w:footnote>
  <w:footnote w:id="126">
    <w:p w14:paraId="611C62AB" w14:textId="77777777" w:rsidR="00403A4D" w:rsidRDefault="00403A4D" w:rsidP="00704CAA">
      <w:pPr>
        <w:pStyle w:val="footnote"/>
      </w:pPr>
      <w:r>
        <w:rPr>
          <w:rStyle w:val="FootnoteReference"/>
        </w:rPr>
        <w:footnoteRef/>
      </w:r>
      <w:r>
        <w:t xml:space="preserve"> [JS] literally “all you seed of Jacob”</w:t>
      </w:r>
    </w:p>
  </w:footnote>
  <w:footnote w:id="127">
    <w:p w14:paraId="190228A5" w14:textId="77777777" w:rsidR="00403A4D" w:rsidRDefault="00403A4D" w:rsidP="00704CAA">
      <w:pPr>
        <w:pStyle w:val="footnote"/>
      </w:pPr>
      <w:r>
        <w:rPr>
          <w:rStyle w:val="FootnoteReference"/>
        </w:rPr>
        <w:footnoteRef/>
      </w:r>
      <w:r>
        <w:t xml:space="preserve"> [JS] Congregation or assembly, not building.</w:t>
      </w:r>
    </w:p>
  </w:footnote>
  <w:footnote w:id="128">
    <w:p w14:paraId="02DDF259" w14:textId="77777777" w:rsidR="00403A4D" w:rsidRDefault="00403A4D" w:rsidP="00704CAA">
      <w:pPr>
        <w:pStyle w:val="footnote"/>
      </w:pPr>
      <w:r>
        <w:rPr>
          <w:rStyle w:val="FootnoteReference"/>
        </w:rPr>
        <w:footnoteRef/>
      </w:r>
      <w:r>
        <w:t xml:space="preserve"> [JS] or “give thanks to”</w:t>
      </w:r>
    </w:p>
  </w:footnote>
  <w:footnote w:id="129">
    <w:p w14:paraId="17A700D9" w14:textId="77777777" w:rsidR="00403A4D" w:rsidRDefault="00403A4D" w:rsidP="00704CAA">
      <w:pPr>
        <w:pStyle w:val="footnote"/>
      </w:pPr>
      <w:r>
        <w:rPr>
          <w:rStyle w:val="FootnoteReference"/>
        </w:rPr>
        <w:footnoteRef/>
      </w:r>
      <w:r>
        <w:t xml:space="preserve"> [JS] did obeisance, i.e. the physical act of bowing down.</w:t>
      </w:r>
    </w:p>
  </w:footnote>
  <w:footnote w:id="130">
    <w:p w14:paraId="7CD8475E" w14:textId="77777777" w:rsidR="00403A4D" w:rsidRPr="004A3E27" w:rsidRDefault="00403A4D"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403A4D" w:rsidRPr="004A3E27" w:rsidRDefault="00403A4D" w:rsidP="00704CAA">
      <w:pPr>
        <w:pStyle w:val="footnote"/>
      </w:pPr>
      <w:r w:rsidRPr="004A3E27">
        <w:rPr>
          <w:rStyle w:val="FootnoteReference"/>
        </w:rPr>
        <w:footnoteRef/>
      </w:r>
      <w:r w:rsidRPr="004A3E27">
        <w:t xml:space="preserve"> Romans 3:24-26; John 17:4; 19:30.</w:t>
      </w:r>
    </w:p>
  </w:footnote>
  <w:footnote w:id="132">
    <w:p w14:paraId="23D7B260" w14:textId="77777777" w:rsidR="00403A4D" w:rsidRPr="004A3E27" w:rsidRDefault="00403A4D"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403A4D" w:rsidRPr="004A3E27" w:rsidRDefault="00403A4D"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403A4D" w:rsidRPr="004A3E27" w:rsidRDefault="00403A4D" w:rsidP="00704CAA">
      <w:pPr>
        <w:pStyle w:val="footnote"/>
      </w:pPr>
      <w:r w:rsidRPr="004A3E27">
        <w:rPr>
          <w:rStyle w:val="FootnoteReference"/>
        </w:rPr>
        <w:footnoteRef/>
      </w:r>
      <w:r w:rsidRPr="004A3E27">
        <w:t xml:space="preserve"> Is. 2:2; Dan. 2:35; 1 Cor. 10:4.</w:t>
      </w:r>
    </w:p>
  </w:footnote>
  <w:footnote w:id="137">
    <w:p w14:paraId="398AE7A9" w14:textId="77777777" w:rsidR="00403A4D" w:rsidRPr="004A3E27" w:rsidRDefault="00403A4D"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403A4D" w:rsidRDefault="00403A4D" w:rsidP="00704CAA">
      <w:pPr>
        <w:pStyle w:val="footnote"/>
      </w:pPr>
      <w:r>
        <w:rPr>
          <w:rStyle w:val="FootnoteReference"/>
        </w:rPr>
        <w:footnoteRef/>
      </w:r>
      <w:r>
        <w:t xml:space="preserve"> [JS] [] found in Coptic. See the Ninth Hour of Tuesday of Holy Week.</w:t>
      </w:r>
    </w:p>
  </w:footnote>
  <w:footnote w:id="139">
    <w:p w14:paraId="37E03497" w14:textId="77777777" w:rsidR="00403A4D" w:rsidRDefault="00403A4D" w:rsidP="00704CAA">
      <w:pPr>
        <w:pStyle w:val="footnote"/>
      </w:pPr>
      <w:r>
        <w:rPr>
          <w:rStyle w:val="FootnoteReference"/>
        </w:rPr>
        <w:footnoteRef/>
      </w:r>
      <w:r>
        <w:t xml:space="preserve"> [JS] literally: “because they are from of old”.</w:t>
      </w:r>
    </w:p>
  </w:footnote>
  <w:footnote w:id="140">
    <w:p w14:paraId="2F4E4405" w14:textId="77777777" w:rsidR="00403A4D" w:rsidRDefault="00403A4D" w:rsidP="00704CAA">
      <w:pPr>
        <w:pStyle w:val="footnote"/>
      </w:pPr>
      <w:r>
        <w:rPr>
          <w:rStyle w:val="FootnoteReference"/>
        </w:rPr>
        <w:footnoteRef/>
      </w:r>
      <w:r>
        <w:t xml:space="preserve"> [JS] literally, “so He sets a law for those who sin in the way.”</w:t>
      </w:r>
    </w:p>
  </w:footnote>
  <w:footnote w:id="141">
    <w:p w14:paraId="68945260" w14:textId="77777777" w:rsidR="00403A4D" w:rsidRPr="004A3E27" w:rsidRDefault="00403A4D"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403A4D" w:rsidRDefault="00403A4D" w:rsidP="00704CAA">
      <w:pPr>
        <w:pStyle w:val="footnote"/>
      </w:pPr>
      <w:r>
        <w:rPr>
          <w:rStyle w:val="FootnoteReference"/>
        </w:rPr>
        <w:footnoteRef/>
      </w:r>
      <w:r>
        <w:t xml:space="preserve"> [JS] NETS and Fr. Athanasius have “You will”</w:t>
      </w:r>
    </w:p>
  </w:footnote>
  <w:footnote w:id="144">
    <w:p w14:paraId="6EFDBCA7" w14:textId="77777777" w:rsidR="00403A4D" w:rsidRPr="004A3E27" w:rsidRDefault="00403A4D"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403A4D" w:rsidRDefault="00403A4D" w:rsidP="00704CAA">
      <w:pPr>
        <w:pStyle w:val="footnote"/>
      </w:pPr>
      <w:r>
        <w:rPr>
          <w:rStyle w:val="FootnoteReference"/>
        </w:rPr>
        <w:footnoteRef/>
      </w:r>
      <w:r>
        <w:t xml:space="preserve"> Present in Fr. Athanasius and OSB.</w:t>
      </w:r>
    </w:p>
  </w:footnote>
  <w:footnote w:id="146">
    <w:p w14:paraId="5909B0CA" w14:textId="77777777" w:rsidR="00403A4D" w:rsidRPr="004A3E27" w:rsidRDefault="00403A4D"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403A4D" w:rsidRDefault="00403A4D"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403A4D" w:rsidRPr="004A3E27" w:rsidRDefault="00403A4D"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403A4D" w:rsidRPr="004A3E27" w:rsidRDefault="00403A4D"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403A4D" w:rsidRDefault="00403A4D" w:rsidP="00704CAA">
      <w:pPr>
        <w:pStyle w:val="footnote"/>
      </w:pPr>
      <w:r>
        <w:rPr>
          <w:rStyle w:val="FootnoteReference"/>
        </w:rPr>
        <w:footnoteRef/>
      </w:r>
      <w:r>
        <w:t xml:space="preserve"> [JS] literally, “place”</w:t>
      </w:r>
    </w:p>
  </w:footnote>
  <w:footnote w:id="152">
    <w:p w14:paraId="195347EE" w14:textId="77777777" w:rsidR="00403A4D" w:rsidRPr="004A3E27" w:rsidRDefault="00403A4D"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403A4D" w:rsidRPr="004A3E27" w:rsidRDefault="00403A4D"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403A4D" w:rsidRPr="004A3E27" w:rsidRDefault="00403A4D"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403A4D" w:rsidRPr="004A3E27" w:rsidRDefault="00403A4D" w:rsidP="00704CAA">
      <w:pPr>
        <w:pStyle w:val="footnote"/>
      </w:pPr>
      <w:r w:rsidRPr="004A3E27">
        <w:tab/>
        <w:t>‘No sweeter fragrance than to follow Christ,</w:t>
      </w:r>
    </w:p>
    <w:p w14:paraId="6922B75D" w14:textId="77777777" w:rsidR="00403A4D" w:rsidRPr="004A3E27" w:rsidRDefault="00403A4D" w:rsidP="00704CAA">
      <w:pPr>
        <w:pStyle w:val="footnote"/>
      </w:pPr>
      <w:r w:rsidRPr="004A3E27">
        <w:tab/>
        <w:t>when man makes offerings of a holy life,</w:t>
      </w:r>
    </w:p>
    <w:p w14:paraId="73E1648A" w14:textId="77777777" w:rsidR="00403A4D" w:rsidRPr="004A3E27" w:rsidRDefault="00403A4D" w:rsidP="00704CAA">
      <w:pPr>
        <w:pStyle w:val="footnote"/>
      </w:pPr>
      <w:r w:rsidRPr="004A3E27">
        <w:tab/>
        <w:t>and offers golden deeds in sacrifice’ (St. Prosper).</w:t>
      </w:r>
    </w:p>
  </w:footnote>
  <w:footnote w:id="155">
    <w:p w14:paraId="28DB08B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403A4D" w:rsidRDefault="00403A4D" w:rsidP="00704CAA">
      <w:pPr>
        <w:pStyle w:val="footnote"/>
      </w:pPr>
      <w:r>
        <w:rPr>
          <w:rStyle w:val="FootnoteReference"/>
        </w:rPr>
        <w:footnoteRef/>
      </w:r>
      <w:r>
        <w:t xml:space="preserve"> [JS] confess: or “give thanks to”, or “thankfully confess”</w:t>
      </w:r>
    </w:p>
  </w:footnote>
  <w:footnote w:id="158">
    <w:p w14:paraId="498018AA"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403A4D" w:rsidRDefault="00403A4D" w:rsidP="00704CAA">
      <w:pPr>
        <w:pStyle w:val="footnote"/>
      </w:pPr>
      <w:r>
        <w:rPr>
          <w:rStyle w:val="FootnoteReference"/>
        </w:rPr>
        <w:footnoteRef/>
      </w:r>
      <w:r>
        <w:t xml:space="preserve"> [JS] “do obeisance”, i.e. a physical act.</w:t>
      </w:r>
    </w:p>
  </w:footnote>
  <w:footnote w:id="160">
    <w:p w14:paraId="58C95173"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403A4D" w:rsidRPr="004A3E27" w:rsidRDefault="00403A4D"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403A4D" w:rsidRPr="004A3E27" w:rsidRDefault="00403A4D"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403A4D" w:rsidRDefault="00403A4D" w:rsidP="00704CAA">
      <w:pPr>
        <w:pStyle w:val="footnote"/>
      </w:pPr>
      <w:r>
        <w:rPr>
          <w:rStyle w:val="FootnoteReference"/>
        </w:rPr>
        <w:footnoteRef/>
      </w:r>
      <w:r>
        <w:t xml:space="preserve"> [JS] or “You have granted”</w:t>
      </w:r>
    </w:p>
  </w:footnote>
  <w:footnote w:id="164">
    <w:p w14:paraId="08C7ED64" w14:textId="77777777" w:rsidR="00403A4D" w:rsidRPr="004A3E27" w:rsidRDefault="00403A4D"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403A4D" w:rsidRPr="004A3E27" w:rsidRDefault="00403A4D"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403A4D" w:rsidRPr="004A3E27" w:rsidRDefault="00403A4D"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403A4D" w:rsidRDefault="00403A4D" w:rsidP="00704CAA">
      <w:pPr>
        <w:pStyle w:val="footnote"/>
      </w:pPr>
      <w:r>
        <w:rPr>
          <w:rStyle w:val="FootnoteReference"/>
        </w:rPr>
        <w:footnoteRef/>
      </w:r>
      <w:r>
        <w:t xml:space="preserve"> [JS] or “give thanks to You”, or “thankfully confess You with praise”</w:t>
      </w:r>
    </w:p>
  </w:footnote>
  <w:footnote w:id="168">
    <w:p w14:paraId="671FC951" w14:textId="77777777" w:rsidR="00403A4D" w:rsidRPr="004A3E27" w:rsidRDefault="00403A4D"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403A4D" w:rsidRPr="004A3E27" w:rsidRDefault="00403A4D" w:rsidP="00704CAA">
      <w:pPr>
        <w:pStyle w:val="footnote"/>
      </w:pPr>
      <w:r w:rsidRPr="004A3E27">
        <w:rPr>
          <w:rStyle w:val="FootnoteReference"/>
        </w:rPr>
        <w:footnoteRef/>
      </w:r>
      <w:r w:rsidRPr="004A3E27">
        <w:t xml:space="preserve"> Luke 23:46.</w:t>
      </w:r>
    </w:p>
  </w:footnote>
  <w:footnote w:id="170">
    <w:p w14:paraId="1317CE14" w14:textId="77777777" w:rsidR="00403A4D" w:rsidRPr="004A3E27" w:rsidRDefault="00403A4D"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403A4D" w:rsidRDefault="00403A4D" w:rsidP="00704CAA">
      <w:pPr>
        <w:pStyle w:val="footnote"/>
      </w:pPr>
      <w:r>
        <w:rPr>
          <w:rStyle w:val="FootnoteReference"/>
        </w:rPr>
        <w:footnoteRef/>
      </w:r>
      <w:r>
        <w:t xml:space="preserve"> [JS] Fr. Athanasius has “slander”. See the Sixth Hour of Maundy Thursday.</w:t>
      </w:r>
    </w:p>
  </w:footnote>
  <w:footnote w:id="172">
    <w:p w14:paraId="0A1D8F86" w14:textId="77777777" w:rsidR="00403A4D" w:rsidRPr="004A3E27" w:rsidRDefault="00403A4D"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403A4D" w:rsidRDefault="00403A4D"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403A4D" w:rsidRPr="004A3E27" w:rsidRDefault="00403A4D"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403A4D" w:rsidRDefault="00403A4D" w:rsidP="00704CAA">
      <w:pPr>
        <w:pStyle w:val="footnote"/>
      </w:pPr>
      <w:r>
        <w:rPr>
          <w:rStyle w:val="FootnoteReference"/>
        </w:rPr>
        <w:footnoteRef/>
      </w:r>
      <w:r>
        <w:t xml:space="preserve"> [JS] or “seeks out”</w:t>
      </w:r>
    </w:p>
  </w:footnote>
  <w:footnote w:id="176">
    <w:p w14:paraId="54A62B74" w14:textId="77777777" w:rsidR="00403A4D" w:rsidRDefault="00403A4D"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403A4D" w:rsidRPr="004A3E27" w:rsidRDefault="00403A4D"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403A4D" w:rsidRPr="004A3E27" w:rsidRDefault="00403A4D"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403A4D" w:rsidRDefault="00403A4D"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403A4D" w:rsidRDefault="00403A4D" w:rsidP="00704CAA">
      <w:pPr>
        <w:pStyle w:val="footnote"/>
      </w:pPr>
      <w:r>
        <w:rPr>
          <w:rStyle w:val="FootnoteReference"/>
        </w:rPr>
        <w:footnoteRef/>
      </w:r>
      <w:r>
        <w:t xml:space="preserve"> [JS] or, “boast”</w:t>
      </w:r>
    </w:p>
  </w:footnote>
  <w:footnote w:id="182">
    <w:p w14:paraId="193C371C" w14:textId="77777777" w:rsidR="00403A4D" w:rsidRPr="004A3E27" w:rsidRDefault="00403A4D"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403A4D" w:rsidRDefault="00403A4D"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403A4D" w:rsidRDefault="00403A4D" w:rsidP="00704CAA">
      <w:pPr>
        <w:pStyle w:val="footnote"/>
      </w:pPr>
      <w:r>
        <w:rPr>
          <w:rStyle w:val="FootnoteReference"/>
        </w:rPr>
        <w:footnoteRef/>
      </w:r>
      <w:r>
        <w:t xml:space="preserve"> [JS] or “Confess the Lord with the harp.</w:t>
      </w:r>
    </w:p>
  </w:footnote>
  <w:footnote w:id="185">
    <w:p w14:paraId="7BF5E829"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403A4D" w:rsidRPr="004A3E27" w:rsidRDefault="00403A4D"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403A4D" w:rsidRPr="004A3E27" w:rsidRDefault="00403A4D" w:rsidP="00704CAA">
      <w:pPr>
        <w:pStyle w:val="footnote"/>
      </w:pPr>
      <w:r w:rsidRPr="004A3E27">
        <w:rPr>
          <w:rStyle w:val="FootnoteReference"/>
        </w:rPr>
        <w:footnoteRef/>
      </w:r>
      <w:r w:rsidRPr="004A3E27">
        <w:t xml:space="preserve"> Naturally and spiritually (Jn. 3:3-6).</w:t>
      </w:r>
    </w:p>
  </w:footnote>
  <w:footnote w:id="188">
    <w:p w14:paraId="0C9F8424" w14:textId="77777777" w:rsidR="00403A4D" w:rsidRDefault="00403A4D" w:rsidP="00704CAA">
      <w:pPr>
        <w:pStyle w:val="footnote"/>
      </w:pPr>
      <w:r>
        <w:rPr>
          <w:rStyle w:val="FootnoteReference"/>
        </w:rPr>
        <w:footnoteRef/>
      </w:r>
      <w:r>
        <w:t xml:space="preserve"> [JS] Fr. Lazarus has “plans”</w:t>
      </w:r>
    </w:p>
  </w:footnote>
  <w:footnote w:id="189">
    <w:p w14:paraId="5E9D1817" w14:textId="77777777" w:rsidR="00403A4D" w:rsidRDefault="00403A4D" w:rsidP="00704CAA">
      <w:pPr>
        <w:pStyle w:val="footnote"/>
      </w:pPr>
      <w:r>
        <w:rPr>
          <w:rStyle w:val="FootnoteReference"/>
        </w:rPr>
        <w:footnoteRef/>
      </w:r>
      <w:r>
        <w:t xml:space="preserve"> [JS] or “fashioned”</w:t>
      </w:r>
    </w:p>
  </w:footnote>
  <w:footnote w:id="190">
    <w:p w14:paraId="4BB22157" w14:textId="77777777" w:rsidR="00403A4D" w:rsidRDefault="00403A4D" w:rsidP="00704CAA">
      <w:pPr>
        <w:pStyle w:val="footnote"/>
      </w:pPr>
      <w:r>
        <w:rPr>
          <w:rStyle w:val="FootnoteReference"/>
        </w:rPr>
        <w:footnoteRef/>
      </w:r>
      <w:r>
        <w:t xml:space="preserve"> Fr. Athanasius has “My soul shall make her boast in the Lord”</w:t>
      </w:r>
    </w:p>
  </w:footnote>
  <w:footnote w:id="191">
    <w:p w14:paraId="0BB5F188" w14:textId="77777777" w:rsidR="00403A4D" w:rsidRPr="004A3E27" w:rsidRDefault="00403A4D"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403A4D" w:rsidRPr="004A3E27" w:rsidRDefault="00403A4D"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403A4D" w:rsidRDefault="00403A4D" w:rsidP="00704CAA">
      <w:pPr>
        <w:pStyle w:val="footnote"/>
      </w:pPr>
      <w:r>
        <w:rPr>
          <w:rStyle w:val="FootnoteReference"/>
        </w:rPr>
        <w:footnoteRef/>
      </w:r>
      <w:r>
        <w:t xml:space="preserve"> [JS] or “contrite in heart”</w:t>
      </w:r>
    </w:p>
  </w:footnote>
  <w:footnote w:id="194">
    <w:p w14:paraId="6E011C0E" w14:textId="77777777" w:rsidR="00403A4D" w:rsidRDefault="00403A4D" w:rsidP="00704CAA">
      <w:pPr>
        <w:pStyle w:val="footnote"/>
      </w:pPr>
      <w:r>
        <w:rPr>
          <w:rStyle w:val="FootnoteReference"/>
        </w:rPr>
        <w:footnoteRef/>
      </w:r>
      <w:r>
        <w:t xml:space="preserve"> [JS] Coptic has “eat their hearts”, which Fr. Athanasius renders, “regret”</w:t>
      </w:r>
    </w:p>
  </w:footnote>
  <w:footnote w:id="195">
    <w:p w14:paraId="3B9E39E6" w14:textId="77777777" w:rsidR="00403A4D" w:rsidRDefault="00403A4D" w:rsidP="00704CAA">
      <w:pPr>
        <w:pStyle w:val="footnote"/>
      </w:pPr>
      <w:r>
        <w:rPr>
          <w:rStyle w:val="FootnoteReference"/>
        </w:rPr>
        <w:footnoteRef/>
      </w:r>
      <w:r>
        <w:t xml:space="preserve"> [JS] or regret.</w:t>
      </w:r>
    </w:p>
  </w:footnote>
  <w:footnote w:id="196">
    <w:p w14:paraId="40200D4A" w14:textId="77777777" w:rsidR="00403A4D" w:rsidRPr="004A3E27" w:rsidRDefault="00403A4D"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403A4D" w:rsidRDefault="00403A4D" w:rsidP="00704CAA">
      <w:pPr>
        <w:pStyle w:val="footnote"/>
      </w:pPr>
      <w:r>
        <w:rPr>
          <w:rStyle w:val="FootnoteReference"/>
        </w:rPr>
        <w:footnoteRef/>
      </w:r>
      <w:r>
        <w:t xml:space="preserve"> [JS] literally “and my soul with barrenness/childlessness.”</w:t>
      </w:r>
    </w:p>
  </w:footnote>
  <w:footnote w:id="198">
    <w:p w14:paraId="335B311E" w14:textId="77777777" w:rsidR="00403A4D" w:rsidRPr="004A3E27" w:rsidRDefault="00403A4D" w:rsidP="00704CAA">
      <w:pPr>
        <w:pStyle w:val="footnote"/>
      </w:pPr>
      <w:r w:rsidRPr="004A3E27">
        <w:rPr>
          <w:rStyle w:val="FootnoteReference"/>
        </w:rPr>
        <w:footnoteRef/>
      </w:r>
      <w:r w:rsidRPr="004A3E27">
        <w:t xml:space="preserve"> John 19:1; Mt. 27:26.</w:t>
      </w:r>
    </w:p>
  </w:footnote>
  <w:footnote w:id="199">
    <w:p w14:paraId="4C78163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403A4D" w:rsidRDefault="00403A4D"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403A4D" w:rsidRDefault="00403A4D" w:rsidP="00704CAA">
      <w:pPr>
        <w:pStyle w:val="footnote"/>
      </w:pPr>
      <w:r>
        <w:rPr>
          <w:rStyle w:val="FootnoteReference"/>
        </w:rPr>
        <w:footnoteRef/>
      </w:r>
      <w:r>
        <w:t xml:space="preserve"> [JS] [] found in Coptic</w:t>
      </w:r>
    </w:p>
  </w:footnote>
  <w:footnote w:id="202">
    <w:p w14:paraId="7E13C651"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403A4D" w:rsidRDefault="00403A4D" w:rsidP="00704CAA">
      <w:pPr>
        <w:pStyle w:val="footnote"/>
      </w:pPr>
      <w:r>
        <w:rPr>
          <w:rStyle w:val="FootnoteReference"/>
        </w:rPr>
        <w:footnoteRef/>
      </w:r>
      <w:r>
        <w:t xml:space="preserve"> [JS] or “Aha! Aha!” Or “Well done! Well done!”</w:t>
      </w:r>
    </w:p>
  </w:footnote>
  <w:footnote w:id="204">
    <w:p w14:paraId="7D139757" w14:textId="77777777" w:rsidR="00403A4D" w:rsidRDefault="00403A4D"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403A4D" w:rsidRDefault="00403A4D" w:rsidP="00704CAA">
      <w:pPr>
        <w:pStyle w:val="footnote"/>
      </w:pPr>
      <w:r>
        <w:rPr>
          <w:rStyle w:val="FootnoteReference"/>
        </w:rPr>
        <w:footnoteRef/>
      </w:r>
      <w:r>
        <w:t xml:space="preserve"> [JS] Fr. Lazarus has, “towering mountains”</w:t>
      </w:r>
    </w:p>
  </w:footnote>
  <w:footnote w:id="206">
    <w:p w14:paraId="2543C5F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403A4D" w:rsidRDefault="00403A4D" w:rsidP="00704CAA">
      <w:pPr>
        <w:pStyle w:val="footnote"/>
      </w:pPr>
      <w:r>
        <w:rPr>
          <w:rStyle w:val="FootnoteReference"/>
        </w:rPr>
        <w:footnoteRef/>
      </w:r>
      <w:r>
        <w:t xml:space="preserve"> [JS] OSB has “many waters”</w:t>
      </w:r>
    </w:p>
  </w:footnote>
  <w:footnote w:id="208">
    <w:p w14:paraId="3AE55734" w14:textId="77777777" w:rsidR="00403A4D" w:rsidRPr="004A3E27" w:rsidRDefault="00403A4D"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403A4D" w:rsidRPr="004A3E27" w:rsidRDefault="00403A4D"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403A4D" w:rsidRPr="004A3E27" w:rsidRDefault="00403A4D" w:rsidP="00704CAA">
      <w:pPr>
        <w:pStyle w:val="footnote"/>
      </w:pPr>
      <w:r w:rsidRPr="004A3E27">
        <w:rPr>
          <w:rStyle w:val="FootnoteReference"/>
        </w:rPr>
        <w:footnoteRef/>
      </w:r>
      <w:r w:rsidRPr="004A3E27">
        <w:t xml:space="preserve"> Prov. 24:19.</w:t>
      </w:r>
    </w:p>
  </w:footnote>
  <w:footnote w:id="211">
    <w:p w14:paraId="2BAC33AB" w14:textId="77777777" w:rsidR="00403A4D" w:rsidRPr="004A3E27" w:rsidRDefault="00403A4D"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403A4D" w:rsidRPr="004A3E27" w:rsidRDefault="00403A4D"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403A4D" w:rsidRPr="004A3E27" w:rsidRDefault="00403A4D"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403A4D" w:rsidRDefault="00403A4D" w:rsidP="00704CAA">
      <w:pPr>
        <w:pStyle w:val="footnote"/>
      </w:pPr>
      <w:r>
        <w:rPr>
          <w:rStyle w:val="FootnoteReference"/>
        </w:rPr>
        <w:footnoteRef/>
      </w:r>
      <w:r>
        <w:t xml:space="preserve"> [JS] or “judgment”</w:t>
      </w:r>
    </w:p>
  </w:footnote>
  <w:footnote w:id="215">
    <w:p w14:paraId="2655FEEF" w14:textId="77777777" w:rsidR="00403A4D" w:rsidRPr="004A3E27" w:rsidRDefault="00403A4D"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403A4D" w:rsidRDefault="00403A4D" w:rsidP="00704CAA">
      <w:pPr>
        <w:pStyle w:val="footnote"/>
      </w:pPr>
      <w:r>
        <w:rPr>
          <w:rStyle w:val="FootnoteReference"/>
        </w:rPr>
        <w:footnoteRef/>
      </w:r>
      <w:r>
        <w:t xml:space="preserve"> [JS] or “fret”</w:t>
      </w:r>
    </w:p>
  </w:footnote>
  <w:footnote w:id="217">
    <w:p w14:paraId="4788BB93" w14:textId="77777777" w:rsidR="00403A4D" w:rsidRDefault="00403A4D" w:rsidP="00704CAA">
      <w:pPr>
        <w:pStyle w:val="footnote"/>
      </w:pPr>
      <w:r>
        <w:rPr>
          <w:rStyle w:val="FootnoteReference"/>
        </w:rPr>
        <w:footnoteRef/>
      </w:r>
      <w:r>
        <w:t xml:space="preserve"> [JS] or “land”</w:t>
      </w:r>
    </w:p>
  </w:footnote>
  <w:footnote w:id="218">
    <w:p w14:paraId="6390DA94" w14:textId="77777777" w:rsidR="00403A4D" w:rsidRPr="004A3E27" w:rsidRDefault="00403A4D"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403A4D" w:rsidRPr="004A3E27" w:rsidRDefault="00403A4D"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403A4D" w:rsidRDefault="00403A4D" w:rsidP="00704CAA">
      <w:pPr>
        <w:pStyle w:val="footnote"/>
      </w:pPr>
      <w:r>
        <w:rPr>
          <w:rStyle w:val="FootnoteReference"/>
        </w:rPr>
        <w:footnoteRef/>
      </w:r>
      <w:r>
        <w:t xml:space="preserve"> [JS] literally, “seed”, here and throughout</w:t>
      </w:r>
    </w:p>
  </w:footnote>
  <w:footnote w:id="221">
    <w:p w14:paraId="3CEEF8CB" w14:textId="77777777" w:rsidR="00403A4D" w:rsidRPr="004A3E27" w:rsidRDefault="00403A4D"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403A4D" w:rsidRPr="004A3E27" w:rsidRDefault="00403A4D"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403A4D" w:rsidRDefault="00403A4D" w:rsidP="00704CAA">
      <w:pPr>
        <w:pStyle w:val="footnote"/>
      </w:pPr>
      <w:r>
        <w:rPr>
          <w:rStyle w:val="FootnoteReference"/>
        </w:rPr>
        <w:footnoteRef/>
      </w:r>
      <w:r>
        <w:t xml:space="preserve"> [JS] literally “with a sad face”</w:t>
      </w:r>
    </w:p>
  </w:footnote>
  <w:footnote w:id="225">
    <w:p w14:paraId="3F203C49" w14:textId="77777777" w:rsidR="00403A4D" w:rsidRDefault="00403A4D" w:rsidP="00704CAA">
      <w:pPr>
        <w:pStyle w:val="footnote"/>
      </w:pPr>
      <w:r>
        <w:rPr>
          <w:rStyle w:val="FootnoteReference"/>
        </w:rPr>
        <w:footnoteRef/>
      </w:r>
      <w:r>
        <w:t xml:space="preserve"> [JS] literally “loins”</w:t>
      </w:r>
    </w:p>
  </w:footnote>
  <w:footnote w:id="226">
    <w:p w14:paraId="52B59A41" w14:textId="77777777" w:rsidR="00403A4D" w:rsidRDefault="00403A4D" w:rsidP="00704CAA">
      <w:pPr>
        <w:pStyle w:val="footnote"/>
      </w:pPr>
      <w:r>
        <w:rPr>
          <w:rStyle w:val="FootnoteReference"/>
        </w:rPr>
        <w:footnoteRef/>
      </w:r>
      <w:r>
        <w:t xml:space="preserve"> [JS] [] from the Sixth Hour of Great and Holy Friday.</w:t>
      </w:r>
    </w:p>
  </w:footnote>
  <w:footnote w:id="227">
    <w:p w14:paraId="1BEB925F"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403A4D" w:rsidRDefault="00403A4D" w:rsidP="00704CAA">
      <w:pPr>
        <w:pStyle w:val="footnote"/>
      </w:pPr>
      <w:r>
        <w:rPr>
          <w:rStyle w:val="FootnoteReference"/>
        </w:rPr>
        <w:footnoteRef/>
      </w:r>
      <w:r>
        <w:t xml:space="preserve"> [JS] or “walks about like a phantom”</w:t>
      </w:r>
    </w:p>
  </w:footnote>
  <w:footnote w:id="229">
    <w:p w14:paraId="3A8555F1" w14:textId="77777777" w:rsidR="00403A4D" w:rsidRPr="004A3E27" w:rsidRDefault="00403A4D"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403A4D" w:rsidRPr="004A3E27" w:rsidRDefault="00403A4D"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403A4D" w:rsidRPr="004A3E27" w:rsidRDefault="00403A4D"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403A4D" w:rsidRPr="004A3E27" w:rsidRDefault="00403A4D"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403A4D" w:rsidRPr="004A3E27" w:rsidRDefault="00403A4D"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403A4D" w:rsidRDefault="00403A4D" w:rsidP="00704CAA">
      <w:pPr>
        <w:pStyle w:val="footnote"/>
      </w:pPr>
      <w:r>
        <w:rPr>
          <w:rStyle w:val="FootnoteReference"/>
        </w:rPr>
        <w:footnoteRef/>
      </w:r>
      <w:r>
        <w:t xml:space="preserve"> Fr. Athanasius adds here “my truth”. See Matins of the 12 Day of Paopi.</w:t>
      </w:r>
    </w:p>
  </w:footnote>
  <w:footnote w:id="235">
    <w:p w14:paraId="61A8E851" w14:textId="77777777" w:rsidR="00403A4D" w:rsidRDefault="00403A4D" w:rsidP="00704CAA">
      <w:pPr>
        <w:pStyle w:val="footnote"/>
      </w:pPr>
      <w:r>
        <w:rPr>
          <w:rStyle w:val="FootnoteReference"/>
        </w:rPr>
        <w:footnoteRef/>
      </w:r>
      <w:r>
        <w:t xml:space="preserve"> [JS] or “Aha! Aha!” or “Well done! Well done!”</w:t>
      </w:r>
    </w:p>
  </w:footnote>
  <w:footnote w:id="236">
    <w:p w14:paraId="27E55EE4" w14:textId="77777777" w:rsidR="00403A4D" w:rsidRPr="004A3E27" w:rsidRDefault="00403A4D" w:rsidP="00704CAA">
      <w:pPr>
        <w:pStyle w:val="footnote"/>
      </w:pPr>
      <w:r w:rsidRPr="004A3E27">
        <w:rPr>
          <w:rStyle w:val="FootnoteReference"/>
        </w:rPr>
        <w:footnoteRef/>
      </w:r>
      <w:r w:rsidRPr="004A3E27">
        <w:t xml:space="preserve"> John 13:30.</w:t>
      </w:r>
    </w:p>
  </w:footnote>
  <w:footnote w:id="237">
    <w:p w14:paraId="25762726" w14:textId="77777777" w:rsidR="00403A4D" w:rsidRPr="004A3E27" w:rsidRDefault="00403A4D"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403A4D" w:rsidRPr="004A3E27" w:rsidRDefault="00403A4D"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403A4D" w:rsidRPr="004A3E27" w:rsidRDefault="00403A4D"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403A4D" w:rsidRDefault="00403A4D" w:rsidP="00704CAA">
      <w:pPr>
        <w:pStyle w:val="footnote"/>
      </w:pPr>
      <w:r>
        <w:rPr>
          <w:rStyle w:val="FootnoteReference"/>
        </w:rPr>
        <w:footnoteRef/>
      </w:r>
      <w:r>
        <w:t xml:space="preserve"> [JS] or “from age to age. So be it! So be it!”</w:t>
      </w:r>
    </w:p>
  </w:footnote>
  <w:footnote w:id="241">
    <w:p w14:paraId="3C5066F6" w14:textId="77777777" w:rsidR="00403A4D" w:rsidRPr="004A3E27" w:rsidRDefault="00403A4D"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403A4D" w:rsidRDefault="00403A4D" w:rsidP="00704CAA">
      <w:pPr>
        <w:pStyle w:val="footnote"/>
      </w:pPr>
      <w:r>
        <w:rPr>
          <w:rStyle w:val="FootnoteReference"/>
        </w:rPr>
        <w:footnoteRef/>
      </w:r>
      <w:r>
        <w:t xml:space="preserve"> [JS] or “thanksgiving”, or “thankful confession with praise”</w:t>
      </w:r>
    </w:p>
  </w:footnote>
  <w:footnote w:id="243">
    <w:p w14:paraId="2D0FDBB0" w14:textId="77777777" w:rsidR="00403A4D" w:rsidRDefault="00403A4D"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403A4D" w:rsidRDefault="00403A4D"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403A4D" w:rsidRDefault="00403A4D"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403A4D" w:rsidRDefault="00403A4D" w:rsidP="00704CAA">
      <w:pPr>
        <w:pStyle w:val="footnote"/>
      </w:pPr>
      <w:r>
        <w:rPr>
          <w:rStyle w:val="FootnoteReference"/>
        </w:rPr>
        <w:footnoteRef/>
      </w:r>
      <w:r>
        <w:t xml:space="preserve"> [JS] Fr. Lazarus has “dwelling”</w:t>
      </w:r>
    </w:p>
  </w:footnote>
  <w:footnote w:id="247">
    <w:p w14:paraId="4B4E6517"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403A4D" w:rsidRDefault="00403A4D"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403A4D" w:rsidRDefault="00403A4D"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403A4D" w:rsidRDefault="00403A4D" w:rsidP="00704CAA">
      <w:pPr>
        <w:pStyle w:val="footnote"/>
      </w:pPr>
      <w:r>
        <w:rPr>
          <w:rStyle w:val="FootnoteReference"/>
        </w:rPr>
        <w:footnoteRef/>
      </w:r>
      <w:r>
        <w:t xml:space="preserve"> [JS] or “presence”</w:t>
      </w:r>
    </w:p>
  </w:footnote>
  <w:footnote w:id="252">
    <w:p w14:paraId="74E86BCD" w14:textId="77777777" w:rsidR="00403A4D" w:rsidRDefault="00403A4D" w:rsidP="00704CAA">
      <w:pPr>
        <w:pStyle w:val="footnote"/>
      </w:pPr>
      <w:r>
        <w:rPr>
          <w:rStyle w:val="FootnoteReference"/>
        </w:rPr>
        <w:footnoteRef/>
      </w:r>
      <w:r>
        <w:t xml:space="preserve"> [JS] or “boast in” or “praise”</w:t>
      </w:r>
    </w:p>
  </w:footnote>
  <w:footnote w:id="253">
    <w:p w14:paraId="137C7CEE" w14:textId="77777777" w:rsidR="00403A4D" w:rsidRDefault="00403A4D" w:rsidP="00704CAA">
      <w:pPr>
        <w:pStyle w:val="footnote"/>
      </w:pPr>
      <w:r>
        <w:rPr>
          <w:rStyle w:val="FootnoteReference"/>
        </w:rPr>
        <w:footnoteRef/>
      </w:r>
      <w:r>
        <w:t xml:space="preserve"> [JS] or “give thanks to”, or “thankfully confess Your Name with praise”</w:t>
      </w:r>
    </w:p>
  </w:footnote>
  <w:footnote w:id="254">
    <w:p w14:paraId="29D167D7" w14:textId="77777777" w:rsidR="00403A4D" w:rsidRPr="004A3E27" w:rsidRDefault="00403A4D"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403A4D" w:rsidRPr="004A3E27" w:rsidRDefault="00403A4D"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403A4D" w:rsidRPr="004A3E27" w:rsidRDefault="00403A4D"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403A4D" w:rsidRDefault="00403A4D" w:rsidP="00704CAA">
      <w:pPr>
        <w:pStyle w:val="footnote"/>
      </w:pPr>
      <w:r>
        <w:rPr>
          <w:rStyle w:val="FootnoteReference"/>
        </w:rPr>
        <w:footnoteRef/>
      </w:r>
      <w:r>
        <w:t xml:space="preserve"> [JS] or “grace was poured out on Your lips”</w:t>
      </w:r>
    </w:p>
  </w:footnote>
  <w:footnote w:id="258">
    <w:p w14:paraId="0253CD4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403A4D" w:rsidRPr="004A3E27" w:rsidRDefault="00403A4D"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403A4D" w:rsidRPr="004A3E27" w:rsidRDefault="00403A4D"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403A4D" w:rsidRDefault="00403A4D"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403A4D" w:rsidRDefault="00403A4D" w:rsidP="00704CAA">
      <w:pPr>
        <w:pStyle w:val="footnote"/>
      </w:pPr>
      <w:r>
        <w:rPr>
          <w:rStyle w:val="FootnoteReference"/>
        </w:rPr>
        <w:footnoteRef/>
      </w:r>
      <w:r>
        <w:t xml:space="preserve"> [JS] literally “do obeisance”, i.e. “bow down to”</w:t>
      </w:r>
    </w:p>
  </w:footnote>
  <w:footnote w:id="263">
    <w:p w14:paraId="3A9D055B" w14:textId="77777777" w:rsidR="00403A4D" w:rsidRPr="004A3E27" w:rsidRDefault="00403A4D"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403A4D" w:rsidRPr="004A3E27" w:rsidRDefault="00403A4D" w:rsidP="00704CAA">
      <w:pPr>
        <w:pStyle w:val="footnote"/>
      </w:pPr>
      <w:r w:rsidRPr="004A3E27">
        <w:rPr>
          <w:rStyle w:val="FootnoteReference"/>
        </w:rPr>
        <w:footnoteRef/>
      </w:r>
      <w:r w:rsidRPr="004A3E27">
        <w:t xml:space="preserve"> Rev. 22:1.</w:t>
      </w:r>
    </w:p>
  </w:footnote>
  <w:footnote w:id="265">
    <w:p w14:paraId="0D981498" w14:textId="77777777" w:rsidR="00403A4D" w:rsidRDefault="00403A4D" w:rsidP="00704CAA">
      <w:pPr>
        <w:pStyle w:val="footnote"/>
      </w:pPr>
      <w:r>
        <w:rPr>
          <w:rStyle w:val="FootnoteReference"/>
        </w:rPr>
        <w:footnoteRef/>
      </w:r>
      <w:r>
        <w:t xml:space="preserve"> Fr. Lazarus has “dwelling-place”</w:t>
      </w:r>
    </w:p>
  </w:footnote>
  <w:footnote w:id="266">
    <w:p w14:paraId="1E5AC7FD" w14:textId="77777777" w:rsidR="00403A4D" w:rsidRDefault="00403A4D" w:rsidP="00704CAA">
      <w:pPr>
        <w:pStyle w:val="footnote"/>
      </w:pPr>
      <w:r>
        <w:rPr>
          <w:rStyle w:val="FootnoteReference"/>
        </w:rPr>
        <w:footnoteRef/>
      </w:r>
      <w:r>
        <w:t xml:space="preserve"> [JS] the city’s</w:t>
      </w:r>
    </w:p>
  </w:footnote>
  <w:footnote w:id="267">
    <w:p w14:paraId="1BB6F44D" w14:textId="77777777" w:rsidR="00403A4D" w:rsidRPr="004A3E27" w:rsidRDefault="00403A4D"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403A4D" w:rsidRPr="004A3E27" w:rsidRDefault="00403A4D"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403A4D" w:rsidRPr="004A3E27" w:rsidRDefault="00403A4D"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403A4D" w:rsidRPr="004A3E27" w:rsidRDefault="00403A4D"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403A4D" w:rsidRDefault="00403A4D" w:rsidP="00704CAA">
      <w:pPr>
        <w:pStyle w:val="footnote"/>
      </w:pPr>
      <w:r>
        <w:rPr>
          <w:rStyle w:val="FootnoteReference"/>
        </w:rPr>
        <w:footnoteRef/>
      </w:r>
      <w:r>
        <w:t xml:space="preserve"> [JS] or “beautifully situated”</w:t>
      </w:r>
    </w:p>
  </w:footnote>
  <w:footnote w:id="275">
    <w:p w14:paraId="54B46EEB" w14:textId="77777777" w:rsidR="00403A4D" w:rsidRPr="004A3E27" w:rsidRDefault="00403A4D"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403A4D" w:rsidRPr="004A3E27" w:rsidRDefault="00403A4D"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403A4D" w:rsidRDefault="00403A4D" w:rsidP="00704CAA">
      <w:pPr>
        <w:pStyle w:val="footnote"/>
      </w:pPr>
      <w:r>
        <w:rPr>
          <w:rStyle w:val="FootnoteReference"/>
        </w:rPr>
        <w:footnoteRef/>
      </w:r>
      <w:r>
        <w:t xml:space="preserve"> [JS] Fr. Lazarus adds “justice and right judgment” to “righteousness”</w:t>
      </w:r>
    </w:p>
  </w:footnote>
  <w:footnote w:id="279">
    <w:p w14:paraId="20C0E7EF" w14:textId="77777777" w:rsidR="00403A4D" w:rsidRPr="004A3E27" w:rsidRDefault="00403A4D"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403A4D" w:rsidRPr="004A3E27" w:rsidRDefault="00403A4D"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403A4D" w:rsidRDefault="00403A4D" w:rsidP="00704CAA">
      <w:pPr>
        <w:pStyle w:val="footnote"/>
      </w:pPr>
      <w:r>
        <w:rPr>
          <w:rStyle w:val="FootnoteReference"/>
        </w:rPr>
        <w:footnoteRef/>
      </w:r>
      <w:r>
        <w:t xml:space="preserve"> [JS] or “eternally”</w:t>
      </w:r>
    </w:p>
  </w:footnote>
  <w:footnote w:id="282">
    <w:p w14:paraId="29183457" w14:textId="77777777" w:rsidR="00403A4D" w:rsidRDefault="00403A4D"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403A4D" w:rsidRDefault="00403A4D" w:rsidP="00704CAA">
      <w:pPr>
        <w:pStyle w:val="footnote"/>
      </w:pPr>
      <w:r>
        <w:rPr>
          <w:rStyle w:val="FootnoteReference"/>
        </w:rPr>
        <w:footnoteRef/>
      </w:r>
      <w:r>
        <w:t xml:space="preserve"> [JS] or “workers of iniquity”</w:t>
      </w:r>
    </w:p>
  </w:footnote>
  <w:footnote w:id="284">
    <w:p w14:paraId="3726AE69" w14:textId="77777777" w:rsidR="00403A4D" w:rsidRPr="004A3E27" w:rsidRDefault="00403A4D"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403A4D" w:rsidRDefault="00403A4D" w:rsidP="00704CAA">
      <w:pPr>
        <w:pStyle w:val="footnote"/>
      </w:pPr>
      <w:r>
        <w:rPr>
          <w:rStyle w:val="FootnoteReference"/>
        </w:rPr>
        <w:footnoteRef/>
      </w:r>
      <w:r>
        <w:t xml:space="preserve"> [JS] or “ransom”</w:t>
      </w:r>
    </w:p>
  </w:footnote>
  <w:footnote w:id="286">
    <w:p w14:paraId="5DBB946B" w14:textId="77777777" w:rsidR="00403A4D" w:rsidRDefault="00403A4D" w:rsidP="00704CAA">
      <w:pPr>
        <w:pStyle w:val="footnote"/>
      </w:pPr>
      <w:r>
        <w:rPr>
          <w:rStyle w:val="FootnoteReference"/>
        </w:rPr>
        <w:footnoteRef/>
      </w:r>
      <w:r>
        <w:t xml:space="preserve"> [JS] or tabernacles.</w:t>
      </w:r>
    </w:p>
  </w:footnote>
  <w:footnote w:id="287">
    <w:p w14:paraId="0039C2F6" w14:textId="77777777" w:rsidR="00403A4D" w:rsidRDefault="00403A4D"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403A4D" w:rsidRDefault="00403A4D" w:rsidP="00704CAA">
      <w:pPr>
        <w:pStyle w:val="footnote"/>
      </w:pPr>
      <w:r>
        <w:rPr>
          <w:rStyle w:val="FootnoteReference"/>
        </w:rPr>
        <w:footnoteRef/>
      </w:r>
      <w:r>
        <w:t xml:space="preserve"> [JS] or “I will not find fault with your sacrifices”</w:t>
      </w:r>
    </w:p>
  </w:footnote>
  <w:footnote w:id="289">
    <w:p w14:paraId="68A8C08D" w14:textId="77777777" w:rsidR="00403A4D" w:rsidRPr="004A3E27" w:rsidRDefault="00403A4D"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403A4D" w:rsidRDefault="00403A4D" w:rsidP="00704CAA">
      <w:pPr>
        <w:pStyle w:val="footnote"/>
      </w:pPr>
      <w:r>
        <w:rPr>
          <w:rStyle w:val="FootnoteReference"/>
        </w:rPr>
        <w:footnoteRef/>
      </w:r>
      <w:r>
        <w:t xml:space="preserve"> [JS] [] found in Coptic</w:t>
      </w:r>
    </w:p>
  </w:footnote>
  <w:footnote w:id="291">
    <w:p w14:paraId="083DB491" w14:textId="77777777" w:rsidR="00403A4D" w:rsidRPr="004A3E27" w:rsidRDefault="00403A4D"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403A4D" w:rsidRDefault="00403A4D" w:rsidP="00704CAA">
      <w:pPr>
        <w:pStyle w:val="footnote"/>
      </w:pPr>
      <w:r>
        <w:rPr>
          <w:rStyle w:val="FootnoteReference"/>
        </w:rPr>
        <w:footnoteRef/>
      </w:r>
      <w:r>
        <w:t xml:space="preserve"> [JS] “showed me” or “made known to me”</w:t>
      </w:r>
    </w:p>
  </w:footnote>
  <w:footnote w:id="293">
    <w:p w14:paraId="6841512E" w14:textId="77777777" w:rsidR="00403A4D" w:rsidRPr="004A3E27" w:rsidRDefault="00403A4D" w:rsidP="00704CAA">
      <w:pPr>
        <w:pStyle w:val="footnote"/>
      </w:pPr>
      <w:r w:rsidRPr="004A3E27">
        <w:rPr>
          <w:rStyle w:val="FootnoteReference"/>
        </w:rPr>
        <w:footnoteRef/>
      </w:r>
      <w:r w:rsidRPr="004A3E27">
        <w:t xml:space="preserve"> Exodus 12:22; John 19:29; Hebrews 9:19.</w:t>
      </w:r>
    </w:p>
  </w:footnote>
  <w:footnote w:id="294">
    <w:p w14:paraId="2CD43332" w14:textId="77777777" w:rsidR="00403A4D" w:rsidRDefault="00403A4D" w:rsidP="00704CAA">
      <w:pPr>
        <w:pStyle w:val="footnote"/>
      </w:pPr>
      <w:r>
        <w:rPr>
          <w:rStyle w:val="FootnoteReference"/>
        </w:rPr>
        <w:footnoteRef/>
      </w:r>
      <w:r>
        <w:t xml:space="preserve"> [JS] literally “face”.</w:t>
      </w:r>
    </w:p>
  </w:footnote>
  <w:footnote w:id="295">
    <w:p w14:paraId="63BCC4B4" w14:textId="77777777" w:rsidR="00403A4D" w:rsidRDefault="00403A4D" w:rsidP="00704CAA">
      <w:pPr>
        <w:pStyle w:val="footnote"/>
      </w:pPr>
      <w:r>
        <w:rPr>
          <w:rStyle w:val="FootnoteReference"/>
        </w:rPr>
        <w:footnoteRef/>
      </w:r>
      <w:r>
        <w:t xml:space="preserve"> [JS] or “blood-guiltiness”</w:t>
      </w:r>
    </w:p>
  </w:footnote>
  <w:footnote w:id="296">
    <w:p w14:paraId="5BD3086D" w14:textId="77777777" w:rsidR="00403A4D" w:rsidRDefault="00403A4D" w:rsidP="00704CAA">
      <w:pPr>
        <w:pStyle w:val="footnote"/>
      </w:pPr>
      <w:r>
        <w:rPr>
          <w:rStyle w:val="FootnoteReference"/>
        </w:rPr>
        <w:footnoteRef/>
      </w:r>
      <w:r>
        <w:t xml:space="preserve"> [JS] or “gives thanks to,” or “thankfully confess You with praise”</w:t>
      </w:r>
    </w:p>
  </w:footnote>
  <w:footnote w:id="297">
    <w:p w14:paraId="49F73209" w14:textId="77777777" w:rsidR="00403A4D" w:rsidRPr="004A3E27" w:rsidRDefault="00403A4D"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403A4D" w:rsidRPr="004A3E27" w:rsidRDefault="00403A4D"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403A4D" w:rsidRDefault="00403A4D" w:rsidP="00704CAA">
      <w:pPr>
        <w:pStyle w:val="footnote"/>
      </w:pPr>
      <w:r>
        <w:rPr>
          <w:rStyle w:val="FootnoteReference"/>
        </w:rPr>
        <w:footnoteRef/>
      </w:r>
      <w:r>
        <w:t xml:space="preserve"> [JS] or “give thanks to You,” or “thankfully confess You with praise”</w:t>
      </w:r>
    </w:p>
  </w:footnote>
  <w:footnote w:id="300">
    <w:p w14:paraId="767368C4" w14:textId="77777777" w:rsidR="00403A4D" w:rsidRPr="004A3E27" w:rsidRDefault="00403A4D"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403A4D" w:rsidRPr="004A3E27" w:rsidRDefault="00403A4D" w:rsidP="00704CAA">
      <w:pPr>
        <w:pStyle w:val="footnote"/>
      </w:pPr>
      <w:r w:rsidRPr="004A3E27">
        <w:rPr>
          <w:rStyle w:val="FootnoteReference"/>
        </w:rPr>
        <w:footnoteRef/>
      </w:r>
      <w:r w:rsidRPr="004A3E27">
        <w:t xml:space="preserve"> Lk. 10:18; 2 Thess. 1:6.</w:t>
      </w:r>
    </w:p>
  </w:footnote>
  <w:footnote w:id="302">
    <w:p w14:paraId="10448F6D" w14:textId="77777777" w:rsidR="00403A4D" w:rsidRPr="004A3E27" w:rsidRDefault="00403A4D"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403A4D" w:rsidRDefault="00403A4D" w:rsidP="00704CAA">
      <w:pPr>
        <w:pStyle w:val="footnote"/>
      </w:pPr>
      <w:r>
        <w:rPr>
          <w:rStyle w:val="FootnoteReference"/>
        </w:rPr>
        <w:footnoteRef/>
      </w:r>
      <w:r>
        <w:t xml:space="preserve"> [JS] “it” refers to the iniquity and strife.</w:t>
      </w:r>
    </w:p>
  </w:footnote>
  <w:footnote w:id="304">
    <w:p w14:paraId="5BC02F63"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403A4D" w:rsidRDefault="00403A4D" w:rsidP="00704CAA">
      <w:pPr>
        <w:pStyle w:val="footnote"/>
      </w:pPr>
      <w:r>
        <w:rPr>
          <w:rStyle w:val="FootnoteReference"/>
        </w:rPr>
        <w:footnoteRef/>
      </w:r>
      <w:r>
        <w:t xml:space="preserve"> [JS] NETS omits “not”</w:t>
      </w:r>
    </w:p>
  </w:footnote>
  <w:footnote w:id="307">
    <w:p w14:paraId="586AA817" w14:textId="77777777" w:rsidR="00403A4D" w:rsidRPr="004A3E27" w:rsidRDefault="00403A4D"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403A4D" w:rsidRPr="004A3E27" w:rsidRDefault="00403A4D"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403A4D" w:rsidRDefault="00403A4D" w:rsidP="00704CAA">
      <w:pPr>
        <w:pStyle w:val="footnote"/>
      </w:pPr>
      <w:r>
        <w:rPr>
          <w:rStyle w:val="FootnoteReference"/>
        </w:rPr>
        <w:footnoteRef/>
      </w:r>
      <w:r>
        <w:t xml:space="preserve"> [JS] or “I will sing and praise,” or “I will sing and make music”</w:t>
      </w:r>
    </w:p>
  </w:footnote>
  <w:footnote w:id="310">
    <w:p w14:paraId="433EB3DE"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403A4D" w:rsidRDefault="00403A4D" w:rsidP="00704CAA">
      <w:pPr>
        <w:pStyle w:val="footnote"/>
      </w:pPr>
      <w:r>
        <w:rPr>
          <w:rStyle w:val="FootnoteReference"/>
        </w:rPr>
        <w:footnoteRef/>
      </w:r>
      <w:r>
        <w:t xml:space="preserve"> [JS] Coptic has “Name” in place of “mercy”.</w:t>
      </w:r>
    </w:p>
  </w:footnote>
  <w:footnote w:id="312">
    <w:p w14:paraId="7728F8E8" w14:textId="77777777" w:rsidR="00403A4D" w:rsidRPr="004A3E27" w:rsidRDefault="00403A4D"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403A4D" w:rsidRDefault="00403A4D" w:rsidP="00704CAA">
      <w:pPr>
        <w:pStyle w:val="footnote"/>
      </w:pPr>
      <w:r>
        <w:rPr>
          <w:rStyle w:val="FootnoteReference"/>
        </w:rPr>
        <w:footnoteRef/>
      </w:r>
      <w:r>
        <w:t xml:space="preserve"> [JS] or “the lawless,” or “those that do wickedness”</w:t>
      </w:r>
    </w:p>
  </w:footnote>
  <w:footnote w:id="314">
    <w:p w14:paraId="670E273A" w14:textId="77777777" w:rsidR="00403A4D" w:rsidRPr="004A3E27" w:rsidRDefault="00403A4D" w:rsidP="00704CAA">
      <w:pPr>
        <w:pStyle w:val="footnote"/>
      </w:pPr>
      <w:r w:rsidRPr="004A3E27">
        <w:rPr>
          <w:rStyle w:val="FootnoteReference"/>
        </w:rPr>
        <w:footnoteRef/>
      </w:r>
      <w:r w:rsidRPr="004A3E27">
        <w:t xml:space="preserve"> Mercy: love (Luke 10:37).</w:t>
      </w:r>
    </w:p>
  </w:footnote>
  <w:footnote w:id="315">
    <w:p w14:paraId="2503BB75" w14:textId="77777777" w:rsidR="00403A4D" w:rsidRPr="004A3E27" w:rsidRDefault="00403A4D"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403A4D" w:rsidRPr="004A3E27" w:rsidRDefault="00403A4D"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403A4D" w:rsidRPr="004A3E27" w:rsidRDefault="00403A4D"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403A4D" w:rsidRPr="004A3E27" w:rsidRDefault="00403A4D"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403A4D" w:rsidRDefault="00403A4D"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403A4D" w:rsidRPr="004A3E27" w:rsidRDefault="00403A4D"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403A4D" w:rsidRPr="004A3E27" w:rsidRDefault="00403A4D"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403A4D" w:rsidRDefault="00403A4D"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403A4D" w:rsidRPr="004A3E27" w:rsidRDefault="00403A4D" w:rsidP="00704CAA">
      <w:pPr>
        <w:pStyle w:val="footnote"/>
      </w:pPr>
      <w:r w:rsidRPr="004A3E27">
        <w:rPr>
          <w:rStyle w:val="FootnoteReference"/>
        </w:rPr>
        <w:footnoteRef/>
      </w:r>
      <w:r w:rsidRPr="004A3E27">
        <w:t xml:space="preserve"> Job. 33:14.</w:t>
      </w:r>
    </w:p>
  </w:footnote>
  <w:footnote w:id="324">
    <w:p w14:paraId="733C9AA0" w14:textId="77777777" w:rsidR="00403A4D" w:rsidRDefault="00403A4D"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403A4D" w:rsidRDefault="00403A4D" w:rsidP="00704CAA">
      <w:pPr>
        <w:pStyle w:val="footnote"/>
      </w:pPr>
      <w:r>
        <w:rPr>
          <w:rStyle w:val="FootnoteReference"/>
        </w:rPr>
        <w:footnoteRef/>
      </w:r>
      <w:r>
        <w:t xml:space="preserve"> [JS] literally, “holy place”</w:t>
      </w:r>
    </w:p>
  </w:footnote>
  <w:footnote w:id="326">
    <w:p w14:paraId="105BC1C0"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403A4D" w:rsidRDefault="00403A4D" w:rsidP="00704CAA">
      <w:pPr>
        <w:pStyle w:val="footnote"/>
      </w:pPr>
      <w:r>
        <w:rPr>
          <w:rStyle w:val="FootnoteReference"/>
        </w:rPr>
        <w:footnoteRef/>
      </w:r>
      <w:r>
        <w:t xml:space="preserve"> [JS] Fr. Athanasius’ translation from the Coptic has “shall glory”</w:t>
      </w:r>
    </w:p>
  </w:footnote>
  <w:footnote w:id="328">
    <w:p w14:paraId="397554C6" w14:textId="77777777" w:rsidR="00403A4D" w:rsidRDefault="00403A4D"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403A4D" w:rsidRDefault="00403A4D" w:rsidP="00704CAA">
      <w:pPr>
        <w:pStyle w:val="footnote"/>
      </w:pPr>
      <w:r>
        <w:rPr>
          <w:rStyle w:val="FootnoteReference"/>
        </w:rPr>
        <w:footnoteRef/>
      </w:r>
      <w:r>
        <w:t xml:space="preserve"> [] Found in Fr. Athanasius’ translation from the Coptic</w:t>
      </w:r>
    </w:p>
  </w:footnote>
  <w:footnote w:id="330">
    <w:p w14:paraId="2E69FFAD" w14:textId="77777777" w:rsidR="00403A4D" w:rsidRDefault="00403A4D" w:rsidP="00704CAA">
      <w:pPr>
        <w:pStyle w:val="footnote"/>
      </w:pPr>
      <w:r>
        <w:rPr>
          <w:rStyle w:val="FootnoteReference"/>
        </w:rPr>
        <w:footnoteRef/>
      </w:r>
      <w:r>
        <w:t xml:space="preserve"> [JS] [] found in Coptic, see Vespers of Pashons 20.</w:t>
      </w:r>
    </w:p>
  </w:footnote>
  <w:footnote w:id="331">
    <w:p w14:paraId="33825382"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403A4D" w:rsidRPr="004A3E27" w:rsidRDefault="00403A4D"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403A4D" w:rsidRDefault="00403A4D" w:rsidP="00704CAA">
      <w:pPr>
        <w:pStyle w:val="footnote"/>
      </w:pPr>
      <w:r>
        <w:rPr>
          <w:rStyle w:val="FootnoteReference"/>
        </w:rPr>
        <w:footnoteRef/>
      </w:r>
      <w:r>
        <w:t xml:space="preserve"> [JS] lit, “filled with fatness.”</w:t>
      </w:r>
    </w:p>
  </w:footnote>
  <w:footnote w:id="334">
    <w:p w14:paraId="461E1005"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403A4D" w:rsidRPr="004A3E27" w:rsidRDefault="00403A4D"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403A4D" w:rsidRPr="004A3E27" w:rsidRDefault="00403A4D"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403A4D" w:rsidRPr="004A3E27" w:rsidRDefault="00403A4D" w:rsidP="00704CAA">
      <w:pPr>
        <w:pStyle w:val="footnote"/>
      </w:pPr>
      <w:r w:rsidRPr="004A3E27">
        <w:rPr>
          <w:rStyle w:val="FootnoteReference"/>
        </w:rPr>
        <w:footnoteRef/>
      </w:r>
      <w:r w:rsidRPr="004A3E27">
        <w:t xml:space="preserve"> See footnote 62. &lt;2 previously&gt;</w:t>
      </w:r>
    </w:p>
  </w:footnote>
  <w:footnote w:id="338">
    <w:p w14:paraId="1020379C" w14:textId="77777777" w:rsidR="00403A4D" w:rsidRDefault="00403A4D" w:rsidP="00704CAA">
      <w:pPr>
        <w:pStyle w:val="footnote"/>
      </w:pPr>
      <w:r>
        <w:rPr>
          <w:rStyle w:val="FootnoteReference"/>
        </w:rPr>
        <w:footnoteRef/>
      </w:r>
      <w:r>
        <w:t xml:space="preserve"> [JS], “do obeisance”, i.e. prostrate, not just an attitude, but an act</w:t>
      </w:r>
    </w:p>
  </w:footnote>
  <w:footnote w:id="339">
    <w:p w14:paraId="3F0207F5" w14:textId="77777777" w:rsidR="00403A4D" w:rsidRPr="004A3E27" w:rsidRDefault="00403A4D"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403A4D" w:rsidRPr="004A3E27" w:rsidRDefault="00403A4D"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403A4D" w:rsidRDefault="00403A4D" w:rsidP="00704CAA">
      <w:pPr>
        <w:pStyle w:val="footnote"/>
      </w:pPr>
      <w:r>
        <w:rPr>
          <w:rStyle w:val="FootnoteReference"/>
        </w:rPr>
        <w:footnoteRef/>
      </w:r>
      <w:r>
        <w:t xml:space="preserve"> [JS] Fr. Lazarus has, “for”</w:t>
      </w:r>
    </w:p>
  </w:footnote>
  <w:footnote w:id="342">
    <w:p w14:paraId="7332204F" w14:textId="77777777" w:rsidR="00403A4D" w:rsidRPr="004A3E27" w:rsidRDefault="00403A4D"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403A4D" w:rsidRPr="004A3E27" w:rsidRDefault="00403A4D"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403A4D" w:rsidRPr="004A3E27" w:rsidRDefault="00403A4D"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403A4D" w:rsidRDefault="00403A4D" w:rsidP="00704CAA">
      <w:pPr>
        <w:pStyle w:val="footnote"/>
      </w:pPr>
      <w:r>
        <w:rPr>
          <w:rStyle w:val="FootnoteReference"/>
        </w:rPr>
        <w:footnoteRef/>
      </w:r>
      <w:r>
        <w:t xml:space="preserve"> [JS] or “give thanks to You” or “thankfully confess You with praise”</w:t>
      </w:r>
    </w:p>
  </w:footnote>
  <w:footnote w:id="347">
    <w:p w14:paraId="10E8EE46" w14:textId="77777777" w:rsidR="00403A4D" w:rsidRDefault="00403A4D"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403A4D" w:rsidRPr="004A3E27" w:rsidRDefault="00403A4D"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403A4D" w:rsidRPr="004A3E27" w:rsidRDefault="00403A4D"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403A4D" w:rsidRPr="004A3E27" w:rsidRDefault="00403A4D"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403A4D" w:rsidRDefault="00403A4D" w:rsidP="00704CAA">
      <w:pPr>
        <w:pStyle w:val="footnote"/>
      </w:pPr>
      <w:r>
        <w:rPr>
          <w:rStyle w:val="FootnoteReference"/>
        </w:rPr>
        <w:footnoteRef/>
      </w:r>
      <w:r>
        <w:t xml:space="preserve"> [JS] literally, “before the face of”</w:t>
      </w:r>
    </w:p>
  </w:footnote>
  <w:footnote w:id="352">
    <w:p w14:paraId="102533E3" w14:textId="77777777" w:rsidR="00403A4D" w:rsidRPr="004A3E27" w:rsidRDefault="00403A4D"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403A4D" w:rsidRDefault="00403A4D" w:rsidP="00704CAA">
      <w:pPr>
        <w:pStyle w:val="footnote"/>
      </w:pPr>
      <w:r>
        <w:rPr>
          <w:rStyle w:val="FootnoteReference"/>
        </w:rPr>
        <w:footnoteRef/>
      </w:r>
      <w:r>
        <w:t xml:space="preserve"> [JS] literally “hosts”</w:t>
      </w:r>
    </w:p>
  </w:footnote>
  <w:footnote w:id="354">
    <w:p w14:paraId="1B31F91F" w14:textId="77777777" w:rsidR="00403A4D" w:rsidRDefault="00403A4D"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403A4D" w:rsidRDefault="00403A4D" w:rsidP="00704CAA">
      <w:pPr>
        <w:pStyle w:val="footnote"/>
      </w:pPr>
      <w:r>
        <w:rPr>
          <w:rStyle w:val="FootnoteReference"/>
        </w:rPr>
        <w:footnoteRef/>
      </w:r>
      <w:r>
        <w:t xml:space="preserve"> [JS] literally, “ten-thousand fold”</w:t>
      </w:r>
    </w:p>
  </w:footnote>
  <w:footnote w:id="357">
    <w:p w14:paraId="475823DF" w14:textId="77777777" w:rsidR="00403A4D" w:rsidRDefault="00403A4D"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403A4D" w:rsidRDefault="00403A4D"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403A4D" w:rsidRDefault="00403A4D" w:rsidP="00704CAA">
      <w:pPr>
        <w:pStyle w:val="footnote"/>
      </w:pPr>
      <w:r>
        <w:rPr>
          <w:rStyle w:val="FootnoteReference"/>
        </w:rPr>
        <w:footnoteRef/>
      </w:r>
      <w:r>
        <w:t xml:space="preserve"> [JS] “assemblies” or “congregations”</w:t>
      </w:r>
    </w:p>
  </w:footnote>
  <w:footnote w:id="361">
    <w:p w14:paraId="291850C2" w14:textId="77777777" w:rsidR="00403A4D" w:rsidRPr="004A3E27" w:rsidRDefault="00403A4D"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403A4D" w:rsidRDefault="00403A4D"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403A4D" w:rsidRPr="004A3E27" w:rsidRDefault="00403A4D"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403A4D" w:rsidRDefault="00403A4D" w:rsidP="00704CAA">
      <w:pPr>
        <w:pStyle w:val="footnote"/>
      </w:pPr>
      <w:r>
        <w:rPr>
          <w:rStyle w:val="FootnoteReference"/>
        </w:rPr>
        <w:footnoteRef/>
      </w:r>
      <w:r>
        <w:t xml:space="preserve"> [JS] Coptic has “mire of death”. See the Ninth Hour of Great Friday.</w:t>
      </w:r>
    </w:p>
  </w:footnote>
  <w:footnote w:id="365">
    <w:p w14:paraId="24447BAC" w14:textId="77777777" w:rsidR="00403A4D" w:rsidRPr="004A3E27" w:rsidRDefault="00403A4D"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403A4D" w:rsidRPr="004A3E27" w:rsidRDefault="00403A4D"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403A4D" w:rsidRPr="004A3E27" w:rsidRDefault="00403A4D" w:rsidP="00704CAA">
      <w:pPr>
        <w:pStyle w:val="footnote"/>
      </w:pPr>
      <w:r w:rsidRPr="004A3E27">
        <w:rPr>
          <w:rStyle w:val="FootnoteReference"/>
        </w:rPr>
        <w:footnoteRef/>
      </w:r>
      <w:r w:rsidRPr="004A3E27">
        <w:t xml:space="preserve"> Mk. 15:29; Jn. 2:17; Rom. 15:3.</w:t>
      </w:r>
    </w:p>
  </w:footnote>
  <w:footnote w:id="368">
    <w:p w14:paraId="22B19FA9" w14:textId="77777777" w:rsidR="00403A4D" w:rsidRPr="004A3E27" w:rsidRDefault="00403A4D" w:rsidP="00704CAA">
      <w:pPr>
        <w:pStyle w:val="footnote"/>
      </w:pPr>
      <w:r w:rsidRPr="004A3E27">
        <w:rPr>
          <w:rStyle w:val="FootnoteReference"/>
        </w:rPr>
        <w:footnoteRef/>
      </w:r>
      <w:r w:rsidRPr="004A3E27">
        <w:t xml:space="preserve"> The elders and chief priests.</w:t>
      </w:r>
    </w:p>
  </w:footnote>
  <w:footnote w:id="369">
    <w:p w14:paraId="1346C83A" w14:textId="77777777" w:rsidR="00403A4D" w:rsidRPr="004A3E27" w:rsidRDefault="00403A4D"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403A4D" w:rsidRDefault="00403A4D"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403A4D" w:rsidRPr="004A3E27" w:rsidRDefault="00403A4D" w:rsidP="00704CAA">
      <w:pPr>
        <w:pStyle w:val="footnote"/>
      </w:pPr>
      <w:r w:rsidRPr="004A3E27">
        <w:rPr>
          <w:rStyle w:val="FootnoteReference"/>
        </w:rPr>
        <w:footnoteRef/>
      </w:r>
      <w:r w:rsidRPr="004A3E27">
        <w:t xml:space="preserve"> Mt. 16:21; Mk. 8:31.</w:t>
      </w:r>
    </w:p>
  </w:footnote>
  <w:footnote w:id="372">
    <w:p w14:paraId="1283807F" w14:textId="77777777" w:rsidR="00403A4D" w:rsidRPr="004A3E27" w:rsidRDefault="00403A4D" w:rsidP="00704CAA">
      <w:pPr>
        <w:pStyle w:val="footnote"/>
      </w:pPr>
      <w:r w:rsidRPr="004A3E27">
        <w:rPr>
          <w:rStyle w:val="FootnoteReference"/>
        </w:rPr>
        <w:footnoteRef/>
      </w:r>
      <w:r w:rsidRPr="004A3E27">
        <w:t xml:space="preserve"> Mt. 27:34.</w:t>
      </w:r>
    </w:p>
  </w:footnote>
  <w:footnote w:id="373">
    <w:p w14:paraId="59E554A3" w14:textId="77777777" w:rsidR="00403A4D" w:rsidRPr="004A3E27" w:rsidRDefault="00403A4D"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403A4D" w:rsidRPr="004A3E27" w:rsidRDefault="00403A4D"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403A4D" w:rsidRDefault="00403A4D"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403A4D" w:rsidRPr="004A3E27" w:rsidRDefault="00403A4D"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403A4D" w:rsidRDefault="00403A4D"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403A4D" w:rsidRPr="004A3E27" w:rsidRDefault="00403A4D"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403A4D" w:rsidRDefault="00403A4D" w:rsidP="00704CAA">
      <w:pPr>
        <w:pStyle w:val="footnote"/>
      </w:pPr>
      <w:r>
        <w:rPr>
          <w:rStyle w:val="FootnoteReference"/>
        </w:rPr>
        <w:footnoteRef/>
      </w:r>
      <w:r>
        <w:t xml:space="preserve"> [JS] literally, “arm”.</w:t>
      </w:r>
    </w:p>
  </w:footnote>
  <w:footnote w:id="381">
    <w:p w14:paraId="6A96DAD6" w14:textId="77777777" w:rsidR="00403A4D" w:rsidRPr="004A3E27" w:rsidRDefault="00403A4D" w:rsidP="00704CAA">
      <w:pPr>
        <w:pStyle w:val="footnote"/>
      </w:pPr>
      <w:r w:rsidRPr="004A3E27">
        <w:rPr>
          <w:rStyle w:val="FootnoteReference"/>
        </w:rPr>
        <w:footnoteRef/>
      </w:r>
      <w:r w:rsidRPr="004A3E27">
        <w:t xml:space="preserve"> Ephes. 3:10; 4:8.</w:t>
      </w:r>
    </w:p>
  </w:footnote>
  <w:footnote w:id="382">
    <w:p w14:paraId="3856467E" w14:textId="77777777" w:rsidR="00403A4D" w:rsidRDefault="00403A4D"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403A4D" w:rsidRPr="004A3E27" w:rsidRDefault="00403A4D"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403A4D" w:rsidRPr="004A3E27" w:rsidRDefault="00403A4D"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403A4D" w:rsidRDefault="00403A4D" w:rsidP="00704CAA">
      <w:pPr>
        <w:pStyle w:val="footnote"/>
      </w:pPr>
      <w:r>
        <w:rPr>
          <w:rStyle w:val="FootnoteReference"/>
        </w:rPr>
        <w:footnoteRef/>
      </w:r>
      <w:r>
        <w:t xml:space="preserve"> [JS] literally “He will judge the poor of the people.”</w:t>
      </w:r>
    </w:p>
  </w:footnote>
  <w:footnote w:id="386">
    <w:p w14:paraId="5CB4BFD0" w14:textId="77777777" w:rsidR="00403A4D" w:rsidRPr="004A3E27" w:rsidRDefault="00403A4D"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403A4D" w:rsidRPr="004A3E27" w:rsidRDefault="00403A4D" w:rsidP="00704CAA">
      <w:pPr>
        <w:pStyle w:val="footnote"/>
      </w:pPr>
      <w:r w:rsidRPr="004A3E27">
        <w:rPr>
          <w:rStyle w:val="FootnoteReference"/>
        </w:rPr>
        <w:footnoteRef/>
      </w:r>
      <w:r w:rsidRPr="004A3E27">
        <w:t xml:space="preserve"> Rivers: Tigris and Euphrates.</w:t>
      </w:r>
    </w:p>
  </w:footnote>
  <w:footnote w:id="388">
    <w:p w14:paraId="40EFD021"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403A4D" w:rsidRDefault="00403A4D"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403A4D" w:rsidRPr="004A3E27" w:rsidRDefault="00403A4D"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403A4D" w:rsidRDefault="00403A4D" w:rsidP="00704CAA">
      <w:pPr>
        <w:pStyle w:val="footnote"/>
      </w:pPr>
      <w:r>
        <w:rPr>
          <w:rStyle w:val="FootnoteReference"/>
        </w:rPr>
        <w:footnoteRef/>
      </w:r>
      <w:r>
        <w:t xml:space="preserve"> [JS] Fr. Athanasius has, “all nations shall glorify Him.</w:t>
      </w:r>
    </w:p>
  </w:footnote>
  <w:footnote w:id="393">
    <w:p w14:paraId="266FC831" w14:textId="77777777" w:rsidR="00403A4D" w:rsidRDefault="00403A4D" w:rsidP="00704CAA">
      <w:pPr>
        <w:pStyle w:val="footnote"/>
      </w:pPr>
      <w:r>
        <w:rPr>
          <w:rStyle w:val="FootnoteReference"/>
        </w:rPr>
        <w:footnoteRef/>
      </w:r>
      <w:r>
        <w:t xml:space="preserve"> [JS] found in Copitc. See the First Hour of Monday of Holy Week.</w:t>
      </w:r>
    </w:p>
  </w:footnote>
  <w:footnote w:id="394">
    <w:p w14:paraId="295FC4E3" w14:textId="77777777" w:rsidR="00403A4D" w:rsidRDefault="00403A4D" w:rsidP="00704CAA">
      <w:pPr>
        <w:pStyle w:val="footnote"/>
      </w:pPr>
      <w:r>
        <w:rPr>
          <w:rStyle w:val="FootnoteReference"/>
        </w:rPr>
        <w:footnoteRef/>
      </w:r>
      <w:r>
        <w:t xml:space="preserve"> [JS] or, “So be it! So be it!”</w:t>
      </w:r>
    </w:p>
  </w:footnote>
  <w:footnote w:id="395">
    <w:p w14:paraId="5A10FE12" w14:textId="77777777" w:rsidR="00403A4D" w:rsidRPr="004A3E27" w:rsidRDefault="00403A4D"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403A4D" w:rsidRPr="004A3E27" w:rsidRDefault="00403A4D"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403A4D" w:rsidRPr="004A3E27" w:rsidRDefault="00403A4D" w:rsidP="00704CAA">
      <w:pPr>
        <w:pStyle w:val="footnote"/>
      </w:pPr>
      <w:r w:rsidRPr="004A3E27">
        <w:tab/>
        <w:t>For them there are no pains;</w:t>
      </w:r>
    </w:p>
    <w:p w14:paraId="329CF061" w14:textId="77777777" w:rsidR="00403A4D" w:rsidRPr="004A3E27" w:rsidRDefault="00403A4D" w:rsidP="00704CAA">
      <w:pPr>
        <w:pStyle w:val="footnote"/>
      </w:pPr>
      <w:r w:rsidRPr="004A3E27">
        <w:tab/>
        <w:t>fit and strong are their bodies.</w:t>
      </w:r>
    </w:p>
  </w:footnote>
  <w:footnote w:id="397">
    <w:p w14:paraId="49BE7CC0" w14:textId="77777777" w:rsidR="00403A4D" w:rsidRPr="004A3E27" w:rsidRDefault="00403A4D"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403A4D" w:rsidRPr="004A3E27" w:rsidRDefault="00403A4D"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403A4D" w:rsidRPr="004A3E27" w:rsidRDefault="00403A4D"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403A4D" w:rsidRPr="004A3E27" w:rsidRDefault="00403A4D"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403A4D" w:rsidRPr="004A3E27" w:rsidRDefault="00403A4D"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403A4D" w:rsidRPr="004A3E27" w:rsidRDefault="00403A4D"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403A4D" w:rsidRPr="004A3E27" w:rsidRDefault="00403A4D"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403A4D" w:rsidRDefault="00403A4D"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403A4D" w:rsidRDefault="00403A4D" w:rsidP="00704CAA">
      <w:pPr>
        <w:pStyle w:val="footnote"/>
      </w:pPr>
      <w:r>
        <w:rPr>
          <w:rStyle w:val="FootnoteReference"/>
        </w:rPr>
        <w:footnoteRef/>
      </w:r>
      <w:r>
        <w:t xml:space="preserve"> [JS] or emblems.</w:t>
      </w:r>
    </w:p>
  </w:footnote>
  <w:footnote w:id="406">
    <w:p w14:paraId="3520D724" w14:textId="77777777" w:rsidR="00403A4D" w:rsidRPr="004A3E27" w:rsidRDefault="00403A4D"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403A4D" w:rsidRPr="004A3E27" w:rsidRDefault="00403A4D"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403A4D" w:rsidRPr="004A3E27" w:rsidRDefault="00403A4D"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403A4D" w:rsidRPr="005B2E82" w:rsidRDefault="00403A4D"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403A4D" w:rsidRDefault="00403A4D" w:rsidP="00704CAA">
      <w:pPr>
        <w:pStyle w:val="footnote"/>
      </w:pPr>
      <w:r>
        <w:rPr>
          <w:rStyle w:val="FootnoteReference"/>
        </w:rPr>
        <w:footnoteRef/>
      </w:r>
      <w:r>
        <w:t xml:space="preserve"> [JS] or “give thanks to You” or “thankfully confess you with praise”</w:t>
      </w:r>
    </w:p>
  </w:footnote>
  <w:footnote w:id="411">
    <w:p w14:paraId="3CA113B3" w14:textId="77777777" w:rsidR="00403A4D" w:rsidRDefault="00403A4D"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403A4D" w:rsidRDefault="00403A4D" w:rsidP="00704CAA">
      <w:pPr>
        <w:pStyle w:val="footnote"/>
      </w:pPr>
      <w:r>
        <w:rPr>
          <w:rStyle w:val="FootnoteReference"/>
        </w:rPr>
        <w:footnoteRef/>
      </w:r>
      <w:r>
        <w:t xml:space="preserve"> [JS] literally “horn”, here and below.</w:t>
      </w:r>
    </w:p>
  </w:footnote>
  <w:footnote w:id="413">
    <w:p w14:paraId="0BE9BC7E"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403A4D" w:rsidRPr="004A3E27" w:rsidRDefault="00403A4D"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403A4D" w:rsidRPr="004A3E27" w:rsidRDefault="00403A4D"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403A4D" w:rsidRPr="004A3E27" w:rsidRDefault="00403A4D"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403A4D" w:rsidRDefault="00403A4D"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403A4D" w:rsidRDefault="00403A4D" w:rsidP="00704CAA">
      <w:pPr>
        <w:pStyle w:val="footnote"/>
      </w:pPr>
      <w:r>
        <w:rPr>
          <w:rStyle w:val="FootnoteReference"/>
        </w:rPr>
        <w:footnoteRef/>
      </w:r>
      <w:r>
        <w:t xml:space="preserve"> [JS] literally, “their voice”</w:t>
      </w:r>
    </w:p>
  </w:footnote>
  <w:footnote w:id="420">
    <w:p w14:paraId="5681D4C4" w14:textId="77777777" w:rsidR="00403A4D" w:rsidRDefault="00403A4D" w:rsidP="00704CAA">
      <w:pPr>
        <w:pStyle w:val="footnote"/>
      </w:pPr>
      <w:r>
        <w:rPr>
          <w:rStyle w:val="FootnoteReference"/>
        </w:rPr>
        <w:footnoteRef/>
      </w:r>
      <w:r>
        <w:t xml:space="preserve"> [JS] literally, “arrows”</w:t>
      </w:r>
    </w:p>
  </w:footnote>
  <w:footnote w:id="421">
    <w:p w14:paraId="4DCC51CC" w14:textId="77777777" w:rsidR="00403A4D" w:rsidRDefault="00403A4D" w:rsidP="00704CAA">
      <w:pPr>
        <w:pStyle w:val="footnote"/>
      </w:pPr>
      <w:r>
        <w:rPr>
          <w:rStyle w:val="FootnoteReference"/>
        </w:rPr>
        <w:footnoteRef/>
      </w:r>
      <w:r>
        <w:t xml:space="preserve"> [JS] literally, “voice”</w:t>
      </w:r>
    </w:p>
  </w:footnote>
  <w:footnote w:id="422">
    <w:p w14:paraId="326ADCD9" w14:textId="77777777" w:rsidR="00403A4D" w:rsidRDefault="00403A4D"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403A4D" w:rsidRDefault="00403A4D"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403A4D" w:rsidRDefault="00403A4D" w:rsidP="00704CAA">
      <w:pPr>
        <w:pStyle w:val="footnote"/>
      </w:pPr>
      <w:r>
        <w:tab/>
        <w:t>‘I will speak My mind in parables,</w:t>
      </w:r>
    </w:p>
    <w:p w14:paraId="2B8A9AE4" w14:textId="77777777" w:rsidR="00403A4D" w:rsidRDefault="00403A4D" w:rsidP="00704CAA">
      <w:pPr>
        <w:pStyle w:val="footnote"/>
      </w:pPr>
      <w:r>
        <w:tab/>
        <w:t>divulge secrets hidden since creation’ (cf. Rev. 3:14).</w:t>
      </w:r>
    </w:p>
  </w:footnote>
  <w:footnote w:id="424">
    <w:p w14:paraId="7F64F145" w14:textId="77777777" w:rsidR="00403A4D" w:rsidRDefault="00403A4D"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403A4D" w:rsidRDefault="00403A4D" w:rsidP="00704CAA">
      <w:pPr>
        <w:pStyle w:val="footnote"/>
      </w:pPr>
      <w:r>
        <w:rPr>
          <w:rStyle w:val="FootnoteReference"/>
        </w:rPr>
        <w:footnoteRef/>
      </w:r>
      <w:r>
        <w:t xml:space="preserve"> Ephraim = Israel (cf. Hos. 7; Num. 14; 1 Sam. 4).</w:t>
      </w:r>
    </w:p>
  </w:footnote>
  <w:footnote w:id="426">
    <w:p w14:paraId="42FDB028" w14:textId="77777777" w:rsidR="00403A4D" w:rsidRDefault="00403A4D" w:rsidP="00704CAA">
      <w:pPr>
        <w:pStyle w:val="footnote"/>
      </w:pPr>
      <w:r>
        <w:rPr>
          <w:rStyle w:val="FootnoteReference"/>
        </w:rPr>
        <w:footnoteRef/>
      </w:r>
      <w:r>
        <w:t xml:space="preserve"> [JS] literally, “a waterless land”</w:t>
      </w:r>
    </w:p>
  </w:footnote>
  <w:footnote w:id="427">
    <w:p w14:paraId="195BD616" w14:textId="77777777" w:rsidR="00403A4D" w:rsidRDefault="00403A4D"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403A4D" w:rsidRDefault="00403A4D" w:rsidP="00704CAA">
      <w:pPr>
        <w:pStyle w:val="footnote"/>
      </w:pPr>
      <w:r>
        <w:rPr>
          <w:rStyle w:val="FootnoteReference"/>
        </w:rPr>
        <w:footnoteRef/>
      </w:r>
      <w:r>
        <w:t xml:space="preserve"> He deferred giving them the promised food and the Promised Land.</w:t>
      </w:r>
    </w:p>
  </w:footnote>
  <w:footnote w:id="429">
    <w:p w14:paraId="3009B475" w14:textId="77777777" w:rsidR="00403A4D" w:rsidRDefault="00403A4D"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403A4D" w:rsidRDefault="00403A4D" w:rsidP="00704CAA">
      <w:pPr>
        <w:pStyle w:val="footnote"/>
      </w:pPr>
      <w:r>
        <w:rPr>
          <w:rStyle w:val="FootnoteReference"/>
        </w:rPr>
        <w:footnoteRef/>
      </w:r>
      <w:r>
        <w:t xml:space="preserve"> [JS] Fr. Lazarus has “recovered from wine”</w:t>
      </w:r>
    </w:p>
  </w:footnote>
  <w:footnote w:id="431">
    <w:p w14:paraId="223B11C9" w14:textId="77777777" w:rsidR="00403A4D" w:rsidRDefault="00403A4D"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403A4D" w:rsidRDefault="00403A4D"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403A4D" w:rsidRDefault="00403A4D" w:rsidP="00704CAA">
      <w:pPr>
        <w:pStyle w:val="footnote"/>
      </w:pPr>
      <w:r>
        <w:rPr>
          <w:rStyle w:val="FootnoteReference"/>
        </w:rPr>
        <w:footnoteRef/>
      </w:r>
      <w:r>
        <w:t xml:space="preserve"> John 15.</w:t>
      </w:r>
    </w:p>
  </w:footnote>
  <w:footnote w:id="434">
    <w:p w14:paraId="2C8E5EE9" w14:textId="77777777" w:rsidR="00403A4D" w:rsidRDefault="00403A4D" w:rsidP="00704CAA">
      <w:pPr>
        <w:pStyle w:val="footnote"/>
      </w:pPr>
      <w:r>
        <w:rPr>
          <w:rStyle w:val="FootnoteReference"/>
        </w:rPr>
        <w:footnoteRef/>
      </w:r>
      <w:r>
        <w:t xml:space="preserve"> Joseph = Israel (Gen. 40:23; 48:15; Amos 6:6).</w:t>
      </w:r>
    </w:p>
  </w:footnote>
  <w:footnote w:id="435">
    <w:p w14:paraId="6CDBD594" w14:textId="77777777" w:rsidR="00403A4D" w:rsidRDefault="00403A4D" w:rsidP="00704CAA">
      <w:pPr>
        <w:pStyle w:val="footnote"/>
      </w:pPr>
      <w:r>
        <w:rPr>
          <w:rStyle w:val="FootnoteReference"/>
        </w:rPr>
        <w:footnoteRef/>
      </w:r>
      <w:r>
        <w:t xml:space="preserve"> 2 Sam. 6:2 (LXX).</w:t>
      </w:r>
    </w:p>
  </w:footnote>
  <w:footnote w:id="436">
    <w:p w14:paraId="489D83CE" w14:textId="77777777" w:rsidR="00403A4D" w:rsidRDefault="00403A4D" w:rsidP="00704CAA">
      <w:pPr>
        <w:pStyle w:val="footnote"/>
      </w:pPr>
      <w:r>
        <w:rPr>
          <w:rStyle w:val="FootnoteReference"/>
        </w:rPr>
        <w:footnoteRef/>
      </w:r>
      <w:r>
        <w:t xml:space="preserve"> [JS] or “appear” or “reveal Yourself”</w:t>
      </w:r>
    </w:p>
  </w:footnote>
  <w:footnote w:id="437">
    <w:p w14:paraId="5DD6452F" w14:textId="77777777" w:rsidR="00403A4D" w:rsidRDefault="00403A4D" w:rsidP="00704CAA">
      <w:pPr>
        <w:pStyle w:val="footnote"/>
      </w:pPr>
      <w:r>
        <w:rPr>
          <w:rStyle w:val="FootnoteReference"/>
        </w:rPr>
        <w:footnoteRef/>
      </w:r>
      <w:r>
        <w:t xml:space="preserve"> [JS] or “reveal Your face”.</w:t>
      </w:r>
    </w:p>
  </w:footnote>
  <w:footnote w:id="438">
    <w:p w14:paraId="002903A1" w14:textId="77777777" w:rsidR="00403A4D" w:rsidRDefault="00403A4D"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403A4D" w:rsidRDefault="00403A4D"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403A4D" w:rsidRDefault="00403A4D" w:rsidP="00704CAA">
      <w:pPr>
        <w:pStyle w:val="footnote"/>
      </w:pPr>
      <w:r>
        <w:rPr>
          <w:rStyle w:val="FootnoteReference"/>
        </w:rPr>
        <w:footnoteRef/>
      </w:r>
      <w:r>
        <w:t xml:space="preserve"> ‘What tongue? The voice of God’ (St Athanasius).</w:t>
      </w:r>
    </w:p>
  </w:footnote>
  <w:footnote w:id="441">
    <w:p w14:paraId="5A843CA9" w14:textId="77777777" w:rsidR="00403A4D" w:rsidRDefault="00403A4D" w:rsidP="00704CAA">
      <w:pPr>
        <w:pStyle w:val="footnote"/>
      </w:pPr>
      <w:r>
        <w:rPr>
          <w:rStyle w:val="FootnoteReference"/>
        </w:rPr>
        <w:footnoteRef/>
      </w:r>
      <w:r>
        <w:t xml:space="preserve"> Exodus 9:23; 19:16.</w:t>
      </w:r>
    </w:p>
  </w:footnote>
  <w:footnote w:id="442">
    <w:p w14:paraId="1E18146F" w14:textId="77777777" w:rsidR="00403A4D" w:rsidRDefault="00403A4D"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403A4D" w:rsidRDefault="00403A4D"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403A4D" w:rsidRDefault="00403A4D" w:rsidP="00704CAA">
      <w:pPr>
        <w:pStyle w:val="footnote"/>
      </w:pPr>
      <w:r>
        <w:rPr>
          <w:rStyle w:val="FootnoteReference"/>
        </w:rPr>
        <w:footnoteRef/>
      </w:r>
      <w:r>
        <w:t xml:space="preserve"> </w:t>
      </w:r>
      <w:r>
        <w:rPr>
          <w:i/>
        </w:rPr>
        <w:t>See the previous footnote</w:t>
      </w:r>
      <w:r>
        <w:t>.</w:t>
      </w:r>
    </w:p>
  </w:footnote>
  <w:footnote w:id="445">
    <w:p w14:paraId="1105B361" w14:textId="77777777" w:rsidR="00403A4D" w:rsidRDefault="00403A4D" w:rsidP="00704CAA">
      <w:pPr>
        <w:pStyle w:val="footnote"/>
      </w:pPr>
      <w:r>
        <w:rPr>
          <w:rStyle w:val="FootnoteReference"/>
        </w:rPr>
        <w:footnoteRef/>
      </w:r>
      <w:r>
        <w:t xml:space="preserve"> Cf. Isaiah 36:6; 2 Chron. 32:8; 1 Tim. 6:17; Ps. 74:4; Gal. 2:9; 1 Sam. 2:8.</w:t>
      </w:r>
    </w:p>
  </w:footnote>
  <w:footnote w:id="446">
    <w:p w14:paraId="22BF4FA1" w14:textId="77777777" w:rsidR="00403A4D" w:rsidRDefault="00403A4D" w:rsidP="00704CAA">
      <w:pPr>
        <w:pStyle w:val="footnote"/>
      </w:pPr>
      <w:r>
        <w:rPr>
          <w:rStyle w:val="FootnoteReference"/>
        </w:rPr>
        <w:footnoteRef/>
      </w:r>
      <w:r>
        <w:t xml:space="preserve"> John 10:34-36.</w:t>
      </w:r>
    </w:p>
  </w:footnote>
  <w:footnote w:id="447">
    <w:p w14:paraId="205EA097" w14:textId="77777777" w:rsidR="00403A4D" w:rsidRDefault="00403A4D" w:rsidP="00704CAA">
      <w:pPr>
        <w:pStyle w:val="footnote"/>
      </w:pPr>
      <w:r>
        <w:rPr>
          <w:rStyle w:val="FootnoteReference"/>
        </w:rPr>
        <w:footnoteRef/>
      </w:r>
      <w:r>
        <w:t xml:space="preserve"> This prayer is already answered (John 3:18; 9:39; 12:31; Acts 17:31).</w:t>
      </w:r>
    </w:p>
  </w:footnote>
  <w:footnote w:id="448">
    <w:p w14:paraId="6943972C" w14:textId="77777777" w:rsidR="00403A4D" w:rsidRDefault="00403A4D"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403A4D" w:rsidRDefault="00403A4D" w:rsidP="00704CAA">
      <w:pPr>
        <w:pStyle w:val="footnote"/>
      </w:pPr>
      <w:r>
        <w:rPr>
          <w:rStyle w:val="FootnoteReference"/>
        </w:rPr>
        <w:footnoteRef/>
      </w:r>
      <w:r>
        <w:t xml:space="preserve"> Man has made a mess of the earth (Gen. 3; Isaiah 24:4-6 etc.)</w:t>
      </w:r>
    </w:p>
  </w:footnote>
  <w:footnote w:id="450">
    <w:p w14:paraId="0AFEFBC6" w14:textId="77777777" w:rsidR="00403A4D" w:rsidRDefault="00403A4D" w:rsidP="00704CAA">
      <w:pPr>
        <w:pStyle w:val="footnote"/>
      </w:pPr>
      <w:r>
        <w:rPr>
          <w:rStyle w:val="FootnoteReference"/>
        </w:rPr>
        <w:footnoteRef/>
      </w:r>
      <w:r>
        <w:t xml:space="preserve"> [JS] or “anointed”</w:t>
      </w:r>
    </w:p>
  </w:footnote>
  <w:footnote w:id="451">
    <w:p w14:paraId="730D978B" w14:textId="77777777" w:rsidR="00403A4D" w:rsidRDefault="00403A4D" w:rsidP="00704CAA">
      <w:pPr>
        <w:pStyle w:val="footnote"/>
      </w:pPr>
      <w:r>
        <w:rPr>
          <w:rStyle w:val="FootnoteReference"/>
        </w:rPr>
        <w:footnoteRef/>
      </w:r>
      <w:r>
        <w:t xml:space="preserve"> Cf. Lk. 13:25; Mk. 4:11; Col. 4:5; Rev. 22:15.</w:t>
      </w:r>
    </w:p>
  </w:footnote>
  <w:footnote w:id="452">
    <w:p w14:paraId="6B7BADAC" w14:textId="77777777" w:rsidR="00403A4D" w:rsidRDefault="00403A4D" w:rsidP="00704CAA">
      <w:pPr>
        <w:pStyle w:val="footnote"/>
      </w:pPr>
      <w:r>
        <w:rPr>
          <w:rStyle w:val="FootnoteReference"/>
        </w:rPr>
        <w:footnoteRef/>
      </w:r>
      <w:r>
        <w:t xml:space="preserve"> [JS] or “transgressions”</w:t>
      </w:r>
    </w:p>
  </w:footnote>
  <w:footnote w:id="453">
    <w:p w14:paraId="02C29B32" w14:textId="77777777" w:rsidR="00403A4D" w:rsidRDefault="00403A4D"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403A4D" w:rsidRDefault="00403A4D" w:rsidP="00704CAA">
      <w:pPr>
        <w:pStyle w:val="footnote"/>
      </w:pPr>
      <w:r>
        <w:rPr>
          <w:rStyle w:val="FootnoteReference"/>
        </w:rPr>
        <w:footnoteRef/>
      </w:r>
      <w:r>
        <w:t xml:space="preserve"> [JS] Fr. Lazarus has, “convert us”</w:t>
      </w:r>
    </w:p>
  </w:footnote>
  <w:footnote w:id="455">
    <w:p w14:paraId="6C5AEC7E" w14:textId="77777777" w:rsidR="00403A4D" w:rsidRDefault="00403A4D" w:rsidP="00704CAA">
      <w:pPr>
        <w:pStyle w:val="footnote"/>
      </w:pPr>
      <w:r>
        <w:rPr>
          <w:rStyle w:val="FootnoteReference"/>
        </w:rPr>
        <w:footnoteRef/>
      </w:r>
      <w:r>
        <w:t xml:space="preserve"> [JS] or “sprouted”</w:t>
      </w:r>
    </w:p>
  </w:footnote>
  <w:footnote w:id="456">
    <w:p w14:paraId="772F8ED6" w14:textId="77777777" w:rsidR="00403A4D" w:rsidRDefault="00403A4D" w:rsidP="00704CAA">
      <w:pPr>
        <w:pStyle w:val="footnote"/>
      </w:pPr>
      <w:r>
        <w:rPr>
          <w:rStyle w:val="FootnoteReference"/>
        </w:rPr>
        <w:footnoteRef/>
      </w:r>
      <w:r>
        <w:t xml:space="preserve"> holy: cf. 1 Cor. 3:16,17; 6:15-19; Heb. 3:1; 12:10; 1 Pet. 1:15,16; 2 Pet. 1-4.</w:t>
      </w:r>
    </w:p>
  </w:footnote>
  <w:footnote w:id="457">
    <w:p w14:paraId="7687ABB0" w14:textId="77777777" w:rsidR="00403A4D" w:rsidRDefault="00403A4D"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403A4D" w:rsidRDefault="00403A4D" w:rsidP="00704CAA">
      <w:pPr>
        <w:pStyle w:val="footnote"/>
      </w:pPr>
      <w:r>
        <w:rPr>
          <w:rStyle w:val="FootnoteReference"/>
        </w:rPr>
        <w:footnoteRef/>
      </w:r>
      <w:r>
        <w:t xml:space="preserve"> [JS] literally, “voice”</w:t>
      </w:r>
    </w:p>
  </w:footnote>
  <w:footnote w:id="459">
    <w:p w14:paraId="1EA6A25D" w14:textId="77777777" w:rsidR="00403A4D" w:rsidRDefault="00403A4D" w:rsidP="00704CAA">
      <w:pPr>
        <w:pStyle w:val="footnote"/>
      </w:pPr>
      <w:r>
        <w:rPr>
          <w:rStyle w:val="FootnoteReference"/>
        </w:rPr>
        <w:footnoteRef/>
      </w:r>
      <w:r>
        <w:t xml:space="preserve"> [JS] Literally, “do obeisance”, i.e. physically bow down</w:t>
      </w:r>
    </w:p>
  </w:footnote>
  <w:footnote w:id="460">
    <w:p w14:paraId="79AF8739" w14:textId="77777777" w:rsidR="00403A4D" w:rsidRDefault="00403A4D" w:rsidP="00704CAA">
      <w:pPr>
        <w:pStyle w:val="footnote"/>
      </w:pPr>
      <w:r>
        <w:rPr>
          <w:rStyle w:val="FootnoteReference"/>
        </w:rPr>
        <w:footnoteRef/>
      </w:r>
      <w:r>
        <w:t xml:space="preserve"> ‘The song of the Lamb.’ (Rev. 15:3-5; John 12:32).</w:t>
      </w:r>
    </w:p>
  </w:footnote>
  <w:footnote w:id="461">
    <w:p w14:paraId="5DE393CF"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403A4D" w:rsidRDefault="00403A4D" w:rsidP="00704CAA">
      <w:pPr>
        <w:pStyle w:val="footnote"/>
      </w:pPr>
      <w:r>
        <w:rPr>
          <w:rStyle w:val="FootnoteReference"/>
        </w:rPr>
        <w:footnoteRef/>
      </w:r>
      <w:r>
        <w:t xml:space="preserve"> [JS] or “lawless”</w:t>
      </w:r>
    </w:p>
  </w:footnote>
  <w:footnote w:id="463">
    <w:p w14:paraId="695890BF" w14:textId="77777777" w:rsidR="00403A4D" w:rsidRDefault="00403A4D" w:rsidP="00704CAA">
      <w:pPr>
        <w:pStyle w:val="footnote"/>
      </w:pPr>
      <w:r>
        <w:rPr>
          <w:rStyle w:val="FootnoteReference"/>
        </w:rPr>
        <w:footnoteRef/>
      </w:r>
      <w:r>
        <w:t xml:space="preserve"> [JS] Or, “band”, “gathering”, or “synagogue”</w:t>
      </w:r>
    </w:p>
  </w:footnote>
  <w:footnote w:id="464">
    <w:p w14:paraId="05B5D585" w14:textId="77777777" w:rsidR="00403A4D" w:rsidRDefault="00403A4D"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403A4D" w:rsidRDefault="00403A4D"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403A4D" w:rsidRDefault="00403A4D"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403A4D" w:rsidRDefault="00403A4D" w:rsidP="00704CAA">
      <w:pPr>
        <w:pStyle w:val="footnote"/>
      </w:pPr>
      <w:r>
        <w:rPr>
          <w:rStyle w:val="FootnoteReference"/>
        </w:rPr>
        <w:footnoteRef/>
      </w:r>
      <w:r>
        <w:t xml:space="preserve"> [JS] or “Mother Zion will say,”</w:t>
      </w:r>
    </w:p>
  </w:footnote>
  <w:footnote w:id="468">
    <w:p w14:paraId="60FDE590" w14:textId="77777777" w:rsidR="00403A4D" w:rsidRDefault="00403A4D" w:rsidP="00704CAA">
      <w:pPr>
        <w:pStyle w:val="footnote"/>
      </w:pPr>
      <w:r>
        <w:rPr>
          <w:rStyle w:val="FootnoteReference"/>
        </w:rPr>
        <w:footnoteRef/>
      </w:r>
      <w:r>
        <w:t xml:space="preserve"> [JS] Coptic has, “that a man and a man dwelt in her”</w:t>
      </w:r>
    </w:p>
  </w:footnote>
  <w:footnote w:id="469">
    <w:p w14:paraId="075CB45C" w14:textId="77777777" w:rsidR="00403A4D" w:rsidRDefault="00403A4D" w:rsidP="00704CAA">
      <w:pPr>
        <w:pStyle w:val="footnote"/>
      </w:pPr>
      <w:r>
        <w:rPr>
          <w:rStyle w:val="FootnoteReference"/>
        </w:rPr>
        <w:footnoteRef/>
      </w:r>
      <w:r>
        <w:t xml:space="preserve"> [JS] Coptic has, “established her forever”</w:t>
      </w:r>
    </w:p>
  </w:footnote>
  <w:footnote w:id="470">
    <w:p w14:paraId="0A7FE83F" w14:textId="77777777" w:rsidR="00403A4D" w:rsidRDefault="00403A4D"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403A4D" w:rsidRDefault="00403A4D" w:rsidP="00704CAA">
      <w:pPr>
        <w:pStyle w:val="footnote"/>
      </w:pPr>
      <w:r>
        <w:rPr>
          <w:rStyle w:val="FootnoteReference"/>
        </w:rPr>
        <w:footnoteRef/>
      </w:r>
      <w:r>
        <w:t xml:space="preserve"> [JS] or, “corpses”</w:t>
      </w:r>
    </w:p>
  </w:footnote>
  <w:footnote w:id="472">
    <w:p w14:paraId="7DD478BE" w14:textId="77777777" w:rsidR="00403A4D" w:rsidRDefault="00403A4D"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403A4D" w:rsidRDefault="00403A4D" w:rsidP="00704CAA">
      <w:pPr>
        <w:pStyle w:val="footnote"/>
      </w:pPr>
      <w:r>
        <w:rPr>
          <w:rStyle w:val="FootnoteReference"/>
        </w:rPr>
        <w:footnoteRef/>
      </w:r>
      <w:r>
        <w:t xml:space="preserve"> [JS] or “billows”</w:t>
      </w:r>
    </w:p>
  </w:footnote>
  <w:footnote w:id="474">
    <w:p w14:paraId="4F89E6C8" w14:textId="77777777" w:rsidR="00403A4D" w:rsidRDefault="00403A4D" w:rsidP="00704CAA">
      <w:pPr>
        <w:pStyle w:val="footnote"/>
      </w:pPr>
      <w:r>
        <w:rPr>
          <w:rStyle w:val="FootnoteReference"/>
        </w:rPr>
        <w:footnoteRef/>
      </w:r>
      <w:r>
        <w:t xml:space="preserve"> [JS] “they” refers to “the dead”, not to “physicians”</w:t>
      </w:r>
    </w:p>
  </w:footnote>
  <w:footnote w:id="475">
    <w:p w14:paraId="78676E81" w14:textId="77777777" w:rsidR="00403A4D" w:rsidRDefault="00403A4D"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403A4D" w:rsidRDefault="00403A4D"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403A4D" w:rsidRDefault="00403A4D"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403A4D" w:rsidRDefault="00403A4D"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403A4D" w:rsidRDefault="00403A4D"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403A4D" w:rsidRDefault="00403A4D" w:rsidP="00704CAA">
      <w:pPr>
        <w:pStyle w:val="footnote"/>
      </w:pPr>
      <w:r>
        <w:rPr>
          <w:rStyle w:val="FootnoteReference"/>
        </w:rPr>
        <w:footnoteRef/>
      </w:r>
      <w:r>
        <w:t xml:space="preserve"> [JS] Fr. Lazarus has, “for an eternal reign”</w:t>
      </w:r>
    </w:p>
  </w:footnote>
  <w:footnote w:id="481">
    <w:p w14:paraId="3116D8E7" w14:textId="77777777" w:rsidR="00403A4D" w:rsidRDefault="00403A4D" w:rsidP="00704CAA">
      <w:pPr>
        <w:pStyle w:val="footnote"/>
      </w:pPr>
      <w:r>
        <w:rPr>
          <w:rStyle w:val="FootnoteReference"/>
        </w:rPr>
        <w:footnoteRef/>
      </w:r>
      <w:r>
        <w:t xml:space="preserve"> [JS] Fr. Lazarus has, “for all generations.”</w:t>
      </w:r>
    </w:p>
  </w:footnote>
  <w:footnote w:id="482">
    <w:p w14:paraId="548BF35A" w14:textId="77777777" w:rsidR="00403A4D" w:rsidRDefault="00403A4D"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403A4D" w:rsidRDefault="00403A4D" w:rsidP="00704CAA">
      <w:pPr>
        <w:pStyle w:val="footnote"/>
      </w:pPr>
      <w:r>
        <w:rPr>
          <w:rStyle w:val="FootnoteReference"/>
        </w:rPr>
        <w:footnoteRef/>
      </w:r>
      <w:r>
        <w:t xml:space="preserve"> [JS] literally, “an assembly of holy ones”</w:t>
      </w:r>
    </w:p>
  </w:footnote>
  <w:footnote w:id="484">
    <w:p w14:paraId="60A7E0F2" w14:textId="77777777" w:rsidR="00403A4D" w:rsidRDefault="00403A4D"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403A4D" w:rsidRDefault="00403A4D" w:rsidP="00704CAA">
      <w:pPr>
        <w:pStyle w:val="footnote"/>
      </w:pPr>
      <w:r>
        <w:rPr>
          <w:rStyle w:val="FootnoteReference"/>
        </w:rPr>
        <w:footnoteRef/>
      </w:r>
      <w:r>
        <w:t xml:space="preserve"> [JS] OSB inserts “wind” here.</w:t>
      </w:r>
    </w:p>
  </w:footnote>
  <w:footnote w:id="486">
    <w:p w14:paraId="3B727BCB" w14:textId="77777777" w:rsidR="00403A4D" w:rsidRDefault="00403A4D"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403A4D" w:rsidRDefault="00403A4D" w:rsidP="00704CAA">
      <w:pPr>
        <w:pStyle w:val="footnote"/>
      </w:pPr>
      <w:r>
        <w:rPr>
          <w:rStyle w:val="FootnoteReference"/>
        </w:rPr>
        <w:footnoteRef/>
      </w:r>
      <w:r>
        <w:t xml:space="preserve"> [JS] Fr. Lazarus has, “will pave the way for Your presence”</w:t>
      </w:r>
    </w:p>
  </w:footnote>
  <w:footnote w:id="488">
    <w:p w14:paraId="5BF9199A" w14:textId="77777777" w:rsidR="00403A4D" w:rsidRDefault="00403A4D" w:rsidP="00704CAA">
      <w:pPr>
        <w:pStyle w:val="footnote"/>
      </w:pPr>
      <w:r>
        <w:rPr>
          <w:rStyle w:val="FootnoteReference"/>
        </w:rPr>
        <w:footnoteRef/>
      </w:r>
      <w:r>
        <w:t xml:space="preserve"> [JS] or “face”</w:t>
      </w:r>
    </w:p>
  </w:footnote>
  <w:footnote w:id="489">
    <w:p w14:paraId="7E5822A0" w14:textId="77777777" w:rsidR="00403A4D" w:rsidRDefault="00403A4D" w:rsidP="00704CAA">
      <w:pPr>
        <w:pStyle w:val="footnote"/>
      </w:pPr>
      <w:r>
        <w:rPr>
          <w:rStyle w:val="FootnoteReference"/>
        </w:rPr>
        <w:footnoteRef/>
      </w:r>
      <w:r>
        <w:t xml:space="preserve"> [JS] Fr. Lazrus has “we are raised to power”</w:t>
      </w:r>
    </w:p>
  </w:footnote>
  <w:footnote w:id="490">
    <w:p w14:paraId="163553BB" w14:textId="77777777" w:rsidR="00403A4D" w:rsidRDefault="00403A4D" w:rsidP="00704CAA">
      <w:pPr>
        <w:pStyle w:val="footnote"/>
      </w:pPr>
      <w:r>
        <w:rPr>
          <w:rStyle w:val="FootnoteReference"/>
        </w:rPr>
        <w:footnoteRef/>
      </w:r>
      <w:r>
        <w:t xml:space="preserve"> Cf. 2 Samuel 7:4-17; 1 Chron. 17:3-14.</w:t>
      </w:r>
    </w:p>
  </w:footnote>
  <w:footnote w:id="491">
    <w:p w14:paraId="16D9ED4D" w14:textId="77777777" w:rsidR="00403A4D" w:rsidRDefault="00403A4D" w:rsidP="00704CAA">
      <w:pPr>
        <w:pStyle w:val="footnote"/>
      </w:pPr>
      <w:r>
        <w:rPr>
          <w:rStyle w:val="FootnoteReference"/>
        </w:rPr>
        <w:footnoteRef/>
      </w:r>
      <w:r>
        <w:t xml:space="preserve"> [JS] or “lawlessness,” or “transgression</w:t>
      </w:r>
    </w:p>
  </w:footnote>
  <w:footnote w:id="492">
    <w:p w14:paraId="41715793" w14:textId="77777777" w:rsidR="00403A4D" w:rsidRDefault="00403A4D" w:rsidP="00704CAA">
      <w:pPr>
        <w:pStyle w:val="footnote"/>
      </w:pPr>
      <w:r>
        <w:rPr>
          <w:rStyle w:val="FootnoteReference"/>
        </w:rPr>
        <w:footnoteRef/>
      </w:r>
      <w:r>
        <w:t xml:space="preserve"> [JS] Coptic has “faithfulness”. See Matins of Mesori 3</w:t>
      </w:r>
    </w:p>
  </w:footnote>
  <w:footnote w:id="493">
    <w:p w14:paraId="34396983" w14:textId="77777777" w:rsidR="00403A4D" w:rsidRDefault="00403A4D" w:rsidP="00704CAA">
      <w:pPr>
        <w:pStyle w:val="footnote"/>
      </w:pPr>
      <w:r>
        <w:rPr>
          <w:rStyle w:val="FootnoteReference"/>
        </w:rPr>
        <w:footnoteRef/>
      </w:r>
      <w:r>
        <w:t xml:space="preserve"> [JS] literally, “his horn will be exalted”</w:t>
      </w:r>
    </w:p>
  </w:footnote>
  <w:footnote w:id="494">
    <w:p w14:paraId="19918888" w14:textId="77777777" w:rsidR="00403A4D" w:rsidRDefault="00403A4D" w:rsidP="00704CAA">
      <w:pPr>
        <w:pStyle w:val="footnote"/>
      </w:pPr>
      <w:r>
        <w:rPr>
          <w:rStyle w:val="FootnoteReference"/>
        </w:rPr>
        <w:footnoteRef/>
      </w:r>
      <w:r>
        <w:t xml:space="preserve"> [JS] Fr. Lazarus has, “I will extend his power over the sea”</w:t>
      </w:r>
    </w:p>
  </w:footnote>
  <w:footnote w:id="495">
    <w:p w14:paraId="7F2F76E2" w14:textId="77777777" w:rsidR="00403A4D" w:rsidRDefault="00403A4D"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403A4D" w:rsidRDefault="00403A4D" w:rsidP="00704CAA">
      <w:pPr>
        <w:pStyle w:val="footnote"/>
      </w:pPr>
      <w:r>
        <w:rPr>
          <w:rStyle w:val="FootnoteReference"/>
        </w:rPr>
        <w:footnoteRef/>
      </w:r>
      <w:r>
        <w:t xml:space="preserve"> [JS] Fr. Lazarus renders this, “dynasty”</w:t>
      </w:r>
    </w:p>
  </w:footnote>
  <w:footnote w:id="497">
    <w:p w14:paraId="61ED5D37" w14:textId="77777777" w:rsidR="00403A4D" w:rsidRDefault="00403A4D"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403A4D" w:rsidRDefault="00403A4D" w:rsidP="00704CAA">
      <w:pPr>
        <w:pStyle w:val="footnote"/>
      </w:pPr>
      <w:r>
        <w:rPr>
          <w:rStyle w:val="FootnoteReference"/>
        </w:rPr>
        <w:footnoteRef/>
      </w:r>
      <w:r>
        <w:t xml:space="preserve"> [JS] or “in my holy place”</w:t>
      </w:r>
    </w:p>
  </w:footnote>
  <w:footnote w:id="499">
    <w:p w14:paraId="18E1B778" w14:textId="77777777" w:rsidR="00403A4D" w:rsidRDefault="00403A4D" w:rsidP="00704CAA">
      <w:pPr>
        <w:pStyle w:val="footnote"/>
      </w:pPr>
      <w:r>
        <w:rPr>
          <w:rStyle w:val="FootnoteReference"/>
        </w:rPr>
        <w:footnoteRef/>
      </w:r>
      <w:r>
        <w:t xml:space="preserve"> Rev. 1:5; 3:14.</w:t>
      </w:r>
    </w:p>
  </w:footnote>
  <w:footnote w:id="500">
    <w:p w14:paraId="26484220" w14:textId="77777777" w:rsidR="00403A4D" w:rsidRDefault="00403A4D" w:rsidP="00704CAA">
      <w:pPr>
        <w:pStyle w:val="footnote"/>
      </w:pPr>
      <w:r>
        <w:rPr>
          <w:rStyle w:val="FootnoteReference"/>
        </w:rPr>
        <w:footnoteRef/>
      </w:r>
      <w:r>
        <w:t xml:space="preserve"> [JS] “anointed”</w:t>
      </w:r>
    </w:p>
  </w:footnote>
  <w:footnote w:id="501">
    <w:p w14:paraId="3D1D7CB3" w14:textId="77777777" w:rsidR="00403A4D" w:rsidRDefault="00403A4D"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403A4D" w:rsidRDefault="00403A4D" w:rsidP="00704CAA">
      <w:pPr>
        <w:pStyle w:val="footnote"/>
      </w:pPr>
      <w:r>
        <w:rPr>
          <w:rStyle w:val="FootnoteReference"/>
        </w:rPr>
        <w:footnoteRef/>
      </w:r>
      <w:r>
        <w:t xml:space="preserve"> [JS] “So be it! So be it!” or “May it be! May it be!”</w:t>
      </w:r>
    </w:p>
  </w:footnote>
  <w:footnote w:id="503">
    <w:p w14:paraId="1DFAAF0B" w14:textId="77777777" w:rsidR="00403A4D" w:rsidRDefault="00403A4D" w:rsidP="00704CAA">
      <w:pPr>
        <w:pStyle w:val="footnote"/>
      </w:pPr>
      <w:r>
        <w:rPr>
          <w:rStyle w:val="FootnoteReference"/>
        </w:rPr>
        <w:footnoteRef/>
      </w:r>
      <w:r>
        <w:t xml:space="preserve"> [JS] or “expired”</w:t>
      </w:r>
    </w:p>
  </w:footnote>
  <w:footnote w:id="504">
    <w:p w14:paraId="3519F2D7" w14:textId="77777777" w:rsidR="00403A4D" w:rsidRDefault="00403A4D"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403A4D" w:rsidRDefault="00403A4D" w:rsidP="00704CAA">
      <w:pPr>
        <w:pStyle w:val="footnote"/>
      </w:pPr>
      <w:r>
        <w:rPr>
          <w:rStyle w:val="FootnoteReference"/>
        </w:rPr>
        <w:footnoteRef/>
      </w:r>
      <w:r>
        <w:t xml:space="preserve"> [JS] or “chastened”</w:t>
      </w:r>
    </w:p>
  </w:footnote>
  <w:footnote w:id="506">
    <w:p w14:paraId="136CB596" w14:textId="77777777" w:rsidR="00403A4D" w:rsidRDefault="00403A4D"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403A4D" w:rsidRDefault="00403A4D" w:rsidP="00704CAA">
      <w:pPr>
        <w:pStyle w:val="footnote"/>
      </w:pPr>
      <w:r>
        <w:rPr>
          <w:rStyle w:val="FootnoteReference"/>
        </w:rPr>
        <w:footnoteRef/>
      </w:r>
      <w:r>
        <w:t xml:space="preserve"> That is, in the Kingdom (1 Cor. 4:20).</w:t>
      </w:r>
    </w:p>
  </w:footnote>
  <w:footnote w:id="508">
    <w:p w14:paraId="3FAA8ED9" w14:textId="77777777" w:rsidR="00403A4D" w:rsidRDefault="00403A4D"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403A4D" w:rsidRDefault="00403A4D" w:rsidP="00704CAA">
      <w:pPr>
        <w:pStyle w:val="footnote"/>
      </w:pPr>
      <w:r>
        <w:rPr>
          <w:rStyle w:val="FootnoteReference"/>
        </w:rPr>
        <w:footnoteRef/>
      </w:r>
      <w:r>
        <w:t xml:space="preserve"> [JS] Coptic may mean “bruise” rather than “trample”</w:t>
      </w:r>
    </w:p>
  </w:footnote>
  <w:footnote w:id="510">
    <w:p w14:paraId="103E3D32" w14:textId="77777777" w:rsidR="00403A4D" w:rsidRDefault="00403A4D"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403A4D" w:rsidRDefault="00403A4D"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403A4D" w:rsidRDefault="00403A4D" w:rsidP="00704CAA">
      <w:pPr>
        <w:pStyle w:val="footnote"/>
      </w:pPr>
      <w:r>
        <w:rPr>
          <w:rStyle w:val="FootnoteReference"/>
        </w:rPr>
        <w:footnoteRef/>
      </w:r>
      <w:r>
        <w:t xml:space="preserve"> [JS] Or “ode”</w:t>
      </w:r>
    </w:p>
  </w:footnote>
  <w:footnote w:id="513">
    <w:p w14:paraId="5D1C882B" w14:textId="77777777" w:rsidR="00403A4D" w:rsidRDefault="00403A4D" w:rsidP="00704CAA">
      <w:pPr>
        <w:pStyle w:val="footnote"/>
      </w:pPr>
      <w:r>
        <w:rPr>
          <w:rStyle w:val="FootnoteReference"/>
        </w:rPr>
        <w:footnoteRef/>
      </w:r>
      <w:r>
        <w:t xml:space="preserve"> [JS] or “forever and ever.”</w:t>
      </w:r>
    </w:p>
  </w:footnote>
  <w:footnote w:id="514">
    <w:p w14:paraId="2AA0B0FD" w14:textId="77777777" w:rsidR="00403A4D" w:rsidRDefault="00403A4D" w:rsidP="00704CAA">
      <w:pPr>
        <w:pStyle w:val="footnote"/>
      </w:pPr>
      <w:r>
        <w:rPr>
          <w:rStyle w:val="FootnoteReference"/>
        </w:rPr>
        <w:footnoteRef/>
      </w:r>
      <w:r>
        <w:t xml:space="preserve"> [JS] literally, “And my horn will be exalted like a unicorn’s”</w:t>
      </w:r>
    </w:p>
  </w:footnote>
  <w:footnote w:id="515">
    <w:p w14:paraId="71B2ABCE" w14:textId="77777777" w:rsidR="00403A4D" w:rsidRDefault="00403A4D"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403A4D" w:rsidRDefault="00403A4D"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403A4D" w:rsidRDefault="00403A4D" w:rsidP="00704CAA">
      <w:pPr>
        <w:pStyle w:val="footnote"/>
      </w:pPr>
      <w:r>
        <w:rPr>
          <w:rStyle w:val="FootnoteReference"/>
        </w:rPr>
        <w:footnoteRef/>
      </w:r>
      <w:r>
        <w:t xml:space="preserve"> [JS] literally “still increase”</w:t>
      </w:r>
    </w:p>
  </w:footnote>
  <w:footnote w:id="518">
    <w:p w14:paraId="74BF88EE" w14:textId="77777777" w:rsidR="00403A4D" w:rsidRDefault="00403A4D" w:rsidP="00704CAA">
      <w:pPr>
        <w:pStyle w:val="footnote"/>
      </w:pPr>
      <w:r>
        <w:rPr>
          <w:rStyle w:val="FootnoteReference"/>
        </w:rPr>
        <w:footnoteRef/>
      </w:r>
      <w:r>
        <w:t xml:space="preserve"> [JS] literally, “rich” or “prosperous”</w:t>
      </w:r>
    </w:p>
  </w:footnote>
  <w:footnote w:id="519">
    <w:p w14:paraId="72F50134" w14:textId="77777777" w:rsidR="00403A4D" w:rsidRDefault="00403A4D" w:rsidP="00704CAA">
      <w:pPr>
        <w:pStyle w:val="footnote"/>
      </w:pPr>
      <w:r>
        <w:rPr>
          <w:rStyle w:val="FootnoteReference"/>
        </w:rPr>
        <w:footnoteRef/>
      </w:r>
      <w:r>
        <w:t xml:space="preserve"> John 7:38.</w:t>
      </w:r>
    </w:p>
  </w:footnote>
  <w:footnote w:id="520">
    <w:p w14:paraId="3C3C13B7" w14:textId="77777777" w:rsidR="00403A4D" w:rsidRDefault="00403A4D" w:rsidP="00704CAA">
      <w:pPr>
        <w:pStyle w:val="footnote"/>
      </w:pPr>
      <w:r>
        <w:rPr>
          <w:rStyle w:val="FootnoteReference"/>
        </w:rPr>
        <w:footnoteRef/>
      </w:r>
      <w:r>
        <w:t xml:space="preserve"> Coptic has “it” here, and “beauty” in place of majesty.</w:t>
      </w:r>
    </w:p>
  </w:footnote>
  <w:footnote w:id="521">
    <w:p w14:paraId="67CD15A4" w14:textId="77777777" w:rsidR="00403A4D" w:rsidRDefault="00403A4D"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403A4D" w:rsidRDefault="00403A4D" w:rsidP="00704CAA">
      <w:pPr>
        <w:pStyle w:val="footnote"/>
      </w:pPr>
      <w:r>
        <w:rPr>
          <w:rStyle w:val="FootnoteReference"/>
        </w:rPr>
        <w:footnoteRef/>
      </w:r>
      <w:r>
        <w:t xml:space="preserve"> [JS] or “forever”</w:t>
      </w:r>
    </w:p>
  </w:footnote>
  <w:footnote w:id="523">
    <w:p w14:paraId="1BA5F6CF" w14:textId="77777777" w:rsidR="00403A4D" w:rsidRDefault="00403A4D"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403A4D" w:rsidRDefault="00403A4D" w:rsidP="00704CAA">
      <w:pPr>
        <w:pStyle w:val="footnote"/>
      </w:pPr>
      <w:r>
        <w:rPr>
          <w:rStyle w:val="FootnoteReference"/>
        </w:rPr>
        <w:footnoteRef/>
      </w:r>
      <w:r>
        <w:t xml:space="preserve"> [JS] resident alien</w:t>
      </w:r>
    </w:p>
  </w:footnote>
  <w:footnote w:id="525">
    <w:p w14:paraId="40C8740A" w14:textId="77777777" w:rsidR="00403A4D" w:rsidRDefault="00403A4D" w:rsidP="00704CAA">
      <w:pPr>
        <w:pStyle w:val="footnote"/>
      </w:pPr>
      <w:r>
        <w:rPr>
          <w:rStyle w:val="FootnoteReference"/>
        </w:rPr>
        <w:footnoteRef/>
      </w:r>
      <w:r>
        <w:t xml:space="preserve"> Cf. 1 Cor. 3:20, ‘The Lord knows the thoughts of the wise…’</w:t>
      </w:r>
    </w:p>
  </w:footnote>
  <w:footnote w:id="526">
    <w:p w14:paraId="65188B7B" w14:textId="77777777" w:rsidR="00403A4D" w:rsidRDefault="00403A4D" w:rsidP="00704CAA">
      <w:pPr>
        <w:pStyle w:val="footnote"/>
      </w:pPr>
      <w:r>
        <w:rPr>
          <w:rStyle w:val="FootnoteReference"/>
        </w:rPr>
        <w:footnoteRef/>
      </w:r>
      <w:r>
        <w:t xml:space="preserve"> [JS] or “lawless,” or “the throne of iniquity”</w:t>
      </w:r>
    </w:p>
  </w:footnote>
  <w:footnote w:id="527">
    <w:p w14:paraId="79ABE471" w14:textId="77777777" w:rsidR="00403A4D" w:rsidRDefault="00403A4D" w:rsidP="00704CAA">
      <w:pPr>
        <w:pStyle w:val="footnote"/>
      </w:pPr>
      <w:r>
        <w:rPr>
          <w:rStyle w:val="FootnoteReference"/>
        </w:rPr>
        <w:footnoteRef/>
      </w:r>
      <w:r>
        <w:t xml:space="preserve"> [JS] i.e. presence</w:t>
      </w:r>
    </w:p>
  </w:footnote>
  <w:footnote w:id="528">
    <w:p w14:paraId="5267BF6E" w14:textId="77777777" w:rsidR="00403A4D" w:rsidRDefault="00403A4D"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403A4D" w:rsidRDefault="00403A4D" w:rsidP="00704CAA">
      <w:pPr>
        <w:pStyle w:val="footnote"/>
      </w:pPr>
      <w:r>
        <w:rPr>
          <w:rStyle w:val="FootnoteReference"/>
        </w:rPr>
        <w:footnoteRef/>
      </w:r>
      <w:r>
        <w:t xml:space="preserve"> [JS] or melody</w:t>
      </w:r>
    </w:p>
  </w:footnote>
  <w:footnote w:id="530">
    <w:p w14:paraId="1EEBBF7D" w14:textId="77777777" w:rsidR="00403A4D" w:rsidRDefault="00403A4D" w:rsidP="00704CAA">
      <w:pPr>
        <w:pStyle w:val="footnote"/>
      </w:pPr>
      <w:r>
        <w:rPr>
          <w:rStyle w:val="FootnoteReference"/>
        </w:rPr>
        <w:footnoteRef/>
      </w:r>
      <w:r>
        <w:t xml:space="preserve"> [JS] “do obeisance”</w:t>
      </w:r>
    </w:p>
  </w:footnote>
  <w:footnote w:id="531">
    <w:p w14:paraId="551DD9AD" w14:textId="77777777" w:rsidR="00403A4D" w:rsidRDefault="00403A4D" w:rsidP="00704CAA">
      <w:pPr>
        <w:pStyle w:val="footnote"/>
      </w:pPr>
      <w:r>
        <w:rPr>
          <w:rStyle w:val="FootnoteReference"/>
        </w:rPr>
        <w:footnoteRef/>
      </w:r>
      <w:r>
        <w:t xml:space="preserve"> [JS] “prostrate”</w:t>
      </w:r>
    </w:p>
  </w:footnote>
  <w:footnote w:id="532">
    <w:p w14:paraId="7534B5AF" w14:textId="77777777" w:rsidR="00403A4D" w:rsidRDefault="00403A4D" w:rsidP="00704CAA">
      <w:pPr>
        <w:pStyle w:val="footnote"/>
      </w:pPr>
      <w:r>
        <w:rPr>
          <w:rStyle w:val="FootnoteReference"/>
        </w:rPr>
        <w:footnoteRef/>
      </w:r>
      <w:r>
        <w:t xml:space="preserve"> [JS] OSB has, “Rebellion,” NETS has “embittering”</w:t>
      </w:r>
    </w:p>
  </w:footnote>
  <w:footnote w:id="533">
    <w:p w14:paraId="022AF3BD" w14:textId="77777777" w:rsidR="00403A4D" w:rsidRDefault="00403A4D" w:rsidP="00704CAA">
      <w:pPr>
        <w:pStyle w:val="footnote"/>
      </w:pPr>
      <w:r>
        <w:rPr>
          <w:rStyle w:val="FootnoteReference"/>
        </w:rPr>
        <w:footnoteRef/>
      </w:r>
      <w:r>
        <w:t xml:space="preserve"> Ex. 17:1-7.</w:t>
      </w:r>
    </w:p>
  </w:footnote>
  <w:footnote w:id="534">
    <w:p w14:paraId="44D54232" w14:textId="77777777" w:rsidR="00403A4D" w:rsidRDefault="00403A4D" w:rsidP="00704CAA">
      <w:pPr>
        <w:pStyle w:val="footnote"/>
      </w:pPr>
      <w:r>
        <w:rPr>
          <w:rStyle w:val="FootnoteReference"/>
        </w:rPr>
        <w:footnoteRef/>
      </w:r>
      <w:r>
        <w:t xml:space="preserve"> [JS] or “tempted”</w:t>
      </w:r>
    </w:p>
  </w:footnote>
  <w:footnote w:id="535">
    <w:p w14:paraId="44595C45" w14:textId="77777777" w:rsidR="00403A4D" w:rsidRDefault="00403A4D" w:rsidP="00704CAA">
      <w:pPr>
        <w:pStyle w:val="footnote"/>
      </w:pPr>
      <w:r>
        <w:rPr>
          <w:rStyle w:val="FootnoteReference"/>
        </w:rPr>
        <w:footnoteRef/>
      </w:r>
      <w:r>
        <w:t xml:space="preserve"> Num. 14:32-34.</w:t>
      </w:r>
    </w:p>
  </w:footnote>
  <w:footnote w:id="536">
    <w:p w14:paraId="3335A752" w14:textId="77777777" w:rsidR="00403A4D" w:rsidRDefault="00403A4D" w:rsidP="00704CAA">
      <w:pPr>
        <w:pStyle w:val="footnote"/>
      </w:pPr>
      <w:r>
        <w:rPr>
          <w:rStyle w:val="FootnoteReference"/>
        </w:rPr>
        <w:footnoteRef/>
      </w:r>
      <w:r>
        <w:t xml:space="preserve"> Cf. Heb.3:7-11; 4:10.</w:t>
      </w:r>
    </w:p>
  </w:footnote>
  <w:footnote w:id="537">
    <w:p w14:paraId="2C60CFFA" w14:textId="77777777" w:rsidR="00403A4D" w:rsidRDefault="00403A4D" w:rsidP="00704CAA">
      <w:pPr>
        <w:pStyle w:val="footnote"/>
      </w:pPr>
      <w:r>
        <w:rPr>
          <w:rStyle w:val="FootnoteReference"/>
        </w:rPr>
        <w:footnoteRef/>
      </w:r>
      <w:r>
        <w:t xml:space="preserve"> Cf. Deut. 32:17; 1 Cor. 10:20; Psalm 105:36-38; 1 Chron. 16:26.</w:t>
      </w:r>
    </w:p>
  </w:footnote>
  <w:footnote w:id="538">
    <w:p w14:paraId="191785D6" w14:textId="77777777" w:rsidR="00403A4D" w:rsidRDefault="00403A4D" w:rsidP="00704CAA">
      <w:pPr>
        <w:pStyle w:val="footnote"/>
      </w:pPr>
      <w:r>
        <w:rPr>
          <w:rStyle w:val="FootnoteReference"/>
        </w:rPr>
        <w:footnoteRef/>
      </w:r>
      <w:r>
        <w:t xml:space="preserve"> [JS] or “thanksgiving”, or “praise”. Really, “thankful confession with praise”.</w:t>
      </w:r>
    </w:p>
  </w:footnote>
  <w:footnote w:id="539">
    <w:p w14:paraId="36761851" w14:textId="77777777" w:rsidR="00403A4D" w:rsidRDefault="00403A4D" w:rsidP="00704CAA">
      <w:pPr>
        <w:pStyle w:val="footnote"/>
      </w:pPr>
      <w:r>
        <w:rPr>
          <w:rStyle w:val="FootnoteReference"/>
        </w:rPr>
        <w:footnoteRef/>
      </w:r>
      <w:r>
        <w:t xml:space="preserve"> [JS] literally, “holy place”</w:t>
      </w:r>
    </w:p>
  </w:footnote>
  <w:footnote w:id="540">
    <w:p w14:paraId="6B8FB064" w14:textId="77777777" w:rsidR="00403A4D" w:rsidRDefault="00403A4D" w:rsidP="00704CAA">
      <w:pPr>
        <w:pStyle w:val="footnote"/>
      </w:pPr>
      <w:r>
        <w:rPr>
          <w:rStyle w:val="FootnoteReference"/>
        </w:rPr>
        <w:footnoteRef/>
      </w:r>
      <w:r>
        <w:t xml:space="preserve"> [JS] or, “sacrifices”</w:t>
      </w:r>
    </w:p>
  </w:footnote>
  <w:footnote w:id="541">
    <w:p w14:paraId="026EEBC9" w14:textId="77777777" w:rsidR="00403A4D" w:rsidRDefault="00403A4D" w:rsidP="00704CAA">
      <w:pPr>
        <w:pStyle w:val="footnote"/>
      </w:pPr>
      <w:r>
        <w:rPr>
          <w:rStyle w:val="FootnoteReference"/>
        </w:rPr>
        <w:footnoteRef/>
      </w:r>
      <w:r>
        <w:t xml:space="preserve"> [JS] “do obeisance”</w:t>
      </w:r>
    </w:p>
  </w:footnote>
  <w:footnote w:id="542">
    <w:p w14:paraId="74583072" w14:textId="77777777" w:rsidR="00403A4D" w:rsidRDefault="00403A4D"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403A4D" w:rsidRDefault="00403A4D" w:rsidP="00704CAA">
      <w:pPr>
        <w:pStyle w:val="footnote"/>
      </w:pPr>
      <w:r>
        <w:rPr>
          <w:rStyle w:val="FootnoteReference"/>
        </w:rPr>
        <w:footnoteRef/>
      </w:r>
      <w:r>
        <w:t xml:space="preserve"> [JS] literally, “set right the world”.</w:t>
      </w:r>
    </w:p>
  </w:footnote>
  <w:footnote w:id="544">
    <w:p w14:paraId="2C857933" w14:textId="77777777" w:rsidR="00403A4D" w:rsidRDefault="00403A4D"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403A4D" w:rsidRDefault="00403A4D" w:rsidP="00704CAA">
      <w:pPr>
        <w:pStyle w:val="footnote"/>
      </w:pPr>
      <w:r>
        <w:rPr>
          <w:rStyle w:val="FootnoteReference"/>
        </w:rPr>
        <w:footnoteRef/>
      </w:r>
      <w:r>
        <w:t xml:space="preserve"> [JS] or “exult.”</w:t>
      </w:r>
    </w:p>
  </w:footnote>
  <w:footnote w:id="546">
    <w:p w14:paraId="3F8D4F69" w14:textId="77777777" w:rsidR="00403A4D" w:rsidRDefault="00403A4D" w:rsidP="00704CAA">
      <w:pPr>
        <w:pStyle w:val="footnote"/>
      </w:pPr>
      <w:r>
        <w:rPr>
          <w:rStyle w:val="FootnoteReference"/>
        </w:rPr>
        <w:footnoteRef/>
      </w:r>
      <w:r>
        <w:t xml:space="preserve"> [JS] i.e. “the the presence of the Lord”</w:t>
      </w:r>
    </w:p>
  </w:footnote>
  <w:footnote w:id="547">
    <w:p w14:paraId="2B2C4B3C" w14:textId="77777777" w:rsidR="00403A4D" w:rsidRDefault="00403A4D" w:rsidP="00704CAA">
      <w:pPr>
        <w:pStyle w:val="footnote"/>
      </w:pPr>
      <w:r>
        <w:rPr>
          <w:rStyle w:val="FootnoteReference"/>
        </w:rPr>
        <w:footnoteRef/>
      </w:r>
      <w:r>
        <w:t xml:space="preserve"> [JS] or “keep His throne straight.”</w:t>
      </w:r>
    </w:p>
  </w:footnote>
  <w:footnote w:id="548">
    <w:p w14:paraId="5D4EF956" w14:textId="77777777" w:rsidR="00403A4D" w:rsidRDefault="00403A4D" w:rsidP="00704CAA">
      <w:pPr>
        <w:pStyle w:val="footnote"/>
      </w:pPr>
      <w:r>
        <w:rPr>
          <w:rStyle w:val="FootnoteReference"/>
        </w:rPr>
        <w:footnoteRef/>
      </w:r>
      <w:r>
        <w:t xml:space="preserve"> Cf. Pss. 32:5b; 84:10b. Rom. 1:19-21; 2 Cor. 4:6; Jn. 1:14; 6:40; 17:22-24.</w:t>
      </w:r>
    </w:p>
  </w:footnote>
  <w:footnote w:id="549">
    <w:p w14:paraId="39C04F74" w14:textId="77777777" w:rsidR="00403A4D" w:rsidRDefault="00403A4D" w:rsidP="00704CAA">
      <w:pPr>
        <w:pStyle w:val="footnote"/>
      </w:pPr>
      <w:r>
        <w:rPr>
          <w:rStyle w:val="FootnoteReference"/>
        </w:rPr>
        <w:footnoteRef/>
      </w:r>
      <w:r>
        <w:t xml:space="preserve"> [JS] “do obeisance to”</w:t>
      </w:r>
    </w:p>
  </w:footnote>
  <w:footnote w:id="550">
    <w:p w14:paraId="21B4EE9B" w14:textId="77777777" w:rsidR="00403A4D" w:rsidRDefault="00403A4D" w:rsidP="00704CAA">
      <w:pPr>
        <w:pStyle w:val="footnote"/>
      </w:pPr>
      <w:r>
        <w:rPr>
          <w:rStyle w:val="FootnoteReference"/>
        </w:rPr>
        <w:footnoteRef/>
      </w:r>
      <w:r>
        <w:t xml:space="preserve"> [JS] “do obeisance to”</w:t>
      </w:r>
    </w:p>
  </w:footnote>
  <w:footnote w:id="551">
    <w:p w14:paraId="35328581" w14:textId="77777777" w:rsidR="00403A4D" w:rsidRDefault="00403A4D" w:rsidP="00704CAA">
      <w:pPr>
        <w:pStyle w:val="footnote"/>
      </w:pPr>
      <w:r>
        <w:rPr>
          <w:rStyle w:val="FootnoteReference"/>
        </w:rPr>
        <w:footnoteRef/>
      </w:r>
      <w:r>
        <w:t xml:space="preserve"> [JS] Fr. Lazarus has “lives”</w:t>
      </w:r>
    </w:p>
  </w:footnote>
  <w:footnote w:id="552">
    <w:p w14:paraId="6E386D7E" w14:textId="77777777" w:rsidR="00403A4D" w:rsidRDefault="00403A4D"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403A4D" w:rsidRDefault="00403A4D"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403A4D" w:rsidRDefault="00403A4D" w:rsidP="00704CAA">
      <w:pPr>
        <w:pStyle w:val="footnote"/>
      </w:pPr>
      <w:r>
        <w:rPr>
          <w:rStyle w:val="FootnoteReference"/>
        </w:rPr>
        <w:footnoteRef/>
      </w:r>
      <w:r>
        <w:t xml:space="preserve"> Rev. 4:6, Ezek. 1:5-10.</w:t>
      </w:r>
    </w:p>
  </w:footnote>
  <w:footnote w:id="555">
    <w:p w14:paraId="30FB18B7" w14:textId="77777777" w:rsidR="00403A4D" w:rsidRDefault="00403A4D"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403A4D" w:rsidRDefault="00403A4D" w:rsidP="00704CAA">
      <w:pPr>
        <w:pStyle w:val="footnote"/>
      </w:pPr>
      <w:r>
        <w:rPr>
          <w:rStyle w:val="FootnoteReference"/>
        </w:rPr>
        <w:footnoteRef/>
      </w:r>
      <w:r>
        <w:t xml:space="preserve"> [JS] Fr. Lazarus has “laws”</w:t>
      </w:r>
    </w:p>
  </w:footnote>
  <w:footnote w:id="557">
    <w:p w14:paraId="30052C96" w14:textId="77777777" w:rsidR="00403A4D" w:rsidRDefault="00403A4D" w:rsidP="00704CAA">
      <w:pPr>
        <w:pStyle w:val="footnote"/>
      </w:pPr>
      <w:r>
        <w:rPr>
          <w:rStyle w:val="FootnoteReference"/>
        </w:rPr>
        <w:footnoteRef/>
      </w:r>
      <w:r>
        <w:t xml:space="preserve"> [JS] “do obeisance”, commonly rendered “worship”</w:t>
      </w:r>
    </w:p>
  </w:footnote>
  <w:footnote w:id="558">
    <w:p w14:paraId="518C32A9" w14:textId="77777777" w:rsidR="00403A4D" w:rsidRDefault="00403A4D" w:rsidP="00704CAA">
      <w:pPr>
        <w:pStyle w:val="footnote"/>
      </w:pPr>
      <w:r>
        <w:rPr>
          <w:rStyle w:val="FootnoteReference"/>
        </w:rPr>
        <w:footnoteRef/>
      </w:r>
      <w:r>
        <w:t xml:space="preserve"> [JS] Fr. Lazarus has “correcting”</w:t>
      </w:r>
    </w:p>
  </w:footnote>
  <w:footnote w:id="559">
    <w:p w14:paraId="0A8051C4" w14:textId="77777777" w:rsidR="00403A4D" w:rsidRDefault="00403A4D" w:rsidP="00704CAA">
      <w:pPr>
        <w:pStyle w:val="footnote"/>
      </w:pPr>
      <w:r>
        <w:rPr>
          <w:rStyle w:val="FootnoteReference"/>
        </w:rPr>
        <w:footnoteRef/>
      </w:r>
      <w:r>
        <w:t xml:space="preserve"> [JS] “do obeisance” or “fall down”</w:t>
      </w:r>
    </w:p>
  </w:footnote>
  <w:footnote w:id="560">
    <w:p w14:paraId="77CD93E8" w14:textId="77777777" w:rsidR="00403A4D" w:rsidRDefault="00403A4D"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403A4D" w:rsidRDefault="00403A4D" w:rsidP="00704CAA">
      <w:pPr>
        <w:pStyle w:val="footnote"/>
      </w:pPr>
      <w:r>
        <w:rPr>
          <w:rStyle w:val="FootnoteReference"/>
        </w:rPr>
        <w:footnoteRef/>
      </w:r>
      <w:r>
        <w:t xml:space="preserve"> [JS] or, “and not we Him”</w:t>
      </w:r>
    </w:p>
  </w:footnote>
  <w:footnote w:id="562">
    <w:p w14:paraId="1486F0F9" w14:textId="77777777" w:rsidR="00403A4D" w:rsidRDefault="00403A4D"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403A4D" w:rsidRDefault="00403A4D" w:rsidP="00704CAA">
      <w:pPr>
        <w:pStyle w:val="footnote"/>
      </w:pPr>
      <w:r>
        <w:rPr>
          <w:rStyle w:val="FootnoteReference"/>
        </w:rPr>
        <w:footnoteRef/>
      </w:r>
      <w:r>
        <w:t xml:space="preserve"> [JS] or “do wrong,” or “the workers of iniquity”</w:t>
      </w:r>
    </w:p>
  </w:footnote>
  <w:footnote w:id="564">
    <w:p w14:paraId="37DBB362" w14:textId="77777777" w:rsidR="00403A4D" w:rsidRDefault="00403A4D" w:rsidP="00704CAA">
      <w:pPr>
        <w:pStyle w:val="footnote"/>
      </w:pPr>
      <w:r>
        <w:rPr>
          <w:rStyle w:val="FootnoteReference"/>
        </w:rPr>
        <w:footnoteRef/>
      </w:r>
      <w:r>
        <w:t xml:space="preserve"> [JS] or proud/haughty eyes.</w:t>
      </w:r>
    </w:p>
  </w:footnote>
  <w:footnote w:id="565">
    <w:p w14:paraId="027D81D5" w14:textId="77777777" w:rsidR="00403A4D" w:rsidRDefault="00403A4D"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403A4D" w:rsidRDefault="00403A4D"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403A4D" w:rsidRDefault="00403A4D" w:rsidP="00704CAA">
      <w:pPr>
        <w:pStyle w:val="footnote"/>
      </w:pPr>
      <w:r>
        <w:rPr>
          <w:rStyle w:val="FootnoteReference"/>
        </w:rPr>
        <w:footnoteRef/>
      </w:r>
      <w:r>
        <w:t xml:space="preserve"> Cf. Ps. 38:7a.</w:t>
      </w:r>
    </w:p>
  </w:footnote>
  <w:footnote w:id="568">
    <w:p w14:paraId="517B5545" w14:textId="77777777" w:rsidR="00403A4D" w:rsidRDefault="00403A4D"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403A4D" w:rsidRDefault="00403A4D"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403A4D" w:rsidRDefault="00403A4D" w:rsidP="00704CAA">
      <w:pPr>
        <w:pStyle w:val="footnote"/>
      </w:pPr>
      <w:r>
        <w:rPr>
          <w:rStyle w:val="FootnoteReference"/>
        </w:rPr>
        <w:footnoteRef/>
      </w:r>
      <w:r>
        <w:t xml:space="preserve"> ‘God is love’ (1 John 4:8,16).</w:t>
      </w:r>
    </w:p>
  </w:footnote>
  <w:footnote w:id="571">
    <w:p w14:paraId="39DCC369" w14:textId="77777777" w:rsidR="00403A4D" w:rsidRDefault="00403A4D"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403A4D" w:rsidRDefault="00403A4D" w:rsidP="00704CAA">
      <w:pPr>
        <w:pStyle w:val="footnote"/>
      </w:pPr>
      <w:r>
        <w:rPr>
          <w:rStyle w:val="FootnoteReference"/>
        </w:rPr>
        <w:footnoteRef/>
      </w:r>
      <w:r>
        <w:t xml:space="preserve"> Cf. Ps. 147:8.</w:t>
      </w:r>
    </w:p>
  </w:footnote>
  <w:footnote w:id="573">
    <w:p w14:paraId="1B0A2532" w14:textId="77777777" w:rsidR="00403A4D" w:rsidRDefault="00403A4D" w:rsidP="00704CAA">
      <w:pPr>
        <w:pStyle w:val="footnote"/>
      </w:pPr>
      <w:r>
        <w:rPr>
          <w:rStyle w:val="FootnoteReference"/>
        </w:rPr>
        <w:footnoteRef/>
      </w:r>
      <w:r>
        <w:t xml:space="preserve"> [JS] or “long-suffering”</w:t>
      </w:r>
    </w:p>
  </w:footnote>
  <w:footnote w:id="574">
    <w:p w14:paraId="6F41A290" w14:textId="77777777" w:rsidR="00403A4D" w:rsidRDefault="00403A4D" w:rsidP="00704CAA">
      <w:pPr>
        <w:pStyle w:val="footnote"/>
      </w:pPr>
      <w:r>
        <w:rPr>
          <w:rStyle w:val="FootnoteReference"/>
        </w:rPr>
        <w:footnoteRef/>
      </w:r>
      <w:r>
        <w:t xml:space="preserve"> [JS] or “transgressions”</w:t>
      </w:r>
    </w:p>
  </w:footnote>
  <w:footnote w:id="575">
    <w:p w14:paraId="44065F61" w14:textId="77777777" w:rsidR="00403A4D" w:rsidRDefault="00403A4D"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403A4D" w:rsidRDefault="00403A4D"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403A4D" w:rsidRDefault="00403A4D"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403A4D" w:rsidRDefault="00403A4D" w:rsidP="00704CAA">
      <w:pPr>
        <w:pStyle w:val="footnote"/>
      </w:pPr>
      <w:r>
        <w:rPr>
          <w:rStyle w:val="FootnoteReference"/>
        </w:rPr>
        <w:footnoteRef/>
      </w:r>
      <w:r>
        <w:t xml:space="preserve"> [JS] Fr. Lazarus has “very great”</w:t>
      </w:r>
    </w:p>
  </w:footnote>
  <w:footnote w:id="579">
    <w:p w14:paraId="7AEE0420" w14:textId="77777777" w:rsidR="00403A4D" w:rsidRDefault="00403A4D" w:rsidP="00704CAA">
      <w:pPr>
        <w:pStyle w:val="footnote"/>
      </w:pPr>
      <w:r>
        <w:rPr>
          <w:rStyle w:val="FootnoteReference"/>
        </w:rPr>
        <w:footnoteRef/>
      </w:r>
      <w:r>
        <w:t xml:space="preserve"> [JS] or “thanksgiving,” or “thankful confession with praise”</w:t>
      </w:r>
    </w:p>
  </w:footnote>
  <w:footnote w:id="580">
    <w:p w14:paraId="1821417A" w14:textId="77777777" w:rsidR="00403A4D" w:rsidRDefault="00403A4D"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403A4D" w:rsidRDefault="00403A4D" w:rsidP="00704CAA">
      <w:pPr>
        <w:pStyle w:val="footnote"/>
      </w:pPr>
      <w:r>
        <w:rPr>
          <w:rStyle w:val="FootnoteReference"/>
        </w:rPr>
        <w:footnoteRef/>
      </w:r>
      <w:r>
        <w:t xml:space="preserve"> [JS] or “makes the clouds His chariot”</w:t>
      </w:r>
    </w:p>
  </w:footnote>
  <w:footnote w:id="582">
    <w:p w14:paraId="114B27CC" w14:textId="77777777" w:rsidR="00403A4D" w:rsidRDefault="00403A4D" w:rsidP="00704CAA">
      <w:pPr>
        <w:pStyle w:val="footnote"/>
      </w:pPr>
      <w:r>
        <w:rPr>
          <w:rStyle w:val="FootnoteReference"/>
        </w:rPr>
        <w:footnoteRef/>
      </w:r>
      <w:r>
        <w:t xml:space="preserve"> [JS] or “messengers”</w:t>
      </w:r>
    </w:p>
  </w:footnote>
  <w:footnote w:id="583">
    <w:p w14:paraId="0B426919" w14:textId="77777777" w:rsidR="00403A4D" w:rsidRDefault="00403A4D" w:rsidP="00704CAA">
      <w:pPr>
        <w:pStyle w:val="footnote"/>
      </w:pPr>
      <w:r>
        <w:rPr>
          <w:rStyle w:val="FootnoteReference"/>
        </w:rPr>
        <w:footnoteRef/>
      </w:r>
      <w:r>
        <w:t xml:space="preserve"> [JS] Fr. Lazarus has “servants”</w:t>
      </w:r>
    </w:p>
  </w:footnote>
  <w:footnote w:id="584">
    <w:p w14:paraId="0DC6891A" w14:textId="77777777" w:rsidR="00403A4D" w:rsidRDefault="00403A4D" w:rsidP="00704CAA">
      <w:pPr>
        <w:pStyle w:val="footnote"/>
      </w:pPr>
      <w:r>
        <w:rPr>
          <w:rStyle w:val="FootnoteReference"/>
        </w:rPr>
        <w:footnoteRef/>
      </w:r>
      <w:r>
        <w:t xml:space="preserve"> Heb. 1:7; Ezek. 1:14; 2 Esdras 8:22.</w:t>
      </w:r>
    </w:p>
  </w:footnote>
  <w:footnote w:id="585">
    <w:p w14:paraId="14865395" w14:textId="77777777" w:rsidR="00403A4D" w:rsidRDefault="00403A4D" w:rsidP="00704CAA">
      <w:pPr>
        <w:pStyle w:val="footnote"/>
      </w:pPr>
      <w:r>
        <w:rPr>
          <w:rStyle w:val="FootnoteReference"/>
        </w:rPr>
        <w:footnoteRef/>
      </w:r>
      <w:r>
        <w:t xml:space="preserve"> [JS] Fr. Lazarus has “axis”</w:t>
      </w:r>
    </w:p>
  </w:footnote>
  <w:footnote w:id="586">
    <w:p w14:paraId="00414A42" w14:textId="77777777" w:rsidR="00403A4D" w:rsidRDefault="00403A4D" w:rsidP="00704CAA">
      <w:pPr>
        <w:pStyle w:val="footnote"/>
      </w:pPr>
      <w:r>
        <w:rPr>
          <w:rStyle w:val="FootnoteReference"/>
        </w:rPr>
        <w:footnoteRef/>
      </w:r>
      <w:r>
        <w:t xml:space="preserve"> [JS] Fr. Lazarus has “wander”. NETS has “be tilted”</w:t>
      </w:r>
    </w:p>
  </w:footnote>
  <w:footnote w:id="587">
    <w:p w14:paraId="63CA7242" w14:textId="77777777" w:rsidR="00403A4D" w:rsidRDefault="00403A4D" w:rsidP="00704CAA">
      <w:pPr>
        <w:pStyle w:val="footnote"/>
      </w:pPr>
      <w:r>
        <w:rPr>
          <w:rStyle w:val="FootnoteReference"/>
        </w:rPr>
        <w:footnoteRef/>
      </w:r>
      <w:r>
        <w:t xml:space="preserve"> [JS] literally, “founded”</w:t>
      </w:r>
    </w:p>
  </w:footnote>
  <w:footnote w:id="588">
    <w:p w14:paraId="688E353A" w14:textId="77777777" w:rsidR="00403A4D" w:rsidRDefault="00403A4D" w:rsidP="00704CAA">
      <w:pPr>
        <w:pStyle w:val="footnote"/>
      </w:pPr>
      <w:r>
        <w:rPr>
          <w:rStyle w:val="FootnoteReference"/>
        </w:rPr>
        <w:footnoteRef/>
      </w:r>
      <w:r>
        <w:t xml:space="preserve"> [JS] or “takes the lead among them”</w:t>
      </w:r>
    </w:p>
  </w:footnote>
  <w:footnote w:id="589">
    <w:p w14:paraId="329CE5D6" w14:textId="77777777" w:rsidR="00403A4D" w:rsidRDefault="00403A4D" w:rsidP="00704CAA">
      <w:pPr>
        <w:pStyle w:val="footnote"/>
      </w:pPr>
      <w:r>
        <w:rPr>
          <w:rStyle w:val="FootnoteReference"/>
        </w:rPr>
        <w:footnoteRef/>
      </w:r>
      <w:r>
        <w:t xml:space="preserve"> [JS] or “serpent”</w:t>
      </w:r>
    </w:p>
  </w:footnote>
  <w:footnote w:id="590">
    <w:p w14:paraId="482A0E92" w14:textId="77777777" w:rsidR="00403A4D" w:rsidRDefault="00403A4D" w:rsidP="00704CAA">
      <w:pPr>
        <w:pStyle w:val="footnote"/>
      </w:pPr>
      <w:r>
        <w:rPr>
          <w:rStyle w:val="FootnoteReference"/>
        </w:rPr>
        <w:footnoteRef/>
      </w:r>
      <w:r>
        <w:t xml:space="preserve"> [JS] or, “the universe”</w:t>
      </w:r>
    </w:p>
  </w:footnote>
  <w:footnote w:id="591">
    <w:p w14:paraId="107DC9FD" w14:textId="77777777" w:rsidR="00403A4D" w:rsidRDefault="00403A4D" w:rsidP="00704CAA">
      <w:pPr>
        <w:pStyle w:val="footnote"/>
      </w:pPr>
      <w:r>
        <w:rPr>
          <w:rStyle w:val="FootnoteReference"/>
        </w:rPr>
        <w:footnoteRef/>
      </w:r>
      <w:r>
        <w:t xml:space="preserve"> [JS] or, “breath”</w:t>
      </w:r>
    </w:p>
  </w:footnote>
  <w:footnote w:id="592">
    <w:p w14:paraId="44BAA54F" w14:textId="77777777" w:rsidR="00403A4D" w:rsidRDefault="00403A4D" w:rsidP="00704CAA">
      <w:pPr>
        <w:pStyle w:val="footnote"/>
      </w:pPr>
      <w:r>
        <w:rPr>
          <w:rStyle w:val="FootnoteReference"/>
        </w:rPr>
        <w:footnoteRef/>
      </w:r>
      <w:r>
        <w:t xml:space="preserve"> [JS] Fr. Lazarus has, “meditation”</w:t>
      </w:r>
    </w:p>
  </w:footnote>
  <w:footnote w:id="593">
    <w:p w14:paraId="47649C98" w14:textId="77777777" w:rsidR="00403A4D" w:rsidRDefault="00403A4D" w:rsidP="00704CAA">
      <w:pPr>
        <w:pStyle w:val="footnote"/>
      </w:pPr>
      <w:r>
        <w:rPr>
          <w:rStyle w:val="FootnoteReference"/>
        </w:rPr>
        <w:footnoteRef/>
      </w:r>
      <w:r>
        <w:t xml:space="preserve"> Much of Psalm 104 occurs almost verbatim in 1 Chron. 16:8-22 (cf. vv. 7:36).</w:t>
      </w:r>
    </w:p>
  </w:footnote>
  <w:footnote w:id="594">
    <w:p w14:paraId="79D84556" w14:textId="77777777" w:rsidR="00403A4D" w:rsidRDefault="00403A4D" w:rsidP="00704CAA">
      <w:pPr>
        <w:pStyle w:val="footnote"/>
      </w:pPr>
      <w:r>
        <w:rPr>
          <w:rStyle w:val="FootnoteReference"/>
        </w:rPr>
        <w:footnoteRef/>
      </w:r>
      <w:r>
        <w:t xml:space="preserve"> [JS] or “give thanks to”. “Thankfully confess with praise”</w:t>
      </w:r>
    </w:p>
  </w:footnote>
  <w:footnote w:id="595">
    <w:p w14:paraId="78E8F770" w14:textId="77777777" w:rsidR="00403A4D" w:rsidRDefault="00403A4D" w:rsidP="00704CAA">
      <w:pPr>
        <w:pStyle w:val="footnote"/>
      </w:pPr>
      <w:r>
        <w:rPr>
          <w:rStyle w:val="FootnoteReference"/>
        </w:rPr>
        <w:footnoteRef/>
      </w:r>
      <w:r>
        <w:t xml:space="preserve"> [JS] or “make music to”</w:t>
      </w:r>
    </w:p>
  </w:footnote>
  <w:footnote w:id="596">
    <w:p w14:paraId="1C6985FE" w14:textId="77777777" w:rsidR="00403A4D" w:rsidRDefault="00403A4D" w:rsidP="00704CAA">
      <w:pPr>
        <w:pStyle w:val="footnote"/>
      </w:pPr>
      <w:r>
        <w:rPr>
          <w:rStyle w:val="FootnoteReference"/>
        </w:rPr>
        <w:footnoteRef/>
      </w:r>
      <w:r>
        <w:t xml:space="preserve"> [JS] i.e. presence</w:t>
      </w:r>
    </w:p>
  </w:footnote>
  <w:footnote w:id="597">
    <w:p w14:paraId="17460FF5" w14:textId="77777777" w:rsidR="00403A4D" w:rsidRDefault="00403A4D"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403A4D" w:rsidRDefault="00403A4D" w:rsidP="00704CAA">
      <w:pPr>
        <w:pStyle w:val="footnote"/>
      </w:pPr>
      <w:r>
        <w:rPr>
          <w:rStyle w:val="FootnoteReference"/>
        </w:rPr>
        <w:footnoteRef/>
      </w:r>
      <w:r>
        <w:t xml:space="preserve"> [JS] literally, “seed”</w:t>
      </w:r>
    </w:p>
  </w:footnote>
  <w:footnote w:id="599">
    <w:p w14:paraId="02D21EA0" w14:textId="77777777" w:rsidR="00403A4D" w:rsidRDefault="00403A4D" w:rsidP="00704CAA">
      <w:pPr>
        <w:pStyle w:val="footnote"/>
      </w:pPr>
      <w:r>
        <w:rPr>
          <w:rStyle w:val="FootnoteReference"/>
        </w:rPr>
        <w:footnoteRef/>
      </w:r>
      <w:r>
        <w:t xml:space="preserve"> [JS] literally, “He remembered His covenant forever”</w:t>
      </w:r>
    </w:p>
  </w:footnote>
  <w:footnote w:id="600">
    <w:p w14:paraId="51ED9672" w14:textId="77777777" w:rsidR="00403A4D" w:rsidRDefault="00403A4D" w:rsidP="00704CAA">
      <w:pPr>
        <w:pStyle w:val="footnote"/>
      </w:pPr>
      <w:r>
        <w:rPr>
          <w:rStyle w:val="FootnoteReference"/>
        </w:rPr>
        <w:footnoteRef/>
      </w:r>
      <w:r>
        <w:t xml:space="preserve"> [JS] i.e. the covenant</w:t>
      </w:r>
    </w:p>
  </w:footnote>
  <w:footnote w:id="601">
    <w:p w14:paraId="22B187B5" w14:textId="77777777" w:rsidR="00403A4D" w:rsidRDefault="00403A4D" w:rsidP="00704CAA">
      <w:pPr>
        <w:pStyle w:val="footnote"/>
      </w:pPr>
      <w:r>
        <w:rPr>
          <w:rStyle w:val="FootnoteReference"/>
        </w:rPr>
        <w:footnoteRef/>
      </w:r>
      <w:r>
        <w:t xml:space="preserve"> [JS] or foreigners, resident aliens.</w:t>
      </w:r>
    </w:p>
  </w:footnote>
  <w:footnote w:id="602">
    <w:p w14:paraId="0FAFF1A4" w14:textId="77777777" w:rsidR="00403A4D" w:rsidRDefault="00403A4D"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403A4D" w:rsidRDefault="00403A4D" w:rsidP="00704CAA">
      <w:pPr>
        <w:pStyle w:val="footnote"/>
      </w:pPr>
      <w:r>
        <w:rPr>
          <w:rStyle w:val="FootnoteReference"/>
        </w:rPr>
        <w:footnoteRef/>
      </w:r>
      <w:r>
        <w:t xml:space="preserve"> caterpillars: larva of the locust.</w:t>
      </w:r>
    </w:p>
  </w:footnote>
  <w:footnote w:id="604">
    <w:p w14:paraId="043DB9E2" w14:textId="77777777" w:rsidR="00403A4D" w:rsidRDefault="00403A4D" w:rsidP="00704CAA">
      <w:pPr>
        <w:pStyle w:val="footnote"/>
      </w:pPr>
      <w:r>
        <w:rPr>
          <w:rStyle w:val="FootnoteReference"/>
        </w:rPr>
        <w:footnoteRef/>
      </w:r>
      <w:r>
        <w:t xml:space="preserve"> Ex. 16:12-15; Jn. 6:31-35.</w:t>
      </w:r>
    </w:p>
  </w:footnote>
  <w:footnote w:id="605">
    <w:p w14:paraId="4F10CF45" w14:textId="77777777" w:rsidR="00403A4D" w:rsidRDefault="00403A4D" w:rsidP="00704CAA">
      <w:pPr>
        <w:pStyle w:val="footnote"/>
      </w:pPr>
      <w:r>
        <w:rPr>
          <w:rStyle w:val="FootnoteReference"/>
        </w:rPr>
        <w:footnoteRef/>
      </w:r>
      <w:r>
        <w:t xml:space="preserve"> [JS] or “promise”</w:t>
      </w:r>
    </w:p>
  </w:footnote>
  <w:footnote w:id="606">
    <w:p w14:paraId="52EC5E6F" w14:textId="77777777" w:rsidR="00403A4D" w:rsidRDefault="00403A4D" w:rsidP="00704CAA">
      <w:pPr>
        <w:pStyle w:val="footnote"/>
      </w:pPr>
      <w:r>
        <w:rPr>
          <w:rStyle w:val="FootnoteReference"/>
        </w:rPr>
        <w:footnoteRef/>
      </w:r>
      <w:r>
        <w:t xml:space="preserve"> Gen. 15:14.</w:t>
      </w:r>
    </w:p>
  </w:footnote>
  <w:footnote w:id="607">
    <w:p w14:paraId="50EFB665" w14:textId="77777777" w:rsidR="00403A4D" w:rsidRDefault="00403A4D"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403A4D" w:rsidRDefault="00403A4D" w:rsidP="00704CAA">
      <w:pPr>
        <w:pStyle w:val="footnote"/>
      </w:pPr>
      <w:r>
        <w:rPr>
          <w:rStyle w:val="FootnoteReference"/>
        </w:rPr>
        <w:footnoteRef/>
      </w:r>
      <w:r>
        <w:t xml:space="preserve"> [JS] or “give thanks to”. “Thankfully confess with praise”</w:t>
      </w:r>
    </w:p>
  </w:footnote>
  <w:footnote w:id="609">
    <w:p w14:paraId="6A4D9054" w14:textId="77777777" w:rsidR="00403A4D" w:rsidRDefault="00403A4D"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403A4D" w:rsidRDefault="00403A4D" w:rsidP="00704CAA">
      <w:pPr>
        <w:pStyle w:val="footnote"/>
      </w:pPr>
      <w:r>
        <w:rPr>
          <w:rStyle w:val="FootnoteReference"/>
        </w:rPr>
        <w:footnoteRef/>
      </w:r>
      <w:r>
        <w:t xml:space="preserve"> [JS] or “observe justice”</w:t>
      </w:r>
    </w:p>
  </w:footnote>
  <w:footnote w:id="611">
    <w:p w14:paraId="6619BE9D" w14:textId="77777777" w:rsidR="00403A4D" w:rsidRDefault="00403A4D" w:rsidP="00704CAA">
      <w:pPr>
        <w:pStyle w:val="footnote"/>
      </w:pPr>
      <w:r>
        <w:rPr>
          <w:rStyle w:val="FootnoteReference"/>
        </w:rPr>
        <w:footnoteRef/>
      </w:r>
      <w:r>
        <w:t xml:space="preserve"> [JS] literally, “do”</w:t>
      </w:r>
    </w:p>
  </w:footnote>
  <w:footnote w:id="612">
    <w:p w14:paraId="04B27EA1" w14:textId="77777777" w:rsidR="00403A4D" w:rsidRDefault="00403A4D" w:rsidP="00704CAA">
      <w:pPr>
        <w:pStyle w:val="footnote"/>
      </w:pPr>
      <w:r>
        <w:rPr>
          <w:rStyle w:val="FootnoteReference"/>
        </w:rPr>
        <w:footnoteRef/>
      </w:r>
      <w:r>
        <w:t xml:space="preserve"> [JS] or “because of the good will of Your people”</w:t>
      </w:r>
    </w:p>
  </w:footnote>
  <w:footnote w:id="613">
    <w:p w14:paraId="4EB0A80D" w14:textId="77777777" w:rsidR="00403A4D" w:rsidRDefault="00403A4D" w:rsidP="00704CAA">
      <w:pPr>
        <w:pStyle w:val="footnote"/>
      </w:pPr>
      <w:r>
        <w:rPr>
          <w:rStyle w:val="FootnoteReference"/>
        </w:rPr>
        <w:footnoteRef/>
      </w:r>
      <w:r>
        <w:t xml:space="preserve"> Cf. Mark 8:17-21; Matthew 16:9-12.</w:t>
      </w:r>
    </w:p>
  </w:footnote>
  <w:footnote w:id="614">
    <w:p w14:paraId="6A2BD216" w14:textId="77777777" w:rsidR="00403A4D" w:rsidRDefault="00403A4D" w:rsidP="00704CAA">
      <w:pPr>
        <w:pStyle w:val="footnote"/>
      </w:pPr>
      <w:r>
        <w:rPr>
          <w:rStyle w:val="FootnoteReference"/>
        </w:rPr>
        <w:footnoteRef/>
      </w:r>
      <w:r>
        <w:t xml:space="preserve"> [JS] Fr. Lazarus has “will”</w:t>
      </w:r>
    </w:p>
  </w:footnote>
  <w:footnote w:id="615">
    <w:p w14:paraId="2E278E41" w14:textId="77777777" w:rsidR="00403A4D" w:rsidRDefault="00403A4D" w:rsidP="00704CAA">
      <w:pPr>
        <w:pStyle w:val="footnote"/>
      </w:pPr>
      <w:r>
        <w:rPr>
          <w:rStyle w:val="FootnoteReference"/>
        </w:rPr>
        <w:footnoteRef/>
      </w:r>
      <w:r>
        <w:t xml:space="preserve"> Num. 11:34.</w:t>
      </w:r>
    </w:p>
  </w:footnote>
  <w:footnote w:id="616">
    <w:p w14:paraId="3E891B8B" w14:textId="77777777" w:rsidR="00403A4D" w:rsidRDefault="00403A4D" w:rsidP="00704CAA">
      <w:pPr>
        <w:pStyle w:val="footnote"/>
      </w:pPr>
      <w:r>
        <w:rPr>
          <w:rStyle w:val="FootnoteReference"/>
        </w:rPr>
        <w:footnoteRef/>
      </w:r>
      <w:r>
        <w:t xml:space="preserve"> Num. 16:32.</w:t>
      </w:r>
    </w:p>
  </w:footnote>
  <w:footnote w:id="617">
    <w:p w14:paraId="2CF28BB9" w14:textId="77777777" w:rsidR="00403A4D" w:rsidRDefault="00403A4D" w:rsidP="00704CAA">
      <w:pPr>
        <w:pStyle w:val="footnote"/>
      </w:pPr>
      <w:r>
        <w:rPr>
          <w:rStyle w:val="FootnoteReference"/>
        </w:rPr>
        <w:footnoteRef/>
      </w:r>
      <w:r>
        <w:t xml:space="preserve"> [JS] “did obeisance”. “bowed down to”.</w:t>
      </w:r>
    </w:p>
  </w:footnote>
  <w:footnote w:id="618">
    <w:p w14:paraId="6FE70515" w14:textId="77777777" w:rsidR="00403A4D" w:rsidRDefault="00403A4D" w:rsidP="00704CAA">
      <w:pPr>
        <w:pStyle w:val="footnote"/>
      </w:pPr>
      <w:r>
        <w:rPr>
          <w:rStyle w:val="FootnoteReference"/>
        </w:rPr>
        <w:footnoteRef/>
      </w:r>
      <w:r>
        <w:t xml:space="preserve"> [JS] or fearful, terrible.</w:t>
      </w:r>
    </w:p>
  </w:footnote>
  <w:footnote w:id="619">
    <w:p w14:paraId="0CBADE68" w14:textId="77777777" w:rsidR="00403A4D" w:rsidRDefault="00403A4D"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403A4D" w:rsidRDefault="00403A4D" w:rsidP="00704CAA">
      <w:pPr>
        <w:pStyle w:val="footnote"/>
      </w:pPr>
      <w:r>
        <w:rPr>
          <w:rStyle w:val="FootnoteReference"/>
        </w:rPr>
        <w:footnoteRef/>
      </w:r>
      <w:r>
        <w:t xml:space="preserve"> [JS] or, “destruction”</w:t>
      </w:r>
    </w:p>
  </w:footnote>
  <w:footnote w:id="621">
    <w:p w14:paraId="411EA2A0" w14:textId="77777777" w:rsidR="00403A4D" w:rsidRDefault="00403A4D" w:rsidP="00704CAA">
      <w:pPr>
        <w:pStyle w:val="footnote"/>
      </w:pPr>
      <w:r>
        <w:rPr>
          <w:rStyle w:val="FootnoteReference"/>
        </w:rPr>
        <w:footnoteRef/>
      </w:r>
      <w:r>
        <w:t xml:space="preserve"> [JS] or “the breach abated”</w:t>
      </w:r>
    </w:p>
  </w:footnote>
  <w:footnote w:id="622">
    <w:p w14:paraId="4F51BD8C" w14:textId="77777777" w:rsidR="00403A4D" w:rsidRDefault="00403A4D" w:rsidP="00704CAA">
      <w:pPr>
        <w:pStyle w:val="footnote"/>
      </w:pPr>
      <w:r>
        <w:rPr>
          <w:rStyle w:val="FootnoteReference"/>
        </w:rPr>
        <w:footnoteRef/>
      </w:r>
      <w:r>
        <w:t xml:space="preserve"> [JS] or “reckoned”</w:t>
      </w:r>
    </w:p>
  </w:footnote>
  <w:footnote w:id="623">
    <w:p w14:paraId="0DE19382" w14:textId="77777777" w:rsidR="00403A4D" w:rsidRDefault="00403A4D" w:rsidP="00704CAA">
      <w:pPr>
        <w:pStyle w:val="footnote"/>
      </w:pPr>
      <w:r>
        <w:rPr>
          <w:rStyle w:val="FootnoteReference"/>
        </w:rPr>
        <w:footnoteRef/>
      </w:r>
      <w:r>
        <w:t xml:space="preserve"> [JS] literally “mingled” and “works”</w:t>
      </w:r>
    </w:p>
  </w:footnote>
  <w:footnote w:id="624">
    <w:p w14:paraId="21E48811" w14:textId="77777777" w:rsidR="00403A4D" w:rsidRDefault="00403A4D" w:rsidP="00704CAA">
      <w:pPr>
        <w:pStyle w:val="footnote"/>
      </w:pPr>
      <w:r>
        <w:rPr>
          <w:rStyle w:val="FootnoteReference"/>
        </w:rPr>
        <w:footnoteRef/>
      </w:r>
      <w:r>
        <w:t xml:space="preserve"> [JS] or “give thanks to”, “thankfully confess with praise”</w:t>
      </w:r>
    </w:p>
  </w:footnote>
  <w:footnote w:id="625">
    <w:p w14:paraId="5744C399" w14:textId="77777777" w:rsidR="00403A4D" w:rsidRDefault="00403A4D" w:rsidP="00704CAA">
      <w:pPr>
        <w:pStyle w:val="footnote"/>
      </w:pPr>
      <w:r>
        <w:rPr>
          <w:rStyle w:val="FootnoteReference"/>
        </w:rPr>
        <w:footnoteRef/>
      </w:r>
      <w:r>
        <w:t xml:space="preserve"> [JS] or “age to age”</w:t>
      </w:r>
    </w:p>
  </w:footnote>
  <w:footnote w:id="626">
    <w:p w14:paraId="0410B31B" w14:textId="77777777" w:rsidR="00403A4D" w:rsidRDefault="00403A4D" w:rsidP="00704CAA">
      <w:pPr>
        <w:pStyle w:val="footnote"/>
      </w:pPr>
      <w:r>
        <w:rPr>
          <w:rStyle w:val="FootnoteReference"/>
        </w:rPr>
        <w:footnoteRef/>
      </w:r>
      <w:r>
        <w:t xml:space="preserve"> [JS] or “May it be! May it be” or “So be it! So be it!”</w:t>
      </w:r>
    </w:p>
  </w:footnote>
  <w:footnote w:id="627">
    <w:p w14:paraId="0FB3C337" w14:textId="77777777" w:rsidR="00403A4D" w:rsidRDefault="00403A4D" w:rsidP="00704CAA">
      <w:pPr>
        <w:pStyle w:val="footnote"/>
      </w:pPr>
      <w:r>
        <w:rPr>
          <w:rStyle w:val="FootnoteReference"/>
        </w:rPr>
        <w:footnoteRef/>
      </w:r>
      <w:r>
        <w:t xml:space="preserve"> [JS] or “give thanks to”, “thankfully confess with praise”</w:t>
      </w:r>
    </w:p>
  </w:footnote>
  <w:footnote w:id="628">
    <w:p w14:paraId="7E54D57E" w14:textId="77777777" w:rsidR="00403A4D" w:rsidRDefault="00403A4D" w:rsidP="00704CAA">
      <w:pPr>
        <w:pStyle w:val="footnote"/>
      </w:pPr>
      <w:r>
        <w:rPr>
          <w:rStyle w:val="FootnoteReference"/>
        </w:rPr>
        <w:footnoteRef/>
      </w:r>
      <w:r>
        <w:t xml:space="preserve"> [JS] NETS, Fr. Lazarus, and the Coptic have “sea”, others have “south”</w:t>
      </w:r>
    </w:p>
  </w:footnote>
  <w:footnote w:id="629">
    <w:p w14:paraId="178F2BAD" w14:textId="77777777" w:rsidR="00403A4D" w:rsidRDefault="00403A4D" w:rsidP="00704CAA">
      <w:pPr>
        <w:pStyle w:val="footnote"/>
      </w:pPr>
      <w:r>
        <w:rPr>
          <w:rStyle w:val="FootnoteReference"/>
        </w:rPr>
        <w:footnoteRef/>
      </w:r>
      <w:r>
        <w:t xml:space="preserve"> [JS] or “praise and thank”, “thankfully confess with praise”</w:t>
      </w:r>
    </w:p>
  </w:footnote>
  <w:footnote w:id="630">
    <w:p w14:paraId="6A8B4AB6" w14:textId="77777777" w:rsidR="00403A4D" w:rsidRDefault="00403A4D" w:rsidP="00704CAA">
      <w:pPr>
        <w:pStyle w:val="footnote"/>
      </w:pPr>
      <w:r>
        <w:rPr>
          <w:rStyle w:val="FootnoteReference"/>
        </w:rPr>
        <w:footnoteRef/>
      </w:r>
      <w:r>
        <w:t xml:space="preserve"> [JS] or “praise and thank”, “thankfully confess with praise.”</w:t>
      </w:r>
    </w:p>
  </w:footnote>
  <w:footnote w:id="631">
    <w:p w14:paraId="7CBE112A" w14:textId="77777777" w:rsidR="00403A4D" w:rsidRDefault="00403A4D" w:rsidP="00704CAA">
      <w:pPr>
        <w:pStyle w:val="footnote"/>
      </w:pPr>
      <w:r>
        <w:rPr>
          <w:rStyle w:val="FootnoteReference"/>
        </w:rPr>
        <w:footnoteRef/>
      </w:r>
      <w:r>
        <w:t xml:space="preserve"> [JS] or “He helped them out of the way of their iniquity”</w:t>
      </w:r>
    </w:p>
  </w:footnote>
  <w:footnote w:id="632">
    <w:p w14:paraId="22A56B6D" w14:textId="77777777" w:rsidR="00403A4D" w:rsidRDefault="00403A4D"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403A4D" w:rsidRDefault="00403A4D" w:rsidP="00704CAA">
      <w:pPr>
        <w:pStyle w:val="footnote"/>
      </w:pPr>
      <w:r>
        <w:rPr>
          <w:rStyle w:val="FootnoteReference"/>
        </w:rPr>
        <w:footnoteRef/>
      </w:r>
      <w:r>
        <w:t xml:space="preserve"> [JS] or “praise and thank”, “thankfully confess with praise”</w:t>
      </w:r>
    </w:p>
  </w:footnote>
  <w:footnote w:id="634">
    <w:p w14:paraId="6DE0266A" w14:textId="77777777" w:rsidR="00403A4D" w:rsidRDefault="00403A4D" w:rsidP="00704CAA">
      <w:pPr>
        <w:pStyle w:val="footnote"/>
      </w:pPr>
      <w:r>
        <w:rPr>
          <w:rStyle w:val="FootnoteReference"/>
        </w:rPr>
        <w:footnoteRef/>
      </w:r>
      <w:r>
        <w:t xml:space="preserve"> [JS] Fr. Lazarus has “all their skill was scuttled.”</w:t>
      </w:r>
    </w:p>
  </w:footnote>
  <w:footnote w:id="635">
    <w:p w14:paraId="4B2EAC84" w14:textId="77777777" w:rsidR="00403A4D" w:rsidRDefault="00403A4D" w:rsidP="00704CAA">
      <w:pPr>
        <w:pStyle w:val="footnote"/>
      </w:pPr>
      <w:r>
        <w:rPr>
          <w:rStyle w:val="FootnoteReference"/>
        </w:rPr>
        <w:footnoteRef/>
      </w:r>
      <w:r>
        <w:t xml:space="preserve"> [JS] or “praise and thank”, “thankfully confess with praise”</w:t>
      </w:r>
    </w:p>
  </w:footnote>
  <w:footnote w:id="636">
    <w:p w14:paraId="589D0F1B" w14:textId="77777777" w:rsidR="00403A4D" w:rsidRDefault="00403A4D"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403A4D" w:rsidRDefault="00403A4D" w:rsidP="00704CAA">
      <w:pPr>
        <w:pStyle w:val="footnote"/>
      </w:pPr>
      <w:r>
        <w:rPr>
          <w:rStyle w:val="FootnoteReference"/>
        </w:rPr>
        <w:footnoteRef/>
      </w:r>
      <w:r>
        <w:t xml:space="preserve"> [JS] NETS has, “make music”, OSB, “give praise”</w:t>
      </w:r>
    </w:p>
  </w:footnote>
  <w:footnote w:id="638">
    <w:p w14:paraId="2BBBBDB1" w14:textId="77777777" w:rsidR="00403A4D" w:rsidRDefault="00403A4D" w:rsidP="00704CAA">
      <w:pPr>
        <w:pStyle w:val="footnote"/>
      </w:pPr>
      <w:r>
        <w:rPr>
          <w:rStyle w:val="FootnoteReference"/>
        </w:rPr>
        <w:footnoteRef/>
      </w:r>
      <w:r>
        <w:t xml:space="preserve"> [JS] “thankfully confess You with praise”</w:t>
      </w:r>
    </w:p>
  </w:footnote>
  <w:footnote w:id="639">
    <w:p w14:paraId="5C6900D2" w14:textId="77777777" w:rsidR="00403A4D" w:rsidRDefault="00403A4D"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403A4D" w:rsidRDefault="00403A4D" w:rsidP="00704CAA">
      <w:pPr>
        <w:pStyle w:val="footnote"/>
      </w:pPr>
      <w:r>
        <w:rPr>
          <w:rStyle w:val="FootnoteReference"/>
        </w:rPr>
        <w:footnoteRef/>
      </w:r>
      <w:r>
        <w:t xml:space="preserve"> [JS] “holy place.”</w:t>
      </w:r>
    </w:p>
  </w:footnote>
  <w:footnote w:id="641">
    <w:p w14:paraId="25606447" w14:textId="77777777" w:rsidR="00403A4D" w:rsidRDefault="00403A4D" w:rsidP="00704CAA">
      <w:pPr>
        <w:pStyle w:val="footnote"/>
      </w:pPr>
      <w:r>
        <w:rPr>
          <w:rStyle w:val="FootnoteReference"/>
        </w:rPr>
        <w:footnoteRef/>
      </w:r>
      <w:r>
        <w:t xml:space="preserve"> See Psalm 59:10 and footnote.</w:t>
      </w:r>
    </w:p>
  </w:footnote>
  <w:footnote w:id="642">
    <w:p w14:paraId="7DF3C2CB" w14:textId="77777777" w:rsidR="00403A4D" w:rsidRDefault="00403A4D"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403A4D" w:rsidRDefault="00403A4D" w:rsidP="00704CAA">
      <w:pPr>
        <w:pStyle w:val="footnote"/>
      </w:pPr>
      <w:r>
        <w:rPr>
          <w:rStyle w:val="FootnoteReference"/>
        </w:rPr>
        <w:footnoteRef/>
      </w:r>
      <w:r>
        <w:t xml:space="preserve"> [JS] or “lawlessness”</w:t>
      </w:r>
    </w:p>
  </w:footnote>
  <w:footnote w:id="644">
    <w:p w14:paraId="0370D8B9" w14:textId="77777777" w:rsidR="00403A4D" w:rsidRDefault="00403A4D" w:rsidP="00704CAA">
      <w:pPr>
        <w:pStyle w:val="footnote"/>
      </w:pPr>
      <w:r>
        <w:rPr>
          <w:rStyle w:val="FootnoteReference"/>
        </w:rPr>
        <w:footnoteRef/>
      </w:r>
      <w:r>
        <w:t xml:space="preserve"> Cf. Num. 5:22.</w:t>
      </w:r>
    </w:p>
  </w:footnote>
  <w:footnote w:id="645">
    <w:p w14:paraId="1B36DB9E" w14:textId="77777777" w:rsidR="00403A4D" w:rsidRDefault="00403A4D" w:rsidP="00704CAA">
      <w:pPr>
        <w:pStyle w:val="footnote"/>
      </w:pPr>
      <w:r>
        <w:rPr>
          <w:rStyle w:val="FootnoteReference"/>
        </w:rPr>
        <w:footnoteRef/>
      </w:r>
      <w:r>
        <w:t xml:space="preserve"> Mt. 27:39.</w:t>
      </w:r>
    </w:p>
  </w:footnote>
  <w:footnote w:id="646">
    <w:p w14:paraId="22940EE6" w14:textId="77777777" w:rsidR="00403A4D" w:rsidRDefault="00403A4D" w:rsidP="00704CAA">
      <w:pPr>
        <w:pStyle w:val="footnote"/>
      </w:pPr>
      <w:r>
        <w:rPr>
          <w:rStyle w:val="FootnoteReference"/>
        </w:rPr>
        <w:footnoteRef/>
      </w:r>
      <w:r>
        <w:t xml:space="preserve"> [JS] or “give thanks to”. “thankfully confess with praise”</w:t>
      </w:r>
    </w:p>
  </w:footnote>
  <w:footnote w:id="647">
    <w:p w14:paraId="250C4082" w14:textId="77777777" w:rsidR="00403A4D" w:rsidRDefault="00403A4D"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403A4D" w:rsidRDefault="00403A4D"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403A4D" w:rsidRDefault="00403A4D" w:rsidP="00704CAA">
      <w:pPr>
        <w:pStyle w:val="footnote"/>
      </w:pPr>
      <w:r>
        <w:rPr>
          <w:rStyle w:val="FootnoteReference"/>
        </w:rPr>
        <w:footnoteRef/>
      </w:r>
      <w:r>
        <w:t xml:space="preserve"> [JS] “with You is the dominion/rule in the day of Your power”</w:t>
      </w:r>
    </w:p>
  </w:footnote>
  <w:footnote w:id="650">
    <w:p w14:paraId="04BA8F57" w14:textId="77777777" w:rsidR="00403A4D" w:rsidRDefault="00403A4D" w:rsidP="00704CAA">
      <w:pPr>
        <w:pStyle w:val="footnote"/>
      </w:pPr>
      <w:r>
        <w:rPr>
          <w:rStyle w:val="FootnoteReference"/>
        </w:rPr>
        <w:footnoteRef/>
      </w:r>
      <w:r>
        <w:t xml:space="preserve"> Cf. 1 Cor. 15:41-43.</w:t>
      </w:r>
    </w:p>
  </w:footnote>
  <w:footnote w:id="651">
    <w:p w14:paraId="0419BAA6" w14:textId="77777777" w:rsidR="00403A4D" w:rsidRDefault="00403A4D" w:rsidP="00704CAA">
      <w:pPr>
        <w:pStyle w:val="footnote"/>
      </w:pPr>
      <w:r>
        <w:rPr>
          <w:rStyle w:val="FootnoteReference"/>
        </w:rPr>
        <w:footnoteRef/>
      </w:r>
      <w:r>
        <w:t xml:space="preserve"> [JS] literally “morning star”</w:t>
      </w:r>
    </w:p>
  </w:footnote>
  <w:footnote w:id="652">
    <w:p w14:paraId="6A1A3510" w14:textId="77777777" w:rsidR="00403A4D" w:rsidRDefault="00403A4D"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403A4D" w:rsidRDefault="00403A4D" w:rsidP="00704CAA">
      <w:pPr>
        <w:pStyle w:val="footnote"/>
      </w:pPr>
      <w:r>
        <w:rPr>
          <w:rStyle w:val="FootnoteReference"/>
        </w:rPr>
        <w:footnoteRef/>
      </w:r>
      <w:r>
        <w:t xml:space="preserve"> [JS] Fr. Lazarus renders “repent” as “change His mind”</w:t>
      </w:r>
    </w:p>
  </w:footnote>
  <w:footnote w:id="654">
    <w:p w14:paraId="6A954099" w14:textId="77777777" w:rsidR="00403A4D" w:rsidRDefault="00403A4D" w:rsidP="00704CAA">
      <w:pPr>
        <w:pStyle w:val="footnote"/>
      </w:pPr>
      <w:r>
        <w:rPr>
          <w:rStyle w:val="FootnoteReference"/>
        </w:rPr>
        <w:footnoteRef/>
      </w:r>
      <w:r>
        <w:t xml:space="preserve"> Heb. 7:21.</w:t>
      </w:r>
    </w:p>
  </w:footnote>
  <w:footnote w:id="655">
    <w:p w14:paraId="7ADC21DE" w14:textId="77777777" w:rsidR="00403A4D" w:rsidRDefault="00403A4D"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403A4D" w:rsidRDefault="00403A4D" w:rsidP="00704CAA">
      <w:pPr>
        <w:pStyle w:val="footnote"/>
      </w:pPr>
      <w:r>
        <w:rPr>
          <w:rStyle w:val="FootnoteReference"/>
        </w:rPr>
        <w:footnoteRef/>
      </w:r>
      <w:r>
        <w:t xml:space="preserve"> [JS] or “give thanks,” or “thankfully confess with praise”</w:t>
      </w:r>
    </w:p>
  </w:footnote>
  <w:footnote w:id="657">
    <w:p w14:paraId="72BD2026" w14:textId="77777777" w:rsidR="00403A4D" w:rsidRDefault="00403A4D" w:rsidP="00704CAA">
      <w:pPr>
        <w:pStyle w:val="footnote"/>
      </w:pPr>
      <w:r>
        <w:rPr>
          <w:rStyle w:val="FootnoteReference"/>
        </w:rPr>
        <w:footnoteRef/>
      </w:r>
      <w:r>
        <w:t xml:space="preserve"> [JS] or “assembly”</w:t>
      </w:r>
    </w:p>
  </w:footnote>
  <w:footnote w:id="658">
    <w:p w14:paraId="5C873828" w14:textId="77777777" w:rsidR="00403A4D" w:rsidRDefault="00403A4D" w:rsidP="00704CAA">
      <w:pPr>
        <w:pStyle w:val="footnote"/>
      </w:pPr>
      <w:r>
        <w:rPr>
          <w:rStyle w:val="FootnoteReference"/>
        </w:rPr>
        <w:footnoteRef/>
      </w:r>
      <w:r>
        <w:t xml:space="preserve"> [JS] or “sought out in all things according to His will.”</w:t>
      </w:r>
    </w:p>
  </w:footnote>
  <w:footnote w:id="659">
    <w:p w14:paraId="4A82352A" w14:textId="77777777" w:rsidR="00403A4D" w:rsidRDefault="00403A4D" w:rsidP="00704CAA">
      <w:pPr>
        <w:pStyle w:val="footnote"/>
      </w:pPr>
      <w:r>
        <w:rPr>
          <w:rStyle w:val="FootnoteReference"/>
        </w:rPr>
        <w:footnoteRef/>
      </w:r>
      <w:r>
        <w:t xml:space="preserve"> [JS] or “thanksgiving,” or “thankful confession with praise”</w:t>
      </w:r>
    </w:p>
  </w:footnote>
  <w:footnote w:id="660">
    <w:p w14:paraId="003E75E9" w14:textId="77777777" w:rsidR="00403A4D" w:rsidRDefault="00403A4D"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403A4D" w:rsidRDefault="00403A4D" w:rsidP="00704CAA">
      <w:pPr>
        <w:pStyle w:val="footnote"/>
      </w:pPr>
      <w:r>
        <w:rPr>
          <w:rStyle w:val="FootnoteReference"/>
        </w:rPr>
        <w:footnoteRef/>
      </w:r>
      <w:r>
        <w:t xml:space="preserve"> Gen. 6:18; 9:9f; 15; 17; Ex. 19:5; Mk. 14:24; Lk. 22:20,29,30.</w:t>
      </w:r>
    </w:p>
  </w:footnote>
  <w:footnote w:id="662">
    <w:p w14:paraId="25E37270" w14:textId="77777777" w:rsidR="00403A4D" w:rsidRDefault="00403A4D" w:rsidP="00704CAA">
      <w:pPr>
        <w:pStyle w:val="footnote"/>
      </w:pPr>
      <w:r>
        <w:rPr>
          <w:rStyle w:val="FootnoteReference"/>
        </w:rPr>
        <w:footnoteRef/>
      </w:r>
      <w:r>
        <w:t xml:space="preserve"> [JS] or “awesome”, “terrible”</w:t>
      </w:r>
    </w:p>
  </w:footnote>
  <w:footnote w:id="663">
    <w:p w14:paraId="21A9EB43" w14:textId="77777777" w:rsidR="00403A4D" w:rsidRDefault="00403A4D"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403A4D" w:rsidRDefault="00403A4D"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403A4D" w:rsidRDefault="00403A4D" w:rsidP="00704CAA">
      <w:pPr>
        <w:pStyle w:val="footnote"/>
      </w:pPr>
      <w:r>
        <w:rPr>
          <w:rStyle w:val="FootnoteReference"/>
        </w:rPr>
        <w:footnoteRef/>
      </w:r>
      <w:r>
        <w:t xml:space="preserve"> [JS] or “endures forever and ever”</w:t>
      </w:r>
    </w:p>
  </w:footnote>
  <w:footnote w:id="666">
    <w:p w14:paraId="4732D835" w14:textId="77777777" w:rsidR="00403A4D" w:rsidRDefault="00403A4D" w:rsidP="00704CAA">
      <w:pPr>
        <w:pStyle w:val="footnote"/>
      </w:pPr>
      <w:r>
        <w:rPr>
          <w:rStyle w:val="FootnoteReference"/>
        </w:rPr>
        <w:footnoteRef/>
      </w:r>
      <w:r>
        <w:t xml:space="preserve"> [JS] or “dawned”</w:t>
      </w:r>
    </w:p>
  </w:footnote>
  <w:footnote w:id="667">
    <w:p w14:paraId="049D5215" w14:textId="77777777" w:rsidR="00403A4D" w:rsidRDefault="00403A4D" w:rsidP="00704CAA">
      <w:pPr>
        <w:pStyle w:val="footnote"/>
      </w:pPr>
      <w:r>
        <w:rPr>
          <w:rStyle w:val="FootnoteReference"/>
        </w:rPr>
        <w:footnoteRef/>
      </w:r>
      <w:r>
        <w:t xml:space="preserve"> [JS] NETS interprets this as “He scattered [His enemies]”</w:t>
      </w:r>
    </w:p>
  </w:footnote>
  <w:footnote w:id="668">
    <w:p w14:paraId="2262A787" w14:textId="77777777" w:rsidR="00403A4D" w:rsidRDefault="00403A4D" w:rsidP="00704CAA">
      <w:pPr>
        <w:pStyle w:val="footnote"/>
      </w:pPr>
      <w:r>
        <w:rPr>
          <w:rStyle w:val="FootnoteReference"/>
        </w:rPr>
        <w:footnoteRef/>
      </w:r>
      <w:r>
        <w:t xml:space="preserve"> [JS] or “contines forever and ever”</w:t>
      </w:r>
    </w:p>
  </w:footnote>
  <w:footnote w:id="669">
    <w:p w14:paraId="3DC1ACDA" w14:textId="77777777" w:rsidR="00403A4D" w:rsidRDefault="00403A4D" w:rsidP="00704CAA">
      <w:pPr>
        <w:pStyle w:val="footnote"/>
      </w:pPr>
      <w:r>
        <w:rPr>
          <w:rStyle w:val="FootnoteReference"/>
        </w:rPr>
        <w:footnoteRef/>
      </w:r>
      <w:r>
        <w:t xml:space="preserve"> [JS] or “he will be raised to power and glory.”</w:t>
      </w:r>
    </w:p>
  </w:footnote>
  <w:footnote w:id="670">
    <w:p w14:paraId="4A10F39F" w14:textId="77777777" w:rsidR="00403A4D" w:rsidRDefault="00403A4D"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403A4D" w:rsidRDefault="00403A4D"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403A4D" w:rsidRDefault="00403A4D"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403A4D" w:rsidRDefault="00403A4D" w:rsidP="00704CAA">
      <w:pPr>
        <w:pStyle w:val="footnote"/>
      </w:pPr>
      <w:r>
        <w:rPr>
          <w:rStyle w:val="FootnoteReference"/>
        </w:rPr>
        <w:footnoteRef/>
      </w:r>
      <w:r>
        <w:t xml:space="preserve"> Ex. 19:6; 29:43-46; Deut. 27:9; Is. 63:18,19; Jer. 2:3; 2 Cor. 6:16.</w:t>
      </w:r>
    </w:p>
  </w:footnote>
  <w:footnote w:id="674">
    <w:p w14:paraId="4ACA2EFF" w14:textId="77777777" w:rsidR="00403A4D" w:rsidRDefault="00403A4D"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403A4D" w:rsidRDefault="00403A4D"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403A4D" w:rsidRDefault="00403A4D" w:rsidP="00704CAA">
      <w:pPr>
        <w:pStyle w:val="footnote"/>
      </w:pPr>
      <w:r>
        <w:rPr>
          <w:rStyle w:val="FootnoteReference"/>
        </w:rPr>
        <w:footnoteRef/>
      </w:r>
      <w:r>
        <w:t xml:space="preserve"> [JS] or “presence”</w:t>
      </w:r>
    </w:p>
  </w:footnote>
  <w:footnote w:id="677">
    <w:p w14:paraId="263120E9" w14:textId="77777777" w:rsidR="00403A4D" w:rsidRDefault="00403A4D" w:rsidP="00704CAA">
      <w:pPr>
        <w:pStyle w:val="footnote"/>
      </w:pPr>
      <w:r>
        <w:rPr>
          <w:rStyle w:val="FootnoteReference"/>
        </w:rPr>
        <w:footnoteRef/>
      </w:r>
      <w:r>
        <w:t xml:space="preserve"> Cf. John 1:18; 3:13; Wisdom 18:16.</w:t>
      </w:r>
    </w:p>
  </w:footnote>
  <w:footnote w:id="678">
    <w:p w14:paraId="45C85546" w14:textId="77777777" w:rsidR="00403A4D" w:rsidRDefault="00403A4D"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403A4D" w:rsidRDefault="00403A4D" w:rsidP="00704CAA">
      <w:pPr>
        <w:pStyle w:val="footnote"/>
      </w:pPr>
      <w:r>
        <w:rPr>
          <w:rStyle w:val="FootnoteReference"/>
        </w:rPr>
        <w:footnoteRef/>
      </w:r>
      <w:r>
        <w:t xml:space="preserve"> [JS] or “from now and forevermore.”</w:t>
      </w:r>
    </w:p>
  </w:footnote>
  <w:footnote w:id="680">
    <w:p w14:paraId="0509066F" w14:textId="77777777" w:rsidR="00403A4D" w:rsidRDefault="00403A4D"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403A4D" w:rsidRDefault="00403A4D" w:rsidP="00704CAA">
      <w:pPr>
        <w:pStyle w:val="footnote"/>
      </w:pPr>
      <w:r>
        <w:rPr>
          <w:rStyle w:val="FootnoteReference"/>
        </w:rPr>
        <w:footnoteRef/>
      </w:r>
      <w:r>
        <w:t xml:space="preserve"> [JS] or “cry”</w:t>
      </w:r>
    </w:p>
  </w:footnote>
  <w:footnote w:id="682">
    <w:p w14:paraId="65517406" w14:textId="77777777" w:rsidR="00403A4D" w:rsidRDefault="00403A4D" w:rsidP="00704CAA">
      <w:pPr>
        <w:pStyle w:val="footnote"/>
      </w:pPr>
      <w:r>
        <w:rPr>
          <w:rStyle w:val="FootnoteReference"/>
        </w:rPr>
        <w:footnoteRef/>
      </w:r>
      <w:r>
        <w:t xml:space="preserve"> [JS] or “rescue”, i.e. “O Lord, rescue me!”</w:t>
      </w:r>
    </w:p>
  </w:footnote>
  <w:footnote w:id="683">
    <w:p w14:paraId="00DCFDCC" w14:textId="77777777" w:rsidR="00403A4D" w:rsidRDefault="00403A4D" w:rsidP="00704CAA">
      <w:pPr>
        <w:pStyle w:val="footnote"/>
      </w:pPr>
      <w:r>
        <w:rPr>
          <w:rStyle w:val="FootnoteReference"/>
        </w:rPr>
        <w:footnoteRef/>
      </w:r>
      <w:r>
        <w:t xml:space="preserve"> Or “life,” or “self.</w:t>
      </w:r>
    </w:p>
  </w:footnote>
  <w:footnote w:id="684">
    <w:p w14:paraId="39013900" w14:textId="77777777" w:rsidR="00403A4D" w:rsidRDefault="00403A4D" w:rsidP="00704CAA">
      <w:pPr>
        <w:pStyle w:val="footnote"/>
      </w:pPr>
      <w:r>
        <w:rPr>
          <w:rStyle w:val="FootnoteReference"/>
        </w:rPr>
        <w:footnoteRef/>
      </w:r>
      <w:r>
        <w:t xml:space="preserve"> cf. Heb. 4:10; Phil. 2:12; Mt. 11:28,29; Jer. 6:16.</w:t>
      </w:r>
    </w:p>
  </w:footnote>
  <w:footnote w:id="685">
    <w:p w14:paraId="7EF4902F" w14:textId="77777777" w:rsidR="00403A4D" w:rsidRDefault="00403A4D" w:rsidP="00704CAA">
      <w:pPr>
        <w:pStyle w:val="footnote"/>
      </w:pPr>
      <w:r>
        <w:rPr>
          <w:rStyle w:val="FootnoteReference"/>
        </w:rPr>
        <w:footnoteRef/>
      </w:r>
      <w:r>
        <w:t xml:space="preserve"> [JS] Fr. Lazarus has, “I will live to please the Lord”</w:t>
      </w:r>
    </w:p>
  </w:footnote>
  <w:footnote w:id="686">
    <w:p w14:paraId="074C68EB" w14:textId="77777777" w:rsidR="00403A4D" w:rsidRDefault="00403A4D" w:rsidP="00704CAA">
      <w:pPr>
        <w:pStyle w:val="footnote"/>
      </w:pPr>
      <w:r>
        <w:rPr>
          <w:rStyle w:val="FootnoteReference"/>
        </w:rPr>
        <w:footnoteRef/>
      </w:r>
      <w:r>
        <w:t xml:space="preserve"> 2 Cor. 4:13.</w:t>
      </w:r>
    </w:p>
  </w:footnote>
  <w:footnote w:id="687">
    <w:p w14:paraId="1961AD01" w14:textId="77777777" w:rsidR="00403A4D" w:rsidRDefault="00403A4D" w:rsidP="00704CAA">
      <w:pPr>
        <w:pStyle w:val="footnote"/>
      </w:pPr>
      <w:r>
        <w:rPr>
          <w:rStyle w:val="FootnoteReference"/>
        </w:rPr>
        <w:footnoteRef/>
      </w:r>
      <w:r>
        <w:t xml:space="preserve"> [JS] or “brought very low”</w:t>
      </w:r>
    </w:p>
  </w:footnote>
  <w:footnote w:id="688">
    <w:p w14:paraId="5336CA97" w14:textId="77777777" w:rsidR="00403A4D" w:rsidRDefault="00403A4D" w:rsidP="00704CAA">
      <w:pPr>
        <w:pStyle w:val="footnote"/>
      </w:pPr>
      <w:r>
        <w:rPr>
          <w:rStyle w:val="FootnoteReference"/>
        </w:rPr>
        <w:footnoteRef/>
      </w:r>
      <w:r>
        <w:t xml:space="preserve"> [JS] OSB has, “ecstasy,” Fr. Lazarus has “madness,” Brenton has “amazement.”</w:t>
      </w:r>
    </w:p>
  </w:footnote>
  <w:footnote w:id="689">
    <w:p w14:paraId="7806EAC7" w14:textId="77777777" w:rsidR="00403A4D" w:rsidRDefault="00403A4D" w:rsidP="00704CAA">
      <w:pPr>
        <w:pStyle w:val="footnote"/>
      </w:pPr>
      <w:r>
        <w:rPr>
          <w:rStyle w:val="FootnoteReference"/>
        </w:rPr>
        <w:footnoteRef/>
      </w:r>
      <w:r>
        <w:t xml:space="preserve"> [JS] NETS and OSB omit vs. 5.</w:t>
      </w:r>
    </w:p>
  </w:footnote>
  <w:footnote w:id="690">
    <w:p w14:paraId="3C69D206" w14:textId="77777777" w:rsidR="00403A4D" w:rsidRDefault="00403A4D" w:rsidP="00704CAA">
      <w:pPr>
        <w:pStyle w:val="footnote"/>
      </w:pPr>
      <w:r>
        <w:rPr>
          <w:rStyle w:val="FootnoteReference"/>
        </w:rPr>
        <w:footnoteRef/>
      </w:r>
      <w:r>
        <w:t xml:space="preserve"> [JS] literally, “holy ones.”</w:t>
      </w:r>
    </w:p>
  </w:footnote>
  <w:footnote w:id="691">
    <w:p w14:paraId="42AB023A" w14:textId="77777777" w:rsidR="00403A4D" w:rsidRDefault="00403A4D"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403A4D" w:rsidRDefault="00403A4D" w:rsidP="00704CAA">
      <w:pPr>
        <w:pStyle w:val="footnote"/>
      </w:pPr>
      <w:r>
        <w:rPr>
          <w:rStyle w:val="FootnoteReference"/>
        </w:rPr>
        <w:footnoteRef/>
      </w:r>
      <w:r>
        <w:t xml:space="preserve"> [JS] litearlly, “slave”.</w:t>
      </w:r>
    </w:p>
  </w:footnote>
  <w:footnote w:id="693">
    <w:p w14:paraId="3AA5172C" w14:textId="77777777" w:rsidR="00403A4D" w:rsidRDefault="00403A4D" w:rsidP="00704CAA">
      <w:pPr>
        <w:pStyle w:val="footnote"/>
      </w:pPr>
      <w:r>
        <w:rPr>
          <w:rStyle w:val="FootnoteReference"/>
        </w:rPr>
        <w:footnoteRef/>
      </w:r>
      <w:r>
        <w:t xml:space="preserve"> [JS] [] lacking in NETS and OSB.</w:t>
      </w:r>
    </w:p>
  </w:footnote>
  <w:footnote w:id="694">
    <w:p w14:paraId="6A76C09C" w14:textId="77777777" w:rsidR="00403A4D" w:rsidRDefault="00403A4D" w:rsidP="00704CAA">
      <w:pPr>
        <w:pStyle w:val="footnote"/>
      </w:pPr>
      <w:r>
        <w:rPr>
          <w:rStyle w:val="FootnoteReference"/>
        </w:rPr>
        <w:footnoteRef/>
      </w:r>
      <w:r>
        <w:t xml:space="preserve"> Rom. 15:11.</w:t>
      </w:r>
    </w:p>
  </w:footnote>
  <w:footnote w:id="695">
    <w:p w14:paraId="68C80167" w14:textId="77777777" w:rsidR="00403A4D" w:rsidRDefault="00403A4D"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403A4D" w:rsidRDefault="00403A4D" w:rsidP="00704CAA">
      <w:pPr>
        <w:pStyle w:val="footnote"/>
      </w:pPr>
      <w:r>
        <w:rPr>
          <w:rStyle w:val="FootnoteReference"/>
        </w:rPr>
        <w:footnoteRef/>
      </w:r>
      <w:r>
        <w:t xml:space="preserve"> [JS] “thankfully confess the Lord with praise,” here and throughout</w:t>
      </w:r>
    </w:p>
  </w:footnote>
  <w:footnote w:id="697">
    <w:p w14:paraId="56D602AB" w14:textId="77777777" w:rsidR="00403A4D" w:rsidRDefault="00403A4D"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403A4D" w:rsidRPr="00C544D6" w:rsidRDefault="00403A4D" w:rsidP="00704CAA">
      <w:pPr>
        <w:pStyle w:val="footnote"/>
      </w:pPr>
      <w:r w:rsidRPr="00C544D6">
        <w:rPr>
          <w:rStyle w:val="FootnoteReference"/>
        </w:rPr>
        <w:footnoteRef/>
      </w:r>
      <w:r w:rsidRPr="00C544D6">
        <w:t xml:space="preserve"> Heb. 13:6.</w:t>
      </w:r>
    </w:p>
  </w:footnote>
  <w:footnote w:id="699">
    <w:p w14:paraId="5D0FEE98" w14:textId="77777777" w:rsidR="00403A4D" w:rsidRDefault="00403A4D" w:rsidP="00704CAA">
      <w:pPr>
        <w:pStyle w:val="footnote"/>
      </w:pPr>
      <w:r>
        <w:rPr>
          <w:rStyle w:val="FootnoteReference"/>
        </w:rPr>
        <w:footnoteRef/>
      </w:r>
      <w:r>
        <w:t xml:space="preserve"> [JS] Fr. Lazarus has “see the fall of”</w:t>
      </w:r>
    </w:p>
  </w:footnote>
  <w:footnote w:id="700">
    <w:p w14:paraId="47411FC0" w14:textId="77777777" w:rsidR="00403A4D" w:rsidRDefault="00403A4D"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403A4D" w:rsidRDefault="00403A4D" w:rsidP="00704CAA">
      <w:pPr>
        <w:pStyle w:val="footnote"/>
      </w:pPr>
      <w:r>
        <w:rPr>
          <w:rStyle w:val="FootnoteReference"/>
        </w:rPr>
        <w:footnoteRef/>
      </w:r>
      <w:r>
        <w:t xml:space="preserve"> [JS] or “give thanks to”, “thankfully confess with praise”</w:t>
      </w:r>
    </w:p>
  </w:footnote>
  <w:footnote w:id="702">
    <w:p w14:paraId="4D0EB5F8" w14:textId="77777777" w:rsidR="00403A4D" w:rsidRDefault="00403A4D" w:rsidP="00704CAA">
      <w:pPr>
        <w:pStyle w:val="footnote"/>
      </w:pPr>
      <w:r>
        <w:rPr>
          <w:rStyle w:val="FootnoteReference"/>
        </w:rPr>
        <w:footnoteRef/>
      </w:r>
      <w:r>
        <w:t xml:space="preserve"> [JS] or “praise and thank,” “thankfully confess with praise”</w:t>
      </w:r>
    </w:p>
  </w:footnote>
  <w:footnote w:id="703">
    <w:p w14:paraId="4867BE6A" w14:textId="77777777" w:rsidR="00403A4D" w:rsidRDefault="00403A4D"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403A4D" w:rsidRDefault="00403A4D" w:rsidP="00704CAA">
      <w:pPr>
        <w:pStyle w:val="footnote"/>
      </w:pPr>
      <w:r>
        <w:rPr>
          <w:rStyle w:val="FootnoteReference"/>
        </w:rPr>
        <w:footnoteRef/>
      </w:r>
      <w:r>
        <w:t xml:space="preserve"> [JS] or “prosper us”</w:t>
      </w:r>
    </w:p>
  </w:footnote>
  <w:footnote w:id="705">
    <w:p w14:paraId="6B15A309" w14:textId="77777777" w:rsidR="00403A4D" w:rsidRDefault="00403A4D"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403A4D" w:rsidRDefault="00403A4D"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403A4D" w:rsidRDefault="00403A4D"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403A4D" w:rsidRDefault="00403A4D" w:rsidP="00704CAA">
      <w:pPr>
        <w:pStyle w:val="footnote"/>
      </w:pPr>
      <w:r>
        <w:rPr>
          <w:rStyle w:val="FootnoteReference"/>
        </w:rPr>
        <w:footnoteRef/>
      </w:r>
      <w:r>
        <w:t xml:space="preserve"> [JS] “thankfully confess You with praise”</w:t>
      </w:r>
    </w:p>
  </w:footnote>
  <w:footnote w:id="709">
    <w:p w14:paraId="6C5B9009" w14:textId="77777777" w:rsidR="00403A4D" w:rsidRDefault="00403A4D" w:rsidP="00704CAA">
      <w:pPr>
        <w:pStyle w:val="footnote"/>
      </w:pPr>
      <w:r>
        <w:rPr>
          <w:rStyle w:val="FootnoteReference"/>
        </w:rPr>
        <w:footnoteRef/>
      </w:r>
      <w:r>
        <w:t xml:space="preserve"> [JS] “thankfully confess You with praise”</w:t>
      </w:r>
    </w:p>
  </w:footnote>
  <w:footnote w:id="710">
    <w:p w14:paraId="0FB1A1E8" w14:textId="77777777" w:rsidR="00403A4D" w:rsidRDefault="00403A4D"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403A4D" w:rsidRDefault="00403A4D" w:rsidP="00704CAA">
      <w:pPr>
        <w:pStyle w:val="footnote"/>
      </w:pPr>
      <w:r>
        <w:rPr>
          <w:rStyle w:val="FootnoteReference"/>
        </w:rPr>
        <w:footnoteRef/>
      </w:r>
      <w:r>
        <w:t xml:space="preserve"> Rom. 10:5; Gal. 3:12; Lev. 18:5; Luke 10:25-28.</w:t>
      </w:r>
    </w:p>
  </w:footnote>
  <w:footnote w:id="712">
    <w:p w14:paraId="1EF5EAAA" w14:textId="77777777" w:rsidR="00403A4D" w:rsidRDefault="00403A4D"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403A4D" w:rsidRDefault="00403A4D"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403A4D" w:rsidRDefault="00403A4D"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403A4D" w:rsidRDefault="00403A4D"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403A4D" w:rsidRDefault="00403A4D" w:rsidP="00704CAA">
      <w:pPr>
        <w:pStyle w:val="footnote"/>
      </w:pPr>
      <w:r>
        <w:rPr>
          <w:rStyle w:val="FootnoteReference"/>
        </w:rPr>
        <w:footnoteRef/>
      </w:r>
      <w:r>
        <w:t xml:space="preserve"> [JS] or “sayings,” or “teachings”</w:t>
      </w:r>
    </w:p>
  </w:footnote>
  <w:footnote w:id="717">
    <w:p w14:paraId="6D49B268" w14:textId="77777777" w:rsidR="00403A4D" w:rsidRDefault="00403A4D" w:rsidP="00704CAA">
      <w:pPr>
        <w:pStyle w:val="footnote"/>
      </w:pPr>
      <w:r>
        <w:rPr>
          <w:rStyle w:val="FootnoteReference"/>
        </w:rPr>
        <w:footnoteRef/>
      </w:r>
      <w:r>
        <w:t xml:space="preserve"> [JS] Fr. Athanasius has, “repaly,” Brenton has “recompense”</w:t>
      </w:r>
    </w:p>
  </w:footnote>
  <w:footnote w:id="718">
    <w:p w14:paraId="3F4E21CA" w14:textId="77777777" w:rsidR="00403A4D" w:rsidRDefault="00403A4D"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403A4D" w:rsidRDefault="00403A4D"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403A4D" w:rsidRDefault="00403A4D"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403A4D" w:rsidRDefault="00403A4D"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403A4D" w:rsidRDefault="00403A4D" w:rsidP="00704CAA">
      <w:pPr>
        <w:pStyle w:val="footnote"/>
      </w:pPr>
      <w:r>
        <w:rPr>
          <w:rStyle w:val="FootnoteReference"/>
        </w:rPr>
        <w:footnoteRef/>
      </w:r>
      <w:r>
        <w:t xml:space="preserve"> [JS] or “establish,” “confirm”</w:t>
      </w:r>
    </w:p>
  </w:footnote>
  <w:footnote w:id="723">
    <w:p w14:paraId="7016EE01" w14:textId="77777777" w:rsidR="00403A4D" w:rsidRDefault="00403A4D" w:rsidP="00704CAA">
      <w:pPr>
        <w:pStyle w:val="footnote"/>
      </w:pPr>
      <w:r>
        <w:rPr>
          <w:rStyle w:val="FootnoteReference"/>
        </w:rPr>
        <w:footnoteRef/>
      </w:r>
      <w:r>
        <w:t xml:space="preserve"> [JS] or “covetousness”</w:t>
      </w:r>
    </w:p>
  </w:footnote>
  <w:footnote w:id="724">
    <w:p w14:paraId="3AB589AF" w14:textId="77777777" w:rsidR="00403A4D" w:rsidRDefault="00403A4D"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403A4D" w:rsidRDefault="00403A4D"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403A4D" w:rsidRDefault="00403A4D"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403A4D" w:rsidRDefault="00403A4D"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403A4D" w:rsidRDefault="00403A4D"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403A4D" w:rsidRDefault="00403A4D" w:rsidP="00704CAA">
      <w:pPr>
        <w:pStyle w:val="footnote"/>
      </w:pPr>
      <w:r>
        <w:rPr>
          <w:rStyle w:val="FootnoteReference"/>
        </w:rPr>
        <w:footnoteRef/>
      </w:r>
      <w:r>
        <w:t xml:space="preserve"> [JS] or “thank,” “thankfully confess You with praise”</w:t>
      </w:r>
    </w:p>
  </w:footnote>
  <w:footnote w:id="730">
    <w:p w14:paraId="7A133E63" w14:textId="77777777" w:rsidR="00403A4D" w:rsidRDefault="00403A4D"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403A4D" w:rsidRDefault="00403A4D" w:rsidP="00704CAA">
      <w:pPr>
        <w:pStyle w:val="footnote"/>
      </w:pPr>
      <w:r>
        <w:rPr>
          <w:rStyle w:val="FootnoteReference"/>
        </w:rPr>
        <w:footnoteRef/>
      </w:r>
      <w:r>
        <w:t xml:space="preserve"> Curdled with scorn, anger and fear.</w:t>
      </w:r>
    </w:p>
  </w:footnote>
  <w:footnote w:id="732">
    <w:p w14:paraId="63630B8F" w14:textId="77777777" w:rsidR="00403A4D" w:rsidRDefault="00403A4D"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403A4D" w:rsidRDefault="00403A4D"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403A4D" w:rsidRDefault="00403A4D" w:rsidP="00704CAA">
      <w:pPr>
        <w:pStyle w:val="footnote"/>
      </w:pPr>
      <w:r>
        <w:rPr>
          <w:rStyle w:val="FootnoteReference"/>
        </w:rPr>
        <w:footnoteRef/>
      </w:r>
      <w:r>
        <w:t xml:space="preserve"> [JS] i.e. my eyes were straigned looking for your word.</w:t>
      </w:r>
    </w:p>
  </w:footnote>
  <w:footnote w:id="735">
    <w:p w14:paraId="7FC6C490" w14:textId="77777777" w:rsidR="00403A4D" w:rsidRDefault="00403A4D"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403A4D" w:rsidRDefault="00403A4D"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403A4D" w:rsidRDefault="00403A4D" w:rsidP="00704CAA">
      <w:pPr>
        <w:pStyle w:val="footnote"/>
      </w:pPr>
      <w:r>
        <w:rPr>
          <w:rStyle w:val="FootnoteReference"/>
        </w:rPr>
        <w:footnoteRef/>
      </w:r>
      <w:r>
        <w:t xml:space="preserve"> [JS] revive, “give me life”</w:t>
      </w:r>
    </w:p>
  </w:footnote>
  <w:footnote w:id="738">
    <w:p w14:paraId="1F853481" w14:textId="77777777" w:rsidR="00403A4D" w:rsidRDefault="00403A4D" w:rsidP="00704CAA">
      <w:pPr>
        <w:pStyle w:val="footnote"/>
      </w:pPr>
      <w:r>
        <w:rPr>
          <w:rStyle w:val="FootnoteReference"/>
        </w:rPr>
        <w:footnoteRef/>
      </w:r>
      <w:r>
        <w:t xml:space="preserve"> [JS] “all things together”, i.e. “all the universe”</w:t>
      </w:r>
    </w:p>
  </w:footnote>
  <w:footnote w:id="739">
    <w:p w14:paraId="543C0AC2" w14:textId="77777777" w:rsidR="00403A4D" w:rsidRDefault="00403A4D"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403A4D" w:rsidRDefault="00403A4D"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403A4D" w:rsidRDefault="00403A4D"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403A4D" w:rsidRDefault="00403A4D" w:rsidP="00704CAA">
      <w:pPr>
        <w:pStyle w:val="footnote"/>
      </w:pPr>
      <w:r>
        <w:rPr>
          <w:rStyle w:val="FootnoteReference"/>
        </w:rPr>
        <w:footnoteRef/>
      </w:r>
      <w:r>
        <w:t xml:space="preserve"> [JS] probably “forever for a reward”, rather than “for an eternal reward”</w:t>
      </w:r>
    </w:p>
  </w:footnote>
  <w:footnote w:id="743">
    <w:p w14:paraId="62CCD289" w14:textId="77777777" w:rsidR="00403A4D" w:rsidRDefault="00403A4D"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403A4D" w:rsidRDefault="00403A4D"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403A4D" w:rsidRDefault="00403A4D"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403A4D" w:rsidRDefault="00403A4D"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403A4D" w:rsidRDefault="00403A4D"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403A4D" w:rsidRDefault="00403A4D" w:rsidP="00704CAA">
      <w:pPr>
        <w:pStyle w:val="footnote"/>
      </w:pPr>
      <w:r>
        <w:rPr>
          <w:rStyle w:val="FootnoteReference"/>
        </w:rPr>
        <w:footnoteRef/>
      </w:r>
      <w:r>
        <w:t xml:space="preserve"> [JS] or “I directed myself towards”</w:t>
      </w:r>
    </w:p>
  </w:footnote>
  <w:footnote w:id="749">
    <w:p w14:paraId="7AA4F803" w14:textId="77777777" w:rsidR="00403A4D" w:rsidRDefault="00403A4D" w:rsidP="00704CAA">
      <w:pPr>
        <w:pStyle w:val="footnote"/>
      </w:pPr>
      <w:r>
        <w:rPr>
          <w:rStyle w:val="FootnoteReference"/>
        </w:rPr>
        <w:footnoteRef/>
      </w:r>
      <w:r>
        <w:t xml:space="preserve"> Cf. Lk. 24:27,32,45.</w:t>
      </w:r>
    </w:p>
  </w:footnote>
  <w:footnote w:id="750">
    <w:p w14:paraId="25CB77BD" w14:textId="77777777" w:rsidR="00403A4D" w:rsidRDefault="00403A4D"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403A4D" w:rsidRDefault="00403A4D"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403A4D" w:rsidRDefault="00403A4D"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403A4D" w:rsidRDefault="00403A4D"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403A4D" w:rsidRDefault="00403A4D"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403A4D" w:rsidRDefault="00403A4D"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403A4D" w:rsidRDefault="00403A4D" w:rsidP="00704CAA">
      <w:pPr>
        <w:pStyle w:val="footnote"/>
      </w:pPr>
      <w:r>
        <w:rPr>
          <w:rStyle w:val="FootnoteReference"/>
        </w:rPr>
        <w:footnoteRef/>
      </w:r>
      <w:r>
        <w:t xml:space="preserve"> [JS] or “wickedness”</w:t>
      </w:r>
    </w:p>
  </w:footnote>
  <w:footnote w:id="757">
    <w:p w14:paraId="5B4CF2F0" w14:textId="77777777" w:rsidR="00403A4D" w:rsidRDefault="00403A4D" w:rsidP="00704CAA">
      <w:pPr>
        <w:pStyle w:val="footnote"/>
      </w:pPr>
      <w:r>
        <w:rPr>
          <w:rStyle w:val="FootnoteReference"/>
        </w:rPr>
        <w:footnoteRef/>
      </w:r>
      <w:r>
        <w:t xml:space="preserve"> Cf. Ps. 110:10.</w:t>
      </w:r>
    </w:p>
  </w:footnote>
  <w:footnote w:id="758">
    <w:p w14:paraId="3210B748" w14:textId="77777777" w:rsidR="00403A4D" w:rsidRDefault="00403A4D"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403A4D" w:rsidRDefault="00403A4D" w:rsidP="00704CAA">
      <w:pPr>
        <w:pStyle w:val="footnote"/>
      </w:pPr>
      <w:r>
        <w:rPr>
          <w:rStyle w:val="FootnoteReference"/>
        </w:rPr>
        <w:footnoteRef/>
      </w:r>
      <w:r>
        <w:t xml:space="preserve"> [JS] Coptic has, “Name”.</w:t>
      </w:r>
    </w:p>
  </w:footnote>
  <w:footnote w:id="760">
    <w:p w14:paraId="2283E1D7" w14:textId="77777777" w:rsidR="00403A4D" w:rsidRDefault="00403A4D" w:rsidP="00704CAA">
      <w:pPr>
        <w:pStyle w:val="footnote"/>
      </w:pPr>
      <w:r>
        <w:rPr>
          <w:rStyle w:val="FootnoteReference"/>
        </w:rPr>
        <w:footnoteRef/>
      </w:r>
      <w:r>
        <w:t xml:space="preserve"> [JS] or “word,” or “teachings</w:t>
      </w:r>
    </w:p>
  </w:footnote>
  <w:footnote w:id="761">
    <w:p w14:paraId="387BB099" w14:textId="77777777" w:rsidR="00403A4D" w:rsidRDefault="00403A4D" w:rsidP="00704CAA">
      <w:pPr>
        <w:pStyle w:val="footnote"/>
      </w:pPr>
      <w:r>
        <w:rPr>
          <w:rStyle w:val="FootnoteReference"/>
        </w:rPr>
        <w:footnoteRef/>
      </w:r>
      <w:r>
        <w:t xml:space="preserve"> [JS] [] found in Coptic. See the First Hour of Tuesday of Holy Week.</w:t>
      </w:r>
    </w:p>
  </w:footnote>
  <w:footnote w:id="762">
    <w:p w14:paraId="7C32BFF6" w14:textId="77777777" w:rsidR="00403A4D" w:rsidRDefault="00403A4D"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403A4D" w:rsidRDefault="00403A4D"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403A4D" w:rsidRDefault="00403A4D" w:rsidP="00704CAA">
      <w:pPr>
        <w:pStyle w:val="footnote"/>
      </w:pPr>
      <w:r>
        <w:rPr>
          <w:rStyle w:val="FootnoteReference"/>
        </w:rPr>
        <w:footnoteRef/>
      </w:r>
      <w:r>
        <w:t xml:space="preserve"> Cf. Jeremiah 3:23. I look through the hills to their unseen Maker.</w:t>
      </w:r>
    </w:p>
  </w:footnote>
  <w:footnote w:id="765">
    <w:p w14:paraId="1876E7D4" w14:textId="77777777" w:rsidR="00403A4D" w:rsidRDefault="00403A4D"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403A4D" w:rsidRDefault="00403A4D"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403A4D" w:rsidRDefault="00403A4D"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403A4D" w:rsidRDefault="00403A4D" w:rsidP="00704CAA">
      <w:pPr>
        <w:pStyle w:val="footnote"/>
      </w:pPr>
      <w:r>
        <w:rPr>
          <w:rStyle w:val="FootnoteReference"/>
        </w:rPr>
        <w:footnoteRef/>
      </w:r>
      <w:r>
        <w:t xml:space="preserve"> [JS] or “thank and praise”, “thankfully confess with praise”</w:t>
      </w:r>
    </w:p>
  </w:footnote>
  <w:footnote w:id="769">
    <w:p w14:paraId="1FAE8E94" w14:textId="77777777" w:rsidR="00403A4D" w:rsidRDefault="00403A4D"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403A4D" w:rsidRDefault="00403A4D"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403A4D" w:rsidRDefault="00403A4D" w:rsidP="00704CAA">
      <w:pPr>
        <w:pStyle w:val="footnote"/>
      </w:pPr>
      <w:r>
        <w:rPr>
          <w:rStyle w:val="FootnoteReference"/>
        </w:rPr>
        <w:footnoteRef/>
      </w:r>
      <w:r>
        <w:t xml:space="preserve"> Hebrews 11:26; 13:13.</w:t>
      </w:r>
    </w:p>
  </w:footnote>
  <w:footnote w:id="772">
    <w:p w14:paraId="05D5FD0A" w14:textId="77777777" w:rsidR="00403A4D" w:rsidRDefault="00403A4D" w:rsidP="00704CAA">
      <w:pPr>
        <w:pStyle w:val="footnote"/>
      </w:pPr>
      <w:r>
        <w:rPr>
          <w:rStyle w:val="FootnoteReference"/>
        </w:rPr>
        <w:footnoteRef/>
      </w:r>
      <w:r>
        <w:t xml:space="preserve"> Heaven is here (Mt. 4:17; Lk. 17:21; Prov. 17:24).</w:t>
      </w:r>
    </w:p>
  </w:footnote>
  <w:footnote w:id="773">
    <w:p w14:paraId="7D59277F" w14:textId="77777777" w:rsidR="00403A4D" w:rsidRDefault="00403A4D" w:rsidP="00704CAA">
      <w:pPr>
        <w:pStyle w:val="footnote"/>
      </w:pPr>
      <w:r>
        <w:rPr>
          <w:rStyle w:val="FootnoteReference"/>
        </w:rPr>
        <w:footnoteRef/>
      </w:r>
      <w:r>
        <w:t xml:space="preserve"> [JS] Fr. Lazarus and NETS have “irresistible”, OSB has “overwhelming”</w:t>
      </w:r>
    </w:p>
  </w:footnote>
  <w:footnote w:id="774">
    <w:p w14:paraId="604D1C2F" w14:textId="77777777" w:rsidR="00403A4D" w:rsidRDefault="00403A4D" w:rsidP="00704CAA">
      <w:pPr>
        <w:pStyle w:val="footnote"/>
      </w:pPr>
      <w:r>
        <w:rPr>
          <w:rStyle w:val="FootnoteReference"/>
        </w:rPr>
        <w:footnoteRef/>
      </w:r>
      <w:r>
        <w:t xml:space="preserve"> [JS] or “evildoers”</w:t>
      </w:r>
    </w:p>
  </w:footnote>
  <w:footnote w:id="775">
    <w:p w14:paraId="093F2A64" w14:textId="77777777" w:rsidR="00403A4D" w:rsidRDefault="00403A4D" w:rsidP="00704CAA">
      <w:pPr>
        <w:pStyle w:val="footnote"/>
      </w:pPr>
      <w:r>
        <w:rPr>
          <w:rStyle w:val="FootnoteReference"/>
        </w:rPr>
        <w:footnoteRef/>
      </w:r>
      <w:r>
        <w:t xml:space="preserve"> [JS] Fr. Athanasius has, “the Lord has magnified His doings with them.”</w:t>
      </w:r>
    </w:p>
  </w:footnote>
  <w:footnote w:id="776">
    <w:p w14:paraId="574A06B5" w14:textId="77777777" w:rsidR="00403A4D" w:rsidRDefault="00403A4D"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403A4D" w:rsidRDefault="00403A4D"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403A4D" w:rsidRDefault="00403A4D" w:rsidP="00704CAA">
      <w:pPr>
        <w:pStyle w:val="footnote"/>
      </w:pPr>
      <w:r>
        <w:rPr>
          <w:rStyle w:val="FootnoteReference"/>
        </w:rPr>
        <w:footnoteRef/>
      </w:r>
      <w:r>
        <w:t xml:space="preserve"> [JS] “from your rest”, literally, “after sitting”</w:t>
      </w:r>
    </w:p>
  </w:footnote>
  <w:footnote w:id="779">
    <w:p w14:paraId="5C7D4D32" w14:textId="77777777" w:rsidR="00403A4D" w:rsidRDefault="00403A4D" w:rsidP="00704CAA">
      <w:pPr>
        <w:pStyle w:val="footnote"/>
      </w:pPr>
      <w:r>
        <w:rPr>
          <w:rStyle w:val="FootnoteReference"/>
        </w:rPr>
        <w:footnoteRef/>
      </w:r>
      <w:r>
        <w:t xml:space="preserve"> [JS] Fr. Athanasius has, “the children of those who have been awakened.”</w:t>
      </w:r>
    </w:p>
  </w:footnote>
  <w:footnote w:id="780">
    <w:p w14:paraId="4E0751D4" w14:textId="77777777" w:rsidR="00403A4D" w:rsidRDefault="00403A4D" w:rsidP="00704CAA">
      <w:pPr>
        <w:pStyle w:val="footnote"/>
      </w:pPr>
      <w:r>
        <w:rPr>
          <w:rStyle w:val="FootnoteReference"/>
        </w:rPr>
        <w:footnoteRef/>
      </w:r>
      <w:r>
        <w:t xml:space="preserve"> [JS] Fr. Lazarus has, “such exiles”</w:t>
      </w:r>
    </w:p>
  </w:footnote>
  <w:footnote w:id="781">
    <w:p w14:paraId="09DB039E" w14:textId="77777777" w:rsidR="00403A4D" w:rsidRDefault="00403A4D" w:rsidP="00704CAA">
      <w:pPr>
        <w:pStyle w:val="footnote"/>
      </w:pPr>
      <w:r>
        <w:rPr>
          <w:rStyle w:val="FootnoteReference"/>
        </w:rPr>
        <w:footnoteRef/>
      </w:r>
      <w:r>
        <w:t xml:space="preserve"> [JS] Fr. Athanasius has, “You will be blessed”</w:t>
      </w:r>
    </w:p>
  </w:footnote>
  <w:footnote w:id="782">
    <w:p w14:paraId="32267075" w14:textId="77777777" w:rsidR="00403A4D" w:rsidRDefault="00403A4D" w:rsidP="00704CAA">
      <w:pPr>
        <w:pStyle w:val="footnote"/>
      </w:pPr>
      <w:r>
        <w:rPr>
          <w:rStyle w:val="FootnoteReference"/>
        </w:rPr>
        <w:footnoteRef/>
      </w:r>
      <w:r>
        <w:t xml:space="preserve"> [JS] Fr. Athanasius has “the Lord will bless,” and “you will see the joys”</w:t>
      </w:r>
    </w:p>
  </w:footnote>
  <w:footnote w:id="783">
    <w:p w14:paraId="07B50ADB" w14:textId="77777777" w:rsidR="00403A4D" w:rsidRDefault="00403A4D"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403A4D" w:rsidRDefault="00403A4D"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403A4D" w:rsidRDefault="00403A4D" w:rsidP="00704CAA">
      <w:pPr>
        <w:pStyle w:val="footnote"/>
      </w:pPr>
      <w:r>
        <w:rPr>
          <w:rStyle w:val="FootnoteReference"/>
        </w:rPr>
        <w:footnoteRef/>
      </w:r>
      <w:r>
        <w:t xml:space="preserve"> [JS] or “lawlessness”</w:t>
      </w:r>
    </w:p>
  </w:footnote>
  <w:footnote w:id="786">
    <w:p w14:paraId="67C4030A" w14:textId="77777777" w:rsidR="00403A4D" w:rsidRDefault="00403A4D"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403A4D" w:rsidRDefault="00403A4D" w:rsidP="00704CAA">
      <w:pPr>
        <w:pStyle w:val="footnote"/>
      </w:pPr>
      <w:r>
        <w:rPr>
          <w:rStyle w:val="FootnoteReference"/>
        </w:rPr>
        <w:footnoteRef/>
      </w:r>
      <w:r>
        <w:t xml:space="preserve"> [JS] or “transgressions” or “acts of lawlessness”, throughout.</w:t>
      </w:r>
    </w:p>
  </w:footnote>
  <w:footnote w:id="788">
    <w:p w14:paraId="01546DD5" w14:textId="77777777" w:rsidR="00403A4D" w:rsidRDefault="00403A4D" w:rsidP="00704CAA">
      <w:pPr>
        <w:pStyle w:val="footnote"/>
      </w:pPr>
      <w:r>
        <w:rPr>
          <w:rStyle w:val="FootnoteReference"/>
        </w:rPr>
        <w:footnoteRef/>
      </w:r>
      <w:r>
        <w:t xml:space="preserve"> [JS] or “forgiveness”</w:t>
      </w:r>
    </w:p>
  </w:footnote>
  <w:footnote w:id="789">
    <w:p w14:paraId="1F064365" w14:textId="77777777" w:rsidR="00403A4D" w:rsidRDefault="00403A4D"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403A4D" w:rsidRDefault="00403A4D" w:rsidP="00704CAA">
      <w:pPr>
        <w:pStyle w:val="footnote"/>
      </w:pPr>
      <w:r>
        <w:rPr>
          <w:rStyle w:val="FootnoteReference"/>
        </w:rPr>
        <w:footnoteRef/>
      </w:r>
      <w:r>
        <w:t xml:space="preserve"> Cf. Titus 2:14.</w:t>
      </w:r>
    </w:p>
  </w:footnote>
  <w:footnote w:id="791">
    <w:p w14:paraId="12B3D57D" w14:textId="77777777" w:rsidR="00403A4D" w:rsidRDefault="00403A4D" w:rsidP="00704CAA">
      <w:pPr>
        <w:pStyle w:val="footnote"/>
      </w:pPr>
      <w:r>
        <w:rPr>
          <w:rStyle w:val="FootnoteReference"/>
        </w:rPr>
        <w:footnoteRef/>
      </w:r>
      <w:r>
        <w:t xml:space="preserve"> Prov. 29:1; 2 Kings 17:14; Neh. 9:16; Dt. 9:6.</w:t>
      </w:r>
    </w:p>
  </w:footnote>
  <w:footnote w:id="792">
    <w:p w14:paraId="1811E64B" w14:textId="77777777" w:rsidR="00403A4D" w:rsidRDefault="00403A4D" w:rsidP="00704CAA">
      <w:pPr>
        <w:pStyle w:val="footnote"/>
      </w:pPr>
      <w:r>
        <w:rPr>
          <w:rStyle w:val="FootnoteReference"/>
        </w:rPr>
        <w:footnoteRef/>
      </w:r>
      <w:r>
        <w:t xml:space="preserve"> [JS] literally “the tent of my house”</w:t>
      </w:r>
    </w:p>
  </w:footnote>
  <w:footnote w:id="793">
    <w:p w14:paraId="01BC8279" w14:textId="77777777" w:rsidR="00403A4D" w:rsidRDefault="00403A4D"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403A4D" w:rsidRDefault="00403A4D" w:rsidP="00704CAA">
      <w:pPr>
        <w:pStyle w:val="footnote"/>
      </w:pPr>
      <w:r>
        <w:rPr>
          <w:rStyle w:val="FootnoteReference"/>
        </w:rPr>
        <w:footnoteRef/>
      </w:r>
      <w:r>
        <w:t xml:space="preserve"> Cf. 1 Kings 6:21 (1 Sam. 6:21).</w:t>
      </w:r>
    </w:p>
  </w:footnote>
  <w:footnote w:id="795">
    <w:p w14:paraId="0F2A4FAB" w14:textId="77777777" w:rsidR="00403A4D" w:rsidRDefault="00403A4D" w:rsidP="00704CAA">
      <w:pPr>
        <w:pStyle w:val="footnote"/>
      </w:pPr>
      <w:r>
        <w:rPr>
          <w:rStyle w:val="FootnoteReference"/>
        </w:rPr>
        <w:footnoteRef/>
      </w:r>
      <w:r>
        <w:t xml:space="preserve"> [JS] “do obeisance”, i.e. literally “bow down”</w:t>
      </w:r>
    </w:p>
  </w:footnote>
  <w:footnote w:id="796">
    <w:p w14:paraId="653EFE5A" w14:textId="77777777" w:rsidR="00403A4D" w:rsidRDefault="00403A4D" w:rsidP="00704CAA">
      <w:pPr>
        <w:pStyle w:val="footnote"/>
      </w:pPr>
      <w:r>
        <w:rPr>
          <w:rStyle w:val="FootnoteReference"/>
        </w:rPr>
        <w:footnoteRef/>
      </w:r>
      <w:r>
        <w:t xml:space="preserve"> [JS] Fr. Lazarus has “resting-place”</w:t>
      </w:r>
    </w:p>
  </w:footnote>
  <w:footnote w:id="797">
    <w:p w14:paraId="3CB0BB7B" w14:textId="77777777" w:rsidR="00403A4D" w:rsidRDefault="00403A4D" w:rsidP="00704CAA">
      <w:pPr>
        <w:pStyle w:val="footnote"/>
      </w:pPr>
      <w:r>
        <w:rPr>
          <w:rStyle w:val="FootnoteReference"/>
        </w:rPr>
        <w:footnoteRef/>
      </w:r>
      <w:r>
        <w:t xml:space="preserve"> [JS] or “the ark of Your holiness”</w:t>
      </w:r>
    </w:p>
  </w:footnote>
  <w:footnote w:id="798">
    <w:p w14:paraId="63153007" w14:textId="77777777" w:rsidR="00403A4D" w:rsidRDefault="00403A4D" w:rsidP="00704CAA">
      <w:pPr>
        <w:pStyle w:val="footnote"/>
      </w:pPr>
      <w:r>
        <w:rPr>
          <w:rStyle w:val="FootnoteReference"/>
        </w:rPr>
        <w:footnoteRef/>
      </w:r>
      <w:r>
        <w:t xml:space="preserve"> Ps. 131:8-10 = 2 Chron. 6:41-42.</w:t>
      </w:r>
    </w:p>
  </w:footnote>
  <w:footnote w:id="799">
    <w:p w14:paraId="3EE06E49" w14:textId="77777777" w:rsidR="00403A4D" w:rsidRDefault="00403A4D" w:rsidP="00704CAA">
      <w:pPr>
        <w:pStyle w:val="footnote"/>
      </w:pPr>
      <w:r>
        <w:rPr>
          <w:rStyle w:val="FootnoteReference"/>
        </w:rPr>
        <w:footnoteRef/>
      </w:r>
      <w:r>
        <w:t xml:space="preserve"> I Chron. 17:11-14; Acts 2:30-33.</w:t>
      </w:r>
    </w:p>
  </w:footnote>
  <w:footnote w:id="800">
    <w:p w14:paraId="42F3B605" w14:textId="77777777" w:rsidR="00403A4D" w:rsidRDefault="00403A4D" w:rsidP="00704CAA">
      <w:pPr>
        <w:pStyle w:val="footnote"/>
      </w:pPr>
      <w:r>
        <w:rPr>
          <w:rStyle w:val="FootnoteReference"/>
        </w:rPr>
        <w:footnoteRef/>
      </w:r>
      <w:r>
        <w:t xml:space="preserve"> [JS] Coptic has “widow”.</w:t>
      </w:r>
    </w:p>
  </w:footnote>
  <w:footnote w:id="801">
    <w:p w14:paraId="1A9AACF1" w14:textId="77777777" w:rsidR="00403A4D" w:rsidRDefault="00403A4D" w:rsidP="00704CAA">
      <w:pPr>
        <w:pStyle w:val="footnote"/>
      </w:pPr>
      <w:r>
        <w:rPr>
          <w:rStyle w:val="FootnoteReference"/>
        </w:rPr>
        <w:footnoteRef/>
      </w:r>
      <w:r>
        <w:t xml:space="preserve"> [JS] or “rejoice with rejoicing”</w:t>
      </w:r>
    </w:p>
  </w:footnote>
  <w:footnote w:id="802">
    <w:p w14:paraId="3AE96C33" w14:textId="77777777" w:rsidR="00403A4D" w:rsidRDefault="00403A4D" w:rsidP="00704CAA">
      <w:pPr>
        <w:pStyle w:val="footnote"/>
      </w:pPr>
      <w:r>
        <w:rPr>
          <w:rStyle w:val="FootnoteReference"/>
        </w:rPr>
        <w:footnoteRef/>
      </w:r>
      <w:r>
        <w:t xml:space="preserve"> stock: </w:t>
      </w:r>
      <w:r w:rsidRPr="00783CA0">
        <w:rPr>
          <w:i/>
        </w:rPr>
        <w:t>lit</w:t>
      </w:r>
      <w:r>
        <w:t>. horn.</w:t>
      </w:r>
    </w:p>
  </w:footnote>
  <w:footnote w:id="803">
    <w:p w14:paraId="27E8A16B" w14:textId="77777777" w:rsidR="00403A4D" w:rsidRDefault="00403A4D"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403A4D" w:rsidRDefault="00403A4D"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403A4D" w:rsidRDefault="00403A4D"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403A4D" w:rsidRDefault="00403A4D"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403A4D" w:rsidRDefault="00403A4D" w:rsidP="00704CAA">
      <w:pPr>
        <w:pStyle w:val="footnote"/>
      </w:pPr>
      <w:r>
        <w:rPr>
          <w:rStyle w:val="FootnoteReference"/>
        </w:rPr>
        <w:footnoteRef/>
      </w:r>
      <w:r>
        <w:t xml:space="preserve"> [JS] literally, “slaves”</w:t>
      </w:r>
    </w:p>
  </w:footnote>
  <w:footnote w:id="808">
    <w:p w14:paraId="158F5E0F" w14:textId="77777777" w:rsidR="00403A4D" w:rsidRDefault="00403A4D"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403A4D" w:rsidRDefault="00403A4D" w:rsidP="00704CAA">
      <w:pPr>
        <w:pStyle w:val="footnote"/>
      </w:pPr>
      <w:r>
        <w:rPr>
          <w:rStyle w:val="FootnoteReference"/>
        </w:rPr>
        <w:footnoteRef/>
      </w:r>
      <w:r>
        <w:t xml:space="preserve"> Deut. 32:36.</w:t>
      </w:r>
    </w:p>
  </w:footnote>
  <w:footnote w:id="810">
    <w:p w14:paraId="0E72D9EE" w14:textId="77777777" w:rsidR="00403A4D" w:rsidRDefault="00403A4D" w:rsidP="00704CAA">
      <w:pPr>
        <w:pStyle w:val="footnote"/>
      </w:pPr>
      <w:r>
        <w:rPr>
          <w:rStyle w:val="FootnoteReference"/>
        </w:rPr>
        <w:footnoteRef/>
      </w:r>
      <w:r>
        <w:t xml:space="preserve"> [JS] [] lacking in all but OSB</w:t>
      </w:r>
    </w:p>
  </w:footnote>
  <w:footnote w:id="811">
    <w:p w14:paraId="671F363B" w14:textId="77777777" w:rsidR="00403A4D" w:rsidRDefault="00403A4D"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403A4D" w:rsidRDefault="00403A4D"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403A4D" w:rsidRDefault="00403A4D"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403A4D" w:rsidRDefault="00403A4D"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403A4D" w:rsidRDefault="00403A4D" w:rsidP="00704CAA">
      <w:pPr>
        <w:pStyle w:val="footnote"/>
      </w:pPr>
      <w:r>
        <w:rPr>
          <w:rStyle w:val="FootnoteReference"/>
        </w:rPr>
        <w:footnoteRef/>
      </w:r>
      <w:r>
        <w:t xml:space="preserve"> [JS] or “and shook of Pharaoh and his army into the Red sea,”</w:t>
      </w:r>
    </w:p>
  </w:footnote>
  <w:footnote w:id="816">
    <w:p w14:paraId="3F59DD13" w14:textId="77777777" w:rsidR="00403A4D" w:rsidRDefault="00403A4D" w:rsidP="00704CAA">
      <w:pPr>
        <w:pStyle w:val="footnote"/>
      </w:pPr>
      <w:r>
        <w:rPr>
          <w:rStyle w:val="FootnoteReference"/>
        </w:rPr>
        <w:footnoteRef/>
      </w:r>
      <w:r>
        <w:t xml:space="preserve"> [JS] or “slew”</w:t>
      </w:r>
    </w:p>
  </w:footnote>
  <w:footnote w:id="817">
    <w:p w14:paraId="7583087A" w14:textId="77777777" w:rsidR="00403A4D" w:rsidRDefault="00403A4D"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403A4D" w:rsidRDefault="00403A4D"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403A4D" w:rsidRDefault="00403A4D" w:rsidP="00704CAA">
      <w:pPr>
        <w:pStyle w:val="footnote"/>
      </w:pPr>
      <w:r>
        <w:rPr>
          <w:rStyle w:val="FootnoteReference"/>
        </w:rPr>
        <w:footnoteRef/>
      </w:r>
      <w:r>
        <w:t xml:space="preserve"> See previous footnote.</w:t>
      </w:r>
    </w:p>
  </w:footnote>
  <w:footnote w:id="820">
    <w:p w14:paraId="0CAFD8C9" w14:textId="77777777" w:rsidR="00403A4D" w:rsidRDefault="00403A4D"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403A4D" w:rsidRDefault="00403A4D" w:rsidP="00704CAA">
      <w:pPr>
        <w:pStyle w:val="footnote"/>
      </w:pPr>
      <w:r>
        <w:rPr>
          <w:rStyle w:val="FootnoteReference"/>
        </w:rPr>
        <w:footnoteRef/>
      </w:r>
      <w:r>
        <w:t xml:space="preserve"> [JS] or “thank”, or “thankfully confess with praise”</w:t>
      </w:r>
    </w:p>
  </w:footnote>
  <w:footnote w:id="822">
    <w:p w14:paraId="458AF9FF" w14:textId="77777777" w:rsidR="00403A4D" w:rsidRDefault="00403A4D"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403A4D" w:rsidRDefault="00403A4D"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403A4D" w:rsidRDefault="00403A4D"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403A4D" w:rsidRDefault="00403A4D"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403A4D" w:rsidRDefault="00403A4D"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403A4D" w:rsidRDefault="00403A4D"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403A4D" w:rsidRDefault="00403A4D" w:rsidP="00704CAA">
      <w:pPr>
        <w:pStyle w:val="footnote"/>
      </w:pPr>
      <w:r>
        <w:rPr>
          <w:rStyle w:val="FootnoteReference"/>
        </w:rPr>
        <w:footnoteRef/>
      </w:r>
      <w:r>
        <w:t xml:space="preserve"> [JS] literally “those who are exalted” or “the high things”</w:t>
      </w:r>
    </w:p>
  </w:footnote>
  <w:footnote w:id="829">
    <w:p w14:paraId="792E0633" w14:textId="77777777" w:rsidR="00403A4D" w:rsidRDefault="00403A4D"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403A4D" w:rsidRDefault="00403A4D" w:rsidP="00704CAA">
      <w:pPr>
        <w:pStyle w:val="footnote"/>
      </w:pPr>
      <w:r>
        <w:rPr>
          <w:rStyle w:val="FootnoteReference"/>
        </w:rPr>
        <w:footnoteRef/>
      </w:r>
      <w:r>
        <w:t xml:space="preserve"> [JS] or “possess”</w:t>
      </w:r>
    </w:p>
  </w:footnote>
  <w:footnote w:id="831">
    <w:p w14:paraId="1B57A445" w14:textId="77777777" w:rsidR="00403A4D" w:rsidRDefault="00403A4D"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403A4D" w:rsidRDefault="00403A4D" w:rsidP="00704CAA">
      <w:pPr>
        <w:pStyle w:val="footnote"/>
      </w:pPr>
      <w:r>
        <w:rPr>
          <w:rStyle w:val="FootnoteReference"/>
        </w:rPr>
        <w:footnoteRef/>
      </w:r>
      <w:r>
        <w:t xml:space="preserve"> [JS] or “give thanks,” or “thankfully confess You with praise”</w:t>
      </w:r>
    </w:p>
  </w:footnote>
  <w:footnote w:id="833">
    <w:p w14:paraId="67B776F5" w14:textId="77777777" w:rsidR="00403A4D" w:rsidRDefault="00403A4D" w:rsidP="00704CAA">
      <w:pPr>
        <w:pStyle w:val="footnote"/>
      </w:pPr>
      <w:r>
        <w:rPr>
          <w:rStyle w:val="FootnoteReference"/>
        </w:rPr>
        <w:footnoteRef/>
      </w:r>
      <w:r>
        <w:t xml:space="preserve"> [JS] or “authorities” or “powers”</w:t>
      </w:r>
    </w:p>
  </w:footnote>
  <w:footnote w:id="834">
    <w:p w14:paraId="045B7D15" w14:textId="77777777" w:rsidR="00403A4D" w:rsidRDefault="00403A4D" w:rsidP="00704CAA">
      <w:pPr>
        <w:pStyle w:val="footnote"/>
      </w:pPr>
      <w:r>
        <w:rPr>
          <w:rStyle w:val="FootnoteReference"/>
        </w:rPr>
        <w:footnoteRef/>
      </w:r>
      <w:r>
        <w:t xml:space="preserve"> [JS] or “and do I not waste away because of my enemies?”</w:t>
      </w:r>
    </w:p>
  </w:footnote>
  <w:footnote w:id="835">
    <w:p w14:paraId="44DA4D92" w14:textId="77777777" w:rsidR="00403A4D" w:rsidRDefault="00403A4D" w:rsidP="00704CAA">
      <w:pPr>
        <w:pStyle w:val="footnote"/>
      </w:pPr>
      <w:r>
        <w:rPr>
          <w:rStyle w:val="FootnoteReference"/>
        </w:rPr>
        <w:footnoteRef/>
      </w:r>
      <w:r>
        <w:t xml:space="preserve"> [JS] or “way of iniquity”</w:t>
      </w:r>
    </w:p>
  </w:footnote>
  <w:footnote w:id="836">
    <w:p w14:paraId="05DEA3B3" w14:textId="77777777" w:rsidR="00403A4D" w:rsidRDefault="00403A4D" w:rsidP="00704CAA">
      <w:pPr>
        <w:pStyle w:val="footnote"/>
      </w:pPr>
      <w:r>
        <w:rPr>
          <w:rStyle w:val="FootnoteReference"/>
        </w:rPr>
        <w:footnoteRef/>
      </w:r>
      <w:r>
        <w:t xml:space="preserve"> ‘He gives songs in the night’ (Job. 35:10).</w:t>
      </w:r>
    </w:p>
  </w:footnote>
  <w:footnote w:id="837">
    <w:p w14:paraId="493AAC58" w14:textId="77777777" w:rsidR="00403A4D" w:rsidRDefault="00403A4D" w:rsidP="00704CAA">
      <w:pPr>
        <w:pStyle w:val="footnote"/>
      </w:pPr>
      <w:r>
        <w:rPr>
          <w:rStyle w:val="FootnoteReference"/>
        </w:rPr>
        <w:footnoteRef/>
      </w:r>
      <w:r>
        <w:t xml:space="preserve"> Literally “voice”</w:t>
      </w:r>
    </w:p>
  </w:footnote>
  <w:footnote w:id="838">
    <w:p w14:paraId="6AF28D26" w14:textId="77777777" w:rsidR="00403A4D" w:rsidRDefault="00403A4D" w:rsidP="00704CAA">
      <w:pPr>
        <w:pStyle w:val="footnote"/>
      </w:pPr>
      <w:r>
        <w:rPr>
          <w:rStyle w:val="FootnoteReference"/>
        </w:rPr>
        <w:footnoteRef/>
      </w:r>
      <w:r>
        <w:t xml:space="preserve"> [JS] or “praise,” or “give thanks to,” or “thankfully confess with praise”</w:t>
      </w:r>
    </w:p>
  </w:footnote>
  <w:footnote w:id="839">
    <w:p w14:paraId="761DDB32" w14:textId="77777777" w:rsidR="00403A4D" w:rsidRDefault="00403A4D" w:rsidP="00704CAA">
      <w:pPr>
        <w:pStyle w:val="footnote"/>
      </w:pPr>
      <w:r>
        <w:rPr>
          <w:rStyle w:val="FootnoteReference"/>
        </w:rPr>
        <w:footnoteRef/>
      </w:r>
      <w:r>
        <w:t xml:space="preserve"> [JS] or “Hades”.</w:t>
      </w:r>
    </w:p>
  </w:footnote>
  <w:footnote w:id="840">
    <w:p w14:paraId="726EF8AF" w14:textId="77777777" w:rsidR="00403A4D" w:rsidRDefault="00403A4D"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403A4D" w:rsidRDefault="00403A4D" w:rsidP="00704CAA">
      <w:pPr>
        <w:pStyle w:val="footnote"/>
      </w:pPr>
      <w:r>
        <w:rPr>
          <w:rStyle w:val="FootnoteReference"/>
        </w:rPr>
        <w:footnoteRef/>
      </w:r>
      <w:r>
        <w:t xml:space="preserve"> this way: the confession of Christ (2 Tim. 3:12).</w:t>
      </w:r>
    </w:p>
  </w:footnote>
  <w:footnote w:id="842">
    <w:p w14:paraId="171F27CE" w14:textId="77777777" w:rsidR="00403A4D" w:rsidRDefault="00403A4D" w:rsidP="00704CAA">
      <w:pPr>
        <w:pStyle w:val="footnote"/>
      </w:pPr>
      <w:r>
        <w:rPr>
          <w:rStyle w:val="FootnoteReference"/>
        </w:rPr>
        <w:footnoteRef/>
      </w:r>
      <w:r>
        <w:t xml:space="preserve"> [JS] or “praise” or “thive thanks to,” or “thankfully confess with praise”</w:t>
      </w:r>
    </w:p>
  </w:footnote>
  <w:footnote w:id="843">
    <w:p w14:paraId="2146C03C" w14:textId="77777777" w:rsidR="00403A4D" w:rsidRDefault="00403A4D" w:rsidP="00704CAA">
      <w:pPr>
        <w:pStyle w:val="footnote"/>
      </w:pPr>
      <w:r>
        <w:rPr>
          <w:rStyle w:val="FootnoteReference"/>
        </w:rPr>
        <w:footnoteRef/>
      </w:r>
      <w:r>
        <w:t xml:space="preserve"> These two lines are identical with Lamentations 3:6.</w:t>
      </w:r>
    </w:p>
  </w:footnote>
  <w:footnote w:id="844">
    <w:p w14:paraId="324992B1" w14:textId="77777777" w:rsidR="00403A4D" w:rsidRDefault="00403A4D" w:rsidP="00704CAA">
      <w:pPr>
        <w:pStyle w:val="footnote"/>
      </w:pPr>
      <w:r>
        <w:rPr>
          <w:rStyle w:val="FootnoteReference"/>
        </w:rPr>
        <w:footnoteRef/>
      </w:r>
      <w:r>
        <w:t xml:space="preserve"> Cf. Rev. 10:5; Ezek. 20:23,28,42; Deut. 32:14.</w:t>
      </w:r>
    </w:p>
  </w:footnote>
  <w:footnote w:id="845">
    <w:p w14:paraId="4B8D626C" w14:textId="77777777" w:rsidR="00403A4D" w:rsidRDefault="00403A4D"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403A4D" w:rsidRDefault="00403A4D"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403A4D" w:rsidRDefault="00403A4D"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403A4D" w:rsidRDefault="00403A4D" w:rsidP="00704CAA">
      <w:pPr>
        <w:pStyle w:val="footnote"/>
      </w:pPr>
      <w:r>
        <w:rPr>
          <w:rStyle w:val="FootnoteReference"/>
        </w:rPr>
        <w:footnoteRef/>
      </w:r>
      <w:r>
        <w:t xml:space="preserve"> [JS] or “gush forth”, “overflow”</w:t>
      </w:r>
    </w:p>
  </w:footnote>
  <w:footnote w:id="849">
    <w:p w14:paraId="4045CB15" w14:textId="77777777" w:rsidR="00403A4D" w:rsidRDefault="00403A4D"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403A4D" w:rsidRDefault="00403A4D" w:rsidP="00704CAA">
      <w:pPr>
        <w:pStyle w:val="footnote"/>
      </w:pPr>
      <w:r>
        <w:rPr>
          <w:rStyle w:val="FootnoteReference"/>
        </w:rPr>
        <w:footnoteRef/>
      </w:r>
      <w:r>
        <w:t xml:space="preserve"> [JS] literally “holy ones”</w:t>
      </w:r>
    </w:p>
  </w:footnote>
  <w:footnote w:id="851">
    <w:p w14:paraId="423A55DA" w14:textId="77777777" w:rsidR="00403A4D" w:rsidRDefault="00403A4D"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403A4D" w:rsidRDefault="00403A4D" w:rsidP="00704CAA">
      <w:pPr>
        <w:pStyle w:val="footnote"/>
      </w:pPr>
      <w:r>
        <w:rPr>
          <w:rStyle w:val="FootnoteReference"/>
        </w:rPr>
        <w:footnoteRef/>
      </w:r>
      <w:r>
        <w:t xml:space="preserve"> Cf. Ps. 145:2 with Ps. 103:33. Only verbs differ.</w:t>
      </w:r>
    </w:p>
  </w:footnote>
  <w:footnote w:id="853">
    <w:p w14:paraId="38AC6FE4" w14:textId="77777777" w:rsidR="00403A4D" w:rsidRDefault="00403A4D" w:rsidP="00704CAA">
      <w:pPr>
        <w:pStyle w:val="footnote"/>
      </w:pPr>
      <w:r>
        <w:rPr>
          <w:rStyle w:val="FootnoteReference"/>
        </w:rPr>
        <w:footnoteRef/>
      </w:r>
      <w:r>
        <w:t xml:space="preserve"> [JS] or “spirit”</w:t>
      </w:r>
    </w:p>
  </w:footnote>
  <w:footnote w:id="854">
    <w:p w14:paraId="4A4D4349" w14:textId="77777777" w:rsidR="00403A4D" w:rsidRDefault="00403A4D" w:rsidP="00704CAA">
      <w:pPr>
        <w:pStyle w:val="footnote"/>
      </w:pPr>
      <w:r>
        <w:rPr>
          <w:rStyle w:val="FootnoteReference"/>
        </w:rPr>
        <w:footnoteRef/>
      </w:r>
      <w:r>
        <w:t xml:space="preserve"> [JS] thoughts, or designs, plans, projects</w:t>
      </w:r>
    </w:p>
  </w:footnote>
  <w:footnote w:id="855">
    <w:p w14:paraId="111B2FF9" w14:textId="77777777" w:rsidR="00403A4D" w:rsidRDefault="00403A4D" w:rsidP="00704CAA">
      <w:pPr>
        <w:pStyle w:val="footnote"/>
      </w:pPr>
      <w:r>
        <w:rPr>
          <w:rStyle w:val="FootnoteReference"/>
        </w:rPr>
        <w:footnoteRef/>
      </w:r>
      <w:r>
        <w:t xml:space="preserve"> [JS] or “guards”</w:t>
      </w:r>
    </w:p>
  </w:footnote>
  <w:footnote w:id="856">
    <w:p w14:paraId="5B0C1EE0" w14:textId="77777777" w:rsidR="00403A4D" w:rsidRDefault="00403A4D" w:rsidP="00704CAA">
      <w:pPr>
        <w:pStyle w:val="footnote"/>
      </w:pPr>
      <w:r>
        <w:rPr>
          <w:rStyle w:val="FootnoteReference"/>
        </w:rPr>
        <w:footnoteRef/>
      </w:r>
      <w:r>
        <w:t xml:space="preserve"> [JS] or “frees the prisoners”</w:t>
      </w:r>
    </w:p>
  </w:footnote>
  <w:footnote w:id="857">
    <w:p w14:paraId="7B0952C9" w14:textId="77777777" w:rsidR="00403A4D" w:rsidRDefault="00403A4D" w:rsidP="00704CAA">
      <w:pPr>
        <w:pStyle w:val="footnote"/>
      </w:pPr>
      <w:r>
        <w:rPr>
          <w:rStyle w:val="FootnoteReference"/>
        </w:rPr>
        <w:footnoteRef/>
      </w:r>
      <w:r>
        <w:t xml:space="preserve"> [JS] or “bent”</w:t>
      </w:r>
    </w:p>
  </w:footnote>
  <w:footnote w:id="858">
    <w:p w14:paraId="2FB9D9F0" w14:textId="77777777" w:rsidR="00403A4D" w:rsidRDefault="00403A4D" w:rsidP="00704CAA">
      <w:pPr>
        <w:pStyle w:val="footnote"/>
      </w:pPr>
      <w:r>
        <w:rPr>
          <w:rStyle w:val="FootnoteReference"/>
        </w:rPr>
        <w:footnoteRef/>
      </w:r>
      <w:r>
        <w:t xml:space="preserve"> [JS] or “skill”</w:t>
      </w:r>
    </w:p>
  </w:footnote>
  <w:footnote w:id="859">
    <w:p w14:paraId="07EA9BD7" w14:textId="77777777" w:rsidR="00403A4D" w:rsidRDefault="00403A4D" w:rsidP="00704CAA">
      <w:pPr>
        <w:pStyle w:val="footnote"/>
      </w:pPr>
      <w:r>
        <w:rPr>
          <w:rStyle w:val="FootnoteReference"/>
        </w:rPr>
        <w:footnoteRef/>
      </w:r>
      <w:r>
        <w:t xml:space="preserve"> [JS] or “foreigners”</w:t>
      </w:r>
    </w:p>
  </w:footnote>
  <w:footnote w:id="860">
    <w:p w14:paraId="4E693DCD" w14:textId="77777777" w:rsidR="00403A4D" w:rsidRDefault="00403A4D" w:rsidP="00704CAA">
      <w:pPr>
        <w:pStyle w:val="footnote"/>
      </w:pPr>
      <w:r>
        <w:rPr>
          <w:rStyle w:val="FootnoteReference"/>
        </w:rPr>
        <w:footnoteRef/>
      </w:r>
      <w:r>
        <w:t xml:space="preserve"> [JS] or a psalm, or a melody</w:t>
      </w:r>
    </w:p>
  </w:footnote>
  <w:footnote w:id="861">
    <w:p w14:paraId="3674D23E" w14:textId="77777777" w:rsidR="00403A4D" w:rsidRDefault="00403A4D"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403A4D" w:rsidRDefault="00403A4D"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403A4D" w:rsidRDefault="00403A4D" w:rsidP="00704CAA">
      <w:pPr>
        <w:pStyle w:val="footnote"/>
      </w:pPr>
      <w:r>
        <w:rPr>
          <w:rStyle w:val="FootnoteReference"/>
        </w:rPr>
        <w:footnoteRef/>
      </w:r>
      <w:r>
        <w:t xml:space="preserve"> [JS] or word, or teaching</w:t>
      </w:r>
    </w:p>
  </w:footnote>
  <w:footnote w:id="864">
    <w:p w14:paraId="2CF34236" w14:textId="77777777" w:rsidR="00403A4D" w:rsidRDefault="00403A4D"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403A4D" w:rsidRDefault="00403A4D" w:rsidP="00704CAA">
      <w:pPr>
        <w:pStyle w:val="footnote"/>
      </w:pPr>
      <w:r>
        <w:rPr>
          <w:rStyle w:val="FootnoteReference"/>
        </w:rPr>
        <w:footnoteRef/>
      </w:r>
      <w:r>
        <w:t xml:space="preserve"> [JS] or “stormy wind”</w:t>
      </w:r>
    </w:p>
  </w:footnote>
  <w:footnote w:id="866">
    <w:p w14:paraId="2B981771" w14:textId="77777777" w:rsidR="00403A4D" w:rsidRDefault="00403A4D" w:rsidP="00704CAA">
      <w:pPr>
        <w:pStyle w:val="footnote"/>
      </w:pPr>
      <w:r>
        <w:rPr>
          <w:rStyle w:val="FootnoteReference"/>
        </w:rPr>
        <w:footnoteRef/>
      </w:r>
      <w:r>
        <w:t xml:space="preserve"> [JS] or “maidens,” or “unmarried women”</w:t>
      </w:r>
    </w:p>
  </w:footnote>
  <w:footnote w:id="867">
    <w:p w14:paraId="04C80253" w14:textId="77777777" w:rsidR="00403A4D" w:rsidRDefault="00403A4D"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403A4D" w:rsidRDefault="00403A4D" w:rsidP="00704CAA">
      <w:pPr>
        <w:pStyle w:val="footnote"/>
      </w:pPr>
      <w:r>
        <w:rPr>
          <w:rStyle w:val="FootnoteReference"/>
        </w:rPr>
        <w:footnoteRef/>
      </w:r>
      <w:r>
        <w:t xml:space="preserve"> [JS] literally, “And He will raise/exalt the horn of His people”</w:t>
      </w:r>
    </w:p>
  </w:footnote>
  <w:footnote w:id="869">
    <w:p w14:paraId="195ABFE0" w14:textId="77777777" w:rsidR="00403A4D" w:rsidRDefault="00403A4D" w:rsidP="00704CAA">
      <w:pPr>
        <w:pStyle w:val="footnote"/>
      </w:pPr>
      <w:r>
        <w:rPr>
          <w:rStyle w:val="FootnoteReference"/>
        </w:rPr>
        <w:footnoteRef/>
      </w:r>
      <w:r>
        <w:t xml:space="preserve"> [JS] “assembly”</w:t>
      </w:r>
    </w:p>
  </w:footnote>
  <w:footnote w:id="870">
    <w:p w14:paraId="497FB437" w14:textId="77777777" w:rsidR="00403A4D" w:rsidRDefault="00403A4D" w:rsidP="00704CAA">
      <w:pPr>
        <w:pStyle w:val="footnote"/>
      </w:pPr>
      <w:r>
        <w:rPr>
          <w:rStyle w:val="FootnoteReference"/>
        </w:rPr>
        <w:footnoteRef/>
      </w:r>
      <w:r>
        <w:t xml:space="preserve"> [JS] Coptic has “in the chorus”</w:t>
      </w:r>
    </w:p>
  </w:footnote>
  <w:footnote w:id="871">
    <w:p w14:paraId="43317287" w14:textId="77777777" w:rsidR="00403A4D" w:rsidRDefault="00403A4D" w:rsidP="00704CAA">
      <w:pPr>
        <w:pStyle w:val="footnote"/>
      </w:pPr>
      <w:r>
        <w:rPr>
          <w:rStyle w:val="FootnoteReference"/>
        </w:rPr>
        <w:footnoteRef/>
      </w:r>
      <w:r>
        <w:t xml:space="preserve"> [JS] Fr. Athanasius has “exalt,” See the Liturgy of Mesori 26)</w:t>
      </w:r>
    </w:p>
  </w:footnote>
  <w:footnote w:id="872">
    <w:p w14:paraId="5B0388FF" w14:textId="77777777" w:rsidR="00403A4D" w:rsidRDefault="00403A4D" w:rsidP="00704CAA">
      <w:pPr>
        <w:pStyle w:val="footnote"/>
      </w:pPr>
      <w:r>
        <w:rPr>
          <w:rStyle w:val="FootnoteReference"/>
        </w:rPr>
        <w:footnoteRef/>
      </w:r>
      <w:r>
        <w:t xml:space="preserve"> two-edged sword: praise which conquers Amalek (St. Chrysostom).</w:t>
      </w:r>
    </w:p>
  </w:footnote>
  <w:footnote w:id="873">
    <w:p w14:paraId="31AB8451" w14:textId="77777777" w:rsidR="00403A4D" w:rsidRDefault="00403A4D" w:rsidP="00704CAA">
      <w:pPr>
        <w:pStyle w:val="footnote"/>
      </w:pPr>
      <w:r>
        <w:rPr>
          <w:rStyle w:val="FootnoteReference"/>
        </w:rPr>
        <w:footnoteRef/>
      </w:r>
      <w:r>
        <w:t xml:space="preserve"> ‘Holiness of life is the mother of glory’ (St Theodoret).</w:t>
      </w:r>
    </w:p>
  </w:footnote>
  <w:footnote w:id="874">
    <w:p w14:paraId="1BFFDD90" w14:textId="77777777" w:rsidR="00403A4D" w:rsidRDefault="00403A4D" w:rsidP="00704CAA">
      <w:pPr>
        <w:pStyle w:val="footnote"/>
      </w:pPr>
      <w:r>
        <w:rPr>
          <w:rStyle w:val="FootnoteReference"/>
        </w:rPr>
        <w:footnoteRef/>
      </w:r>
      <w:r>
        <w:t xml:space="preserve"> [JS] variant reading, “harp and lyre”</w:t>
      </w:r>
    </w:p>
  </w:footnote>
  <w:footnote w:id="875">
    <w:p w14:paraId="41E39163" w14:textId="77777777" w:rsidR="00403A4D" w:rsidRDefault="00403A4D"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403A4D" w:rsidRDefault="00403A4D" w:rsidP="00704CAA">
      <w:pPr>
        <w:pStyle w:val="footnote"/>
      </w:pPr>
      <w:r>
        <w:rPr>
          <w:rStyle w:val="FootnoteReference"/>
        </w:rPr>
        <w:footnoteRef/>
      </w:r>
      <w:r>
        <w:t xml:space="preserve"> [JS] or “allophyle”, which means “foreigner”, but specificially in reference to Philistines.</w:t>
      </w:r>
    </w:p>
  </w:footnote>
  <w:footnote w:id="877">
    <w:p w14:paraId="4B1EABBC" w14:textId="5A753388" w:rsidR="009B7141" w:rsidRDefault="009B7141" w:rsidP="009B7141">
      <w:pPr>
        <w:pStyle w:val="footnote"/>
      </w:pPr>
      <w:r>
        <w:rPr>
          <w:rStyle w:val="FootnoteReference"/>
        </w:rPr>
        <w:footnoteRef/>
      </w:r>
      <w:r>
        <w:t xml:space="preserve"> Fr. Athanasius Iskander has “towards the Sanctuary” in place of “O you saints”.</w:t>
      </w:r>
    </w:p>
  </w:footnote>
  <w:footnote w:id="878">
    <w:p w14:paraId="234F96D1" w14:textId="322FE18B" w:rsidR="00403A4D" w:rsidRDefault="00403A4D" w:rsidP="00865C59">
      <w:pPr>
        <w:pStyle w:val="footnote"/>
      </w:pPr>
      <w:r>
        <w:rPr>
          <w:rStyle w:val="FootnoteReference"/>
        </w:rPr>
        <w:footnoteRef/>
      </w:r>
      <w:r>
        <w:t xml:space="preserve"> Or “Spirit”</w:t>
      </w:r>
    </w:p>
  </w:footnote>
  <w:footnote w:id="879">
    <w:p w14:paraId="296DD30B" w14:textId="77777777" w:rsidR="00403A4D" w:rsidRDefault="00403A4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80">
    <w:p w14:paraId="75462569" w14:textId="77777777" w:rsidR="00403A4D" w:rsidRDefault="00403A4D" w:rsidP="00344A59">
      <w:pPr>
        <w:pStyle w:val="footnote"/>
      </w:pPr>
      <w:r>
        <w:rPr>
          <w:rStyle w:val="FootnoteReference"/>
        </w:rPr>
        <w:footnoteRef/>
      </w:r>
      <w:r>
        <w:t xml:space="preserve"> The “alleluia” in each vs is inserted into each verse of the Psalm</w:t>
      </w:r>
    </w:p>
  </w:footnote>
  <w:footnote w:id="881">
    <w:p w14:paraId="1F1613E0" w14:textId="77777777" w:rsidR="00403A4D" w:rsidRDefault="00403A4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2">
    <w:p w14:paraId="001DC1B4" w14:textId="77777777" w:rsidR="00403A4D" w:rsidRDefault="00403A4D" w:rsidP="00A7333E">
      <w:pPr>
        <w:pStyle w:val="footnote"/>
      </w:pPr>
      <w:r>
        <w:rPr>
          <w:rStyle w:val="FootnoteReference"/>
        </w:rPr>
        <w:footnoteRef/>
      </w:r>
      <w:r>
        <w:t xml:space="preserve"> Do obiesance</w:t>
      </w:r>
    </w:p>
  </w:footnote>
  <w:footnote w:id="883">
    <w:p w14:paraId="109CBDA9" w14:textId="77777777" w:rsidR="00403A4D" w:rsidRDefault="00403A4D" w:rsidP="00A7333E">
      <w:pPr>
        <w:pStyle w:val="footnote"/>
      </w:pPr>
      <w:r>
        <w:rPr>
          <w:rStyle w:val="FootnoteReference"/>
        </w:rPr>
        <w:footnoteRef/>
      </w:r>
      <w:r>
        <w:t xml:space="preserve"> Literally, “horn”</w:t>
      </w:r>
    </w:p>
  </w:footnote>
  <w:footnote w:id="884">
    <w:p w14:paraId="6824A765" w14:textId="77777777" w:rsidR="00403A4D" w:rsidRDefault="00403A4D" w:rsidP="00A7333E">
      <w:pPr>
        <w:pStyle w:val="footnote"/>
      </w:pPr>
      <w:r>
        <w:rPr>
          <w:rStyle w:val="FootnoteReference"/>
        </w:rPr>
        <w:footnoteRef/>
      </w:r>
      <w:r>
        <w:t xml:space="preserve"> Or, “ways”</w:t>
      </w:r>
    </w:p>
  </w:footnote>
  <w:footnote w:id="885">
    <w:p w14:paraId="6136C7AC" w14:textId="77777777" w:rsidR="00403A4D" w:rsidRDefault="00403A4D" w:rsidP="00A7333E">
      <w:pPr>
        <w:pStyle w:val="footnote"/>
      </w:pPr>
      <w:r>
        <w:rPr>
          <w:rStyle w:val="FootnoteReference"/>
        </w:rPr>
        <w:footnoteRef/>
      </w:r>
      <w:r>
        <w:t xml:space="preserve"> Literally, “exalt the horn”</w:t>
      </w:r>
    </w:p>
  </w:footnote>
  <w:footnote w:id="886">
    <w:p w14:paraId="640045D3" w14:textId="27C5899B" w:rsidR="00403A4D" w:rsidRPr="00542C00" w:rsidRDefault="00403A4D" w:rsidP="00542C00">
      <w:pPr>
        <w:pStyle w:val="footnote"/>
      </w:pPr>
      <w:r>
        <w:rPr>
          <w:rStyle w:val="FootnoteReference"/>
        </w:rPr>
        <w:footnoteRef/>
      </w:r>
      <w:r>
        <w:t xml:space="preserve"> Literally “horns”, but the first beams of the rising sun were compared to horns.</w:t>
      </w:r>
    </w:p>
  </w:footnote>
  <w:footnote w:id="887">
    <w:p w14:paraId="0D97069A" w14:textId="77777777" w:rsidR="00403A4D" w:rsidRDefault="00403A4D" w:rsidP="00A7333E">
      <w:pPr>
        <w:pStyle w:val="footnote"/>
      </w:pPr>
      <w:r>
        <w:rPr>
          <w:rStyle w:val="FootnoteReference"/>
        </w:rPr>
        <w:footnoteRef/>
      </w:r>
      <w:r>
        <w:t xml:space="preserve"> Or “christs”</w:t>
      </w:r>
    </w:p>
  </w:footnote>
  <w:footnote w:id="888">
    <w:p w14:paraId="75E4F1BF" w14:textId="77777777" w:rsidR="00403A4D" w:rsidRDefault="00403A4D" w:rsidP="00A7333E">
      <w:pPr>
        <w:pStyle w:val="footnote"/>
      </w:pPr>
      <w:r>
        <w:rPr>
          <w:rStyle w:val="FootnoteReference"/>
        </w:rPr>
        <w:footnoteRef/>
      </w:r>
      <w:r>
        <w:t xml:space="preserve"> Or “workers of iniquity”</w:t>
      </w:r>
    </w:p>
  </w:footnote>
  <w:footnote w:id="889">
    <w:p w14:paraId="6B1B283E" w14:textId="77777777" w:rsidR="00403A4D" w:rsidRDefault="00403A4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90">
    <w:p w14:paraId="0BE3B61B" w14:textId="77777777" w:rsidR="00403A4D" w:rsidRDefault="00403A4D" w:rsidP="00A7333E">
      <w:pPr>
        <w:pStyle w:val="footnote"/>
      </w:pPr>
      <w:r>
        <w:rPr>
          <w:rStyle w:val="FootnoteReference"/>
        </w:rPr>
        <w:footnoteRef/>
      </w:r>
      <w:r>
        <w:t xml:space="preserve"> or “blessing”</w:t>
      </w:r>
    </w:p>
  </w:footnote>
  <w:footnote w:id="891">
    <w:p w14:paraId="39CDECB8" w14:textId="77777777" w:rsidR="00403A4D" w:rsidRDefault="00403A4D" w:rsidP="00A7333E">
      <w:pPr>
        <w:pStyle w:val="footnote"/>
      </w:pPr>
      <w:r>
        <w:rPr>
          <w:rStyle w:val="FootnoteReference"/>
        </w:rPr>
        <w:footnoteRef/>
      </w:r>
      <w:r>
        <w:t xml:space="preserve"> Or “Thy holy Name we do utter”</w:t>
      </w:r>
    </w:p>
  </w:footnote>
  <w:footnote w:id="892">
    <w:p w14:paraId="2BFF308D" w14:textId="77777777" w:rsidR="00403A4D" w:rsidRDefault="00403A4D" w:rsidP="00A7333E">
      <w:pPr>
        <w:pStyle w:val="footnote"/>
      </w:pPr>
      <w:r>
        <w:rPr>
          <w:rStyle w:val="FootnoteReference"/>
        </w:rPr>
        <w:footnoteRef/>
      </w:r>
      <w:r>
        <w:t xml:space="preserve"> Or “May it be so, Lord!”</w:t>
      </w:r>
    </w:p>
  </w:footnote>
  <w:footnote w:id="893">
    <w:p w14:paraId="7211B02A" w14:textId="77777777" w:rsidR="00403A4D" w:rsidRDefault="00403A4D" w:rsidP="008A378B">
      <w:pPr>
        <w:pStyle w:val="footnote"/>
      </w:pPr>
      <w:r>
        <w:rPr>
          <w:rStyle w:val="FootnoteReference"/>
        </w:rPr>
        <w:footnoteRef/>
      </w:r>
      <w:r>
        <w:t xml:space="preserve"> Or “thankfully confess You with praise”</w:t>
      </w:r>
    </w:p>
  </w:footnote>
  <w:footnote w:id="894">
    <w:p w14:paraId="693B122B" w14:textId="28D696D4" w:rsidR="00403A4D" w:rsidRDefault="00403A4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5">
    <w:p w14:paraId="7672FC08" w14:textId="77777777" w:rsidR="00403A4D" w:rsidRDefault="00403A4D" w:rsidP="00A7333E">
      <w:pPr>
        <w:pStyle w:val="footnote"/>
      </w:pPr>
      <w:r>
        <w:rPr>
          <w:rStyle w:val="FootnoteReference"/>
        </w:rPr>
        <w:footnoteRef/>
      </w:r>
      <w:r>
        <w:t xml:space="preserve"> Latria</w:t>
      </w:r>
    </w:p>
  </w:footnote>
  <w:footnote w:id="896">
    <w:p w14:paraId="6A1BE515" w14:textId="5E13A526" w:rsidR="00403A4D" w:rsidRDefault="00403A4D" w:rsidP="00426715">
      <w:pPr>
        <w:pStyle w:val="footnote"/>
      </w:pPr>
      <w:r>
        <w:rPr>
          <w:rStyle w:val="FootnoteReference"/>
        </w:rPr>
        <w:footnoteRef/>
      </w:r>
      <w:r>
        <w:t xml:space="preserve"> Or, “Sing a hymn to Him, and exalt Him beyond measure unto the ages.”</w:t>
      </w:r>
    </w:p>
  </w:footnote>
  <w:footnote w:id="897">
    <w:p w14:paraId="68D0AB21" w14:textId="61EA66CA" w:rsidR="00403A4D" w:rsidRDefault="00403A4D" w:rsidP="00426715">
      <w:pPr>
        <w:pStyle w:val="footnote"/>
      </w:pPr>
      <w:r>
        <w:rPr>
          <w:rStyle w:val="FootnoteReference"/>
        </w:rPr>
        <w:footnoteRef/>
      </w:r>
      <w:r>
        <w:t xml:space="preserve"> This verse is lacking in the Greek.</w:t>
      </w:r>
    </w:p>
  </w:footnote>
  <w:footnote w:id="898">
    <w:p w14:paraId="26544D11" w14:textId="10502CC8" w:rsidR="00403A4D" w:rsidRDefault="00403A4D" w:rsidP="007757C9">
      <w:pPr>
        <w:pStyle w:val="footnote"/>
      </w:pPr>
      <w:r>
        <w:rPr>
          <w:rStyle w:val="FootnoteReference"/>
        </w:rPr>
        <w:footnoteRef/>
      </w:r>
      <w:r>
        <w:t xml:space="preserve"> In Greek this verse breaks the pattern and has “Let the earth bless the Lord…”</w:t>
      </w:r>
    </w:p>
  </w:footnote>
  <w:footnote w:id="899">
    <w:p w14:paraId="00301B8D" w14:textId="27445427" w:rsidR="00403A4D" w:rsidRDefault="00403A4D" w:rsidP="007757C9">
      <w:pPr>
        <w:pStyle w:val="footnote"/>
      </w:pPr>
      <w:r>
        <w:rPr>
          <w:rStyle w:val="FootnoteReference"/>
        </w:rPr>
        <w:footnoteRef/>
      </w:r>
      <w:r>
        <w:t xml:space="preserve"> Greek has “sea-monsters”</w:t>
      </w:r>
    </w:p>
  </w:footnote>
  <w:footnote w:id="900">
    <w:p w14:paraId="0ECD7B50" w14:textId="7593729A" w:rsidR="00403A4D" w:rsidRDefault="00403A4D" w:rsidP="007757C9">
      <w:pPr>
        <w:pStyle w:val="footnote"/>
      </w:pPr>
      <w:r>
        <w:rPr>
          <w:rStyle w:val="FootnoteReference"/>
        </w:rPr>
        <w:footnoteRef/>
      </w:r>
      <w:r>
        <w:t xml:space="preserve"> [] not found in Gk.</w:t>
      </w:r>
    </w:p>
  </w:footnote>
  <w:footnote w:id="901">
    <w:p w14:paraId="0A00818E" w14:textId="6F9A1D3E" w:rsidR="00403A4D" w:rsidRDefault="00403A4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2">
    <w:p w14:paraId="4C080563" w14:textId="076FB7DA" w:rsidR="00403A4D" w:rsidRDefault="00403A4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3">
    <w:p w14:paraId="52E6C24B" w14:textId="77777777" w:rsidR="00403A4D" w:rsidRDefault="00403A4D" w:rsidP="003758F4">
      <w:pPr>
        <w:pStyle w:val="footnote"/>
      </w:pPr>
      <w:r>
        <w:rPr>
          <w:rStyle w:val="FootnoteReference"/>
        </w:rPr>
        <w:footnoteRef/>
      </w:r>
      <w:r>
        <w:t xml:space="preserve"> Or, “Sing a hymn to Him, and exalt Him beyond measure unto the ages.”</w:t>
      </w:r>
    </w:p>
  </w:footnote>
  <w:footnote w:id="904">
    <w:p w14:paraId="3AF01027" w14:textId="77777777" w:rsidR="00403A4D" w:rsidRDefault="00403A4D" w:rsidP="003758F4">
      <w:pPr>
        <w:pStyle w:val="footnote"/>
      </w:pPr>
      <w:r>
        <w:rPr>
          <w:rStyle w:val="FootnoteReference"/>
        </w:rPr>
        <w:footnoteRef/>
      </w:r>
      <w:r>
        <w:t xml:space="preserve"> In Greek this verse breaks the pattern and has “Let the earth bless the Lord…”</w:t>
      </w:r>
    </w:p>
  </w:footnote>
  <w:footnote w:id="905">
    <w:p w14:paraId="29625A78" w14:textId="77777777" w:rsidR="00403A4D" w:rsidRDefault="00403A4D" w:rsidP="003758F4">
      <w:pPr>
        <w:pStyle w:val="footnote"/>
      </w:pPr>
      <w:r>
        <w:rPr>
          <w:rStyle w:val="FootnoteReference"/>
        </w:rPr>
        <w:footnoteRef/>
      </w:r>
      <w:r>
        <w:t xml:space="preserve"> [] not found in Gk.</w:t>
      </w:r>
    </w:p>
  </w:footnote>
  <w:footnote w:id="906">
    <w:p w14:paraId="3D357C32" w14:textId="77777777" w:rsidR="00403A4D" w:rsidRDefault="00403A4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7">
    <w:p w14:paraId="49D23D86" w14:textId="6553A7E7"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5711285A" w14:textId="4E8083B4"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9">
    <w:p w14:paraId="206912E7"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7A06DB04"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28892EF0" w14:textId="6E1CE2C1" w:rsidR="00403A4D" w:rsidRPr="008D5F3D" w:rsidRDefault="00403A4D" w:rsidP="008D5F3D">
      <w:pPr>
        <w:pStyle w:val="footnote"/>
      </w:pPr>
      <w:r>
        <w:rPr>
          <w:rStyle w:val="FootnoteReference"/>
        </w:rPr>
        <w:footnoteRef/>
      </w:r>
      <w:r>
        <w:t xml:space="preserve"> [JS] Greek has “stars and light,” while Coptic has “stars of light”</w:t>
      </w:r>
    </w:p>
  </w:footnote>
  <w:footnote w:id="912">
    <w:p w14:paraId="6888EF75" w14:textId="7291EAAC" w:rsidR="00403A4D" w:rsidRDefault="00403A4D" w:rsidP="00A17656">
      <w:pPr>
        <w:pStyle w:val="footnote"/>
      </w:pPr>
      <w:r>
        <w:rPr>
          <w:rStyle w:val="FootnoteReference"/>
        </w:rPr>
        <w:footnoteRef/>
      </w:r>
      <w:r>
        <w:t xml:space="preserve"> [JS] Gk has “confession/praise of Him is in the earth and heaven”</w:t>
      </w:r>
    </w:p>
  </w:footnote>
  <w:footnote w:id="913">
    <w:p w14:paraId="0C9270F2" w14:textId="14BEF321" w:rsidR="00403A4D" w:rsidRDefault="00403A4D" w:rsidP="00A17656">
      <w:pPr>
        <w:pStyle w:val="footnote"/>
      </w:pPr>
      <w:r>
        <w:rPr>
          <w:rStyle w:val="FootnoteReference"/>
        </w:rPr>
        <w:footnoteRef/>
      </w:r>
      <w:r>
        <w:t xml:space="preserve"> [JS] literally, “And He will exalt the horn of His people”</w:t>
      </w:r>
    </w:p>
  </w:footnote>
  <w:footnote w:id="914">
    <w:p w14:paraId="2890F7AF" w14:textId="127DC52C" w:rsidR="00403A4D" w:rsidRDefault="00403A4D" w:rsidP="008A107E">
      <w:pPr>
        <w:pStyle w:val="footnote"/>
      </w:pPr>
      <w:r>
        <w:rPr>
          <w:rStyle w:val="FootnoteReference"/>
        </w:rPr>
        <w:footnoteRef/>
      </w:r>
      <w:r>
        <w:t xml:space="preserve"> or “statutes.” The meaning is the same as in Ps 118: statutes, ordinances, or truths. Literally, “engraved things”</w:t>
      </w:r>
    </w:p>
  </w:footnote>
  <w:footnote w:id="915">
    <w:p w14:paraId="1BA5672C" w14:textId="77777777" w:rsidR="00403A4D" w:rsidRDefault="00403A4D" w:rsidP="00680B91">
      <w:pPr>
        <w:pStyle w:val="footnote"/>
      </w:pPr>
      <w:r>
        <w:rPr>
          <w:rStyle w:val="FootnoteReference"/>
        </w:rPr>
        <w:footnoteRef/>
      </w:r>
      <w:r>
        <w:t xml:space="preserve"> Latria</w:t>
      </w:r>
    </w:p>
  </w:footnote>
  <w:footnote w:id="916">
    <w:p w14:paraId="690DC348"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0E195254" w14:textId="3469BAAE" w:rsidR="00403A4D" w:rsidRDefault="00403A4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8">
    <w:p w14:paraId="50098A0E"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19022051"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0ABFA3" w14:textId="77777777" w:rsidR="00403A4D" w:rsidRDefault="00403A4D" w:rsidP="00E60591">
      <w:pPr>
        <w:pStyle w:val="footnote"/>
      </w:pPr>
      <w:r>
        <w:rPr>
          <w:rStyle w:val="FootnoteReference"/>
        </w:rPr>
        <w:footnoteRef/>
      </w:r>
      <w:r>
        <w:t xml:space="preserve"> Fr. Athanasius has “My soul shall make her boast in the Lord”</w:t>
      </w:r>
    </w:p>
  </w:footnote>
  <w:footnote w:id="921">
    <w:p w14:paraId="71668483" w14:textId="77777777" w:rsidR="00403A4D" w:rsidRDefault="00403A4D" w:rsidP="00E60591">
      <w:pPr>
        <w:pStyle w:val="footnote"/>
      </w:pPr>
      <w:r>
        <w:rPr>
          <w:rStyle w:val="FootnoteReference"/>
        </w:rPr>
        <w:footnoteRef/>
      </w:r>
      <w:r>
        <w:t xml:space="preserve"> 2 Sam. 6:2 (LXX).</w:t>
      </w:r>
    </w:p>
  </w:footnote>
  <w:footnote w:id="922">
    <w:p w14:paraId="04F68D8E" w14:textId="77777777" w:rsidR="00403A4D" w:rsidRDefault="00403A4D" w:rsidP="00E60591">
      <w:pPr>
        <w:pStyle w:val="footnote"/>
      </w:pPr>
      <w:r>
        <w:rPr>
          <w:rStyle w:val="FootnoteReference"/>
        </w:rPr>
        <w:footnoteRef/>
      </w:r>
      <w:r>
        <w:t xml:space="preserve"> [JS] or “appear” or “reveal Yourself”</w:t>
      </w:r>
    </w:p>
  </w:footnote>
  <w:footnote w:id="923">
    <w:p w14:paraId="01A143A7" w14:textId="77777777" w:rsidR="00403A4D" w:rsidRDefault="00403A4D" w:rsidP="00E60591">
      <w:pPr>
        <w:pStyle w:val="footnote"/>
      </w:pPr>
      <w:r>
        <w:rPr>
          <w:rStyle w:val="FootnoteReference"/>
        </w:rPr>
        <w:footnoteRef/>
      </w:r>
      <w:r>
        <w:t xml:space="preserve"> [JS] or “reveal Your face”.</w:t>
      </w:r>
    </w:p>
  </w:footnote>
  <w:footnote w:id="924">
    <w:p w14:paraId="22AD0096" w14:textId="77777777" w:rsidR="00403A4D" w:rsidRPr="004A3E27" w:rsidRDefault="00403A4D"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5">
    <w:p w14:paraId="61FC46B2" w14:textId="77777777" w:rsidR="00403A4D" w:rsidRDefault="00403A4D" w:rsidP="00E60591">
      <w:pPr>
        <w:pStyle w:val="footnote"/>
      </w:pPr>
      <w:r>
        <w:rPr>
          <w:rStyle w:val="FootnoteReference"/>
        </w:rPr>
        <w:footnoteRef/>
      </w:r>
      <w:r>
        <w:t xml:space="preserve"> [JS] literally “do obeisance”, i.e. “bow down to”</w:t>
      </w:r>
    </w:p>
  </w:footnote>
  <w:footnote w:id="926">
    <w:p w14:paraId="2630F597" w14:textId="77777777" w:rsidR="00403A4D" w:rsidRPr="004A3E27" w:rsidRDefault="00403A4D"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7">
    <w:p w14:paraId="3F4A789F" w14:textId="77777777" w:rsidR="00403A4D" w:rsidRDefault="00403A4D" w:rsidP="00E60591">
      <w:pPr>
        <w:pStyle w:val="footnote"/>
      </w:pPr>
      <w:r>
        <w:rPr>
          <w:rStyle w:val="FootnoteReference"/>
        </w:rPr>
        <w:footnoteRef/>
      </w:r>
      <w:r>
        <w:t xml:space="preserve"> [JS] or “beautifully situated”</w:t>
      </w:r>
    </w:p>
  </w:footnote>
  <w:footnote w:id="928">
    <w:p w14:paraId="270252A4" w14:textId="77777777" w:rsidR="00403A4D" w:rsidRPr="004A3E27" w:rsidRDefault="00403A4D"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9">
    <w:p w14:paraId="1F29201E" w14:textId="77777777" w:rsidR="00403A4D" w:rsidRDefault="00403A4D"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30">
    <w:p w14:paraId="07C1DDC4" w14:textId="77777777" w:rsidR="00403A4D" w:rsidRDefault="00403A4D" w:rsidP="00E60591">
      <w:pPr>
        <w:pStyle w:val="footnote"/>
      </w:pPr>
      <w:r>
        <w:rPr>
          <w:rStyle w:val="FootnoteReference"/>
        </w:rPr>
        <w:footnoteRef/>
      </w:r>
      <w:r>
        <w:t xml:space="preserve"> [JS] or “Mother Zion will say,”</w:t>
      </w:r>
    </w:p>
  </w:footnote>
  <w:footnote w:id="931">
    <w:p w14:paraId="33656AE4" w14:textId="77777777" w:rsidR="00403A4D" w:rsidRDefault="00403A4D" w:rsidP="00E60591">
      <w:pPr>
        <w:pStyle w:val="footnote"/>
      </w:pPr>
      <w:r>
        <w:rPr>
          <w:rStyle w:val="FootnoteReference"/>
        </w:rPr>
        <w:footnoteRef/>
      </w:r>
      <w:r>
        <w:t xml:space="preserve"> [JS] Coptic has, “that a man and a man dwelt in her”</w:t>
      </w:r>
    </w:p>
  </w:footnote>
  <w:footnote w:id="932">
    <w:p w14:paraId="54C279A1" w14:textId="77777777" w:rsidR="00403A4D" w:rsidRDefault="00403A4D" w:rsidP="00E60591">
      <w:pPr>
        <w:pStyle w:val="footnote"/>
      </w:pPr>
      <w:r>
        <w:rPr>
          <w:rStyle w:val="FootnoteReference"/>
        </w:rPr>
        <w:footnoteRef/>
      </w:r>
      <w:r>
        <w:t xml:space="preserve"> [JS] or “messengers”</w:t>
      </w:r>
    </w:p>
  </w:footnote>
  <w:footnote w:id="933">
    <w:p w14:paraId="43C0F64C" w14:textId="77777777" w:rsidR="00403A4D" w:rsidRDefault="00403A4D" w:rsidP="00E60591">
      <w:pPr>
        <w:pStyle w:val="footnote"/>
      </w:pPr>
      <w:r>
        <w:rPr>
          <w:rStyle w:val="FootnoteReference"/>
        </w:rPr>
        <w:footnoteRef/>
      </w:r>
      <w:r>
        <w:t xml:space="preserve"> [JS] Fr. Lazarus has “servants”</w:t>
      </w:r>
    </w:p>
  </w:footnote>
  <w:footnote w:id="934">
    <w:p w14:paraId="5CB58F29" w14:textId="77777777" w:rsidR="00403A4D" w:rsidRDefault="00403A4D" w:rsidP="00E60591">
      <w:pPr>
        <w:pStyle w:val="footnote"/>
      </w:pPr>
      <w:r>
        <w:rPr>
          <w:rStyle w:val="FootnoteReference"/>
        </w:rPr>
        <w:footnoteRef/>
      </w:r>
      <w:r>
        <w:t xml:space="preserve"> Heb. 1:7; Ezek. 1:14; 2 Esdras 8:22.</w:t>
      </w:r>
    </w:p>
  </w:footnote>
  <w:footnote w:id="935">
    <w:p w14:paraId="3C41F1A9" w14:textId="77777777" w:rsidR="00403A4D" w:rsidRDefault="00403A4D" w:rsidP="00E60591">
      <w:pPr>
        <w:pStyle w:val="footnote"/>
      </w:pPr>
      <w:r>
        <w:rPr>
          <w:rStyle w:val="FootnoteReference"/>
        </w:rPr>
        <w:footnoteRef/>
      </w:r>
      <w:r>
        <w:t xml:space="preserve"> [JS] or “makes the clouds His chariot”</w:t>
      </w:r>
    </w:p>
  </w:footnote>
  <w:footnote w:id="936">
    <w:p w14:paraId="48E0AB19" w14:textId="77777777" w:rsidR="00403A4D" w:rsidRDefault="00403A4D" w:rsidP="00E60591">
      <w:pPr>
        <w:pStyle w:val="footnote"/>
      </w:pPr>
      <w:r>
        <w:rPr>
          <w:rStyle w:val="FootnoteReference"/>
        </w:rPr>
        <w:footnoteRef/>
      </w:r>
      <w:r>
        <w:t xml:space="preserve"> [JS] “do obeisance”, elsewhere rendered “worship’, but referring to the physical act.</w:t>
      </w:r>
    </w:p>
  </w:footnote>
  <w:footnote w:id="937">
    <w:p w14:paraId="6E10BB97" w14:textId="77777777" w:rsidR="00403A4D" w:rsidRDefault="00403A4D" w:rsidP="00E60591">
      <w:pPr>
        <w:pStyle w:val="footnote"/>
      </w:pPr>
      <w:r>
        <w:rPr>
          <w:rStyle w:val="FootnoteReference"/>
        </w:rPr>
        <w:footnoteRef/>
      </w:r>
      <w:r>
        <w:t xml:space="preserve"> [JS] lit. day to day</w:t>
      </w:r>
    </w:p>
  </w:footnote>
  <w:footnote w:id="938">
    <w:p w14:paraId="12F98413" w14:textId="77777777" w:rsidR="00403A4D" w:rsidRPr="004A3E27" w:rsidRDefault="00403A4D" w:rsidP="00E60591">
      <w:pPr>
        <w:pStyle w:val="footnote"/>
      </w:pPr>
      <w:r w:rsidRPr="004A3E27">
        <w:rPr>
          <w:rStyle w:val="FootnoteReference"/>
        </w:rPr>
        <w:footnoteRef/>
      </w:r>
      <w:r w:rsidRPr="004A3E27">
        <w:t xml:space="preserve"> Luke 4:32.</w:t>
      </w:r>
    </w:p>
  </w:footnote>
  <w:footnote w:id="939">
    <w:p w14:paraId="094C75E4" w14:textId="77777777" w:rsidR="00403A4D" w:rsidRDefault="00403A4D" w:rsidP="00E60591">
      <w:pPr>
        <w:pStyle w:val="footnote"/>
      </w:pPr>
      <w:r>
        <w:rPr>
          <w:rStyle w:val="FootnoteReference"/>
        </w:rPr>
        <w:footnoteRef/>
      </w:r>
      <w:r>
        <w:t xml:space="preserve"> [JS] or “give thanks to”. “Thankfully confess with praise”</w:t>
      </w:r>
    </w:p>
  </w:footnote>
  <w:footnote w:id="940">
    <w:p w14:paraId="55536D04" w14:textId="77777777" w:rsidR="00403A4D" w:rsidRDefault="00403A4D" w:rsidP="00E60591">
      <w:pPr>
        <w:pStyle w:val="footnote"/>
      </w:pPr>
      <w:r>
        <w:rPr>
          <w:rStyle w:val="FootnoteReference"/>
        </w:rPr>
        <w:footnoteRef/>
      </w:r>
      <w:r>
        <w:t xml:space="preserve"> [JS] literally, “holy ones.”</w:t>
      </w:r>
    </w:p>
  </w:footnote>
  <w:footnote w:id="941">
    <w:p w14:paraId="7C8A0D56" w14:textId="77777777" w:rsidR="00403A4D" w:rsidRDefault="00403A4D" w:rsidP="00E60591">
      <w:pPr>
        <w:pStyle w:val="footnote"/>
      </w:pPr>
      <w:r>
        <w:rPr>
          <w:rStyle w:val="FootnoteReference"/>
        </w:rPr>
        <w:footnoteRef/>
      </w:r>
      <w:r>
        <w:t xml:space="preserve"> </w:t>
      </w:r>
      <w:r w:rsidRPr="00DC02D9">
        <w:rPr>
          <w:i/>
        </w:rPr>
        <w:t>Or:</w:t>
      </w:r>
      <w:r>
        <w:t xml:space="preserve"> costly (Wisdom 1:13-16).</w:t>
      </w:r>
    </w:p>
  </w:footnote>
  <w:footnote w:id="942">
    <w:p w14:paraId="572EA91B" w14:textId="77777777" w:rsidR="00403A4D" w:rsidRDefault="00403A4D" w:rsidP="00E60591">
      <w:pPr>
        <w:pStyle w:val="footnote"/>
      </w:pPr>
      <w:r>
        <w:rPr>
          <w:rStyle w:val="FootnoteReference"/>
        </w:rPr>
        <w:footnoteRef/>
      </w:r>
      <w:r>
        <w:t xml:space="preserve"> [JS] litearlly, “slave”.</w:t>
      </w:r>
    </w:p>
  </w:footnote>
  <w:footnote w:id="943">
    <w:p w14:paraId="341A5D3B" w14:textId="77777777" w:rsidR="00403A4D" w:rsidRPr="004A3E27" w:rsidRDefault="00403A4D" w:rsidP="00E60591">
      <w:pPr>
        <w:pStyle w:val="footnote"/>
      </w:pPr>
      <w:r w:rsidRPr="004A3E27">
        <w:rPr>
          <w:rStyle w:val="FootnoteReference"/>
        </w:rPr>
        <w:footnoteRef/>
      </w:r>
      <w:r w:rsidRPr="004A3E27">
        <w:t xml:space="preserve"> </w:t>
      </w:r>
      <w:r>
        <w:t>cf</w:t>
      </w:r>
      <w:r w:rsidRPr="004A3E27">
        <w:t>. Rev. 19:11-16.</w:t>
      </w:r>
    </w:p>
  </w:footnote>
  <w:footnote w:id="944">
    <w:p w14:paraId="727773E7" w14:textId="77777777" w:rsidR="00403A4D" w:rsidRDefault="00403A4D" w:rsidP="00E60591">
      <w:pPr>
        <w:pStyle w:val="footnote"/>
      </w:pPr>
      <w:r>
        <w:rPr>
          <w:rStyle w:val="FootnoteReference"/>
        </w:rPr>
        <w:footnoteRef/>
      </w:r>
      <w:r>
        <w:t xml:space="preserve"> dragon: </w:t>
      </w:r>
      <w:r w:rsidRPr="0090411D">
        <w:rPr>
          <w:i/>
        </w:rPr>
        <w:t>or</w:t>
      </w:r>
      <w:r>
        <w:t xml:space="preserve"> serpent.</w:t>
      </w:r>
    </w:p>
  </w:footnote>
  <w:footnote w:id="945">
    <w:p w14:paraId="6BA64C18" w14:textId="77777777" w:rsidR="00403A4D" w:rsidRDefault="00403A4D"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6">
    <w:p w14:paraId="65C21334" w14:textId="77777777" w:rsidR="00403A4D" w:rsidRDefault="00403A4D" w:rsidP="00E60591">
      <w:pPr>
        <w:pStyle w:val="footnote"/>
      </w:pPr>
      <w:r>
        <w:rPr>
          <w:rStyle w:val="FootnoteReference"/>
        </w:rPr>
        <w:footnoteRef/>
      </w:r>
      <w:r>
        <w:t xml:space="preserve"> House—Home, Family, Church, Kingdom: where God’s will is done (1 Tim. 3:15; Heb. 3:2-6; Lk. 2:49; Mt. 6:10).</w:t>
      </w:r>
    </w:p>
  </w:footnote>
  <w:footnote w:id="947">
    <w:p w14:paraId="61678DAD" w14:textId="77777777" w:rsidR="00403A4D" w:rsidRDefault="00403A4D" w:rsidP="00E60591">
      <w:pPr>
        <w:pStyle w:val="footnote"/>
      </w:pPr>
      <w:r>
        <w:rPr>
          <w:rStyle w:val="FootnoteReference"/>
        </w:rPr>
        <w:footnoteRef/>
      </w:r>
      <w:r>
        <w:t xml:space="preserve"> [JS] or, “boast”</w:t>
      </w:r>
    </w:p>
  </w:footnote>
  <w:footnote w:id="948">
    <w:p w14:paraId="5CB3133E" w14:textId="77777777" w:rsidR="00403A4D" w:rsidRPr="004A3E27" w:rsidRDefault="00403A4D" w:rsidP="00E60591">
      <w:pPr>
        <w:pStyle w:val="footnote"/>
      </w:pPr>
      <w:r w:rsidRPr="004A3E27">
        <w:rPr>
          <w:rStyle w:val="FootnoteReference"/>
        </w:rPr>
        <w:footnoteRef/>
      </w:r>
      <w:r w:rsidRPr="004A3E27">
        <w:t xml:space="preserve"> Man is made for happiness, fruit of grace, forgiveness, right relations, holiness.</w:t>
      </w:r>
    </w:p>
  </w:footnote>
  <w:footnote w:id="949">
    <w:p w14:paraId="5CF612DB" w14:textId="77777777" w:rsidR="00403A4D" w:rsidRDefault="00403A4D" w:rsidP="00E60591">
      <w:pPr>
        <w:pStyle w:val="footnote"/>
      </w:pPr>
      <w:r>
        <w:rPr>
          <w:rStyle w:val="FootnoteReference"/>
        </w:rPr>
        <w:footnoteRef/>
      </w:r>
      <w:r>
        <w:t xml:space="preserve"> [JS] Fr. Lazarus renders “repent” as “change His mind”</w:t>
      </w:r>
    </w:p>
  </w:footnote>
  <w:footnote w:id="950">
    <w:p w14:paraId="673E3386" w14:textId="77777777" w:rsidR="00403A4D" w:rsidRDefault="00403A4D" w:rsidP="00E60591">
      <w:pPr>
        <w:pStyle w:val="footnote"/>
      </w:pPr>
      <w:r>
        <w:rPr>
          <w:rStyle w:val="FootnoteReference"/>
        </w:rPr>
        <w:footnoteRef/>
      </w:r>
      <w:r>
        <w:t xml:space="preserve"> Heb. 7:21.</w:t>
      </w:r>
    </w:p>
  </w:footnote>
  <w:footnote w:id="951">
    <w:p w14:paraId="584B7EF5" w14:textId="77777777" w:rsidR="00403A4D" w:rsidRPr="004A3E27" w:rsidRDefault="00403A4D"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2">
    <w:p w14:paraId="635270B1" w14:textId="77777777" w:rsidR="00403A4D" w:rsidRPr="004A3E27" w:rsidRDefault="00403A4D" w:rsidP="00E60591">
      <w:pPr>
        <w:pStyle w:val="footnote"/>
      </w:pPr>
      <w:r w:rsidRPr="004A3E27">
        <w:rPr>
          <w:rStyle w:val="FootnoteReference"/>
        </w:rPr>
        <w:footnoteRef/>
      </w:r>
      <w:r w:rsidRPr="004A3E27">
        <w:t xml:space="preserve"> </w:t>
      </w:r>
      <w:r>
        <w:t>Cf</w:t>
      </w:r>
      <w:r w:rsidRPr="004A3E27">
        <w:t>. Isaiah 40:11; John 10:11.</w:t>
      </w:r>
    </w:p>
  </w:footnote>
  <w:footnote w:id="953">
    <w:p w14:paraId="6CBA2185" w14:textId="77777777" w:rsidR="00403A4D" w:rsidRDefault="00403A4D" w:rsidP="00E60591">
      <w:pPr>
        <w:pStyle w:val="footnote"/>
      </w:pPr>
      <w:r>
        <w:rPr>
          <w:rStyle w:val="FootnoteReference"/>
        </w:rPr>
        <w:footnoteRef/>
      </w:r>
      <w:r>
        <w:t xml:space="preserve"> ‘mercies of the Lord’: </w:t>
      </w:r>
      <w:r w:rsidRPr="00B246C1">
        <w:rPr>
          <w:i/>
        </w:rPr>
        <w:t>or</w:t>
      </w:r>
      <w:r>
        <w:t>, the Lord’s love.</w:t>
      </w:r>
    </w:p>
  </w:footnote>
  <w:footnote w:id="954">
    <w:p w14:paraId="3BA4E8BF" w14:textId="77777777" w:rsidR="00403A4D" w:rsidRDefault="00403A4D" w:rsidP="00E60591">
      <w:pPr>
        <w:pStyle w:val="footnote"/>
      </w:pPr>
      <w:r>
        <w:rPr>
          <w:rStyle w:val="FootnoteReference"/>
        </w:rPr>
        <w:footnoteRef/>
      </w:r>
      <w:r>
        <w:t xml:space="preserve"> This column is the version abridged by Fr. Athanasius Iskander.</w:t>
      </w:r>
    </w:p>
  </w:footnote>
  <w:footnote w:id="955">
    <w:p w14:paraId="4081C3EC" w14:textId="77777777" w:rsidR="00403A4D" w:rsidRDefault="00403A4D"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6">
    <w:p w14:paraId="4D461B16" w14:textId="77777777" w:rsidR="00403A4D" w:rsidRDefault="00403A4D" w:rsidP="00E60591">
      <w:pPr>
        <w:pStyle w:val="footnote"/>
      </w:pPr>
      <w:r>
        <w:rPr>
          <w:rStyle w:val="FootnoteReference"/>
        </w:rPr>
        <w:footnoteRef/>
      </w:r>
      <w:r>
        <w:t xml:space="preserve"> Here Fr. Athanasius Iskander replaces the remainder with a short conclusion based on the ending of the First Canticle.</w:t>
      </w:r>
    </w:p>
  </w:footnote>
  <w:footnote w:id="957">
    <w:p w14:paraId="1589F97B" w14:textId="77777777" w:rsidR="00403A4D" w:rsidRDefault="00403A4D" w:rsidP="00E60591">
      <w:pPr>
        <w:pStyle w:val="footnote"/>
      </w:pPr>
      <w:r>
        <w:rPr>
          <w:rStyle w:val="FootnoteReference"/>
        </w:rPr>
        <w:footnoteRef/>
      </w:r>
      <w:r>
        <w:t xml:space="preserve"> Verses marked with (*) appear in the abridged version of Fr. Athanasius Iskander</w:t>
      </w:r>
    </w:p>
  </w:footnote>
  <w:footnote w:id="958">
    <w:p w14:paraId="69349908" w14:textId="77777777" w:rsidR="00403A4D" w:rsidRDefault="00403A4D"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9">
    <w:p w14:paraId="21DFAE56" w14:textId="77777777" w:rsidR="00403A4D" w:rsidRDefault="00403A4D" w:rsidP="00E60591">
      <w:pPr>
        <w:pStyle w:val="footnote"/>
      </w:pPr>
      <w:r>
        <w:rPr>
          <w:rStyle w:val="FootnoteReference"/>
        </w:rPr>
        <w:footnoteRef/>
      </w:r>
      <w:r>
        <w:t xml:space="preserve"> Clearly a late addition given the Roman Catholic ecclesiology, foreign to Orthodoxy, found in these verses.</w:t>
      </w:r>
    </w:p>
  </w:footnote>
  <w:footnote w:id="960">
    <w:p w14:paraId="1D2FD856" w14:textId="77777777" w:rsidR="00403A4D" w:rsidRDefault="00403A4D" w:rsidP="00E60591">
      <w:pPr>
        <w:pStyle w:val="footnote"/>
      </w:pPr>
      <w:r>
        <w:rPr>
          <w:rStyle w:val="FootnoteReference"/>
        </w:rPr>
        <w:footnoteRef/>
      </w:r>
      <w:r>
        <w:t xml:space="preserve"> Meaning of “o-ti eros tattis etenhoot” unclear.</w:t>
      </w:r>
    </w:p>
  </w:footnote>
  <w:footnote w:id="961">
    <w:p w14:paraId="1FAA9981" w14:textId="77777777" w:rsidR="00403A4D" w:rsidRDefault="00403A4D" w:rsidP="00E60591">
      <w:pPr>
        <w:pStyle w:val="footnote"/>
      </w:pPr>
      <w:r>
        <w:rPr>
          <w:rStyle w:val="FootnoteReference"/>
        </w:rPr>
        <w:footnoteRef/>
      </w:r>
      <w:r>
        <w:t xml:space="preserve"> Coptic has “El”, but that would be somewhat obscure in English.</w:t>
      </w:r>
    </w:p>
  </w:footnote>
  <w:footnote w:id="962">
    <w:p w14:paraId="6ECFB0E5" w14:textId="77777777" w:rsidR="00403A4D" w:rsidRDefault="00403A4D" w:rsidP="00E60591">
      <w:pPr>
        <w:pStyle w:val="footnote"/>
      </w:pPr>
      <w:r>
        <w:rPr>
          <w:rStyle w:val="FootnoteReference"/>
        </w:rPr>
        <w:footnoteRef/>
      </w:r>
      <w:r>
        <w:t xml:space="preserve"> Perhaps His order as Highpriest, after the order of Melchizedek.</w:t>
      </w:r>
    </w:p>
  </w:footnote>
  <w:footnote w:id="963">
    <w:p w14:paraId="3DC9334B" w14:textId="77777777" w:rsidR="00403A4D"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4">
    <w:p w14:paraId="6AC1A98C" w14:textId="77777777" w:rsidR="00403A4D" w:rsidRPr="00260CA9"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5">
    <w:p w14:paraId="24E46401" w14:textId="64F70E60" w:rsidR="00403A4D" w:rsidRPr="00FD7CBF" w:rsidRDefault="00403A4D"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6">
    <w:p w14:paraId="22924FE1" w14:textId="77777777" w:rsidR="00403A4D" w:rsidRDefault="00403A4D" w:rsidP="006869EE">
      <w:pPr>
        <w:pStyle w:val="footnote"/>
      </w:pPr>
      <w:r>
        <w:rPr>
          <w:rStyle w:val="FootnoteReference"/>
        </w:rPr>
        <w:footnoteRef/>
      </w:r>
      <w:r>
        <w:t xml:space="preserve"> Literally “hegoumens”, as the monastic and priestly orders have been thoroughly confused.</w:t>
      </w:r>
    </w:p>
  </w:footnote>
  <w:footnote w:id="967">
    <w:p w14:paraId="0A9497B1" w14:textId="0D869F60" w:rsidR="00403A4D" w:rsidRDefault="00403A4D" w:rsidP="00B62960">
      <w:pPr>
        <w:pStyle w:val="footnote"/>
      </w:pPr>
      <w:r>
        <w:rPr>
          <w:rStyle w:val="FootnoteReference"/>
        </w:rPr>
        <w:footnoteRef/>
      </w:r>
      <w:r>
        <w:t xml:space="preserve"> “brethren”, because said by a deacon.</w:t>
      </w:r>
    </w:p>
  </w:footnote>
  <w:footnote w:id="968">
    <w:p w14:paraId="620F336B"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7C34710D"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02E1F01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30C5740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2">
    <w:p w14:paraId="22023008" w14:textId="503D4876" w:rsidR="00403A4D" w:rsidRPr="00B021F8" w:rsidRDefault="00403A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3">
    <w:p w14:paraId="48F95F73" w14:textId="77777777" w:rsidR="00403A4D" w:rsidRDefault="00403A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4">
    <w:p w14:paraId="250E5D95" w14:textId="22AA8BC5" w:rsidR="00403A4D" w:rsidRDefault="00403A4D" w:rsidP="00E83105">
      <w:pPr>
        <w:pStyle w:val="footnote"/>
      </w:pPr>
      <w:r>
        <w:rPr>
          <w:rStyle w:val="FootnoteReference"/>
        </w:rPr>
        <w:footnoteRef/>
      </w:r>
      <w:r>
        <w:t xml:space="preserve"> Some translations replace “Barbarians” with “those who desire war”</w:t>
      </w:r>
    </w:p>
  </w:footnote>
  <w:footnote w:id="975">
    <w:p w14:paraId="6BD2B85F" w14:textId="3AA00754" w:rsidR="00403A4D" w:rsidRDefault="00403A4D" w:rsidP="00B02DD7">
      <w:pPr>
        <w:pStyle w:val="footnote"/>
      </w:pPr>
      <w:r>
        <w:rPr>
          <w:rStyle w:val="FootnoteReference"/>
        </w:rPr>
        <w:footnoteRef/>
      </w:r>
      <w:r>
        <w:t xml:space="preserve"> Or “assemblies,” i.e. not a group of people, but an action.</w:t>
      </w:r>
    </w:p>
  </w:footnote>
  <w:footnote w:id="976">
    <w:p w14:paraId="69447F9F" w14:textId="7CAFAA2C" w:rsidR="00403A4D" w:rsidRDefault="00403A4D" w:rsidP="00B02DD7">
      <w:pPr>
        <w:pStyle w:val="footnote"/>
      </w:pPr>
      <w:r>
        <w:rPr>
          <w:rStyle w:val="FootnoteReference"/>
        </w:rPr>
        <w:footnoteRef/>
      </w:r>
      <w:r>
        <w:t xml:space="preserve"> Literally, “raise the horn”</w:t>
      </w:r>
    </w:p>
  </w:footnote>
  <w:footnote w:id="977">
    <w:p w14:paraId="1C38F898" w14:textId="533A4129"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8">
    <w:p w14:paraId="2C6CD715" w14:textId="77777777" w:rsidR="00403A4D" w:rsidRDefault="00403A4D">
      <w:pPr>
        <w:pStyle w:val="FootnoteText"/>
      </w:pPr>
      <w:r>
        <w:rPr>
          <w:rStyle w:val="FootnoteReference"/>
        </w:rPr>
        <w:footnoteRef/>
      </w:r>
      <w:r>
        <w:t xml:space="preserve"> Acts 7:60</w:t>
      </w:r>
    </w:p>
  </w:footnote>
  <w:footnote w:id="979">
    <w:p w14:paraId="66841CA4" w14:textId="77777777" w:rsidR="00403A4D" w:rsidRDefault="00403A4D" w:rsidP="006B061A">
      <w:pPr>
        <w:pStyle w:val="Footnote0"/>
      </w:pPr>
      <w:r>
        <w:rPr>
          <w:rStyle w:val="FootnoteReference"/>
        </w:rPr>
        <w:footnoteRef/>
      </w:r>
      <w:r>
        <w:t xml:space="preserve"> Literally “virgin monastic”. The traditional English term for a female monastic is not “nun”, but “virgin”.</w:t>
      </w:r>
    </w:p>
  </w:footnote>
  <w:footnote w:id="980">
    <w:p w14:paraId="4603A540" w14:textId="757615F9" w:rsidR="00403A4D" w:rsidRDefault="00403A4D" w:rsidP="00B52F78">
      <w:pPr>
        <w:pStyle w:val="footnote"/>
      </w:pPr>
      <w:r>
        <w:rPr>
          <w:rStyle w:val="FootnoteReference"/>
        </w:rPr>
        <w:footnoteRef/>
      </w:r>
      <w:r>
        <w:t xml:space="preserve"> Composed in English by Heg. Fr. Athanasius Iskander, of Kitchener, Ontario, Canada.</w:t>
      </w:r>
    </w:p>
  </w:footnote>
  <w:footnote w:id="981">
    <w:p w14:paraId="754B9B83" w14:textId="77777777" w:rsidR="00403A4D" w:rsidRDefault="00403A4D">
      <w:pPr>
        <w:pStyle w:val="footnote"/>
        <w:rPr>
          <w:ins w:id="1238" w:author="Brett Slote" w:date="2011-07-21T19:13:00Z"/>
        </w:rPr>
        <w:pPrChange w:id="1239" w:author="Brett Slote" w:date="2011-07-21T20:05:00Z">
          <w:pPr>
            <w:pStyle w:val="FootnoteText"/>
          </w:pPr>
        </w:pPrChange>
      </w:pPr>
      <w:ins w:id="1240" w:author="Brett Slote" w:date="2011-07-21T19:13:00Z">
        <w:r>
          <w:rPr>
            <w:rStyle w:val="FootnoteReference"/>
          </w:rPr>
          <w:footnoteRef/>
        </w:r>
        <w:r>
          <w:t xml:space="preserve"> Numbers 12:7-8</w:t>
        </w:r>
      </w:ins>
    </w:p>
  </w:footnote>
  <w:footnote w:id="982">
    <w:p w14:paraId="7099EBEB" w14:textId="77777777" w:rsidR="00403A4D" w:rsidRDefault="00403A4D">
      <w:pPr>
        <w:pStyle w:val="footnote"/>
        <w:rPr>
          <w:ins w:id="1241" w:author="Brett Slote" w:date="2011-07-21T19:13:00Z"/>
        </w:rPr>
        <w:pPrChange w:id="1242" w:author="Brett Slote" w:date="2011-07-21T20:05:00Z">
          <w:pPr>
            <w:pStyle w:val="FootnoteText"/>
          </w:pPr>
        </w:pPrChange>
      </w:pPr>
      <w:ins w:id="1243" w:author="Brett Slote" w:date="2011-07-21T19:13:00Z">
        <w:r>
          <w:rPr>
            <w:rStyle w:val="FootnoteReference"/>
          </w:rPr>
          <w:footnoteRef/>
        </w:r>
        <w:r>
          <w:t xml:space="preserve"> Exodus 28:1</w:t>
        </w:r>
      </w:ins>
    </w:p>
  </w:footnote>
  <w:footnote w:id="983">
    <w:p w14:paraId="5BFC95F9" w14:textId="77777777" w:rsidR="00403A4D" w:rsidRDefault="00403A4D">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Matthew 16:18</w:t>
        </w:r>
      </w:ins>
    </w:p>
  </w:footnote>
  <w:footnote w:id="984">
    <w:p w14:paraId="04125830" w14:textId="77777777" w:rsidR="00403A4D" w:rsidRDefault="00403A4D">
      <w:pPr>
        <w:pStyle w:val="footnote"/>
        <w:rPr>
          <w:ins w:id="1248" w:author="Brett Slote" w:date="2011-07-21T19:13:00Z"/>
        </w:rPr>
        <w:pPrChange w:id="1249" w:author="Brett Slote" w:date="2011-07-21T20:05:00Z">
          <w:pPr>
            <w:pStyle w:val="FootnoteText"/>
          </w:pPr>
        </w:pPrChange>
      </w:pPr>
      <w:ins w:id="1250" w:author="Brett Slote" w:date="2011-07-21T19:13:00Z">
        <w:r>
          <w:rPr>
            <w:rStyle w:val="FootnoteReference"/>
          </w:rPr>
          <w:footnoteRef/>
        </w:r>
        <w:r>
          <w:t xml:space="preserve"> Psalms 110:4, Hebrews 5:6,10</w:t>
        </w:r>
      </w:ins>
    </w:p>
  </w:footnote>
  <w:footnote w:id="985">
    <w:p w14:paraId="4ECDDE09" w14:textId="77777777" w:rsidR="00403A4D" w:rsidRDefault="00403A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6">
    <w:p w14:paraId="632AD8C5" w14:textId="3DEB8700" w:rsidR="00403A4D" w:rsidRDefault="00403A4D" w:rsidP="00AA0D73">
      <w:pPr>
        <w:pStyle w:val="footnote"/>
      </w:pPr>
      <w:r>
        <w:rPr>
          <w:rStyle w:val="FootnoteReference"/>
        </w:rPr>
        <w:footnoteRef/>
      </w:r>
      <w:r>
        <w:t xml:space="preserve"> Composed in 2017 A.D. based on the Byzantine Troparion.</w:t>
      </w:r>
    </w:p>
  </w:footnote>
  <w:footnote w:id="987">
    <w:p w14:paraId="4B423B56" w14:textId="77777777" w:rsidR="00403A4D" w:rsidRDefault="00403A4D" w:rsidP="005A4893">
      <w:pPr>
        <w:pStyle w:val="footnote"/>
      </w:pPr>
      <w:r>
        <w:rPr>
          <w:rStyle w:val="FootnoteReference"/>
        </w:rPr>
        <w:footnoteRef/>
      </w:r>
      <w:r>
        <w:t xml:space="preserve"> Composed in 2017 A.D. based on the Byzantine Troparion.</w:t>
      </w:r>
    </w:p>
  </w:footnote>
  <w:footnote w:id="988">
    <w:p w14:paraId="43D7A435" w14:textId="12276A7D" w:rsidR="00403A4D" w:rsidRDefault="00403A4D" w:rsidP="00FA1142">
      <w:pPr>
        <w:pStyle w:val="footnote"/>
      </w:pPr>
      <w:r>
        <w:rPr>
          <w:rStyle w:val="FootnoteReference"/>
        </w:rPr>
        <w:footnoteRef/>
      </w:r>
      <w:r>
        <w:t xml:space="preserve"> Adapted from Byzantine Troparion in 2017</w:t>
      </w:r>
    </w:p>
  </w:footnote>
  <w:footnote w:id="989">
    <w:p w14:paraId="56F6097C" w14:textId="25C13E15" w:rsidR="00E6141D" w:rsidRDefault="00E6141D" w:rsidP="00E6141D">
      <w:pPr>
        <w:pStyle w:val="footnote"/>
      </w:pPr>
      <w:r>
        <w:rPr>
          <w:rStyle w:val="FootnoteReference"/>
        </w:rPr>
        <w:footnoteRef/>
      </w:r>
      <w:r>
        <w:t xml:space="preserve"> </w:t>
      </w:r>
      <w:r>
        <w:t>Adapted from Byzantine hymns in 2017</w:t>
      </w:r>
      <w:r>
        <w:t xml:space="preserve">. </w:t>
      </w:r>
    </w:p>
  </w:footnote>
  <w:footnote w:id="990">
    <w:p w14:paraId="4ACBECBD" w14:textId="77777777" w:rsidR="00403A4D" w:rsidRDefault="00403A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91">
    <w:p w14:paraId="0C45F6F7" w14:textId="77777777" w:rsidR="00403A4D" w:rsidRDefault="00403A4D" w:rsidP="00C0205C">
      <w:pPr>
        <w:pStyle w:val="footnote"/>
      </w:pPr>
      <w:r>
        <w:rPr>
          <w:rStyle w:val="FootnoteReference"/>
          <w:rFonts w:eastAsiaTheme="majorEastAsia"/>
        </w:rPr>
        <w:footnoteRef/>
      </w:r>
      <w:r>
        <w:t xml:space="preserve"> Ps 72:10</w:t>
      </w:r>
    </w:p>
  </w:footnote>
  <w:footnote w:id="992">
    <w:p w14:paraId="73200F36" w14:textId="77777777" w:rsidR="00403A4D" w:rsidRDefault="00403A4D">
      <w:pPr>
        <w:pStyle w:val="FootnoteText"/>
      </w:pPr>
      <w:r>
        <w:rPr>
          <w:rStyle w:val="FootnoteReference"/>
        </w:rPr>
        <w:footnoteRef/>
      </w:r>
      <w:r>
        <w:t xml:space="preserve"> Pope Dioscorus can but substituted here to use this doxology on his feast.</w:t>
      </w:r>
    </w:p>
  </w:footnote>
  <w:footnote w:id="993">
    <w:p w14:paraId="6EE19208" w14:textId="77777777" w:rsidR="00403A4D" w:rsidRDefault="00403A4D" w:rsidP="008B74E6">
      <w:pPr>
        <w:pStyle w:val="footnote"/>
      </w:pPr>
      <w:r>
        <w:rPr>
          <w:rStyle w:val="FootnoteReference"/>
        </w:rPr>
        <w:footnoteRef/>
      </w:r>
      <w:r>
        <w:t xml:space="preserve"> Taken from Byzantine rite hymns in 2016.</w:t>
      </w:r>
    </w:p>
  </w:footnote>
  <w:footnote w:id="994">
    <w:p w14:paraId="55DD5410" w14:textId="77777777" w:rsidR="00403A4D" w:rsidRDefault="00403A4D" w:rsidP="003765FB">
      <w:pPr>
        <w:pStyle w:val="footnote"/>
      </w:pPr>
      <w:r>
        <w:rPr>
          <w:rStyle w:val="FootnoteReference"/>
        </w:rPr>
        <w:footnoteRef/>
      </w:r>
      <w:r>
        <w:t xml:space="preserve"> Taken from Byzantine rite hymns in 2016.</w:t>
      </w:r>
    </w:p>
  </w:footnote>
  <w:footnote w:id="995">
    <w:p w14:paraId="10C81BCA" w14:textId="32EF878B" w:rsidR="00403A4D" w:rsidRDefault="00403A4D" w:rsidP="008B74E6">
      <w:pPr>
        <w:pStyle w:val="footnote"/>
      </w:pPr>
      <w:r>
        <w:rPr>
          <w:rStyle w:val="FootnoteReference"/>
        </w:rPr>
        <w:footnoteRef/>
      </w:r>
      <w:r>
        <w:t xml:space="preserve"> Taken from Byzantine rite hymns in 2016.</w:t>
      </w:r>
    </w:p>
  </w:footnote>
  <w:footnote w:id="996">
    <w:p w14:paraId="2FF46E46" w14:textId="77777777" w:rsidR="00403A4D" w:rsidRDefault="00403A4D" w:rsidP="003D4209">
      <w:pPr>
        <w:pStyle w:val="footnote"/>
      </w:pPr>
      <w:r>
        <w:rPr>
          <w:rStyle w:val="FootnoteReference"/>
        </w:rPr>
        <w:footnoteRef/>
      </w:r>
      <w:r>
        <w:t xml:space="preserve"> Dan 12:3</w:t>
      </w:r>
    </w:p>
  </w:footnote>
  <w:footnote w:id="997">
    <w:p w14:paraId="4F373D62" w14:textId="77777777" w:rsidR="00403A4D" w:rsidRDefault="00403A4D" w:rsidP="003D4209">
      <w:pPr>
        <w:pStyle w:val="footnote"/>
      </w:pPr>
      <w:r>
        <w:rPr>
          <w:rStyle w:val="FootnoteReference"/>
        </w:rPr>
        <w:footnoteRef/>
      </w:r>
      <w:r>
        <w:t xml:space="preserve"> The Scetis Valley in Egypt, from which the word “ascetic” comes. Sheheet means “measure of the heart.”</w:t>
      </w:r>
    </w:p>
  </w:footnote>
  <w:footnote w:id="998">
    <w:p w14:paraId="153ABD29" w14:textId="77777777" w:rsidR="00403A4D" w:rsidRDefault="00403A4D" w:rsidP="003D4209">
      <w:pPr>
        <w:pStyle w:val="footnote"/>
      </w:pPr>
      <w:r>
        <w:rPr>
          <w:rStyle w:val="FootnoteReference"/>
        </w:rPr>
        <w:footnoteRef/>
      </w:r>
      <w:r>
        <w:t xml:space="preserve"> Cf Lk 22:30, Mt</w:t>
      </w:r>
      <w:r w:rsidRPr="003D4209">
        <w:rPr>
          <w:rStyle w:val="footnoteChar"/>
        </w:rPr>
        <w:t xml:space="preserve"> </w:t>
      </w:r>
      <w:r>
        <w:t>19:20</w:t>
      </w:r>
    </w:p>
  </w:footnote>
  <w:footnote w:id="999">
    <w:p w14:paraId="62B258ED" w14:textId="5E8C50C8" w:rsidR="00403A4D" w:rsidRDefault="00403A4D" w:rsidP="00CB28F2">
      <w:pPr>
        <w:pStyle w:val="footnote"/>
      </w:pPr>
      <w:r>
        <w:rPr>
          <w:rStyle w:val="FootnoteReference"/>
        </w:rPr>
        <w:footnoteRef/>
      </w:r>
      <w:r>
        <w:t xml:space="preserve"> Compiled based on the Byzantine Troparion and Kontakion in 2017.</w:t>
      </w:r>
    </w:p>
  </w:footnote>
  <w:footnote w:id="1000">
    <w:p w14:paraId="0977783C" w14:textId="77777777" w:rsidR="00403A4D" w:rsidRDefault="00403A4D">
      <w:pPr>
        <w:pStyle w:val="FootnoteText"/>
      </w:pPr>
      <w:r>
        <w:rPr>
          <w:rStyle w:val="FootnoteReference"/>
        </w:rPr>
        <w:footnoteRef/>
      </w:r>
      <w:r>
        <w:t xml:space="preserve"> Rev 4:6</w:t>
      </w:r>
    </w:p>
  </w:footnote>
  <w:footnote w:id="1001">
    <w:p w14:paraId="3E5CE9E1" w14:textId="497E46FC" w:rsidR="00403A4D" w:rsidRDefault="00403A4D" w:rsidP="006B5522">
      <w:pPr>
        <w:pStyle w:val="footnote"/>
      </w:pPr>
      <w:r>
        <w:rPr>
          <w:rStyle w:val="FootnoteReference"/>
        </w:rPr>
        <w:footnoteRef/>
      </w:r>
      <w:r>
        <w:t xml:space="preserve"> Composed in 2017 based on Byzantine hymns</w:t>
      </w:r>
    </w:p>
  </w:footnote>
  <w:footnote w:id="1002">
    <w:p w14:paraId="4ED11EF4" w14:textId="7D8D49ED" w:rsidR="00403A4D" w:rsidRDefault="00403A4D"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3">
    <w:p w14:paraId="474C3AF6" w14:textId="77777777" w:rsidR="00403A4D" w:rsidRDefault="00403A4D" w:rsidP="00C14556">
      <w:pPr>
        <w:pStyle w:val="footnote"/>
        <w:rPr>
          <w:ins w:id="1379" w:author="Brett Slote" w:date="2011-07-19T15:43:00Z"/>
        </w:rPr>
      </w:pPr>
      <w:ins w:id="1380" w:author="Brett Slote" w:date="2011-07-19T15:43:00Z">
        <w:r>
          <w:rPr>
            <w:rStyle w:val="FootnoteReference"/>
          </w:rPr>
          <w:footnoteRef/>
        </w:r>
        <w:r>
          <w:t xml:space="preserve"> or supplications/intercessions</w:t>
        </w:r>
      </w:ins>
    </w:p>
  </w:footnote>
  <w:footnote w:id="1004">
    <w:p w14:paraId="527ECCCD" w14:textId="77777777" w:rsidR="00403A4D" w:rsidRDefault="00403A4D">
      <w:pPr>
        <w:pStyle w:val="footnote"/>
        <w:rPr>
          <w:ins w:id="1381" w:author="Brett Slote" w:date="2011-07-19T15:43:00Z"/>
        </w:rPr>
        <w:pPrChange w:id="1382" w:author="Brett Slote" w:date="2011-07-21T19:56:00Z">
          <w:pPr>
            <w:pStyle w:val="FootnoteText"/>
          </w:pPr>
        </w:pPrChange>
      </w:pPr>
      <w:ins w:id="1383" w:author="Brett Slote" w:date="2011-07-19T15:43:00Z">
        <w:r>
          <w:rPr>
            <w:rStyle w:val="FootnoteReference"/>
          </w:rPr>
          <w:footnoteRef/>
        </w:r>
        <w:r>
          <w:t xml:space="preserve"> Joel 3:13 – but I’m trying to remember something that says “the harvest is full and the wheat plentiful”</w:t>
        </w:r>
      </w:ins>
    </w:p>
  </w:footnote>
  <w:footnote w:id="1005">
    <w:p w14:paraId="6583C1B7" w14:textId="77777777" w:rsidR="00403A4D" w:rsidRDefault="00403A4D">
      <w:pPr>
        <w:pStyle w:val="footnote"/>
        <w:rPr>
          <w:ins w:id="1384" w:author="Brett Slote" w:date="2011-07-19T15:43:00Z"/>
          <w:rFonts w:ascii="Antonious" w:hAnsi="Antonious" w:cs="Antonious"/>
        </w:rPr>
        <w:pPrChange w:id="1385" w:author="Brett Slote" w:date="2011-07-21T19:56:00Z">
          <w:pPr>
            <w:widowControl w:val="0"/>
            <w:autoSpaceDE w:val="0"/>
            <w:autoSpaceDN w:val="0"/>
            <w:adjustRightInd w:val="0"/>
          </w:pPr>
        </w:pPrChange>
      </w:pPr>
      <w:ins w:id="13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6">
    <w:p w14:paraId="3A76C60E" w14:textId="214D0337" w:rsidR="00403A4D" w:rsidRDefault="00403A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7">
    <w:p w14:paraId="0CF37F72" w14:textId="7D818E4C" w:rsidR="00403A4D" w:rsidRDefault="00403A4D" w:rsidP="00E64404">
      <w:pPr>
        <w:pStyle w:val="footnote"/>
      </w:pPr>
      <w:r>
        <w:rPr>
          <w:rStyle w:val="FootnoteReference"/>
        </w:rPr>
        <w:footnoteRef/>
      </w:r>
      <w:r>
        <w:t xml:space="preserve"> Modified into the style of a Coptic Doxology from the Byzantine Rite hymns in 2016. </w:t>
      </w:r>
    </w:p>
  </w:footnote>
  <w:footnote w:id="1008">
    <w:p w14:paraId="3A27F85F" w14:textId="3A3B7D60" w:rsidR="00403A4D" w:rsidRDefault="00403A4D" w:rsidP="00E43E17">
      <w:pPr>
        <w:pStyle w:val="footnote"/>
      </w:pPr>
      <w:r>
        <w:rPr>
          <w:rStyle w:val="FootnoteReference"/>
        </w:rPr>
        <w:footnoteRef/>
      </w:r>
      <w:r>
        <w:t xml:space="preserve"> Added in 2017 based on the Byzantine hymns.</w:t>
      </w:r>
    </w:p>
  </w:footnote>
  <w:footnote w:id="1009">
    <w:p w14:paraId="13C4CE75" w14:textId="77777777" w:rsidR="00403A4D" w:rsidRDefault="00403A4D" w:rsidP="003462CF">
      <w:pPr>
        <w:pStyle w:val="footnote"/>
      </w:pPr>
      <w:r>
        <w:rPr>
          <w:rStyle w:val="FootnoteReference"/>
        </w:rPr>
        <w:footnoteRef/>
      </w:r>
      <w:r>
        <w:t xml:space="preserve"> Added in 2017 based on the Byzantine hymns.</w:t>
      </w:r>
    </w:p>
  </w:footnote>
  <w:footnote w:id="1010">
    <w:p w14:paraId="3B864A3D" w14:textId="77777777" w:rsidR="00403A4D" w:rsidRDefault="00403A4D" w:rsidP="00325E43">
      <w:pPr>
        <w:pStyle w:val="footnote"/>
      </w:pPr>
      <w:r>
        <w:rPr>
          <w:rStyle w:val="FootnoteReference"/>
        </w:rPr>
        <w:footnoteRef/>
      </w:r>
      <w:r>
        <w:t xml:space="preserve"> Modified into the style of a Coptic Doxology from the Byzantine Rite hymns in 2016. </w:t>
      </w:r>
    </w:p>
  </w:footnote>
  <w:footnote w:id="1011">
    <w:p w14:paraId="2D6D51F6" w14:textId="3736A776" w:rsidR="00403A4D" w:rsidRDefault="00403A4D" w:rsidP="00056BED">
      <w:pPr>
        <w:pStyle w:val="footnote"/>
      </w:pPr>
      <w:r>
        <w:rPr>
          <w:rStyle w:val="FootnoteReference"/>
        </w:rPr>
        <w:footnoteRef/>
      </w:r>
      <w:r>
        <w:t xml:space="preserve"> Added in 2017 based on the Byzantine hymns</w:t>
      </w:r>
    </w:p>
  </w:footnote>
  <w:footnote w:id="1012">
    <w:p w14:paraId="0AAB833E" w14:textId="77777777" w:rsidR="00403A4D" w:rsidRDefault="00403A4D" w:rsidP="00935F13">
      <w:pPr>
        <w:pStyle w:val="footnote"/>
      </w:pPr>
      <w:r>
        <w:rPr>
          <w:rStyle w:val="FootnoteReference"/>
        </w:rPr>
        <w:footnoteRef/>
      </w:r>
      <w:r>
        <w:t xml:space="preserve"> Rev 4:4</w:t>
      </w:r>
    </w:p>
  </w:footnote>
  <w:footnote w:id="1013">
    <w:p w14:paraId="70D69B5E" w14:textId="77777777" w:rsidR="00403A4D" w:rsidRDefault="00403A4D" w:rsidP="00935F13">
      <w:pPr>
        <w:pStyle w:val="footnote"/>
      </w:pPr>
      <w:r>
        <w:rPr>
          <w:rStyle w:val="FootnoteReference"/>
        </w:rPr>
        <w:footnoteRef/>
      </w:r>
      <w:r>
        <w:t xml:space="preserve"> Rev 5:8</w:t>
      </w:r>
    </w:p>
  </w:footnote>
  <w:footnote w:id="1014">
    <w:p w14:paraId="741347AD" w14:textId="77777777" w:rsidR="00403A4D" w:rsidRDefault="00403A4D">
      <w:pPr>
        <w:pStyle w:val="footnote"/>
        <w:rPr>
          <w:ins w:id="1423" w:author="Brett Slote" w:date="2011-07-19T18:33:00Z"/>
        </w:rPr>
        <w:pPrChange w:id="1424" w:author="Brett Slote" w:date="2011-07-21T19:58:00Z">
          <w:pPr>
            <w:pStyle w:val="FootnoteText"/>
          </w:pPr>
        </w:pPrChange>
      </w:pPr>
      <w:ins w:id="1425" w:author="Brett Slote" w:date="2011-07-19T18:33:00Z">
        <w:r w:rsidRPr="00C96A85">
          <w:rPr>
            <w:rStyle w:val="FootnoteReference"/>
            <w:vertAlign w:val="baseline"/>
          </w:rPr>
          <w:footnoteRef/>
        </w:r>
        <w:r w:rsidRPr="00C96A85">
          <w:t xml:space="preserve"> Ephesians 6:11</w:t>
        </w:r>
      </w:ins>
      <w:r>
        <w:t xml:space="preserve"> </w:t>
      </w:r>
      <w:ins w:id="1426" w:author="Brett Slote" w:date="2011-07-19T18:33:00Z">
        <w:r w:rsidRPr="00C96A85">
          <w:t>(Literally: “all the girding”)</w:t>
        </w:r>
      </w:ins>
    </w:p>
  </w:footnote>
  <w:footnote w:id="1015">
    <w:p w14:paraId="22B1B2A8" w14:textId="77777777" w:rsidR="00403A4D" w:rsidRDefault="00403A4D">
      <w:pPr>
        <w:pStyle w:val="footnote"/>
        <w:rPr>
          <w:ins w:id="1429" w:author="Brett Slote" w:date="2011-07-19T18:34:00Z"/>
        </w:rPr>
        <w:pPrChange w:id="1430" w:author="Brett Slote" w:date="2011-07-21T19:58:00Z">
          <w:pPr>
            <w:pStyle w:val="FootnoteText"/>
          </w:pPr>
        </w:pPrChange>
      </w:pPr>
      <w:ins w:id="1431" w:author="Brett Slote" w:date="2011-07-19T18:34:00Z">
        <w:r>
          <w:rPr>
            <w:rStyle w:val="FootnoteReference"/>
          </w:rPr>
          <w:footnoteRef/>
        </w:r>
        <w:r>
          <w:t xml:space="preserve"> Col 3:1</w:t>
        </w:r>
      </w:ins>
    </w:p>
  </w:footnote>
  <w:footnote w:id="1016">
    <w:p w14:paraId="2F80CBFF"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7">
    <w:p w14:paraId="0F21DE2B"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8">
    <w:p w14:paraId="51F98596" w14:textId="77777777" w:rsidR="00403A4D" w:rsidRDefault="00403A4D" w:rsidP="00902554">
      <w:pPr>
        <w:pStyle w:val="footnote"/>
      </w:pPr>
      <w:r>
        <w:rPr>
          <w:rStyle w:val="FootnoteReference"/>
        </w:rPr>
        <w:footnoteRef/>
      </w:r>
      <w:r>
        <w:t xml:space="preserve"> Modified into the style of a Coptic Doxology from the Byzantine Rite hymns in 2017. </w:t>
      </w:r>
    </w:p>
  </w:footnote>
  <w:footnote w:id="1019">
    <w:p w14:paraId="26B5BB59"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0">
    <w:p w14:paraId="53DCE367" w14:textId="77777777" w:rsidR="00403A4D" w:rsidRDefault="00403A4D" w:rsidP="00347E10">
      <w:pPr>
        <w:pStyle w:val="footnote"/>
      </w:pPr>
      <w:r>
        <w:rPr>
          <w:rStyle w:val="FootnoteReference"/>
        </w:rPr>
        <w:footnoteRef/>
      </w:r>
      <w:r>
        <w:t xml:space="preserve"> Modified into the style of a Coptic Doxology from the Byzantine Rite hymns in 2017. </w:t>
      </w:r>
    </w:p>
  </w:footnote>
  <w:footnote w:id="1021">
    <w:p w14:paraId="515A707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1CE8A3A"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3">
    <w:p w14:paraId="40B3C553"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4">
    <w:p w14:paraId="161FA5C9" w14:textId="726A1A97" w:rsidR="00403A4D" w:rsidRDefault="00403A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5">
    <w:p w14:paraId="5727BFD3" w14:textId="77777777" w:rsidR="00403A4D" w:rsidRDefault="00403A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6">
    <w:p w14:paraId="5AA889F2" w14:textId="77777777" w:rsidR="00403A4D" w:rsidRDefault="00403A4D">
      <w:pPr>
        <w:pStyle w:val="footnote"/>
        <w:rPr>
          <w:ins w:id="1491" w:author="Brett Slote" w:date="2011-07-21T19:00:00Z"/>
        </w:rPr>
        <w:pPrChange w:id="1492" w:author="Brett Slote" w:date="2011-07-21T20:03:00Z">
          <w:pPr>
            <w:pStyle w:val="FootnoteText"/>
          </w:pPr>
        </w:pPrChange>
      </w:pPr>
      <w:ins w:id="1493" w:author="Brett Slote" w:date="2011-07-21T19:00:00Z">
        <w:r>
          <w:rPr>
            <w:rStyle w:val="FootnoteReference"/>
          </w:rPr>
          <w:footnoteRef/>
        </w:r>
        <w:r>
          <w:t xml:space="preserve"> Need to do some research into the name of this man in English</w:t>
        </w:r>
      </w:ins>
    </w:p>
  </w:footnote>
  <w:footnote w:id="1027">
    <w:p w14:paraId="6E951873"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8">
    <w:p w14:paraId="7664020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9">
    <w:p w14:paraId="392B3FA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0">
    <w:p w14:paraId="4DD173AD" w14:textId="50F9B05A" w:rsidR="00403A4D" w:rsidRDefault="00403A4D" w:rsidP="00B52F78">
      <w:pPr>
        <w:pStyle w:val="footnote"/>
      </w:pPr>
      <w:r>
        <w:rPr>
          <w:rStyle w:val="FootnoteReference"/>
        </w:rPr>
        <w:footnoteRef/>
      </w:r>
      <w:r>
        <w:t xml:space="preserve"> Though not found on the Coptic Calendar, as one of the 318 gathered at Nicaea, it is fitting to venerate St. Spyridon.</w:t>
      </w:r>
    </w:p>
  </w:footnote>
  <w:footnote w:id="1031">
    <w:p w14:paraId="539218C4"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2">
    <w:p w14:paraId="1E132703" w14:textId="77777777" w:rsidR="00403A4D" w:rsidRDefault="00403A4D" w:rsidP="00D94D36">
      <w:pPr>
        <w:pStyle w:val="footnote"/>
      </w:pPr>
      <w:r>
        <w:rPr>
          <w:rStyle w:val="FootnoteReference"/>
        </w:rPr>
        <w:footnoteRef/>
      </w:r>
      <w:r>
        <w:t xml:space="preserve"> Modified into the style of a Coptic Doxology from the Byzantine Rite hymns in 2016. </w:t>
      </w:r>
    </w:p>
  </w:footnote>
  <w:footnote w:id="1033">
    <w:p w14:paraId="0EC0EB26" w14:textId="77777777" w:rsidR="00403A4D" w:rsidRDefault="00403A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4">
    <w:p w14:paraId="1A09C94E" w14:textId="77777777" w:rsidR="00403A4D" w:rsidRDefault="00403A4D" w:rsidP="00073003">
      <w:pPr>
        <w:pStyle w:val="footnote"/>
      </w:pPr>
      <w:r>
        <w:rPr>
          <w:rStyle w:val="FootnoteReference"/>
        </w:rPr>
        <w:footnoteRef/>
      </w:r>
      <w:r>
        <w:t xml:space="preserve"> Revelation 7:2</w:t>
      </w:r>
    </w:p>
  </w:footnote>
  <w:footnote w:id="1035">
    <w:p w14:paraId="047C672B" w14:textId="77777777" w:rsidR="00403A4D" w:rsidRDefault="00403A4D" w:rsidP="00073003">
      <w:pPr>
        <w:pStyle w:val="footnote"/>
      </w:pPr>
      <w:r>
        <w:rPr>
          <w:rStyle w:val="FootnoteReference"/>
        </w:rPr>
        <w:footnoteRef/>
      </w:r>
      <w:r>
        <w:t xml:space="preserve"> Revelation 7:3</w:t>
      </w:r>
    </w:p>
  </w:footnote>
  <w:footnote w:id="1036">
    <w:p w14:paraId="338E8815" w14:textId="77777777" w:rsidR="00403A4D" w:rsidRDefault="00403A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7">
    <w:p w14:paraId="7E074E97" w14:textId="77777777" w:rsidR="00403A4D" w:rsidRDefault="00403A4D" w:rsidP="00BC160E">
      <w:pPr>
        <w:pStyle w:val="footnote"/>
      </w:pPr>
      <w:r>
        <w:rPr>
          <w:rStyle w:val="FootnoteReference"/>
        </w:rPr>
        <w:footnoteRef/>
      </w:r>
      <w:r>
        <w:t xml:space="preserve"> John 13:25</w:t>
      </w:r>
    </w:p>
  </w:footnote>
  <w:footnote w:id="1038">
    <w:p w14:paraId="72C55A17" w14:textId="77777777"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9">
    <w:p w14:paraId="181E1786" w14:textId="77777777" w:rsidR="00403A4D" w:rsidRDefault="00403A4D" w:rsidP="00B54DE8">
      <w:pPr>
        <w:pStyle w:val="footnote"/>
      </w:pPr>
      <w:r>
        <w:rPr>
          <w:rStyle w:val="FootnoteReference"/>
        </w:rPr>
        <w:footnoteRef/>
      </w:r>
      <w:r>
        <w:t xml:space="preserve"> Adapted from the Byzantine hymns in 2017.</w:t>
      </w:r>
    </w:p>
  </w:footnote>
  <w:footnote w:id="1040">
    <w:p w14:paraId="0E087572" w14:textId="27E962C9" w:rsidR="00403A4D" w:rsidRDefault="00403A4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41">
    <w:p w14:paraId="795EE333" w14:textId="77777777" w:rsidR="00403A4D" w:rsidRDefault="00403A4D" w:rsidP="00B53E05">
      <w:pPr>
        <w:pStyle w:val="footnote"/>
      </w:pPr>
      <w:r>
        <w:rPr>
          <w:rStyle w:val="FootnoteReference"/>
        </w:rPr>
        <w:footnoteRef/>
      </w:r>
      <w:r>
        <w:t xml:space="preserve"> Normally reserved for the Theotokos.</w:t>
      </w:r>
    </w:p>
  </w:footnote>
  <w:footnote w:id="1042">
    <w:p w14:paraId="483F0E8B" w14:textId="77777777" w:rsidR="00403A4D" w:rsidRDefault="00403A4D" w:rsidP="00B53E05">
      <w:pPr>
        <w:pStyle w:val="footnote"/>
      </w:pPr>
      <w:r>
        <w:rPr>
          <w:rStyle w:val="FootnoteReference"/>
        </w:rPr>
        <w:footnoteRef/>
      </w:r>
      <w:r>
        <w:t xml:space="preserve"> The law of righteousness, not the Law of the Old Covenant.</w:t>
      </w:r>
    </w:p>
  </w:footnote>
  <w:footnote w:id="1043">
    <w:p w14:paraId="361DBD71" w14:textId="77777777" w:rsidR="00403A4D" w:rsidRDefault="00403A4D" w:rsidP="00662600">
      <w:pPr>
        <w:pStyle w:val="footnote"/>
      </w:pPr>
      <w:r>
        <w:rPr>
          <w:rStyle w:val="FootnoteReference"/>
        </w:rPr>
        <w:footnoteRef/>
      </w:r>
      <w:r>
        <w:t xml:space="preserve"> Or image</w:t>
      </w:r>
    </w:p>
  </w:footnote>
  <w:footnote w:id="1044">
    <w:p w14:paraId="2DF974D0" w14:textId="77777777" w:rsidR="00403A4D" w:rsidRDefault="00403A4D">
      <w:pPr>
        <w:pStyle w:val="footnote"/>
        <w:rPr>
          <w:ins w:id="1613" w:author="Brett Slote" w:date="2011-07-21T18:57:00Z"/>
        </w:rPr>
        <w:pPrChange w:id="1614" w:author="Brett Slote" w:date="2011-07-21T20:03:00Z">
          <w:pPr>
            <w:pStyle w:val="FootnoteText"/>
          </w:pPr>
        </w:pPrChange>
      </w:pPr>
      <w:ins w:id="1615" w:author="Brett Slote" w:date="2011-07-21T18:57:00Z">
        <w:r>
          <w:rPr>
            <w:rStyle w:val="FootnoteReference"/>
          </w:rPr>
          <w:footnoteRef/>
        </w:r>
        <w:r>
          <w:t xml:space="preserve"> Colossians 3:14</w:t>
        </w:r>
      </w:ins>
    </w:p>
  </w:footnote>
  <w:footnote w:id="1045">
    <w:p w14:paraId="371983D9" w14:textId="0B3CAEFE" w:rsidR="00403A4D" w:rsidRDefault="00403A4D" w:rsidP="006035EE">
      <w:pPr>
        <w:pStyle w:val="footnote"/>
      </w:pPr>
      <w:r>
        <w:rPr>
          <w:rStyle w:val="FootnoteReference"/>
        </w:rPr>
        <w:footnoteRef/>
      </w:r>
      <w:r>
        <w:t xml:space="preserve"> Composed in A.D. 2016 in English for St. George’s Ministry to the British people.</w:t>
      </w:r>
    </w:p>
  </w:footnote>
  <w:footnote w:id="1046">
    <w:p w14:paraId="56032475" w14:textId="77777777" w:rsidR="00403A4D" w:rsidRDefault="00403A4D" w:rsidP="00E22010">
      <w:pPr>
        <w:pStyle w:val="footnote"/>
      </w:pPr>
      <w:r>
        <w:rPr>
          <w:rStyle w:val="FootnoteReference"/>
        </w:rPr>
        <w:footnoteRef/>
      </w:r>
      <w:r>
        <w:t xml:space="preserve"> 2 Tim 4:7</w:t>
      </w:r>
    </w:p>
  </w:footnote>
  <w:footnote w:id="1047">
    <w:p w14:paraId="519A6EA0" w14:textId="77777777" w:rsidR="00403A4D" w:rsidRDefault="00403A4D" w:rsidP="00E22010">
      <w:pPr>
        <w:pStyle w:val="footnote"/>
      </w:pPr>
      <w:r>
        <w:rPr>
          <w:rStyle w:val="FootnoteReference"/>
        </w:rPr>
        <w:footnoteRef/>
      </w:r>
      <w:r>
        <w:t xml:space="preserve"> 2 Tim 4:8</w:t>
      </w:r>
    </w:p>
  </w:footnote>
  <w:footnote w:id="1048">
    <w:p w14:paraId="7CA44E2F" w14:textId="57439995" w:rsidR="00403A4D" w:rsidRDefault="00403A4D" w:rsidP="00D93653">
      <w:pPr>
        <w:pStyle w:val="footnote"/>
      </w:pPr>
      <w:r>
        <w:rPr>
          <w:rStyle w:val="FootnoteReference"/>
        </w:rPr>
        <w:footnoteRef/>
      </w:r>
      <w:r>
        <w:t xml:space="preserve"> Composed in 2017 based on the Byznatine hymns.</w:t>
      </w:r>
    </w:p>
  </w:footnote>
  <w:footnote w:id="1049">
    <w:p w14:paraId="42EF2EEC" w14:textId="5D62416A" w:rsidR="00403A4D" w:rsidRDefault="00403A4D" w:rsidP="00DD1748">
      <w:pPr>
        <w:pStyle w:val="footnote"/>
      </w:pPr>
      <w:r>
        <w:rPr>
          <w:rStyle w:val="FootnoteReference"/>
        </w:rPr>
        <w:footnoteRef/>
      </w:r>
      <w:r>
        <w:t xml:space="preserve"> Composed in 2017 A.D. based on the Byzantine hymns.</w:t>
      </w:r>
    </w:p>
  </w:footnote>
  <w:footnote w:id="1050">
    <w:p w14:paraId="52362ED9" w14:textId="0D5017D3" w:rsidR="00403A4D" w:rsidRDefault="00403A4D" w:rsidP="00885E1E">
      <w:pPr>
        <w:pStyle w:val="footnote"/>
      </w:pPr>
      <w:r>
        <w:rPr>
          <w:rStyle w:val="FootnoteReference"/>
        </w:rPr>
        <w:footnoteRef/>
      </w:r>
      <w:r>
        <w:t xml:space="preserve"> Composed based on the Byzantine hymns in 2017.</w:t>
      </w:r>
    </w:p>
  </w:footnote>
  <w:footnote w:id="1051">
    <w:p w14:paraId="51918F66" w14:textId="77777777" w:rsidR="00403A4D" w:rsidRDefault="00403A4D" w:rsidP="00885E1E">
      <w:pPr>
        <w:pStyle w:val="footnote"/>
      </w:pPr>
      <w:r>
        <w:rPr>
          <w:rStyle w:val="FootnoteReference"/>
        </w:rPr>
        <w:footnoteRef/>
      </w:r>
      <w:r>
        <w:t xml:space="preserve"> Composed based on the Byzantine hymns in 2017.</w:t>
      </w:r>
    </w:p>
  </w:footnote>
  <w:footnote w:id="1052">
    <w:p w14:paraId="2C92CCF6" w14:textId="77777777" w:rsidR="00403A4D" w:rsidRDefault="00403A4D" w:rsidP="001779C0">
      <w:pPr>
        <w:pStyle w:val="footnote"/>
      </w:pPr>
      <w:r>
        <w:rPr>
          <w:rStyle w:val="FootnoteReference"/>
        </w:rPr>
        <w:footnoteRef/>
      </w:r>
      <w:r>
        <w:t xml:space="preserve"> Composed in Coptic and Arabic by H.G. Bishop Demetrius of Malawi circa A.D. 2000.</w:t>
      </w:r>
    </w:p>
  </w:footnote>
  <w:footnote w:id="1053">
    <w:p w14:paraId="16CDD53B" w14:textId="77777777" w:rsidR="00403A4D" w:rsidRDefault="00403A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4">
    <w:p w14:paraId="78276995" w14:textId="77777777" w:rsidR="00403A4D" w:rsidRDefault="00403A4D" w:rsidP="00281522">
      <w:pPr>
        <w:pStyle w:val="footnote"/>
      </w:pPr>
      <w:r>
        <w:rPr>
          <w:rStyle w:val="FootnoteReference"/>
        </w:rPr>
        <w:footnoteRef/>
      </w:r>
      <w:r>
        <w:t xml:space="preserve"> Modified from the Byzantine hymns in 2017.</w:t>
      </w:r>
    </w:p>
  </w:footnote>
  <w:footnote w:id="1055">
    <w:p w14:paraId="12537685" w14:textId="7413E1F7" w:rsidR="00403A4D" w:rsidRDefault="00403A4D" w:rsidP="00BD15D3">
      <w:pPr>
        <w:pStyle w:val="footnote"/>
      </w:pPr>
      <w:r>
        <w:rPr>
          <w:rStyle w:val="FootnoteReference"/>
        </w:rPr>
        <w:footnoteRef/>
      </w:r>
      <w:r>
        <w:t xml:space="preserve"> Modified from the Byzantine hymns in 2017.</w:t>
      </w:r>
    </w:p>
  </w:footnote>
  <w:footnote w:id="1056">
    <w:p w14:paraId="467934E6" w14:textId="77777777" w:rsidR="00403A4D" w:rsidRDefault="00403A4D" w:rsidP="004C6309">
      <w:pPr>
        <w:pStyle w:val="footnote"/>
      </w:pPr>
      <w:r>
        <w:rPr>
          <w:rStyle w:val="FootnoteReference"/>
        </w:rPr>
        <w:footnoteRef/>
      </w:r>
      <w:r>
        <w:t xml:space="preserve"> Modified from the Byzantine hymns in 2017.</w:t>
      </w:r>
    </w:p>
  </w:footnote>
  <w:footnote w:id="1057">
    <w:p w14:paraId="717A066E" w14:textId="77777777" w:rsidR="00403A4D" w:rsidRDefault="00403A4D">
      <w:pPr>
        <w:pStyle w:val="footnote"/>
        <w:rPr>
          <w:ins w:id="1696" w:author="Brett Slote" w:date="2011-07-21T18:45:00Z"/>
        </w:rPr>
        <w:pPrChange w:id="1697" w:author="Brett Slote" w:date="2011-07-21T20:01:00Z">
          <w:pPr>
            <w:pStyle w:val="FootnoteText"/>
          </w:pPr>
        </w:pPrChange>
      </w:pPr>
      <w:ins w:id="1698" w:author="Brett Slote" w:date="2011-07-21T18:45:00Z">
        <w:r>
          <w:rPr>
            <w:rStyle w:val="FootnoteReference"/>
          </w:rPr>
          <w:footnoteRef/>
        </w:r>
        <w:r>
          <w:t xml:space="preserve"> Daniel 12:3</w:t>
        </w:r>
      </w:ins>
    </w:p>
  </w:footnote>
  <w:footnote w:id="1058">
    <w:p w14:paraId="7155AD88" w14:textId="77777777" w:rsidR="00403A4D" w:rsidRDefault="00403A4D">
      <w:pPr>
        <w:pStyle w:val="footnote"/>
        <w:rPr>
          <w:ins w:id="1699" w:author="Brett Slote" w:date="2011-07-21T18:46:00Z"/>
        </w:rPr>
        <w:pPrChange w:id="1700" w:author="Brett Slote" w:date="2011-07-21T20:01:00Z">
          <w:pPr>
            <w:pStyle w:val="FootnoteText"/>
          </w:pPr>
        </w:pPrChange>
      </w:pPr>
      <w:ins w:id="1701" w:author="Brett Slote" w:date="2011-07-21T18:46:00Z">
        <w:r>
          <w:rPr>
            <w:rStyle w:val="FootnoteReference"/>
          </w:rPr>
          <w:footnoteRef/>
        </w:r>
        <w:r>
          <w:t xml:space="preserve"> Literally: all you monastic folk</w:t>
        </w:r>
      </w:ins>
    </w:p>
  </w:footnote>
  <w:footnote w:id="1059">
    <w:p w14:paraId="7EEF391B" w14:textId="77777777" w:rsidR="00403A4D" w:rsidRDefault="00403A4D">
      <w:pPr>
        <w:pStyle w:val="FootnoteText"/>
      </w:pPr>
      <w:r>
        <w:rPr>
          <w:rStyle w:val="FootnoteReference"/>
        </w:rPr>
        <w:footnoteRef/>
      </w:r>
      <w:r>
        <w:t xml:space="preserve"> Published by Abouna Matta El-Maskeen of St. Macarius’ Monastery.</w:t>
      </w:r>
    </w:p>
  </w:footnote>
  <w:footnote w:id="1060">
    <w:p w14:paraId="6BC2BFA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61">
    <w:p w14:paraId="6A7BDCC9" w14:textId="77777777" w:rsidR="00403A4D" w:rsidRDefault="00403A4D" w:rsidP="00894260">
      <w:pPr>
        <w:pStyle w:val="footnote"/>
      </w:pPr>
      <w:r>
        <w:rPr>
          <w:rStyle w:val="FootnoteReference"/>
        </w:rPr>
        <w:footnoteRef/>
      </w:r>
      <w:r>
        <w:t xml:space="preserve"> Composed in 2017 based on the Byznatine hymns.</w:t>
      </w:r>
    </w:p>
  </w:footnote>
  <w:footnote w:id="1062">
    <w:p w14:paraId="1DBA48D7" w14:textId="77777777" w:rsidR="00403A4D" w:rsidRDefault="00403A4D" w:rsidP="00182B91">
      <w:pPr>
        <w:pStyle w:val="footnote"/>
      </w:pPr>
      <w:r>
        <w:rPr>
          <w:rStyle w:val="FootnoteReference"/>
        </w:rPr>
        <w:footnoteRef/>
      </w:r>
      <w:r>
        <w:t xml:space="preserve"> Modified from the Byzantine hymns in 2017.</w:t>
      </w:r>
    </w:p>
  </w:footnote>
  <w:footnote w:id="1063">
    <w:p w14:paraId="50BD250A" w14:textId="77777777" w:rsidR="00403A4D" w:rsidRDefault="00403A4D" w:rsidP="00894260">
      <w:pPr>
        <w:pStyle w:val="footnote"/>
      </w:pPr>
      <w:r>
        <w:rPr>
          <w:rStyle w:val="FootnoteReference"/>
        </w:rPr>
        <w:footnoteRef/>
      </w:r>
      <w:r>
        <w:t xml:space="preserve"> Composed in 2017 based on the Byznatine hymns.</w:t>
      </w:r>
    </w:p>
  </w:footnote>
  <w:footnote w:id="1064">
    <w:p w14:paraId="13898138" w14:textId="3CDF7BE3"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5">
    <w:p w14:paraId="4A2715C9" w14:textId="77777777" w:rsidR="00403A4D" w:rsidRDefault="00403A4D" w:rsidP="005A4893">
      <w:pPr>
        <w:pStyle w:val="footnote"/>
      </w:pPr>
      <w:r>
        <w:rPr>
          <w:rStyle w:val="FootnoteReference"/>
        </w:rPr>
        <w:footnoteRef/>
      </w:r>
      <w:r>
        <w:t xml:space="preserve"> Modified from the Byzantine hymns in 2017.</w:t>
      </w:r>
    </w:p>
  </w:footnote>
  <w:footnote w:id="1066">
    <w:p w14:paraId="0DF506F7" w14:textId="77777777" w:rsidR="00403A4D" w:rsidRDefault="00403A4D" w:rsidP="00FD5DB0">
      <w:pPr>
        <w:pStyle w:val="footnote"/>
      </w:pPr>
      <w:r>
        <w:rPr>
          <w:rStyle w:val="FootnoteReference"/>
        </w:rPr>
        <w:footnoteRef/>
      </w:r>
      <w:r>
        <w:t xml:space="preserve"> Modified from the Byzantine hymns in 2017.</w:t>
      </w:r>
    </w:p>
  </w:footnote>
  <w:footnote w:id="1067">
    <w:p w14:paraId="3A6EC701" w14:textId="77777777" w:rsidR="00403A4D" w:rsidRDefault="00403A4D" w:rsidP="00670C79">
      <w:pPr>
        <w:pStyle w:val="footnote"/>
      </w:pPr>
      <w:r>
        <w:rPr>
          <w:rStyle w:val="FootnoteReference"/>
        </w:rPr>
        <w:footnoteRef/>
      </w:r>
      <w:r>
        <w:t xml:space="preserve"> Modern day Ethiopia and Eritrea.</w:t>
      </w:r>
    </w:p>
  </w:footnote>
  <w:footnote w:id="1068">
    <w:p w14:paraId="46D5577E" w14:textId="77777777" w:rsidR="00403A4D" w:rsidRDefault="00403A4D" w:rsidP="0047441D">
      <w:pPr>
        <w:pStyle w:val="footnote"/>
      </w:pPr>
      <w:r>
        <w:rPr>
          <w:rStyle w:val="FootnoteReference"/>
        </w:rPr>
        <w:footnoteRef/>
      </w:r>
      <w:r>
        <w:t xml:space="preserve"> St. F</w:t>
      </w:r>
      <w:r w:rsidRPr="006422C6">
        <w:t>rumentius</w:t>
      </w:r>
      <w:r>
        <w:t>, whom the Ethiopians called “Abune Selama.”</w:t>
      </w:r>
    </w:p>
  </w:footnote>
  <w:footnote w:id="1069">
    <w:p w14:paraId="290ED47D" w14:textId="77777777" w:rsidR="00403A4D" w:rsidRDefault="00403A4D" w:rsidP="008C608D">
      <w:pPr>
        <w:pStyle w:val="footnote"/>
      </w:pPr>
      <w:r>
        <w:rPr>
          <w:rStyle w:val="FootnoteReference"/>
        </w:rPr>
        <w:footnoteRef/>
      </w:r>
      <w:r>
        <w:t xml:space="preserve"> Modified from the Byzantine hymns in 2017.</w:t>
      </w:r>
    </w:p>
  </w:footnote>
  <w:footnote w:id="1070">
    <w:p w14:paraId="540EA838" w14:textId="77777777" w:rsidR="00403A4D" w:rsidRDefault="00403A4D" w:rsidP="003462CF">
      <w:pPr>
        <w:pStyle w:val="footnote"/>
      </w:pPr>
      <w:r>
        <w:rPr>
          <w:rStyle w:val="FootnoteReference"/>
        </w:rPr>
        <w:footnoteRef/>
      </w:r>
      <w:r>
        <w:t xml:space="preserve"> Modified from the Byzantine hymns in 2017.</w:t>
      </w:r>
    </w:p>
  </w:footnote>
  <w:footnote w:id="1071">
    <w:p w14:paraId="2F5E6ED4" w14:textId="52CEBBCB" w:rsidR="00403A4D" w:rsidRDefault="00403A4D" w:rsidP="00BD2B3F">
      <w:pPr>
        <w:pStyle w:val="footnote"/>
      </w:pPr>
      <w:r>
        <w:rPr>
          <w:rStyle w:val="FootnoteReference"/>
        </w:rPr>
        <w:footnoteRef/>
      </w:r>
      <w:r>
        <w:t xml:space="preserve"> Adapted from the hymn of St. Severus of Antioch, in 2015 in English.</w:t>
      </w:r>
    </w:p>
  </w:footnote>
  <w:footnote w:id="1072">
    <w:p w14:paraId="018A465B" w14:textId="77777777" w:rsidR="00403A4D" w:rsidRDefault="00403A4D">
      <w:pPr>
        <w:pStyle w:val="footnote"/>
        <w:rPr>
          <w:ins w:id="1808" w:author="Brett Slote" w:date="2011-07-21T19:11:00Z"/>
        </w:rPr>
        <w:pPrChange w:id="1809" w:author="Brett Slote" w:date="2011-07-21T20:05:00Z">
          <w:pPr>
            <w:pStyle w:val="FootnoteText"/>
          </w:pPr>
        </w:pPrChange>
      </w:pPr>
      <w:ins w:id="1810" w:author="Brett Slote" w:date="2011-07-21T19:11:00Z">
        <w:r>
          <w:rPr>
            <w:rStyle w:val="FootnoteReference"/>
          </w:rPr>
          <w:footnoteRef/>
        </w:r>
        <w:r>
          <w:t xml:space="preserve"> Psalm 41:1</w:t>
        </w:r>
      </w:ins>
    </w:p>
  </w:footnote>
  <w:footnote w:id="1073">
    <w:p w14:paraId="30B9D2C6" w14:textId="77777777" w:rsidR="00403A4D" w:rsidRDefault="00403A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4">
    <w:p w14:paraId="63D7B4DE" w14:textId="77777777" w:rsidR="00403A4D" w:rsidRDefault="00403A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5">
    <w:p w14:paraId="6542A42A" w14:textId="77777777" w:rsidR="00403A4D" w:rsidRDefault="00403A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6">
    <w:p w14:paraId="48A0DCFD" w14:textId="77777777" w:rsidR="00403A4D" w:rsidRDefault="00403A4D" w:rsidP="006D27E4">
      <w:pPr>
        <w:pStyle w:val="Footnote0"/>
      </w:pPr>
      <w:r>
        <w:rPr>
          <w:rStyle w:val="FootnoteReference"/>
        </w:rPr>
        <w:footnoteRef/>
      </w:r>
      <w:r>
        <w:t xml:space="preserve"> In modern day Libya</w:t>
      </w:r>
    </w:p>
  </w:footnote>
  <w:footnote w:id="1077">
    <w:p w14:paraId="5E4AA7CE" w14:textId="77777777" w:rsidR="00403A4D" w:rsidRDefault="00403A4D">
      <w:pPr>
        <w:pStyle w:val="footnote"/>
        <w:rPr>
          <w:ins w:id="1836" w:author="Brett Slote" w:date="2011-07-21T18:49:00Z"/>
        </w:rPr>
        <w:pPrChange w:id="1837" w:author="Brett Slote" w:date="2011-07-21T20:02:00Z">
          <w:pPr>
            <w:pStyle w:val="FootnoteText"/>
          </w:pPr>
        </w:pPrChange>
      </w:pPr>
      <w:ins w:id="1838" w:author="Brett Slote" w:date="2011-07-21T18:49:00Z">
        <w:r>
          <w:rPr>
            <w:rStyle w:val="FootnoteReference"/>
          </w:rPr>
          <w:footnoteRef/>
        </w:r>
        <w:r>
          <w:t xml:space="preserve"> Note that </w:t>
        </w:r>
        <w:r w:rsidRPr="003A78C2">
          <w:rPr>
            <w:rFonts w:ascii="CS Avva Shenouda" w:hAnsi="CS Avva Shenouda"/>
            <w:rPrChange w:id="1839" w:author="Brett Slote" w:date="2011-07-21T20:02:00Z">
              <w:rPr>
                <w:rFonts w:ascii="Antonious Normal" w:hAnsi="Antonious Normal"/>
              </w:rPr>
            </w:rPrChange>
          </w:rPr>
          <w:t>twou</w:t>
        </w:r>
        <w:r>
          <w:t xml:space="preserve"> is used as mountain and desert interchangeably in Coptic monastic literature</w:t>
        </w:r>
      </w:ins>
    </w:p>
  </w:footnote>
  <w:footnote w:id="1078">
    <w:p w14:paraId="71147821" w14:textId="77777777" w:rsidR="00403A4D" w:rsidRDefault="00403A4D">
      <w:pPr>
        <w:pStyle w:val="footnote"/>
        <w:rPr>
          <w:ins w:id="1840" w:author="Brett Slote" w:date="2011-07-21T18:50:00Z"/>
        </w:rPr>
        <w:pPrChange w:id="1841" w:author="Brett Slote" w:date="2011-07-21T20:02:00Z">
          <w:pPr>
            <w:pStyle w:val="FootnoteText"/>
          </w:pPr>
        </w:pPrChange>
      </w:pPr>
      <w:ins w:id="1842" w:author="Brett Slote" w:date="2011-07-21T18:50:00Z">
        <w:r>
          <w:rPr>
            <w:rStyle w:val="FootnoteReference"/>
          </w:rPr>
          <w:footnoteRef/>
        </w:r>
        <w:r>
          <w:t xml:space="preserve"> US book has “travails of torment” – but it’s not possessive.</w:t>
        </w:r>
      </w:ins>
    </w:p>
  </w:footnote>
  <w:footnote w:id="1079">
    <w:p w14:paraId="39517237" w14:textId="77777777" w:rsidR="00403A4D" w:rsidRDefault="00403A4D">
      <w:pPr>
        <w:pStyle w:val="footnote"/>
        <w:rPr>
          <w:ins w:id="1843" w:author="Brett Slote" w:date="2011-07-21T18:49:00Z"/>
        </w:rPr>
        <w:pPrChange w:id="1844" w:author="Brett Slote" w:date="2011-07-21T20:02:00Z">
          <w:pPr>
            <w:pStyle w:val="FootnoteText"/>
          </w:pPr>
        </w:pPrChange>
      </w:pPr>
      <w:ins w:id="1845" w:author="Brett Slote" w:date="2011-07-21T18:49:00Z">
        <w:r>
          <w:rPr>
            <w:rStyle w:val="FootnoteReference"/>
          </w:rPr>
          <w:footnoteRef/>
        </w:r>
        <w:r>
          <w:t xml:space="preserve"> 1 Peter 1:4</w:t>
        </w:r>
      </w:ins>
    </w:p>
  </w:footnote>
  <w:footnote w:id="1080">
    <w:p w14:paraId="45663590" w14:textId="77777777" w:rsidR="00403A4D" w:rsidRDefault="00403A4D" w:rsidP="00F93B55">
      <w:pPr>
        <w:pStyle w:val="footnote"/>
      </w:pPr>
      <w:r>
        <w:rPr>
          <w:rStyle w:val="FootnoteReference"/>
        </w:rPr>
        <w:footnoteRef/>
      </w:r>
      <w:r>
        <w:t xml:space="preserve"> Modified from the Byzantine hymns in 2017.</w:t>
      </w:r>
    </w:p>
  </w:footnote>
  <w:footnote w:id="1081">
    <w:p w14:paraId="70420166" w14:textId="77777777" w:rsidR="00403A4D" w:rsidRDefault="00403A4D" w:rsidP="00174A89">
      <w:pPr>
        <w:pStyle w:val="footnote"/>
      </w:pPr>
      <w:r>
        <w:rPr>
          <w:rStyle w:val="FootnoteReference"/>
        </w:rPr>
        <w:footnoteRef/>
      </w:r>
      <w:r>
        <w:t xml:space="preserve"> Modified from the Byzantine hymns in 2017.</w:t>
      </w:r>
    </w:p>
  </w:footnote>
  <w:footnote w:id="1082">
    <w:p w14:paraId="049774F0" w14:textId="77777777" w:rsidR="00403A4D" w:rsidRDefault="00403A4D" w:rsidP="00E77C68">
      <w:pPr>
        <w:pStyle w:val="footnote"/>
      </w:pPr>
      <w:r>
        <w:rPr>
          <w:rStyle w:val="FootnoteReference"/>
        </w:rPr>
        <w:footnoteRef/>
      </w:r>
      <w:r>
        <w:t xml:space="preserve"> The Coptic has “Three names, one God,” which is the heresy of modalism, and certainly was not said at Ephesus.</w:t>
      </w:r>
    </w:p>
  </w:footnote>
  <w:footnote w:id="1083">
    <w:p w14:paraId="416DBD35" w14:textId="77777777" w:rsidR="00403A4D" w:rsidRDefault="00403A4D" w:rsidP="00E77C68">
      <w:pPr>
        <w:pStyle w:val="footnote"/>
      </w:pPr>
      <w:r>
        <w:rPr>
          <w:rStyle w:val="FootnoteReference"/>
        </w:rPr>
        <w:footnoteRef/>
      </w:r>
      <w:r>
        <w:t xml:space="preserve"> This line is heretical.</w:t>
      </w:r>
    </w:p>
  </w:footnote>
  <w:footnote w:id="1084">
    <w:p w14:paraId="2A005F90" w14:textId="77777777" w:rsidR="00403A4D" w:rsidRDefault="00403A4D">
      <w:pPr>
        <w:pStyle w:val="footnote"/>
        <w:rPr>
          <w:ins w:id="1882" w:author="Brett Slote" w:date="2011-07-21T18:55:00Z"/>
        </w:rPr>
        <w:pPrChange w:id="1883" w:author="Brett Slote" w:date="2011-07-21T20:02:00Z">
          <w:pPr>
            <w:pStyle w:val="FootnoteText"/>
          </w:pPr>
        </w:pPrChange>
      </w:pPr>
      <w:ins w:id="1884" w:author="Brett Slote" w:date="2011-07-21T18:55:00Z">
        <w:r>
          <w:rPr>
            <w:rStyle w:val="FootnoteReference"/>
          </w:rPr>
          <w:footnoteRef/>
        </w:r>
        <w:r>
          <w:t xml:space="preserve"> Hallow or consecrate – this was, according to a tradition, when he formerly became an archimandrite</w:t>
        </w:r>
      </w:ins>
    </w:p>
  </w:footnote>
  <w:footnote w:id="1085">
    <w:p w14:paraId="6B5EF1D3" w14:textId="77777777" w:rsidR="00403A4D" w:rsidRDefault="00403A4D">
      <w:pPr>
        <w:pStyle w:val="footnote"/>
        <w:rPr>
          <w:ins w:id="1889" w:author="Brett Slote" w:date="2011-07-21T18:52:00Z"/>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This line is literally “because the hope of the good”</w:t>
        </w:r>
      </w:ins>
    </w:p>
  </w:footnote>
  <w:footnote w:id="1086">
    <w:p w14:paraId="347015AD" w14:textId="77777777" w:rsidR="00403A4D" w:rsidRPr="00A20ACC" w:rsidRDefault="00403A4D">
      <w:pPr>
        <w:pStyle w:val="footnote"/>
        <w:rPr>
          <w:ins w:id="1892" w:author="Brett Slote" w:date="2011-07-21T18:52:00Z"/>
          <w:rFonts w:ascii="CS Avva Shenouda" w:hAnsi="CS Avva Shenouda"/>
          <w:color w:val="FF0000"/>
          <w:rPrChange w:id="1893" w:author="Brett Slote" w:date="2011-07-21T20:02:00Z">
            <w:rPr>
              <w:ins w:id="1894" w:author="Brett Slote" w:date="2011-07-21T18:52:00Z"/>
              <w:color w:val="FF0000"/>
            </w:rPr>
          </w:rPrChange>
        </w:rPr>
        <w:pPrChange w:id="1895" w:author="Brett Slote" w:date="2011-07-21T20:02:00Z">
          <w:pPr/>
        </w:pPrChange>
      </w:pPr>
      <w:ins w:id="1896" w:author="Brett Slote" w:date="2011-07-21T18:52:00Z">
        <w:r w:rsidRPr="00FB36D8">
          <w:rPr>
            <w:rStyle w:val="FootnoteReference"/>
            <w:vertAlign w:val="baseline"/>
          </w:rPr>
          <w:footnoteRef/>
        </w:r>
        <w:r w:rsidRPr="00FB36D8">
          <w:t xml:space="preserve"> </w:t>
        </w:r>
        <w:r w:rsidRPr="003A78C2">
          <w:rPr>
            <w:rPrChange w:id="1897" w:author="Brett Slote" w:date="2011-07-21T20:02:00Z">
              <w:rPr>
                <w:rFonts w:ascii="Antonious Normal" w:hAnsi="Antonious Normal"/>
                <w:color w:val="FF0000"/>
              </w:rPr>
            </w:rPrChange>
          </w:rPr>
          <w:t>qen hanhwd/ nem han'almoc</w:t>
        </w:r>
      </w:ins>
    </w:p>
  </w:footnote>
  <w:footnote w:id="1087">
    <w:p w14:paraId="0D9B9A7D" w14:textId="77777777" w:rsidR="00403A4D" w:rsidRDefault="00403A4D" w:rsidP="006D5FC1">
      <w:pPr>
        <w:pStyle w:val="footnote"/>
      </w:pPr>
      <w:r>
        <w:rPr>
          <w:rStyle w:val="FootnoteReference"/>
        </w:rPr>
        <w:footnoteRef/>
      </w:r>
      <w:r>
        <w:t xml:space="preserve"> Modified from the Byzantine hymns in 2017.</w:t>
      </w:r>
    </w:p>
  </w:footnote>
  <w:footnote w:id="1088">
    <w:p w14:paraId="437E843D" w14:textId="620C793B"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9">
    <w:p w14:paraId="4AFC6896" w14:textId="77777777" w:rsidR="00403A4D" w:rsidRDefault="00403A4D" w:rsidP="00B54DE8">
      <w:pPr>
        <w:pStyle w:val="footnote"/>
      </w:pPr>
      <w:r>
        <w:rPr>
          <w:rStyle w:val="FootnoteReference"/>
        </w:rPr>
        <w:footnoteRef/>
      </w:r>
      <w:r>
        <w:t xml:space="preserve"> Matthew 1:20</w:t>
      </w:r>
    </w:p>
  </w:footnote>
  <w:footnote w:id="1090">
    <w:p w14:paraId="0E9CA519" w14:textId="77777777" w:rsidR="00403A4D" w:rsidRDefault="00403A4D" w:rsidP="00662A48">
      <w:pPr>
        <w:pStyle w:val="footnote"/>
      </w:pPr>
      <w:r>
        <w:rPr>
          <w:rStyle w:val="FootnoteReference"/>
          <w:rFonts w:eastAsiaTheme="majorEastAsia"/>
        </w:rPr>
        <w:footnoteRef/>
      </w:r>
      <w:r>
        <w:t xml:space="preserve"> All-holy</w:t>
      </w:r>
    </w:p>
  </w:footnote>
  <w:footnote w:id="1091">
    <w:p w14:paraId="50451B0F" w14:textId="77777777" w:rsidR="00403A4D" w:rsidRDefault="00403A4D">
      <w:pPr>
        <w:pStyle w:val="footnote"/>
        <w:rPr>
          <w:ins w:id="1977" w:author="Brett Slote" w:date="2011-07-21T19:04:00Z"/>
        </w:rPr>
        <w:pPrChange w:id="1978" w:author="Brett Slote" w:date="2011-07-21T20:04:00Z">
          <w:pPr>
            <w:pStyle w:val="FootnoteText"/>
          </w:pPr>
        </w:pPrChange>
      </w:pPr>
      <w:ins w:id="1979" w:author="Brett Slote" w:date="2011-07-21T19:04:00Z">
        <w:r>
          <w:rPr>
            <w:rStyle w:val="FootnoteReference"/>
          </w:rPr>
          <w:footnoteRef/>
        </w:r>
        <w:r>
          <w:t xml:space="preserve"> literal is disregarded</w:t>
        </w:r>
      </w:ins>
    </w:p>
  </w:footnote>
  <w:footnote w:id="1092">
    <w:p w14:paraId="062BDCC1" w14:textId="77777777" w:rsidR="00403A4D" w:rsidRDefault="00403A4D">
      <w:pPr>
        <w:pStyle w:val="FootnoteText"/>
      </w:pPr>
      <w:r>
        <w:rPr>
          <w:rStyle w:val="FootnoteReference"/>
        </w:rPr>
        <w:footnoteRef/>
      </w:r>
      <w:r>
        <w:t xml:space="preserve"> Ps 8:2</w:t>
      </w:r>
    </w:p>
  </w:footnote>
  <w:footnote w:id="1093">
    <w:p w14:paraId="5BC08478" w14:textId="77777777" w:rsidR="00403A4D" w:rsidRPr="000C76BB" w:rsidRDefault="00403A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4">
    <w:p w14:paraId="03A6DDD1" w14:textId="77777777" w:rsidR="00403A4D" w:rsidRDefault="00403A4D" w:rsidP="006103C4">
      <w:pPr>
        <w:pStyle w:val="footnote"/>
      </w:pPr>
      <w:r>
        <w:rPr>
          <w:rStyle w:val="FootnoteReference"/>
        </w:rPr>
        <w:footnoteRef/>
      </w:r>
      <w:r>
        <w:t xml:space="preserve"> Matthew 28:6</w:t>
      </w:r>
    </w:p>
  </w:footnote>
  <w:footnote w:id="1095">
    <w:p w14:paraId="339855D2" w14:textId="77777777" w:rsidR="00403A4D" w:rsidRDefault="00403A4D" w:rsidP="006103C4">
      <w:pPr>
        <w:pStyle w:val="footnote"/>
      </w:pPr>
      <w:r>
        <w:rPr>
          <w:rStyle w:val="FootnoteReference"/>
        </w:rPr>
        <w:footnoteRef/>
      </w:r>
      <w:r>
        <w:t xml:space="preserve"> Matthew 28:7,6</w:t>
      </w:r>
    </w:p>
  </w:footnote>
  <w:footnote w:id="1096">
    <w:p w14:paraId="76212A49" w14:textId="77777777" w:rsidR="00403A4D" w:rsidRDefault="00403A4D" w:rsidP="006103C4">
      <w:pPr>
        <w:pStyle w:val="footnote"/>
      </w:pPr>
      <w:r>
        <w:rPr>
          <w:rStyle w:val="FootnoteReference"/>
        </w:rPr>
        <w:footnoteRef/>
      </w:r>
      <w:r>
        <w:t xml:space="preserve"> Matthew 28:7</w:t>
      </w:r>
    </w:p>
  </w:footnote>
  <w:footnote w:id="1097">
    <w:p w14:paraId="716019EB" w14:textId="77777777" w:rsidR="00403A4D" w:rsidRDefault="00403A4D">
      <w:pPr>
        <w:pStyle w:val="FootnoteText"/>
      </w:pPr>
      <w:r>
        <w:rPr>
          <w:rStyle w:val="FootnoteReference"/>
        </w:rPr>
        <w:footnoteRef/>
      </w:r>
      <w:r>
        <w:t xml:space="preserve"> John 20:27</w:t>
      </w:r>
    </w:p>
  </w:footnote>
  <w:footnote w:id="1098">
    <w:p w14:paraId="0ECF3FB0" w14:textId="77777777" w:rsidR="00403A4D" w:rsidRDefault="00403A4D">
      <w:pPr>
        <w:pStyle w:val="FootnoteText"/>
      </w:pPr>
      <w:r>
        <w:rPr>
          <w:rStyle w:val="FootnoteReference"/>
        </w:rPr>
        <w:footnoteRef/>
      </w:r>
      <w:r>
        <w:t xml:space="preserve"> John 20:28</w:t>
      </w:r>
    </w:p>
  </w:footnote>
  <w:footnote w:id="1099">
    <w:p w14:paraId="3FCB0B65" w14:textId="77777777" w:rsidR="00403A4D" w:rsidRDefault="00403A4D">
      <w:pPr>
        <w:pStyle w:val="FootnoteText"/>
      </w:pPr>
      <w:r>
        <w:rPr>
          <w:rStyle w:val="FootnoteReference"/>
        </w:rPr>
        <w:footnoteRef/>
      </w:r>
      <w:r>
        <w:t xml:space="preserve"> John 20:29</w:t>
      </w:r>
    </w:p>
  </w:footnote>
  <w:footnote w:id="1100">
    <w:p w14:paraId="6B80EDF7" w14:textId="77777777" w:rsidR="00403A4D" w:rsidRDefault="00403A4D">
      <w:pPr>
        <w:pStyle w:val="FootnoteText"/>
      </w:pPr>
      <w:r>
        <w:rPr>
          <w:rStyle w:val="FootnoteReference"/>
        </w:rPr>
        <w:footnoteRef/>
      </w:r>
      <w:r>
        <w:t xml:space="preserve"> John 20:29</w:t>
      </w:r>
    </w:p>
  </w:footnote>
  <w:footnote w:id="1101">
    <w:p w14:paraId="3D721105" w14:textId="77777777" w:rsidR="00403A4D" w:rsidRDefault="00403A4D"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2">
    <w:p w14:paraId="5C03BEB6" w14:textId="77777777" w:rsidR="00403A4D" w:rsidRDefault="00403A4D" w:rsidP="00513E2D">
      <w:pPr>
        <w:pStyle w:val="footnote"/>
      </w:pPr>
      <w:r>
        <w:rPr>
          <w:rStyle w:val="FootnoteReference"/>
        </w:rPr>
        <w:footnoteRef/>
      </w:r>
      <w:r>
        <w:t xml:space="preserve"> From Paoni 12 to Paopi 19: “Bless the waters of the river this year”.</w:t>
      </w:r>
    </w:p>
    <w:p w14:paraId="16B83A6A" w14:textId="77777777" w:rsidR="00403A4D" w:rsidRDefault="00403A4D" w:rsidP="00513E2D">
      <w:pPr>
        <w:pStyle w:val="footnote"/>
      </w:pPr>
      <w:r>
        <w:t>From Paopi 10 to Tobi 10: “Bless the herbs and the plants”.</w:t>
      </w:r>
    </w:p>
    <w:p w14:paraId="34A5B65F" w14:textId="77777777" w:rsidR="00403A4D" w:rsidRDefault="00403A4D"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6FB1242" w:rsidR="00403A4D" w:rsidRPr="00E00D27" w:rsidRDefault="00403A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141D">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86AF04A" w:rsidR="00403A4D" w:rsidRPr="00E00D27" w:rsidRDefault="00403A4D"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11E42">
      <w:rPr>
        <w:noProof/>
        <w:sz w:val="20"/>
        <w:szCs w:val="20"/>
      </w:rPr>
      <w:t>Great Lent</w:t>
    </w:r>
    <w:r w:rsidRPr="00E00D27">
      <w:rPr>
        <w:sz w:val="20"/>
        <w:szCs w:val="20"/>
      </w:rPr>
      <w:fldChar w:fldCharType="end"/>
    </w:r>
  </w:p>
  <w:p w14:paraId="0BA9A7AA" w14:textId="77777777" w:rsidR="00403A4D" w:rsidRPr="00686912" w:rsidRDefault="00403A4D"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3818E40C"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F60A9">
      <w:rPr>
        <w:noProof/>
        <w:sz w:val="20"/>
        <w:szCs w:val="20"/>
      </w:rPr>
      <w:t>Prayer for the Church</w:t>
    </w:r>
    <w:r w:rsidRPr="00E00D27">
      <w:rPr>
        <w:sz w:val="20"/>
        <w:szCs w:val="20"/>
      </w:rPr>
      <w:fldChar w:fldCharType="end"/>
    </w:r>
  </w:p>
  <w:p w14:paraId="6EBDE8BD" w14:textId="77777777" w:rsidR="00403A4D" w:rsidRPr="00686912" w:rsidRDefault="00403A4D"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03A4D" w:rsidRPr="00E00D27" w:rsidRDefault="00403A4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03A4D" w:rsidRPr="00E00D27" w:rsidRDefault="00403A4D" w:rsidP="00686912">
    <w:pPr>
      <w:pStyle w:val="Header"/>
      <w:jc w:val="center"/>
      <w:rPr>
        <w:sz w:val="20"/>
        <w:szCs w:val="20"/>
      </w:rPr>
    </w:pPr>
  </w:p>
  <w:p w14:paraId="022704DA" w14:textId="77777777" w:rsidR="00403A4D" w:rsidRPr="00686912" w:rsidRDefault="00403A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403A4D" w:rsidRPr="00E00D27" w:rsidRDefault="00403A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39BAF6D5"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141D">
      <w:rPr>
        <w:noProof/>
        <w:sz w:val="20"/>
        <w:szCs w:val="20"/>
      </w:rPr>
      <w:t>The Psalms of the Twelfth Hour</w:t>
    </w:r>
    <w:r>
      <w:rPr>
        <w:sz w:val="20"/>
        <w:szCs w:val="20"/>
      </w:rPr>
      <w:fldChar w:fldCharType="end"/>
    </w:r>
  </w:p>
  <w:p w14:paraId="0D77CDA8" w14:textId="77777777" w:rsidR="00403A4D" w:rsidRPr="00E00D27" w:rsidRDefault="00403A4D"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EF24C97"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6141D">
      <w:rPr>
        <w:noProof/>
        <w:sz w:val="20"/>
        <w:szCs w:val="20"/>
      </w:rPr>
      <w:t>The Second Batos Lobsh</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57BA2D4" w:rsidR="00403A4D" w:rsidRPr="00E00D27" w:rsidRDefault="00403A4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6141D">
      <w:rPr>
        <w:noProof/>
        <w:sz w:val="20"/>
        <w:szCs w:val="20"/>
      </w:rPr>
      <w:t>Sunday</w:t>
    </w:r>
    <w:r w:rsidRPr="00E00D27">
      <w:rPr>
        <w:sz w:val="20"/>
        <w:szCs w:val="20"/>
      </w:rPr>
      <w:fldChar w:fldCharType="end"/>
    </w:r>
  </w:p>
  <w:p w14:paraId="48CF3F9A" w14:textId="245E316D" w:rsidR="00403A4D" w:rsidRPr="00686912" w:rsidRDefault="00403A4D"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61C1DF5E"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6141D">
      <w:rPr>
        <w:noProof/>
        <w:sz w:val="20"/>
        <w:szCs w:val="20"/>
      </w:rPr>
      <w:t>The Tuesday Theotokia</w:t>
    </w:r>
    <w:r w:rsidRPr="00E00D27">
      <w:rPr>
        <w:sz w:val="20"/>
        <w:szCs w:val="20"/>
      </w:rPr>
      <w:fldChar w:fldCharType="end"/>
    </w:r>
  </w:p>
  <w:p w14:paraId="246A3E66" w14:textId="77777777" w:rsidR="00403A4D" w:rsidRPr="00686912" w:rsidRDefault="00403A4D"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03A4D" w:rsidRPr="00686912" w:rsidRDefault="00403A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403A4D" w:rsidRPr="000E2EAC" w:rsidRDefault="00403A4D"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5344BC42" w:rsidR="00403A4D" w:rsidRPr="00E00D27" w:rsidRDefault="00403A4D"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11E42">
      <w:rPr>
        <w:noProof/>
        <w:sz w:val="20"/>
        <w:szCs w:val="20"/>
      </w:rPr>
      <w:t>Great Lent</w:t>
    </w:r>
    <w:r>
      <w:rPr>
        <w:sz w:val="20"/>
        <w:szCs w:val="20"/>
      </w:rPr>
      <w:fldChar w:fldCharType="end"/>
    </w:r>
  </w:p>
  <w:p w14:paraId="3CBA650E" w14:textId="77777777" w:rsidR="00403A4D" w:rsidRPr="000E2EAC" w:rsidRDefault="00403A4D"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6" w:nlCheck="1" w:checkStyle="0"/>
  <w:activeWritingStyle w:appName="MSWord" w:lang="en-CA" w:vendorID="64" w:dllVersion="6" w:nlCheck="1" w:checkStyle="0"/>
  <w:activeWritingStyle w:appName="MSWord" w:lang="en-GB" w:vendorID="64" w:dllVersion="6" w:nlCheck="1" w:checkStyle="0"/>
  <w:activeWritingStyle w:appName="MSWord" w:lang="fr-CA" w:vendorID="64" w:dllVersion="6" w:nlCheck="1" w:checkStyle="0"/>
  <w:activeWritingStyle w:appName="MSWord" w:lang="ar-SA" w:vendorID="64" w:dllVersion="6" w:nlCheck="1" w:checkStyle="0"/>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01C"/>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24BB"/>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82"/>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567"/>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4D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2D0"/>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0A9"/>
    <w:rsid w:val="003F614F"/>
    <w:rsid w:val="003F75FD"/>
    <w:rsid w:val="004000A4"/>
    <w:rsid w:val="00402B8B"/>
    <w:rsid w:val="00402CB0"/>
    <w:rsid w:val="00402CDA"/>
    <w:rsid w:val="00402D26"/>
    <w:rsid w:val="0040319E"/>
    <w:rsid w:val="00403A4D"/>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346"/>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0F20"/>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07E90"/>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30F84"/>
    <w:rsid w:val="005329C1"/>
    <w:rsid w:val="00532D2C"/>
    <w:rsid w:val="00533100"/>
    <w:rsid w:val="00533A68"/>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3C4"/>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13D9"/>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33FF"/>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D22"/>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0A2C"/>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1E42"/>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B7141"/>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32FD"/>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26E9"/>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5C56"/>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1A6D"/>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2A29"/>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1F02"/>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0A2"/>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215"/>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81E"/>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41D"/>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3BCD"/>
    <w:rsid w:val="00E869A6"/>
    <w:rsid w:val="00E8746A"/>
    <w:rsid w:val="00E87C17"/>
    <w:rsid w:val="00E87FBF"/>
    <w:rsid w:val="00E906C7"/>
    <w:rsid w:val="00E91BAB"/>
    <w:rsid w:val="00E91E78"/>
    <w:rsid w:val="00E9209F"/>
    <w:rsid w:val="00E9291D"/>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2A80"/>
    <w:rsid w:val="00ED3B3E"/>
    <w:rsid w:val="00ED43BA"/>
    <w:rsid w:val="00ED51F1"/>
    <w:rsid w:val="00ED565F"/>
    <w:rsid w:val="00ED586B"/>
    <w:rsid w:val="00ED602D"/>
    <w:rsid w:val="00ED7853"/>
    <w:rsid w:val="00ED7AD3"/>
    <w:rsid w:val="00EE2E1D"/>
    <w:rsid w:val="00EE41E9"/>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438F"/>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01D6"/>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5BD"/>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33"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649E3-2512-4970-B77D-926247798861}">
  <ds:schemaRefs>
    <ds:schemaRef ds:uri="http://schemas.openxmlformats.org/officeDocument/2006/bibliography"/>
  </ds:schemaRefs>
</ds:datastoreItem>
</file>

<file path=customXml/itemProps2.xml><?xml version="1.0" encoding="utf-8"?>
<ds:datastoreItem xmlns:ds="http://schemas.openxmlformats.org/officeDocument/2006/customXml" ds:itemID="{7AFE1615-9BF7-4452-8403-08067EC339A5}">
  <ds:schemaRefs>
    <ds:schemaRef ds:uri="http://schemas.openxmlformats.org/officeDocument/2006/bibliography"/>
  </ds:schemaRefs>
</ds:datastoreItem>
</file>

<file path=customXml/itemProps3.xml><?xml version="1.0" encoding="utf-8"?>
<ds:datastoreItem xmlns:ds="http://schemas.openxmlformats.org/officeDocument/2006/customXml" ds:itemID="{4AF01EB9-9489-47AE-9C70-E9E53EE64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1</Pages>
  <Words>240475</Words>
  <Characters>1370711</Characters>
  <Application>Microsoft Office Word</Application>
  <DocSecurity>0</DocSecurity>
  <Lines>11422</Lines>
  <Paragraphs>3215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210</cp:revision>
  <cp:lastPrinted>2017-08-19T00:30:00Z</cp:lastPrinted>
  <dcterms:created xsi:type="dcterms:W3CDTF">2017-05-21T02:46:00Z</dcterms:created>
  <dcterms:modified xsi:type="dcterms:W3CDTF">2017-09-12T12:10:00Z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