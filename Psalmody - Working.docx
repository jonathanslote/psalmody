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w:t>
      </w:r>
      <w:bookmarkStart w:id="9" w:name="_GoBack"/>
      <w:bookmarkEnd w:id="9"/>
      <w:r>
        <w:rPr>
          <w:lang w:val="en-US"/>
        </w:rPr>
        <w:t>e of Contents</w:t>
      </w:r>
      <w:bookmarkEnd w:id="0"/>
      <w:bookmarkEnd w:id="1"/>
      <w:bookmarkEnd w:id="2"/>
      <w:bookmarkEnd w:id="3"/>
      <w:bookmarkEnd w:id="4"/>
    </w:p>
    <w:p w14:paraId="07C80798" w14:textId="77777777" w:rsidR="003E6DC3"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5107245" w:history="1">
        <w:r w:rsidR="003E6DC3" w:rsidRPr="00D82C32">
          <w:rPr>
            <w:rStyle w:val="Hyperlink"/>
            <w:noProof/>
          </w:rPr>
          <w:t>The Horologion: The Book of the Hours</w:t>
        </w:r>
        <w:r w:rsidR="003E6DC3">
          <w:rPr>
            <w:noProof/>
            <w:webHidden/>
          </w:rPr>
          <w:tab/>
        </w:r>
        <w:r w:rsidR="003E6DC3">
          <w:rPr>
            <w:noProof/>
            <w:webHidden/>
          </w:rPr>
          <w:fldChar w:fldCharType="begin"/>
        </w:r>
        <w:r w:rsidR="003E6DC3">
          <w:rPr>
            <w:noProof/>
            <w:webHidden/>
          </w:rPr>
          <w:instrText xml:space="preserve"> PAGEREF _Toc445107245 \h </w:instrText>
        </w:r>
        <w:r w:rsidR="003E6DC3">
          <w:rPr>
            <w:noProof/>
            <w:webHidden/>
          </w:rPr>
        </w:r>
        <w:r w:rsidR="003E6DC3">
          <w:rPr>
            <w:noProof/>
            <w:webHidden/>
          </w:rPr>
          <w:fldChar w:fldCharType="separate"/>
        </w:r>
        <w:r w:rsidR="003E6DC3">
          <w:rPr>
            <w:noProof/>
            <w:webHidden/>
          </w:rPr>
          <w:t>3</w:t>
        </w:r>
        <w:r w:rsidR="003E6DC3">
          <w:rPr>
            <w:noProof/>
            <w:webHidden/>
          </w:rPr>
          <w:fldChar w:fldCharType="end"/>
        </w:r>
      </w:hyperlink>
    </w:p>
    <w:p w14:paraId="1FD80F4A" w14:textId="77777777" w:rsidR="003E6DC3" w:rsidRDefault="00B35B25">
      <w:pPr>
        <w:pStyle w:val="TOC2"/>
        <w:tabs>
          <w:tab w:val="right" w:leader="dot" w:pos="8846"/>
        </w:tabs>
        <w:rPr>
          <w:rFonts w:asciiTheme="minorHAnsi" w:eastAsiaTheme="minorEastAsia" w:hAnsiTheme="minorHAnsi"/>
          <w:noProof/>
          <w:sz w:val="22"/>
          <w:lang w:val="en-US"/>
        </w:rPr>
      </w:pPr>
      <w:hyperlink w:anchor="_Toc445107246" w:history="1">
        <w:r w:rsidR="003E6DC3" w:rsidRPr="00D82C32">
          <w:rPr>
            <w:rStyle w:val="Hyperlink"/>
            <w:noProof/>
          </w:rPr>
          <w:t>The Setting of the Sun: Vespers (the Eleventh Hour)</w:t>
        </w:r>
        <w:r w:rsidR="003E6DC3">
          <w:rPr>
            <w:noProof/>
            <w:webHidden/>
          </w:rPr>
          <w:tab/>
        </w:r>
        <w:r w:rsidR="003E6DC3">
          <w:rPr>
            <w:noProof/>
            <w:webHidden/>
          </w:rPr>
          <w:fldChar w:fldCharType="begin"/>
        </w:r>
        <w:r w:rsidR="003E6DC3">
          <w:rPr>
            <w:noProof/>
            <w:webHidden/>
          </w:rPr>
          <w:instrText xml:space="preserve"> PAGEREF _Toc445107246 \h </w:instrText>
        </w:r>
        <w:r w:rsidR="003E6DC3">
          <w:rPr>
            <w:noProof/>
            <w:webHidden/>
          </w:rPr>
        </w:r>
        <w:r w:rsidR="003E6DC3">
          <w:rPr>
            <w:noProof/>
            <w:webHidden/>
          </w:rPr>
          <w:fldChar w:fldCharType="separate"/>
        </w:r>
        <w:r w:rsidR="003E6DC3">
          <w:rPr>
            <w:noProof/>
            <w:webHidden/>
          </w:rPr>
          <w:t>4</w:t>
        </w:r>
        <w:r w:rsidR="003E6DC3">
          <w:rPr>
            <w:noProof/>
            <w:webHidden/>
          </w:rPr>
          <w:fldChar w:fldCharType="end"/>
        </w:r>
      </w:hyperlink>
    </w:p>
    <w:p w14:paraId="3ECF3EC8" w14:textId="77777777" w:rsidR="003E6DC3" w:rsidRDefault="00B35B25">
      <w:pPr>
        <w:pStyle w:val="TOC2"/>
        <w:tabs>
          <w:tab w:val="right" w:leader="dot" w:pos="8846"/>
        </w:tabs>
        <w:rPr>
          <w:rFonts w:asciiTheme="minorHAnsi" w:eastAsiaTheme="minorEastAsia" w:hAnsiTheme="minorHAnsi"/>
          <w:noProof/>
          <w:sz w:val="22"/>
          <w:lang w:val="en-US"/>
        </w:rPr>
      </w:pPr>
      <w:hyperlink w:anchor="_Toc445107247" w:history="1">
        <w:r w:rsidR="003E6DC3" w:rsidRPr="00D82C32">
          <w:rPr>
            <w:rStyle w:val="Hyperlink"/>
            <w:noProof/>
          </w:rPr>
          <w:t>After Supper: Retiring (the Twelfth Hour)</w:t>
        </w:r>
        <w:r w:rsidR="003E6DC3">
          <w:rPr>
            <w:noProof/>
            <w:webHidden/>
          </w:rPr>
          <w:tab/>
        </w:r>
        <w:r w:rsidR="003E6DC3">
          <w:rPr>
            <w:noProof/>
            <w:webHidden/>
          </w:rPr>
          <w:fldChar w:fldCharType="begin"/>
        </w:r>
        <w:r w:rsidR="003E6DC3">
          <w:rPr>
            <w:noProof/>
            <w:webHidden/>
          </w:rPr>
          <w:instrText xml:space="preserve"> PAGEREF _Toc445107247 \h </w:instrText>
        </w:r>
        <w:r w:rsidR="003E6DC3">
          <w:rPr>
            <w:noProof/>
            <w:webHidden/>
          </w:rPr>
        </w:r>
        <w:r w:rsidR="003E6DC3">
          <w:rPr>
            <w:noProof/>
            <w:webHidden/>
          </w:rPr>
          <w:fldChar w:fldCharType="separate"/>
        </w:r>
        <w:r w:rsidR="003E6DC3">
          <w:rPr>
            <w:noProof/>
            <w:webHidden/>
          </w:rPr>
          <w:t>44</w:t>
        </w:r>
        <w:r w:rsidR="003E6DC3">
          <w:rPr>
            <w:noProof/>
            <w:webHidden/>
          </w:rPr>
          <w:fldChar w:fldCharType="end"/>
        </w:r>
      </w:hyperlink>
    </w:p>
    <w:p w14:paraId="2FA861A3" w14:textId="77777777" w:rsidR="003E6DC3" w:rsidRDefault="00B35B25">
      <w:pPr>
        <w:pStyle w:val="TOC2"/>
        <w:tabs>
          <w:tab w:val="right" w:leader="dot" w:pos="8846"/>
        </w:tabs>
        <w:rPr>
          <w:rFonts w:asciiTheme="minorHAnsi" w:eastAsiaTheme="minorEastAsia" w:hAnsiTheme="minorHAnsi"/>
          <w:noProof/>
          <w:sz w:val="22"/>
          <w:lang w:val="en-US"/>
        </w:rPr>
      </w:pPr>
      <w:hyperlink w:anchor="_Toc445107248" w:history="1">
        <w:r w:rsidR="003E6DC3" w:rsidRPr="00D82C32">
          <w:rPr>
            <w:rStyle w:val="Hyperlink"/>
            <w:noProof/>
          </w:rPr>
          <w:t>Midnight</w:t>
        </w:r>
        <w:r w:rsidR="003E6DC3">
          <w:rPr>
            <w:noProof/>
            <w:webHidden/>
          </w:rPr>
          <w:tab/>
        </w:r>
        <w:r w:rsidR="003E6DC3">
          <w:rPr>
            <w:noProof/>
            <w:webHidden/>
          </w:rPr>
          <w:fldChar w:fldCharType="begin"/>
        </w:r>
        <w:r w:rsidR="003E6DC3">
          <w:rPr>
            <w:noProof/>
            <w:webHidden/>
          </w:rPr>
          <w:instrText xml:space="preserve"> PAGEREF _Toc445107248 \h </w:instrText>
        </w:r>
        <w:r w:rsidR="003E6DC3">
          <w:rPr>
            <w:noProof/>
            <w:webHidden/>
          </w:rPr>
        </w:r>
        <w:r w:rsidR="003E6DC3">
          <w:rPr>
            <w:noProof/>
            <w:webHidden/>
          </w:rPr>
          <w:fldChar w:fldCharType="separate"/>
        </w:r>
        <w:r w:rsidR="003E6DC3">
          <w:rPr>
            <w:noProof/>
            <w:webHidden/>
          </w:rPr>
          <w:t>59</w:t>
        </w:r>
        <w:r w:rsidR="003E6DC3">
          <w:rPr>
            <w:noProof/>
            <w:webHidden/>
          </w:rPr>
          <w:fldChar w:fldCharType="end"/>
        </w:r>
      </w:hyperlink>
    </w:p>
    <w:p w14:paraId="69B68207" w14:textId="77777777" w:rsidR="003E6DC3" w:rsidRDefault="00B35B25">
      <w:pPr>
        <w:pStyle w:val="TOC2"/>
        <w:tabs>
          <w:tab w:val="right" w:leader="dot" w:pos="8846"/>
        </w:tabs>
        <w:rPr>
          <w:rFonts w:asciiTheme="minorHAnsi" w:eastAsiaTheme="minorEastAsia" w:hAnsiTheme="minorHAnsi"/>
          <w:noProof/>
          <w:sz w:val="22"/>
          <w:lang w:val="en-US"/>
        </w:rPr>
      </w:pPr>
      <w:hyperlink w:anchor="_Toc445107249" w:history="1">
        <w:r w:rsidR="003E6DC3" w:rsidRPr="00D82C32">
          <w:rPr>
            <w:rStyle w:val="Hyperlink"/>
            <w:noProof/>
          </w:rPr>
          <w:t>The Rising of the Sun: Matins (or Lauds)</w:t>
        </w:r>
        <w:r w:rsidR="003E6DC3">
          <w:rPr>
            <w:noProof/>
            <w:webHidden/>
          </w:rPr>
          <w:tab/>
        </w:r>
        <w:r w:rsidR="003E6DC3">
          <w:rPr>
            <w:noProof/>
            <w:webHidden/>
          </w:rPr>
          <w:fldChar w:fldCharType="begin"/>
        </w:r>
        <w:r w:rsidR="003E6DC3">
          <w:rPr>
            <w:noProof/>
            <w:webHidden/>
          </w:rPr>
          <w:instrText xml:space="preserve"> PAGEREF _Toc445107249 \h </w:instrText>
        </w:r>
        <w:r w:rsidR="003E6DC3">
          <w:rPr>
            <w:noProof/>
            <w:webHidden/>
          </w:rPr>
        </w:r>
        <w:r w:rsidR="003E6DC3">
          <w:rPr>
            <w:noProof/>
            <w:webHidden/>
          </w:rPr>
          <w:fldChar w:fldCharType="separate"/>
        </w:r>
        <w:r w:rsidR="003E6DC3">
          <w:rPr>
            <w:noProof/>
            <w:webHidden/>
          </w:rPr>
          <w:t>118</w:t>
        </w:r>
        <w:r w:rsidR="003E6DC3">
          <w:rPr>
            <w:noProof/>
            <w:webHidden/>
          </w:rPr>
          <w:fldChar w:fldCharType="end"/>
        </w:r>
      </w:hyperlink>
    </w:p>
    <w:p w14:paraId="19A74241" w14:textId="77777777" w:rsidR="003E6DC3" w:rsidRDefault="00B35B25">
      <w:pPr>
        <w:pStyle w:val="TOC2"/>
        <w:tabs>
          <w:tab w:val="right" w:leader="dot" w:pos="8846"/>
        </w:tabs>
        <w:rPr>
          <w:rFonts w:asciiTheme="minorHAnsi" w:eastAsiaTheme="minorEastAsia" w:hAnsiTheme="minorHAnsi"/>
          <w:noProof/>
          <w:sz w:val="22"/>
          <w:lang w:val="en-US"/>
        </w:rPr>
      </w:pPr>
      <w:hyperlink w:anchor="_Toc445107250" w:history="1">
        <w:r w:rsidR="003E6DC3" w:rsidRPr="00D82C32">
          <w:rPr>
            <w:rStyle w:val="Hyperlink"/>
            <w:noProof/>
          </w:rPr>
          <w:t>Early Morning: Prime (The First Hour)</w:t>
        </w:r>
        <w:r w:rsidR="003E6DC3">
          <w:rPr>
            <w:noProof/>
            <w:webHidden/>
          </w:rPr>
          <w:tab/>
        </w:r>
        <w:r w:rsidR="003E6DC3">
          <w:rPr>
            <w:noProof/>
            <w:webHidden/>
          </w:rPr>
          <w:fldChar w:fldCharType="begin"/>
        </w:r>
        <w:r w:rsidR="003E6DC3">
          <w:rPr>
            <w:noProof/>
            <w:webHidden/>
          </w:rPr>
          <w:instrText xml:space="preserve"> PAGEREF _Toc445107250 \h </w:instrText>
        </w:r>
        <w:r w:rsidR="003E6DC3">
          <w:rPr>
            <w:noProof/>
            <w:webHidden/>
          </w:rPr>
        </w:r>
        <w:r w:rsidR="003E6DC3">
          <w:rPr>
            <w:noProof/>
            <w:webHidden/>
          </w:rPr>
          <w:fldChar w:fldCharType="separate"/>
        </w:r>
        <w:r w:rsidR="003E6DC3">
          <w:rPr>
            <w:noProof/>
            <w:webHidden/>
          </w:rPr>
          <w:t>247</w:t>
        </w:r>
        <w:r w:rsidR="003E6DC3">
          <w:rPr>
            <w:noProof/>
            <w:webHidden/>
          </w:rPr>
          <w:fldChar w:fldCharType="end"/>
        </w:r>
      </w:hyperlink>
    </w:p>
    <w:p w14:paraId="40A566D2" w14:textId="77777777" w:rsidR="003E6DC3" w:rsidRDefault="00B35B25">
      <w:pPr>
        <w:pStyle w:val="TOC2"/>
        <w:tabs>
          <w:tab w:val="right" w:leader="dot" w:pos="8846"/>
        </w:tabs>
        <w:rPr>
          <w:rFonts w:asciiTheme="minorHAnsi" w:eastAsiaTheme="minorEastAsia" w:hAnsiTheme="minorHAnsi"/>
          <w:noProof/>
          <w:sz w:val="22"/>
          <w:lang w:val="en-US"/>
        </w:rPr>
      </w:pPr>
      <w:hyperlink w:anchor="_Toc445107251" w:history="1">
        <w:r w:rsidR="003E6DC3" w:rsidRPr="00D82C32">
          <w:rPr>
            <w:rStyle w:val="Hyperlink"/>
            <w:noProof/>
          </w:rPr>
          <w:t>Mid-Morning (The Third Hour)</w:t>
        </w:r>
        <w:r w:rsidR="003E6DC3">
          <w:rPr>
            <w:noProof/>
            <w:webHidden/>
          </w:rPr>
          <w:tab/>
        </w:r>
        <w:r w:rsidR="003E6DC3">
          <w:rPr>
            <w:noProof/>
            <w:webHidden/>
          </w:rPr>
          <w:fldChar w:fldCharType="begin"/>
        </w:r>
        <w:r w:rsidR="003E6DC3">
          <w:rPr>
            <w:noProof/>
            <w:webHidden/>
          </w:rPr>
          <w:instrText xml:space="preserve"> PAGEREF _Toc445107251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24664A67" w14:textId="77777777" w:rsidR="003E6DC3" w:rsidRDefault="00B35B25">
      <w:pPr>
        <w:pStyle w:val="TOC2"/>
        <w:tabs>
          <w:tab w:val="right" w:leader="dot" w:pos="8846"/>
        </w:tabs>
        <w:rPr>
          <w:rFonts w:asciiTheme="minorHAnsi" w:eastAsiaTheme="minorEastAsia" w:hAnsiTheme="minorHAnsi"/>
          <w:noProof/>
          <w:sz w:val="22"/>
          <w:lang w:val="en-US"/>
        </w:rPr>
      </w:pPr>
      <w:hyperlink w:anchor="_Toc445107252" w:history="1">
        <w:r w:rsidR="003E6DC3" w:rsidRPr="00D82C32">
          <w:rPr>
            <w:rStyle w:val="Hyperlink"/>
            <w:noProof/>
          </w:rPr>
          <w:t>Noon (The Sixth Hour)</w:t>
        </w:r>
        <w:r w:rsidR="003E6DC3">
          <w:rPr>
            <w:noProof/>
            <w:webHidden/>
          </w:rPr>
          <w:tab/>
        </w:r>
        <w:r w:rsidR="003E6DC3">
          <w:rPr>
            <w:noProof/>
            <w:webHidden/>
          </w:rPr>
          <w:fldChar w:fldCharType="begin"/>
        </w:r>
        <w:r w:rsidR="003E6DC3">
          <w:rPr>
            <w:noProof/>
            <w:webHidden/>
          </w:rPr>
          <w:instrText xml:space="preserve"> PAGEREF _Toc445107252 \h </w:instrText>
        </w:r>
        <w:r w:rsidR="003E6DC3">
          <w:rPr>
            <w:noProof/>
            <w:webHidden/>
          </w:rPr>
        </w:r>
        <w:r w:rsidR="003E6DC3">
          <w:rPr>
            <w:noProof/>
            <w:webHidden/>
          </w:rPr>
          <w:fldChar w:fldCharType="separate"/>
        </w:r>
        <w:r w:rsidR="003E6DC3">
          <w:rPr>
            <w:noProof/>
            <w:webHidden/>
          </w:rPr>
          <w:t>270</w:t>
        </w:r>
        <w:r w:rsidR="003E6DC3">
          <w:rPr>
            <w:noProof/>
            <w:webHidden/>
          </w:rPr>
          <w:fldChar w:fldCharType="end"/>
        </w:r>
      </w:hyperlink>
    </w:p>
    <w:p w14:paraId="0341092B" w14:textId="77777777" w:rsidR="003E6DC3" w:rsidRDefault="00B35B25">
      <w:pPr>
        <w:pStyle w:val="TOC2"/>
        <w:tabs>
          <w:tab w:val="right" w:leader="dot" w:pos="8846"/>
        </w:tabs>
        <w:rPr>
          <w:rFonts w:asciiTheme="minorHAnsi" w:eastAsiaTheme="minorEastAsia" w:hAnsiTheme="minorHAnsi"/>
          <w:noProof/>
          <w:sz w:val="22"/>
          <w:lang w:val="en-US"/>
        </w:rPr>
      </w:pPr>
      <w:hyperlink w:anchor="_Toc445107253" w:history="1">
        <w:r w:rsidR="003E6DC3" w:rsidRPr="00D82C32">
          <w:rPr>
            <w:rStyle w:val="Hyperlink"/>
            <w:noProof/>
          </w:rPr>
          <w:t>Afternoon (The Ninth Hour)</w:t>
        </w:r>
        <w:r w:rsidR="003E6DC3">
          <w:rPr>
            <w:noProof/>
            <w:webHidden/>
          </w:rPr>
          <w:tab/>
        </w:r>
        <w:r w:rsidR="003E6DC3">
          <w:rPr>
            <w:noProof/>
            <w:webHidden/>
          </w:rPr>
          <w:fldChar w:fldCharType="begin"/>
        </w:r>
        <w:r w:rsidR="003E6DC3">
          <w:rPr>
            <w:noProof/>
            <w:webHidden/>
          </w:rPr>
          <w:instrText xml:space="preserve"> PAGEREF _Toc445107253 \h </w:instrText>
        </w:r>
        <w:r w:rsidR="003E6DC3">
          <w:rPr>
            <w:noProof/>
            <w:webHidden/>
          </w:rPr>
        </w:r>
        <w:r w:rsidR="003E6DC3">
          <w:rPr>
            <w:noProof/>
            <w:webHidden/>
          </w:rPr>
          <w:fldChar w:fldCharType="separate"/>
        </w:r>
        <w:r w:rsidR="003E6DC3">
          <w:rPr>
            <w:noProof/>
            <w:webHidden/>
          </w:rPr>
          <w:t>274</w:t>
        </w:r>
        <w:r w:rsidR="003E6DC3">
          <w:rPr>
            <w:noProof/>
            <w:webHidden/>
          </w:rPr>
          <w:fldChar w:fldCharType="end"/>
        </w:r>
      </w:hyperlink>
    </w:p>
    <w:p w14:paraId="71096F7D" w14:textId="77777777" w:rsidR="003E6DC3" w:rsidRDefault="00B35B25">
      <w:pPr>
        <w:pStyle w:val="TOC2"/>
        <w:tabs>
          <w:tab w:val="right" w:leader="dot" w:pos="8846"/>
        </w:tabs>
        <w:rPr>
          <w:rFonts w:asciiTheme="minorHAnsi" w:eastAsiaTheme="minorEastAsia" w:hAnsiTheme="minorHAnsi"/>
          <w:noProof/>
          <w:sz w:val="22"/>
          <w:lang w:val="en-US"/>
        </w:rPr>
      </w:pPr>
      <w:hyperlink w:anchor="_Toc445107254" w:history="1">
        <w:r w:rsidR="003E6DC3" w:rsidRPr="00D82C32">
          <w:rPr>
            <w:rStyle w:val="Hyperlink"/>
            <w:noProof/>
            <w:lang w:val="en-GB"/>
          </w:rPr>
          <w:t>Reader’s Service</w:t>
        </w:r>
        <w:r w:rsidR="003E6DC3">
          <w:rPr>
            <w:noProof/>
            <w:webHidden/>
          </w:rPr>
          <w:tab/>
        </w:r>
        <w:r w:rsidR="003E6DC3">
          <w:rPr>
            <w:noProof/>
            <w:webHidden/>
          </w:rPr>
          <w:fldChar w:fldCharType="begin"/>
        </w:r>
        <w:r w:rsidR="003E6DC3">
          <w:rPr>
            <w:noProof/>
            <w:webHidden/>
          </w:rPr>
          <w:instrText xml:space="preserve"> PAGEREF _Toc445107254 \h </w:instrText>
        </w:r>
        <w:r w:rsidR="003E6DC3">
          <w:rPr>
            <w:noProof/>
            <w:webHidden/>
          </w:rPr>
        </w:r>
        <w:r w:rsidR="003E6DC3">
          <w:rPr>
            <w:noProof/>
            <w:webHidden/>
          </w:rPr>
          <w:fldChar w:fldCharType="separate"/>
        </w:r>
        <w:r w:rsidR="003E6DC3">
          <w:rPr>
            <w:noProof/>
            <w:webHidden/>
          </w:rPr>
          <w:t>278</w:t>
        </w:r>
        <w:r w:rsidR="003E6DC3">
          <w:rPr>
            <w:noProof/>
            <w:webHidden/>
          </w:rPr>
          <w:fldChar w:fldCharType="end"/>
        </w:r>
      </w:hyperlink>
    </w:p>
    <w:p w14:paraId="12070973" w14:textId="77777777" w:rsidR="003E6DC3" w:rsidRDefault="00B35B25">
      <w:pPr>
        <w:pStyle w:val="TOC2"/>
        <w:tabs>
          <w:tab w:val="right" w:leader="dot" w:pos="8846"/>
        </w:tabs>
        <w:rPr>
          <w:rFonts w:asciiTheme="minorHAnsi" w:eastAsiaTheme="minorEastAsia" w:hAnsiTheme="minorHAnsi"/>
          <w:noProof/>
          <w:sz w:val="22"/>
          <w:lang w:val="en-US"/>
        </w:rPr>
      </w:pPr>
      <w:hyperlink w:anchor="_Toc445107255" w:history="1">
        <w:r w:rsidR="003E6DC3" w:rsidRPr="00D82C32">
          <w:rPr>
            <w:rStyle w:val="Hyperlink"/>
            <w:noProof/>
          </w:rPr>
          <w:t>Prayers for Needs</w:t>
        </w:r>
        <w:r w:rsidR="003E6DC3">
          <w:rPr>
            <w:noProof/>
            <w:webHidden/>
          </w:rPr>
          <w:tab/>
        </w:r>
        <w:r w:rsidR="003E6DC3">
          <w:rPr>
            <w:noProof/>
            <w:webHidden/>
          </w:rPr>
          <w:fldChar w:fldCharType="begin"/>
        </w:r>
        <w:r w:rsidR="003E6DC3">
          <w:rPr>
            <w:noProof/>
            <w:webHidden/>
          </w:rPr>
          <w:instrText xml:space="preserve"> PAGEREF _Toc445107255 \h </w:instrText>
        </w:r>
        <w:r w:rsidR="003E6DC3">
          <w:rPr>
            <w:noProof/>
            <w:webHidden/>
          </w:rPr>
        </w:r>
        <w:r w:rsidR="003E6DC3">
          <w:rPr>
            <w:noProof/>
            <w:webHidden/>
          </w:rPr>
          <w:fldChar w:fldCharType="separate"/>
        </w:r>
        <w:r w:rsidR="003E6DC3">
          <w:rPr>
            <w:noProof/>
            <w:webHidden/>
          </w:rPr>
          <w:t>299</w:t>
        </w:r>
        <w:r w:rsidR="003E6DC3">
          <w:rPr>
            <w:noProof/>
            <w:webHidden/>
          </w:rPr>
          <w:fldChar w:fldCharType="end"/>
        </w:r>
      </w:hyperlink>
    </w:p>
    <w:p w14:paraId="33022E8F" w14:textId="77777777" w:rsidR="003E6DC3" w:rsidRDefault="00B35B25">
      <w:pPr>
        <w:pStyle w:val="TOC1"/>
        <w:tabs>
          <w:tab w:val="right" w:leader="dot" w:pos="8846"/>
        </w:tabs>
        <w:rPr>
          <w:rFonts w:asciiTheme="minorHAnsi" w:eastAsiaTheme="minorEastAsia" w:hAnsiTheme="minorHAnsi"/>
          <w:noProof/>
          <w:sz w:val="22"/>
          <w:lang w:val="en-US"/>
        </w:rPr>
      </w:pPr>
      <w:hyperlink w:anchor="_Toc445107256" w:history="1">
        <w:r w:rsidR="003E6DC3" w:rsidRPr="00D82C32">
          <w:rPr>
            <w:rStyle w:val="Hyperlink"/>
            <w:noProof/>
          </w:rPr>
          <w:t>The Book of the Psalter</w:t>
        </w:r>
        <w:r w:rsidR="003E6DC3">
          <w:rPr>
            <w:noProof/>
            <w:webHidden/>
          </w:rPr>
          <w:tab/>
        </w:r>
        <w:r w:rsidR="003E6DC3">
          <w:rPr>
            <w:noProof/>
            <w:webHidden/>
          </w:rPr>
          <w:fldChar w:fldCharType="begin"/>
        </w:r>
        <w:r w:rsidR="003E6DC3">
          <w:rPr>
            <w:noProof/>
            <w:webHidden/>
          </w:rPr>
          <w:instrText xml:space="preserve"> PAGEREF _Toc445107256 \h </w:instrText>
        </w:r>
        <w:r w:rsidR="003E6DC3">
          <w:rPr>
            <w:noProof/>
            <w:webHidden/>
          </w:rPr>
        </w:r>
        <w:r w:rsidR="003E6DC3">
          <w:rPr>
            <w:noProof/>
            <w:webHidden/>
          </w:rPr>
          <w:fldChar w:fldCharType="separate"/>
        </w:r>
        <w:r w:rsidR="003E6DC3">
          <w:rPr>
            <w:noProof/>
            <w:webHidden/>
          </w:rPr>
          <w:t>310</w:t>
        </w:r>
        <w:r w:rsidR="003E6DC3">
          <w:rPr>
            <w:noProof/>
            <w:webHidden/>
          </w:rPr>
          <w:fldChar w:fldCharType="end"/>
        </w:r>
      </w:hyperlink>
    </w:p>
    <w:p w14:paraId="75C0FD1C" w14:textId="77777777" w:rsidR="003E6DC3" w:rsidRDefault="00B35B25">
      <w:pPr>
        <w:pStyle w:val="TOC2"/>
        <w:tabs>
          <w:tab w:val="right" w:leader="dot" w:pos="8846"/>
        </w:tabs>
        <w:rPr>
          <w:rFonts w:asciiTheme="minorHAnsi" w:eastAsiaTheme="minorEastAsia" w:hAnsiTheme="minorHAnsi"/>
          <w:noProof/>
          <w:sz w:val="22"/>
          <w:lang w:val="en-US"/>
        </w:rPr>
      </w:pPr>
      <w:hyperlink w:anchor="_Toc445107257" w:history="1">
        <w:r w:rsidR="003E6DC3" w:rsidRPr="00D82C32">
          <w:rPr>
            <w:rStyle w:val="Hyperlink"/>
            <w:noProof/>
          </w:rPr>
          <w:t>The Psalms</w:t>
        </w:r>
        <w:r w:rsidR="003E6DC3">
          <w:rPr>
            <w:noProof/>
            <w:webHidden/>
          </w:rPr>
          <w:tab/>
        </w:r>
        <w:r w:rsidR="003E6DC3">
          <w:rPr>
            <w:noProof/>
            <w:webHidden/>
          </w:rPr>
          <w:fldChar w:fldCharType="begin"/>
        </w:r>
        <w:r w:rsidR="003E6DC3">
          <w:rPr>
            <w:noProof/>
            <w:webHidden/>
          </w:rPr>
          <w:instrText xml:space="preserve"> PAGEREF _Toc445107257 \h </w:instrText>
        </w:r>
        <w:r w:rsidR="003E6DC3">
          <w:rPr>
            <w:noProof/>
            <w:webHidden/>
          </w:rPr>
        </w:r>
        <w:r w:rsidR="003E6DC3">
          <w:rPr>
            <w:noProof/>
            <w:webHidden/>
          </w:rPr>
          <w:fldChar w:fldCharType="separate"/>
        </w:r>
        <w:r w:rsidR="003E6DC3">
          <w:rPr>
            <w:noProof/>
            <w:webHidden/>
          </w:rPr>
          <w:t>316</w:t>
        </w:r>
        <w:r w:rsidR="003E6DC3">
          <w:rPr>
            <w:noProof/>
            <w:webHidden/>
          </w:rPr>
          <w:fldChar w:fldCharType="end"/>
        </w:r>
      </w:hyperlink>
    </w:p>
    <w:p w14:paraId="07BB2139" w14:textId="77777777" w:rsidR="003E6DC3" w:rsidRDefault="00B35B25">
      <w:pPr>
        <w:pStyle w:val="TOC1"/>
        <w:tabs>
          <w:tab w:val="right" w:leader="dot" w:pos="8846"/>
        </w:tabs>
        <w:rPr>
          <w:rFonts w:asciiTheme="minorHAnsi" w:eastAsiaTheme="minorEastAsia" w:hAnsiTheme="minorHAnsi"/>
          <w:noProof/>
          <w:sz w:val="22"/>
          <w:lang w:val="en-US"/>
        </w:rPr>
      </w:pPr>
      <w:hyperlink w:anchor="_Toc445107258" w:history="1">
        <w:r w:rsidR="003E6DC3" w:rsidRPr="00D82C32">
          <w:rPr>
            <w:rStyle w:val="Hyperlink"/>
            <w:noProof/>
          </w:rPr>
          <w:t>The Book of Psalis and Doxologies</w:t>
        </w:r>
        <w:r w:rsidR="003E6DC3">
          <w:rPr>
            <w:noProof/>
            <w:webHidden/>
          </w:rPr>
          <w:tab/>
        </w:r>
        <w:r w:rsidR="003E6DC3">
          <w:rPr>
            <w:noProof/>
            <w:webHidden/>
          </w:rPr>
          <w:fldChar w:fldCharType="begin"/>
        </w:r>
        <w:r w:rsidR="003E6DC3">
          <w:rPr>
            <w:noProof/>
            <w:webHidden/>
          </w:rPr>
          <w:instrText xml:space="preserve"> PAGEREF _Toc445107258 \h </w:instrText>
        </w:r>
        <w:r w:rsidR="003E6DC3">
          <w:rPr>
            <w:noProof/>
            <w:webHidden/>
          </w:rPr>
        </w:r>
        <w:r w:rsidR="003E6DC3">
          <w:rPr>
            <w:noProof/>
            <w:webHidden/>
          </w:rPr>
          <w:fldChar w:fldCharType="separate"/>
        </w:r>
        <w:r w:rsidR="003E6DC3">
          <w:rPr>
            <w:noProof/>
            <w:webHidden/>
          </w:rPr>
          <w:t>547</w:t>
        </w:r>
        <w:r w:rsidR="003E6DC3">
          <w:rPr>
            <w:noProof/>
            <w:webHidden/>
          </w:rPr>
          <w:fldChar w:fldCharType="end"/>
        </w:r>
      </w:hyperlink>
    </w:p>
    <w:p w14:paraId="30F63989" w14:textId="77777777" w:rsidR="003E6DC3" w:rsidRDefault="00B35B25">
      <w:pPr>
        <w:pStyle w:val="TOC2"/>
        <w:tabs>
          <w:tab w:val="right" w:leader="dot" w:pos="8846"/>
        </w:tabs>
        <w:rPr>
          <w:rFonts w:asciiTheme="minorHAnsi" w:eastAsiaTheme="minorEastAsia" w:hAnsiTheme="minorHAnsi"/>
          <w:noProof/>
          <w:sz w:val="22"/>
          <w:lang w:val="en-US"/>
        </w:rPr>
      </w:pPr>
      <w:hyperlink w:anchor="_Toc445107259" w:history="1">
        <w:r w:rsidR="003E6DC3" w:rsidRPr="00D82C32">
          <w:rPr>
            <w:rStyle w:val="Hyperlink"/>
            <w:noProof/>
          </w:rPr>
          <w:t>General and Common Doxologies</w:t>
        </w:r>
        <w:r w:rsidR="003E6DC3">
          <w:rPr>
            <w:noProof/>
            <w:webHidden/>
          </w:rPr>
          <w:tab/>
        </w:r>
        <w:r w:rsidR="003E6DC3">
          <w:rPr>
            <w:noProof/>
            <w:webHidden/>
          </w:rPr>
          <w:fldChar w:fldCharType="begin"/>
        </w:r>
        <w:r w:rsidR="003E6DC3">
          <w:rPr>
            <w:noProof/>
            <w:webHidden/>
          </w:rPr>
          <w:instrText xml:space="preserve"> PAGEREF _Toc445107259 \h </w:instrText>
        </w:r>
        <w:r w:rsidR="003E6DC3">
          <w:rPr>
            <w:noProof/>
            <w:webHidden/>
          </w:rPr>
        </w:r>
        <w:r w:rsidR="003E6DC3">
          <w:rPr>
            <w:noProof/>
            <w:webHidden/>
          </w:rPr>
          <w:fldChar w:fldCharType="separate"/>
        </w:r>
        <w:r w:rsidR="003E6DC3">
          <w:rPr>
            <w:noProof/>
            <w:webHidden/>
          </w:rPr>
          <w:t>548</w:t>
        </w:r>
        <w:r w:rsidR="003E6DC3">
          <w:rPr>
            <w:noProof/>
            <w:webHidden/>
          </w:rPr>
          <w:fldChar w:fldCharType="end"/>
        </w:r>
      </w:hyperlink>
    </w:p>
    <w:p w14:paraId="710A0E97" w14:textId="77777777" w:rsidR="003E6DC3" w:rsidRDefault="00B35B25">
      <w:pPr>
        <w:pStyle w:val="TOC2"/>
        <w:tabs>
          <w:tab w:val="right" w:leader="dot" w:pos="8846"/>
        </w:tabs>
        <w:rPr>
          <w:rFonts w:asciiTheme="minorHAnsi" w:eastAsiaTheme="minorEastAsia" w:hAnsiTheme="minorHAnsi"/>
          <w:noProof/>
          <w:sz w:val="22"/>
          <w:lang w:val="en-US"/>
        </w:rPr>
      </w:pPr>
      <w:hyperlink w:anchor="_Toc445107260" w:history="1">
        <w:r w:rsidR="003E6DC3" w:rsidRPr="00D82C32">
          <w:rPr>
            <w:rStyle w:val="Hyperlink"/>
            <w:noProof/>
          </w:rPr>
          <w:t xml:space="preserve">September or </w:t>
        </w:r>
        <w:r w:rsidR="003E6DC3" w:rsidRPr="00D82C32">
          <w:rPr>
            <w:rStyle w:val="Hyperlink"/>
            <w:rFonts w:ascii="FreeSerifAvvaShenouda" w:eastAsia="Arial Unicode MS" w:hAnsi="FreeSerifAvvaShenouda" w:cs="FreeSerifAvvaShenouda"/>
            <w:noProof/>
            <w:lang w:val="en-US"/>
          </w:rPr>
          <w:t>Ⲑⲟⲟⲩⲧ</w:t>
        </w:r>
        <w:r w:rsidR="003E6DC3">
          <w:rPr>
            <w:noProof/>
            <w:webHidden/>
          </w:rPr>
          <w:tab/>
        </w:r>
        <w:r w:rsidR="003E6DC3">
          <w:rPr>
            <w:noProof/>
            <w:webHidden/>
          </w:rPr>
          <w:fldChar w:fldCharType="begin"/>
        </w:r>
        <w:r w:rsidR="003E6DC3">
          <w:rPr>
            <w:noProof/>
            <w:webHidden/>
          </w:rPr>
          <w:instrText xml:space="preserve"> PAGEREF _Toc445107260 \h </w:instrText>
        </w:r>
        <w:r w:rsidR="003E6DC3">
          <w:rPr>
            <w:noProof/>
            <w:webHidden/>
          </w:rPr>
        </w:r>
        <w:r w:rsidR="003E6DC3">
          <w:rPr>
            <w:noProof/>
            <w:webHidden/>
          </w:rPr>
          <w:fldChar w:fldCharType="separate"/>
        </w:r>
        <w:r w:rsidR="003E6DC3">
          <w:rPr>
            <w:noProof/>
            <w:webHidden/>
          </w:rPr>
          <w:t>569</w:t>
        </w:r>
        <w:r w:rsidR="003E6DC3">
          <w:rPr>
            <w:noProof/>
            <w:webHidden/>
          </w:rPr>
          <w:fldChar w:fldCharType="end"/>
        </w:r>
      </w:hyperlink>
    </w:p>
    <w:p w14:paraId="29DE9E2F" w14:textId="77777777" w:rsidR="003E6DC3" w:rsidRDefault="00B35B25">
      <w:pPr>
        <w:pStyle w:val="TOC2"/>
        <w:tabs>
          <w:tab w:val="right" w:leader="dot" w:pos="8846"/>
        </w:tabs>
        <w:rPr>
          <w:rFonts w:asciiTheme="minorHAnsi" w:eastAsiaTheme="minorEastAsia" w:hAnsiTheme="minorHAnsi"/>
          <w:noProof/>
          <w:sz w:val="22"/>
          <w:lang w:val="en-US"/>
        </w:rPr>
      </w:pPr>
      <w:hyperlink w:anchor="_Toc445107261" w:history="1">
        <w:r w:rsidR="003E6DC3" w:rsidRPr="00D82C32">
          <w:rPr>
            <w:rStyle w:val="Hyperlink"/>
            <w:noProof/>
          </w:rPr>
          <w:t xml:space="preserve">October or </w:t>
        </w:r>
        <w:r w:rsidR="003E6DC3" w:rsidRPr="00D82C32">
          <w:rPr>
            <w:rStyle w:val="Hyperlink"/>
            <w:rFonts w:ascii="FreeSerifAvvaShenouda" w:hAnsi="FreeSerifAvvaShenouda" w:cs="FreeSerifAvvaShenouda"/>
            <w:noProof/>
          </w:rPr>
          <w:t>Ⲡⲁⲱⲡⲉ</w:t>
        </w:r>
        <w:r w:rsidR="003E6DC3">
          <w:rPr>
            <w:noProof/>
            <w:webHidden/>
          </w:rPr>
          <w:tab/>
        </w:r>
        <w:r w:rsidR="003E6DC3">
          <w:rPr>
            <w:noProof/>
            <w:webHidden/>
          </w:rPr>
          <w:fldChar w:fldCharType="begin"/>
        </w:r>
        <w:r w:rsidR="003E6DC3">
          <w:rPr>
            <w:noProof/>
            <w:webHidden/>
          </w:rPr>
          <w:instrText xml:space="preserve"> PAGEREF _Toc445107261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5C673721" w14:textId="77777777" w:rsidR="003E6DC3" w:rsidRDefault="00B35B25">
      <w:pPr>
        <w:pStyle w:val="TOC2"/>
        <w:tabs>
          <w:tab w:val="right" w:leader="dot" w:pos="8846"/>
        </w:tabs>
        <w:rPr>
          <w:rFonts w:asciiTheme="minorHAnsi" w:eastAsiaTheme="minorEastAsia" w:hAnsiTheme="minorHAnsi"/>
          <w:noProof/>
          <w:sz w:val="22"/>
          <w:lang w:val="en-US"/>
        </w:rPr>
      </w:pPr>
      <w:hyperlink w:anchor="_Toc445107262" w:history="1">
        <w:r w:rsidR="003E6DC3" w:rsidRPr="00D82C32">
          <w:rPr>
            <w:rStyle w:val="Hyperlink"/>
            <w:noProof/>
          </w:rPr>
          <w:t xml:space="preserve">November or </w:t>
        </w:r>
        <w:r w:rsidR="003E6DC3" w:rsidRPr="00D82C32">
          <w:rPr>
            <w:rStyle w:val="Hyperlink"/>
            <w:rFonts w:ascii="FreeSerifAvvaShenouda" w:eastAsia="Arial Unicode MS" w:hAnsi="FreeSerifAvvaShenouda" w:cs="FreeSerifAvvaShenouda"/>
            <w:noProof/>
          </w:rPr>
          <w:t>Ⲁⲑⲟⲣ</w:t>
        </w:r>
        <w:r w:rsidR="003E6DC3">
          <w:rPr>
            <w:noProof/>
            <w:webHidden/>
          </w:rPr>
          <w:tab/>
        </w:r>
        <w:r w:rsidR="003E6DC3">
          <w:rPr>
            <w:noProof/>
            <w:webHidden/>
          </w:rPr>
          <w:fldChar w:fldCharType="begin"/>
        </w:r>
        <w:r w:rsidR="003E6DC3">
          <w:rPr>
            <w:noProof/>
            <w:webHidden/>
          </w:rPr>
          <w:instrText xml:space="preserve"> PAGEREF _Toc445107262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EBAE6D1" w14:textId="77777777" w:rsidR="003E6DC3" w:rsidRDefault="00B35B25">
      <w:pPr>
        <w:pStyle w:val="TOC2"/>
        <w:tabs>
          <w:tab w:val="right" w:leader="dot" w:pos="8846"/>
        </w:tabs>
        <w:rPr>
          <w:rFonts w:asciiTheme="minorHAnsi" w:eastAsiaTheme="minorEastAsia" w:hAnsiTheme="minorHAnsi"/>
          <w:noProof/>
          <w:sz w:val="22"/>
          <w:lang w:val="en-US"/>
        </w:rPr>
      </w:pPr>
      <w:hyperlink w:anchor="_Toc445107263" w:history="1">
        <w:r w:rsidR="003E6DC3" w:rsidRPr="00D82C32">
          <w:rPr>
            <w:rStyle w:val="Hyperlink"/>
            <w:noProof/>
          </w:rPr>
          <w:t xml:space="preserve">December or </w:t>
        </w:r>
        <w:r w:rsidR="003E6DC3" w:rsidRPr="00D82C32">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_Toc445107263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335ED77" w14:textId="77777777" w:rsidR="003E6DC3" w:rsidRDefault="00B35B25">
      <w:pPr>
        <w:pStyle w:val="TOC2"/>
        <w:tabs>
          <w:tab w:val="right" w:leader="dot" w:pos="8846"/>
        </w:tabs>
        <w:rPr>
          <w:rFonts w:asciiTheme="minorHAnsi" w:eastAsiaTheme="minorEastAsia" w:hAnsiTheme="minorHAnsi"/>
          <w:noProof/>
          <w:sz w:val="22"/>
          <w:lang w:val="en-US"/>
        </w:rPr>
      </w:pPr>
      <w:hyperlink w:anchor="_Toc445107264" w:history="1">
        <w:r w:rsidR="003E6DC3" w:rsidRPr="00D82C32">
          <w:rPr>
            <w:rStyle w:val="Hyperlink"/>
            <w:noProof/>
          </w:rPr>
          <w:t xml:space="preserve">January or </w:t>
        </w:r>
        <w:r w:rsidR="003E6DC3" w:rsidRPr="00D82C32">
          <w:rPr>
            <w:rStyle w:val="Hyperlink"/>
            <w:rFonts w:ascii="FreeSerifAvvaShenouda" w:hAnsi="FreeSerifAvvaShenouda" w:cs="FreeSerifAvvaShenouda"/>
            <w:noProof/>
          </w:rPr>
          <w:t>Ⲧⲱⲃⲓ</w:t>
        </w:r>
        <w:r w:rsidR="003E6DC3">
          <w:rPr>
            <w:noProof/>
            <w:webHidden/>
          </w:rPr>
          <w:tab/>
        </w:r>
        <w:r w:rsidR="003E6DC3">
          <w:rPr>
            <w:noProof/>
            <w:webHidden/>
          </w:rPr>
          <w:fldChar w:fldCharType="begin"/>
        </w:r>
        <w:r w:rsidR="003E6DC3">
          <w:rPr>
            <w:noProof/>
            <w:webHidden/>
          </w:rPr>
          <w:instrText xml:space="preserve"> PAGEREF _Toc445107264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26E3CCB8" w14:textId="77777777" w:rsidR="003E6DC3" w:rsidRDefault="00B35B25">
      <w:pPr>
        <w:pStyle w:val="TOC2"/>
        <w:tabs>
          <w:tab w:val="right" w:leader="dot" w:pos="8846"/>
        </w:tabs>
        <w:rPr>
          <w:rFonts w:asciiTheme="minorHAnsi" w:eastAsiaTheme="minorEastAsia" w:hAnsiTheme="minorHAnsi"/>
          <w:noProof/>
          <w:sz w:val="22"/>
          <w:lang w:val="en-US"/>
        </w:rPr>
      </w:pPr>
      <w:hyperlink w:anchor="_Toc445107265" w:history="1">
        <w:r w:rsidR="003E6DC3" w:rsidRPr="00D82C32">
          <w:rPr>
            <w:rStyle w:val="Hyperlink"/>
            <w:noProof/>
          </w:rPr>
          <w:t xml:space="preserve">February or </w:t>
        </w:r>
        <w:r w:rsidR="003E6DC3" w:rsidRPr="00D82C32">
          <w:rPr>
            <w:rStyle w:val="Hyperlink"/>
            <w:rFonts w:ascii="FreeSerifAvvaShenouda" w:hAnsi="FreeSerifAvvaShenouda" w:cs="FreeSerifAvvaShenouda"/>
            <w:noProof/>
          </w:rPr>
          <w:t>Ⲙϣⲓⲣ</w:t>
        </w:r>
        <w:r w:rsidR="003E6DC3">
          <w:rPr>
            <w:noProof/>
            <w:webHidden/>
          </w:rPr>
          <w:tab/>
        </w:r>
        <w:r w:rsidR="003E6DC3">
          <w:rPr>
            <w:noProof/>
            <w:webHidden/>
          </w:rPr>
          <w:fldChar w:fldCharType="begin"/>
        </w:r>
        <w:r w:rsidR="003E6DC3">
          <w:rPr>
            <w:noProof/>
            <w:webHidden/>
          </w:rPr>
          <w:instrText xml:space="preserve"> PAGEREF _Toc445107265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0C316432" w14:textId="77777777" w:rsidR="003E6DC3" w:rsidRDefault="00B35B25">
      <w:pPr>
        <w:pStyle w:val="TOC2"/>
        <w:tabs>
          <w:tab w:val="right" w:leader="dot" w:pos="8846"/>
        </w:tabs>
        <w:rPr>
          <w:rFonts w:asciiTheme="minorHAnsi" w:eastAsiaTheme="minorEastAsia" w:hAnsiTheme="minorHAnsi"/>
          <w:noProof/>
          <w:sz w:val="22"/>
          <w:lang w:val="en-US"/>
        </w:rPr>
      </w:pPr>
      <w:hyperlink w:anchor="_Toc445107266" w:history="1">
        <w:r w:rsidR="003E6DC3" w:rsidRPr="00D82C32">
          <w:rPr>
            <w:rStyle w:val="Hyperlink"/>
            <w:noProof/>
          </w:rPr>
          <w:t xml:space="preserve">March or </w:t>
        </w:r>
        <w:r w:rsidR="003E6DC3" w:rsidRPr="00D82C32">
          <w:rPr>
            <w:rStyle w:val="Hyperlink"/>
            <w:rFonts w:ascii="FreeSerifAvvaShenouda" w:hAnsi="FreeSerifAvvaShenouda" w:cs="FreeSerifAvvaShenouda"/>
            <w:noProof/>
          </w:rPr>
          <w:t>Ⲡⲁⲣⲙϩⲟⲧⲡ</w:t>
        </w:r>
        <w:r w:rsidR="003E6DC3">
          <w:rPr>
            <w:noProof/>
            <w:webHidden/>
          </w:rPr>
          <w:tab/>
        </w:r>
        <w:r w:rsidR="003E6DC3">
          <w:rPr>
            <w:noProof/>
            <w:webHidden/>
          </w:rPr>
          <w:fldChar w:fldCharType="begin"/>
        </w:r>
        <w:r w:rsidR="003E6DC3">
          <w:rPr>
            <w:noProof/>
            <w:webHidden/>
          </w:rPr>
          <w:instrText xml:space="preserve"> PAGEREF _Toc445107266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5DDD923A" w14:textId="77777777" w:rsidR="003E6DC3" w:rsidRDefault="00B35B25">
      <w:pPr>
        <w:pStyle w:val="TOC2"/>
        <w:tabs>
          <w:tab w:val="right" w:leader="dot" w:pos="8846"/>
        </w:tabs>
        <w:rPr>
          <w:rFonts w:asciiTheme="minorHAnsi" w:eastAsiaTheme="minorEastAsia" w:hAnsiTheme="minorHAnsi"/>
          <w:noProof/>
          <w:sz w:val="22"/>
          <w:lang w:val="en-US"/>
        </w:rPr>
      </w:pPr>
      <w:hyperlink w:anchor="_Toc445107267" w:history="1">
        <w:r w:rsidR="003E6DC3" w:rsidRPr="00D82C32">
          <w:rPr>
            <w:rStyle w:val="Hyperlink"/>
            <w:noProof/>
          </w:rPr>
          <w:t>April</w:t>
        </w:r>
        <w:r w:rsidR="003E6DC3" w:rsidRPr="00D82C32">
          <w:rPr>
            <w:rStyle w:val="Hyperlink"/>
            <w:noProof/>
            <w:lang w:val="en-US"/>
          </w:rPr>
          <w:t xml:space="preserve"> or</w:t>
        </w:r>
        <w:r w:rsidR="003E6DC3" w:rsidRPr="00D82C32">
          <w:rPr>
            <w:rStyle w:val="Hyperlink"/>
            <w:noProof/>
          </w:rPr>
          <w:t xml:space="preserve"> </w:t>
        </w:r>
        <w:r w:rsidR="003E6DC3" w:rsidRPr="00D82C32">
          <w:rPr>
            <w:rStyle w:val="Hyperlink"/>
            <w:rFonts w:ascii="FreeSerifAvvaShenouda" w:hAnsi="FreeSerifAvvaShenouda" w:cs="FreeSerifAvvaShenouda"/>
            <w:noProof/>
          </w:rPr>
          <w:t>Ⲡⲁⲣⲙⲟⲩⲧⲉ</w:t>
        </w:r>
        <w:r w:rsidR="003E6DC3">
          <w:rPr>
            <w:noProof/>
            <w:webHidden/>
          </w:rPr>
          <w:tab/>
        </w:r>
        <w:r w:rsidR="003E6DC3">
          <w:rPr>
            <w:noProof/>
            <w:webHidden/>
          </w:rPr>
          <w:fldChar w:fldCharType="begin"/>
        </w:r>
        <w:r w:rsidR="003E6DC3">
          <w:rPr>
            <w:noProof/>
            <w:webHidden/>
          </w:rPr>
          <w:instrText xml:space="preserve"> PAGEREF _Toc445107267 \h </w:instrText>
        </w:r>
        <w:r w:rsidR="003E6DC3">
          <w:rPr>
            <w:noProof/>
            <w:webHidden/>
          </w:rPr>
        </w:r>
        <w:r w:rsidR="003E6DC3">
          <w:rPr>
            <w:noProof/>
            <w:webHidden/>
          </w:rPr>
          <w:fldChar w:fldCharType="separate"/>
        </w:r>
        <w:r w:rsidR="003E6DC3">
          <w:rPr>
            <w:noProof/>
            <w:webHidden/>
          </w:rPr>
          <w:t>778</w:t>
        </w:r>
        <w:r w:rsidR="003E6DC3">
          <w:rPr>
            <w:noProof/>
            <w:webHidden/>
          </w:rPr>
          <w:fldChar w:fldCharType="end"/>
        </w:r>
      </w:hyperlink>
    </w:p>
    <w:p w14:paraId="183FA087" w14:textId="77777777" w:rsidR="003E6DC3" w:rsidRDefault="00B35B25">
      <w:pPr>
        <w:pStyle w:val="TOC2"/>
        <w:tabs>
          <w:tab w:val="right" w:leader="dot" w:pos="8846"/>
        </w:tabs>
        <w:rPr>
          <w:rFonts w:asciiTheme="minorHAnsi" w:eastAsiaTheme="minorEastAsia" w:hAnsiTheme="minorHAnsi"/>
          <w:noProof/>
          <w:sz w:val="22"/>
          <w:lang w:val="en-US"/>
        </w:rPr>
      </w:pPr>
      <w:hyperlink w:anchor="_Toc445107268" w:history="1">
        <w:r w:rsidR="003E6DC3" w:rsidRPr="00D82C32">
          <w:rPr>
            <w:rStyle w:val="Hyperlink"/>
            <w:noProof/>
          </w:rPr>
          <w:t xml:space="preserve">May or </w:t>
        </w:r>
        <w:r w:rsidR="003E6DC3" w:rsidRPr="00D82C32">
          <w:rPr>
            <w:rStyle w:val="Hyperlink"/>
            <w:rFonts w:ascii="FreeSerifAvvaShenouda" w:eastAsia="Arial Unicode MS" w:hAnsi="FreeSerifAvvaShenouda" w:cs="FreeSerifAvvaShenouda"/>
            <w:noProof/>
            <w:lang w:val="en-US"/>
          </w:rPr>
          <w:t>Ⲡⲁϣⲁⲛⲥ</w:t>
        </w:r>
        <w:r w:rsidR="003E6DC3">
          <w:rPr>
            <w:noProof/>
            <w:webHidden/>
          </w:rPr>
          <w:tab/>
        </w:r>
        <w:r w:rsidR="003E6DC3">
          <w:rPr>
            <w:noProof/>
            <w:webHidden/>
          </w:rPr>
          <w:fldChar w:fldCharType="begin"/>
        </w:r>
        <w:r w:rsidR="003E6DC3">
          <w:rPr>
            <w:noProof/>
            <w:webHidden/>
          </w:rPr>
          <w:instrText xml:space="preserve"> PAGEREF _Toc445107268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BFE0C45" w14:textId="77777777" w:rsidR="003E6DC3" w:rsidRDefault="00B35B25">
      <w:pPr>
        <w:pStyle w:val="TOC2"/>
        <w:tabs>
          <w:tab w:val="right" w:leader="dot" w:pos="8846"/>
        </w:tabs>
        <w:rPr>
          <w:rFonts w:asciiTheme="minorHAnsi" w:eastAsiaTheme="minorEastAsia" w:hAnsiTheme="minorHAnsi"/>
          <w:noProof/>
          <w:sz w:val="22"/>
          <w:lang w:val="en-US"/>
        </w:rPr>
      </w:pPr>
      <w:hyperlink w:anchor="_Toc445107269" w:history="1">
        <w:r w:rsidR="003E6DC3" w:rsidRPr="00D82C32">
          <w:rPr>
            <w:rStyle w:val="Hyperlink"/>
            <w:noProof/>
          </w:rPr>
          <w:t xml:space="preserve">June or </w:t>
        </w:r>
        <w:r w:rsidR="003E6DC3" w:rsidRPr="00D82C32">
          <w:rPr>
            <w:rStyle w:val="Hyperlink"/>
            <w:rFonts w:ascii="FreeSerifAvvaShenouda" w:hAnsi="FreeSerifAvvaShenouda" w:cs="FreeSerifAvvaShenouda"/>
            <w:noProof/>
          </w:rPr>
          <w:t>Ⲡⲁⲱⲛⲉ</w:t>
        </w:r>
        <w:r w:rsidR="003E6DC3">
          <w:rPr>
            <w:noProof/>
            <w:webHidden/>
          </w:rPr>
          <w:tab/>
        </w:r>
        <w:r w:rsidR="003E6DC3">
          <w:rPr>
            <w:noProof/>
            <w:webHidden/>
          </w:rPr>
          <w:fldChar w:fldCharType="begin"/>
        </w:r>
        <w:r w:rsidR="003E6DC3">
          <w:rPr>
            <w:noProof/>
            <w:webHidden/>
          </w:rPr>
          <w:instrText xml:space="preserve"> PAGEREF _Toc445107269 \h </w:instrText>
        </w:r>
        <w:r w:rsidR="003E6DC3">
          <w:rPr>
            <w:noProof/>
            <w:webHidden/>
          </w:rPr>
        </w:r>
        <w:r w:rsidR="003E6DC3">
          <w:rPr>
            <w:noProof/>
            <w:webHidden/>
          </w:rPr>
          <w:fldChar w:fldCharType="separate"/>
        </w:r>
        <w:r w:rsidR="003E6DC3">
          <w:rPr>
            <w:noProof/>
            <w:webHidden/>
          </w:rPr>
          <w:t>807</w:t>
        </w:r>
        <w:r w:rsidR="003E6DC3">
          <w:rPr>
            <w:noProof/>
            <w:webHidden/>
          </w:rPr>
          <w:fldChar w:fldCharType="end"/>
        </w:r>
      </w:hyperlink>
    </w:p>
    <w:p w14:paraId="3C2999DE" w14:textId="77777777" w:rsidR="003E6DC3" w:rsidRDefault="00B35B25">
      <w:pPr>
        <w:pStyle w:val="TOC2"/>
        <w:tabs>
          <w:tab w:val="right" w:leader="dot" w:pos="8846"/>
        </w:tabs>
        <w:rPr>
          <w:rFonts w:asciiTheme="minorHAnsi" w:eastAsiaTheme="minorEastAsia" w:hAnsiTheme="minorHAnsi"/>
          <w:noProof/>
          <w:sz w:val="22"/>
          <w:lang w:val="en-US"/>
        </w:rPr>
      </w:pPr>
      <w:hyperlink w:anchor="_Toc445107270" w:history="1">
        <w:r w:rsidR="003E6DC3" w:rsidRPr="00D82C32">
          <w:rPr>
            <w:rStyle w:val="Hyperlink"/>
            <w:noProof/>
          </w:rPr>
          <w:t xml:space="preserve">July or </w:t>
        </w:r>
        <w:r w:rsidR="003E6DC3" w:rsidRPr="00D82C32">
          <w:rPr>
            <w:rStyle w:val="Hyperlink"/>
            <w:rFonts w:ascii="FreeSerifAvvaShenouda" w:hAnsi="FreeSerifAvvaShenouda" w:cs="FreeSerifAvvaShenouda"/>
            <w:noProof/>
          </w:rPr>
          <w:t>Ⲉⲡⲏⲡ</w:t>
        </w:r>
        <w:r w:rsidR="003E6DC3">
          <w:rPr>
            <w:noProof/>
            <w:webHidden/>
          </w:rPr>
          <w:tab/>
        </w:r>
        <w:r w:rsidR="003E6DC3">
          <w:rPr>
            <w:noProof/>
            <w:webHidden/>
          </w:rPr>
          <w:fldChar w:fldCharType="begin"/>
        </w:r>
        <w:r w:rsidR="003E6DC3">
          <w:rPr>
            <w:noProof/>
            <w:webHidden/>
          </w:rPr>
          <w:instrText xml:space="preserve"> PAGEREF _Toc445107270 \h </w:instrText>
        </w:r>
        <w:r w:rsidR="003E6DC3">
          <w:rPr>
            <w:noProof/>
            <w:webHidden/>
          </w:rPr>
        </w:r>
        <w:r w:rsidR="003E6DC3">
          <w:rPr>
            <w:noProof/>
            <w:webHidden/>
          </w:rPr>
          <w:fldChar w:fldCharType="separate"/>
        </w:r>
        <w:r w:rsidR="003E6DC3">
          <w:rPr>
            <w:noProof/>
            <w:webHidden/>
          </w:rPr>
          <w:t>834</w:t>
        </w:r>
        <w:r w:rsidR="003E6DC3">
          <w:rPr>
            <w:noProof/>
            <w:webHidden/>
          </w:rPr>
          <w:fldChar w:fldCharType="end"/>
        </w:r>
      </w:hyperlink>
    </w:p>
    <w:p w14:paraId="2300BB95" w14:textId="77777777" w:rsidR="003E6DC3" w:rsidRDefault="00B35B25">
      <w:pPr>
        <w:pStyle w:val="TOC2"/>
        <w:tabs>
          <w:tab w:val="right" w:leader="dot" w:pos="8846"/>
        </w:tabs>
        <w:rPr>
          <w:rFonts w:asciiTheme="minorHAnsi" w:eastAsiaTheme="minorEastAsia" w:hAnsiTheme="minorHAnsi"/>
          <w:noProof/>
          <w:sz w:val="22"/>
          <w:lang w:val="en-US"/>
        </w:rPr>
      </w:pPr>
      <w:hyperlink w:anchor="_Toc445107271" w:history="1">
        <w:r w:rsidR="003E6DC3" w:rsidRPr="00D82C32">
          <w:rPr>
            <w:rStyle w:val="Hyperlink"/>
            <w:noProof/>
          </w:rPr>
          <w:t xml:space="preserve">August or </w:t>
        </w:r>
        <w:r w:rsidR="003E6DC3" w:rsidRPr="00D82C32">
          <w:rPr>
            <w:rStyle w:val="Hyperlink"/>
            <w:rFonts w:ascii="FreeSerifAvvaShenouda" w:hAnsi="FreeSerifAvvaShenouda" w:cs="FreeSerifAvvaShenouda"/>
            <w:noProof/>
          </w:rPr>
          <w:t>Ⲙⲉⲥⲟⲣⲏ and Ⲕⲟⲩϫⲓ ⲛ</w:t>
        </w:r>
        <w:r w:rsidR="003E6DC3" w:rsidRPr="00D82C32">
          <w:rPr>
            <w:rStyle w:val="Hyperlink"/>
            <w:rFonts w:ascii="FreeSerifAvvaShenouda" w:hAnsi="FreeSerifAvvaShenouda" w:cs="FreeSerifAvvaShenouda"/>
            <w:noProof/>
            <w:lang w:val="en-US"/>
          </w:rPr>
          <w:t xml:space="preserve">̀ⲁ̀ⲃⲟⲧ </w:t>
        </w:r>
        <w:r w:rsidR="003E6DC3" w:rsidRPr="00D82C32">
          <w:rPr>
            <w:rStyle w:val="Hyperlink"/>
            <w:noProof/>
          </w:rPr>
          <w:t>(The Little Month)</w:t>
        </w:r>
        <w:r w:rsidR="003E6DC3">
          <w:rPr>
            <w:noProof/>
            <w:webHidden/>
          </w:rPr>
          <w:tab/>
        </w:r>
        <w:r w:rsidR="003E6DC3">
          <w:rPr>
            <w:noProof/>
            <w:webHidden/>
          </w:rPr>
          <w:fldChar w:fldCharType="begin"/>
        </w:r>
        <w:r w:rsidR="003E6DC3">
          <w:rPr>
            <w:noProof/>
            <w:webHidden/>
          </w:rPr>
          <w:instrText xml:space="preserve"> PAGEREF _Toc445107271 \h </w:instrText>
        </w:r>
        <w:r w:rsidR="003E6DC3">
          <w:rPr>
            <w:noProof/>
            <w:webHidden/>
          </w:rPr>
        </w:r>
        <w:r w:rsidR="003E6DC3">
          <w:rPr>
            <w:noProof/>
            <w:webHidden/>
          </w:rPr>
          <w:fldChar w:fldCharType="separate"/>
        </w:r>
        <w:r w:rsidR="003E6DC3">
          <w:rPr>
            <w:noProof/>
            <w:webHidden/>
          </w:rPr>
          <w:t>848</w:t>
        </w:r>
        <w:r w:rsidR="003E6DC3">
          <w:rPr>
            <w:noProof/>
            <w:webHidden/>
          </w:rPr>
          <w:fldChar w:fldCharType="end"/>
        </w:r>
      </w:hyperlink>
    </w:p>
    <w:p w14:paraId="6E29061D" w14:textId="77777777" w:rsidR="003E6DC3" w:rsidRDefault="00B35B25">
      <w:pPr>
        <w:pStyle w:val="TOC2"/>
        <w:tabs>
          <w:tab w:val="right" w:leader="dot" w:pos="8846"/>
        </w:tabs>
        <w:rPr>
          <w:rFonts w:asciiTheme="minorHAnsi" w:eastAsiaTheme="minorEastAsia" w:hAnsiTheme="minorHAnsi"/>
          <w:noProof/>
          <w:sz w:val="22"/>
          <w:lang w:val="en-US"/>
        </w:rPr>
      </w:pPr>
      <w:hyperlink w:anchor="_Toc445107272" w:history="1">
        <w:r w:rsidR="003E6DC3" w:rsidRPr="00D82C32">
          <w:rPr>
            <w:rStyle w:val="Hyperlink"/>
            <w:noProof/>
          </w:rPr>
          <w:t>The Pascal Cycle</w:t>
        </w:r>
        <w:r w:rsidR="003E6DC3">
          <w:rPr>
            <w:noProof/>
            <w:webHidden/>
          </w:rPr>
          <w:tab/>
        </w:r>
        <w:r w:rsidR="003E6DC3">
          <w:rPr>
            <w:noProof/>
            <w:webHidden/>
          </w:rPr>
          <w:fldChar w:fldCharType="begin"/>
        </w:r>
        <w:r w:rsidR="003E6DC3">
          <w:rPr>
            <w:noProof/>
            <w:webHidden/>
          </w:rPr>
          <w:instrText xml:space="preserve"> PAGEREF _Toc445107272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36DC6F36" w14:textId="77777777" w:rsidR="003E6DC3" w:rsidRDefault="00B35B25">
      <w:pPr>
        <w:pStyle w:val="TOC2"/>
        <w:tabs>
          <w:tab w:val="right" w:leader="dot" w:pos="8846"/>
        </w:tabs>
        <w:rPr>
          <w:rFonts w:asciiTheme="minorHAnsi" w:eastAsiaTheme="minorEastAsia" w:hAnsiTheme="minorHAnsi"/>
          <w:noProof/>
          <w:sz w:val="22"/>
          <w:lang w:val="en-US"/>
        </w:rPr>
      </w:pPr>
      <w:hyperlink w:anchor="_Toc445107273" w:history="1">
        <w:r w:rsidR="003E6DC3" w:rsidRPr="00D82C32">
          <w:rPr>
            <w:rStyle w:val="Hyperlink"/>
            <w:noProof/>
          </w:rPr>
          <w:t>Hymns for Koiak</w:t>
        </w:r>
        <w:r w:rsidR="003E6DC3">
          <w:rPr>
            <w:noProof/>
            <w:webHidden/>
          </w:rPr>
          <w:tab/>
        </w:r>
        <w:r w:rsidR="003E6DC3">
          <w:rPr>
            <w:noProof/>
            <w:webHidden/>
          </w:rPr>
          <w:fldChar w:fldCharType="begin"/>
        </w:r>
        <w:r w:rsidR="003E6DC3">
          <w:rPr>
            <w:noProof/>
            <w:webHidden/>
          </w:rPr>
          <w:instrText xml:space="preserve"> PAGEREF _Toc445107273 \h </w:instrText>
        </w:r>
        <w:r w:rsidR="003E6DC3">
          <w:rPr>
            <w:noProof/>
            <w:webHidden/>
          </w:rPr>
        </w:r>
        <w:r w:rsidR="003E6DC3">
          <w:rPr>
            <w:noProof/>
            <w:webHidden/>
          </w:rPr>
          <w:fldChar w:fldCharType="separate"/>
        </w:r>
        <w:r w:rsidR="003E6DC3">
          <w:rPr>
            <w:noProof/>
            <w:webHidden/>
          </w:rPr>
          <w:t>947</w:t>
        </w:r>
        <w:r w:rsidR="003E6DC3">
          <w:rPr>
            <w:noProof/>
            <w:webHidden/>
          </w:rPr>
          <w:fldChar w:fldCharType="end"/>
        </w:r>
      </w:hyperlink>
    </w:p>
    <w:p w14:paraId="41A33B04" w14:textId="77777777" w:rsidR="003E6DC3" w:rsidRDefault="00B35B25">
      <w:pPr>
        <w:pStyle w:val="TOC2"/>
        <w:tabs>
          <w:tab w:val="right" w:leader="dot" w:pos="8846"/>
        </w:tabs>
        <w:rPr>
          <w:rFonts w:asciiTheme="minorHAnsi" w:eastAsiaTheme="minorEastAsia" w:hAnsiTheme="minorHAnsi"/>
          <w:noProof/>
          <w:sz w:val="22"/>
          <w:lang w:val="en-US"/>
        </w:rPr>
      </w:pPr>
      <w:hyperlink w:anchor="_Toc445107274" w:history="1">
        <w:r w:rsidR="003E6DC3" w:rsidRPr="00D82C32">
          <w:rPr>
            <w:rStyle w:val="Hyperlink"/>
            <w:noProof/>
          </w:rPr>
          <w:t>Index of Psalis</w:t>
        </w:r>
        <w:r w:rsidR="003E6DC3">
          <w:rPr>
            <w:noProof/>
            <w:webHidden/>
          </w:rPr>
          <w:tab/>
        </w:r>
        <w:r w:rsidR="003E6DC3">
          <w:rPr>
            <w:noProof/>
            <w:webHidden/>
          </w:rPr>
          <w:fldChar w:fldCharType="begin"/>
        </w:r>
        <w:r w:rsidR="003E6DC3">
          <w:rPr>
            <w:noProof/>
            <w:webHidden/>
          </w:rPr>
          <w:instrText xml:space="preserve"> PAGEREF _Toc445107274 \h </w:instrText>
        </w:r>
        <w:r w:rsidR="003E6DC3">
          <w:rPr>
            <w:noProof/>
            <w:webHidden/>
          </w:rPr>
        </w:r>
        <w:r w:rsidR="003E6DC3">
          <w:rPr>
            <w:noProof/>
            <w:webHidden/>
          </w:rPr>
          <w:fldChar w:fldCharType="separate"/>
        </w:r>
        <w:r w:rsidR="003E6DC3">
          <w:rPr>
            <w:noProof/>
            <w:webHidden/>
          </w:rPr>
          <w:t>962</w:t>
        </w:r>
        <w:r w:rsidR="003E6DC3">
          <w:rPr>
            <w:noProof/>
            <w:webHidden/>
          </w:rPr>
          <w:fldChar w:fldCharType="end"/>
        </w:r>
      </w:hyperlink>
    </w:p>
    <w:p w14:paraId="2E1BDE79" w14:textId="77777777" w:rsidR="003E6DC3" w:rsidRDefault="00B35B25">
      <w:pPr>
        <w:pStyle w:val="TOC2"/>
        <w:tabs>
          <w:tab w:val="right" w:leader="dot" w:pos="8846"/>
        </w:tabs>
        <w:rPr>
          <w:rFonts w:asciiTheme="minorHAnsi" w:eastAsiaTheme="minorEastAsia" w:hAnsiTheme="minorHAnsi"/>
          <w:noProof/>
          <w:sz w:val="22"/>
          <w:lang w:val="en-US"/>
        </w:rPr>
      </w:pPr>
      <w:hyperlink w:anchor="_Toc445107275" w:history="1">
        <w:r w:rsidR="003E6DC3" w:rsidRPr="00D82C32">
          <w:rPr>
            <w:rStyle w:val="Hyperlink"/>
            <w:noProof/>
          </w:rPr>
          <w:t>Index of Doxologies</w:t>
        </w:r>
        <w:r w:rsidR="003E6DC3">
          <w:rPr>
            <w:noProof/>
            <w:webHidden/>
          </w:rPr>
          <w:tab/>
        </w:r>
        <w:r w:rsidR="003E6DC3">
          <w:rPr>
            <w:noProof/>
            <w:webHidden/>
          </w:rPr>
          <w:fldChar w:fldCharType="begin"/>
        </w:r>
        <w:r w:rsidR="003E6DC3">
          <w:rPr>
            <w:noProof/>
            <w:webHidden/>
          </w:rPr>
          <w:instrText xml:space="preserve"> PAGEREF _Toc445107275 \h </w:instrText>
        </w:r>
        <w:r w:rsidR="003E6DC3">
          <w:rPr>
            <w:noProof/>
            <w:webHidden/>
          </w:rPr>
        </w:r>
        <w:r w:rsidR="003E6DC3">
          <w:rPr>
            <w:noProof/>
            <w:webHidden/>
          </w:rPr>
          <w:fldChar w:fldCharType="separate"/>
        </w:r>
        <w:r w:rsidR="003E6DC3">
          <w:rPr>
            <w:noProof/>
            <w:webHidden/>
          </w:rPr>
          <w:t>964</w:t>
        </w:r>
        <w:r w:rsidR="003E6DC3">
          <w:rPr>
            <w:noProof/>
            <w:webHidden/>
          </w:rPr>
          <w:fldChar w:fldCharType="end"/>
        </w:r>
      </w:hyperlink>
    </w:p>
    <w:p w14:paraId="35FEF736" w14:textId="61FA3C97" w:rsidR="00964F23" w:rsidRPr="004A327A" w:rsidRDefault="003A78C2" w:rsidP="007D76F8">
      <w:r>
        <w:rPr>
          <w:lang w:val="en-US"/>
        </w:rPr>
        <w:fldChar w:fldCharType="end"/>
      </w:r>
      <w:bookmarkStart w:id="10" w:name="_Toc410196896"/>
      <w:r w:rsidR="00964F23" w:rsidRPr="00964F23">
        <w:t xml:space="preserve"> </w:t>
      </w:r>
      <w:bookmarkEnd w:id="10"/>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327C8705" w14:textId="77777777" w:rsidR="00BF0205" w:rsidRPr="00BF0205" w:rsidRDefault="00BF0205" w:rsidP="00BF0205">
      <w:bookmarkStart w:id="11" w:name="_Toc410196903"/>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9" w:name="_Toc445107245"/>
      <w:r w:rsidRPr="003A7286">
        <w:t>The Horologion: The Book of the Hours</w:t>
      </w:r>
      <w:bookmarkEnd w:id="11"/>
      <w:bookmarkEnd w:id="19"/>
    </w:p>
    <w:p w14:paraId="7447E17F" w14:textId="2EF3F64A" w:rsidR="00964F23" w:rsidRPr="00E00D27" w:rsidRDefault="00964F23" w:rsidP="00E00D27"/>
    <w:p w14:paraId="04A2C45E" w14:textId="77777777" w:rsidR="00964F23" w:rsidRDefault="00964F23" w:rsidP="00964F23">
      <w:pPr>
        <w:pStyle w:val="Heading2"/>
      </w:pPr>
      <w:bookmarkStart w:id="20" w:name="_Toc410196171"/>
      <w:bookmarkStart w:id="21" w:name="_Toc410196402"/>
      <w:bookmarkStart w:id="22" w:name="_Toc410196904"/>
      <w:bookmarkStart w:id="23" w:name="_Toc445107246"/>
      <w:bookmarkStart w:id="24" w:name="Vespers"/>
      <w:r>
        <w:lastRenderedPageBreak/>
        <w:t>The Setting of the Sun: Vespers (the Eleventh Hour)</w:t>
      </w:r>
      <w:bookmarkEnd w:id="20"/>
      <w:bookmarkEnd w:id="21"/>
      <w:bookmarkEnd w:id="22"/>
      <w:bookmarkEnd w:id="23"/>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5" w:name="_Toc410196172" w:displacedByCustomXml="next"/>
    <w:bookmarkStart w:id="26" w:name="_Toc410196403" w:displacedByCustomXml="next"/>
    <w:bookmarkStart w:id="27" w:name="_Toc410196905" w:displacedByCustomXml="next"/>
    <w:bookmarkStart w:id="28" w:name="_Ref435790480" w:displacedByCustomXml="next"/>
    <w:bookmarkStart w:id="29" w:name="_Ref435790486" w:displacedByCustomXml="next"/>
    <w:sdt>
      <w:sdtPr>
        <w:id w:val="698976935"/>
        <w:docPartObj>
          <w:docPartGallery w:val="Table of Contents"/>
          <w:docPartUnique/>
        </w:docPartObj>
      </w:sdtPr>
      <w:sdtEndPr>
        <w:rPr>
          <w:b/>
          <w:bCs/>
          <w:noProof/>
        </w:rPr>
      </w:sdtEndPr>
      <w:sdtContent>
        <w:p w14:paraId="61B84D24"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5107276" w:history="1">
            <w:r w:rsidR="003E6DC3" w:rsidRPr="001F21F9">
              <w:rPr>
                <w:rStyle w:val="Hyperlink"/>
                <w:noProof/>
              </w:rPr>
              <w:t>Vespers Praise</w:t>
            </w:r>
            <w:r w:rsidR="003E6DC3">
              <w:rPr>
                <w:noProof/>
                <w:webHidden/>
              </w:rPr>
              <w:tab/>
            </w:r>
            <w:r w:rsidR="003E6DC3">
              <w:rPr>
                <w:noProof/>
                <w:webHidden/>
              </w:rPr>
              <w:fldChar w:fldCharType="begin"/>
            </w:r>
            <w:r w:rsidR="003E6DC3">
              <w:rPr>
                <w:noProof/>
                <w:webHidden/>
              </w:rPr>
              <w:instrText xml:space="preserve"> PAGEREF _Toc445107276 \h </w:instrText>
            </w:r>
            <w:r w:rsidR="003E6DC3">
              <w:rPr>
                <w:noProof/>
                <w:webHidden/>
              </w:rPr>
            </w:r>
            <w:r w:rsidR="003E6DC3">
              <w:rPr>
                <w:noProof/>
                <w:webHidden/>
              </w:rPr>
              <w:fldChar w:fldCharType="separate"/>
            </w:r>
            <w:r w:rsidR="003E6DC3">
              <w:rPr>
                <w:noProof/>
                <w:webHidden/>
              </w:rPr>
              <w:t>5</w:t>
            </w:r>
            <w:r w:rsidR="003E6DC3">
              <w:rPr>
                <w:noProof/>
                <w:webHidden/>
              </w:rPr>
              <w:fldChar w:fldCharType="end"/>
            </w:r>
          </w:hyperlink>
        </w:p>
        <w:p w14:paraId="76744BD8"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277" w:history="1">
            <w:r w:rsidR="003E6DC3" w:rsidRPr="001F21F9">
              <w:rPr>
                <w:rStyle w:val="Hyperlink"/>
                <w:noProof/>
              </w:rPr>
              <w:t>The Psalms of the Eleventh Hour (Little Vespers)</w:t>
            </w:r>
            <w:r w:rsidR="003E6DC3">
              <w:rPr>
                <w:noProof/>
                <w:webHidden/>
              </w:rPr>
              <w:tab/>
            </w:r>
            <w:r w:rsidR="003E6DC3">
              <w:rPr>
                <w:noProof/>
                <w:webHidden/>
              </w:rPr>
              <w:fldChar w:fldCharType="begin"/>
            </w:r>
            <w:r w:rsidR="003E6DC3">
              <w:rPr>
                <w:noProof/>
                <w:webHidden/>
              </w:rPr>
              <w:instrText xml:space="preserve"> PAGEREF _Toc445107277 \h </w:instrText>
            </w:r>
            <w:r w:rsidR="003E6DC3">
              <w:rPr>
                <w:noProof/>
                <w:webHidden/>
              </w:rPr>
            </w:r>
            <w:r w:rsidR="003E6DC3">
              <w:rPr>
                <w:noProof/>
                <w:webHidden/>
              </w:rPr>
              <w:fldChar w:fldCharType="separate"/>
            </w:r>
            <w:r w:rsidR="003E6DC3">
              <w:rPr>
                <w:noProof/>
                <w:webHidden/>
              </w:rPr>
              <w:t>6</w:t>
            </w:r>
            <w:r w:rsidR="003E6DC3">
              <w:rPr>
                <w:noProof/>
                <w:webHidden/>
              </w:rPr>
              <w:fldChar w:fldCharType="end"/>
            </w:r>
          </w:hyperlink>
        </w:p>
        <w:p w14:paraId="668EA1A4"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278" w:history="1">
            <w:r w:rsidR="003E6DC3" w:rsidRPr="001F21F9">
              <w:rPr>
                <w:rStyle w:val="Hyperlink"/>
                <w:noProof/>
              </w:rPr>
              <w:t>The Raising of Evening (or Morning) Incense</w:t>
            </w:r>
            <w:r w:rsidR="003E6DC3">
              <w:rPr>
                <w:noProof/>
                <w:webHidden/>
              </w:rPr>
              <w:tab/>
            </w:r>
            <w:r w:rsidR="003E6DC3">
              <w:rPr>
                <w:noProof/>
                <w:webHidden/>
              </w:rPr>
              <w:fldChar w:fldCharType="begin"/>
            </w:r>
            <w:r w:rsidR="003E6DC3">
              <w:rPr>
                <w:noProof/>
                <w:webHidden/>
              </w:rPr>
              <w:instrText xml:space="preserve"> PAGEREF _Toc445107278 \h </w:instrText>
            </w:r>
            <w:r w:rsidR="003E6DC3">
              <w:rPr>
                <w:noProof/>
                <w:webHidden/>
              </w:rPr>
            </w:r>
            <w:r w:rsidR="003E6DC3">
              <w:rPr>
                <w:noProof/>
                <w:webHidden/>
              </w:rPr>
              <w:fldChar w:fldCharType="separate"/>
            </w:r>
            <w:r w:rsidR="003E6DC3">
              <w:rPr>
                <w:noProof/>
                <w:webHidden/>
              </w:rPr>
              <w:t>12</w:t>
            </w:r>
            <w:r w:rsidR="003E6DC3">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30" w:name="_Toc445107276"/>
      <w:r>
        <w:lastRenderedPageBreak/>
        <w:t>Vespers Praise</w:t>
      </w:r>
      <w:bookmarkEnd w:id="29"/>
      <w:bookmarkEnd w:id="28"/>
      <w:bookmarkEnd w:id="27"/>
      <w:bookmarkEnd w:id="26"/>
      <w:bookmarkEnd w:id="25"/>
      <w:bookmarkEnd w:id="30"/>
    </w:p>
    <w:p w14:paraId="03E8CF99" w14:textId="77777777" w:rsidR="00964F23" w:rsidRDefault="00964F23" w:rsidP="009A25DD">
      <w:pPr>
        <w:pStyle w:val="Heading5"/>
      </w:pPr>
      <w:bookmarkStart w:id="31" w:name="_Toc410196404"/>
      <w:bookmarkStart w:id="32" w:name="_Toc410196906"/>
      <w:r>
        <w:t>Psalm 116</w:t>
      </w:r>
      <w:bookmarkEnd w:id="31"/>
      <w:bookmarkEnd w:id="32"/>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3E6DC3">
        <w:rPr>
          <w:i/>
          <w:noProof/>
        </w:rPr>
        <w:t>118</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3" w:name="_Toc410196173"/>
      <w:bookmarkStart w:id="34" w:name="_Toc410196405"/>
      <w:bookmarkStart w:id="35" w:name="_Toc410196907"/>
      <w:bookmarkStart w:id="36" w:name="_Ref435789546"/>
      <w:bookmarkStart w:id="37" w:name="_Ref435789552"/>
      <w:r>
        <w:br w:type="page"/>
      </w:r>
    </w:p>
    <w:p w14:paraId="25BA8728" w14:textId="2065D657" w:rsidR="00964F23" w:rsidRDefault="00964F23" w:rsidP="00964F23">
      <w:pPr>
        <w:pStyle w:val="Heading3"/>
      </w:pPr>
      <w:bookmarkStart w:id="38" w:name="_Ref445106453"/>
      <w:bookmarkStart w:id="39" w:name="_Toc445107277"/>
      <w:r>
        <w:lastRenderedPageBreak/>
        <w:t>The Psalms of the Eleventh Hour (Little Vespers)</w:t>
      </w:r>
      <w:bookmarkEnd w:id="33"/>
      <w:bookmarkEnd w:id="34"/>
      <w:bookmarkEnd w:id="35"/>
      <w:bookmarkEnd w:id="36"/>
      <w:bookmarkEnd w:id="37"/>
      <w:bookmarkEnd w:id="38"/>
      <w:bookmarkEnd w:id="39"/>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40" w:name="_Ref411967832"/>
      <w:r>
        <w:t>The Lord's Prayer</w:t>
      </w:r>
      <w:bookmarkEnd w:id="40"/>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41" w:name="_Ref411967872"/>
      <w:r>
        <w:t>The Prayer of Thanksgiving</w:t>
      </w:r>
      <w:bookmarkEnd w:id="41"/>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3E6DC3">
        <w:rPr>
          <w:noProof/>
          <w:lang w:val="en-GB"/>
        </w:rPr>
        <w:t>387</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42" w:name="_Ref434576694"/>
      <w:r>
        <w:rPr>
          <w:lang w:val="en-GB"/>
        </w:rPr>
        <w:t>The Psalms</w:t>
      </w:r>
      <w:r w:rsidR="00F14AA6">
        <w:rPr>
          <w:lang w:val="en-GB"/>
        </w:rPr>
        <w:t xml:space="preserve"> of Sunset (Vespers)</w:t>
      </w:r>
      <w:bookmarkEnd w:id="42"/>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3E6DC3">
        <w:rPr>
          <w:noProof/>
        </w:rPr>
        <w:t>491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3E6DC3">
        <w:rPr>
          <w:noProof/>
        </w:rPr>
        <w:t>491</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3E6DC3">
        <w:rPr>
          <w:noProof/>
        </w:rPr>
        <w:t>508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3E6DC3">
        <w:rPr>
          <w:noProof/>
        </w:rPr>
        <w:t>509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3E6DC3">
        <w:rPr>
          <w:noProof/>
        </w:rPr>
        <w:t>510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3E6DC3">
        <w:rPr>
          <w:noProof/>
        </w:rPr>
        <w:t>511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3E6DC3">
        <w:rPr>
          <w:noProof/>
        </w:rPr>
        <w:t>512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3E6DC3">
        <w:rPr>
          <w:noProof/>
        </w:rPr>
        <w:t>513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3E6DC3">
        <w:rPr>
          <w:noProof/>
        </w:rPr>
        <w:t>514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3E6DC3">
        <w:rPr>
          <w:noProof/>
        </w:rPr>
        <w:t>514</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3E6DC3">
        <w:rPr>
          <w:noProof/>
        </w:rPr>
        <w:t>515</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3E6DC3">
        <w:rPr>
          <w:noProof/>
        </w:rPr>
        <w:t>516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3" w:name="_Ref411969137"/>
      <w:r>
        <w:rPr>
          <w:lang w:val="en-GB"/>
        </w:rPr>
        <w:lastRenderedPageBreak/>
        <w:t>Holy, Holy, Holy</w:t>
      </w:r>
      <w:bookmarkEnd w:id="43"/>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4" w:name="_Ref411969145"/>
      <w:r>
        <w:t>The Prayer of the Hours</w:t>
      </w:r>
      <w:bookmarkEnd w:id="44"/>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5" w:name="_Toc410196174"/>
      <w:bookmarkStart w:id="46" w:name="_Toc410196406"/>
      <w:bookmarkStart w:id="47" w:name="_Toc410196908"/>
      <w:bookmarkStart w:id="48" w:name="_Ref434565022"/>
      <w:bookmarkStart w:id="49" w:name="_Ref434565029"/>
      <w:r>
        <w:br w:type="page"/>
      </w:r>
    </w:p>
    <w:p w14:paraId="4E9FD0B2" w14:textId="47979EAF" w:rsidR="003C1C36" w:rsidRDefault="00964F23" w:rsidP="003C1C36">
      <w:pPr>
        <w:pStyle w:val="Heading3"/>
      </w:pPr>
      <w:bookmarkStart w:id="50" w:name="_Toc445107278"/>
      <w:r>
        <w:lastRenderedPageBreak/>
        <w:t>The Raising of Evening</w:t>
      </w:r>
      <w:r w:rsidR="0016512E">
        <w:t xml:space="preserve"> (or </w:t>
      </w:r>
      <w:commentRangeStart w:id="51"/>
      <w:r w:rsidR="0016512E">
        <w:t>Morning</w:t>
      </w:r>
      <w:commentRangeEnd w:id="51"/>
      <w:r w:rsidR="0016512E">
        <w:rPr>
          <w:rStyle w:val="CommentReference"/>
          <w:rFonts w:eastAsiaTheme="minorHAnsi" w:cstheme="minorBidi"/>
          <w:b w:val="0"/>
          <w:bCs w:val="0"/>
        </w:rPr>
        <w:commentReference w:id="51"/>
      </w:r>
      <w:r w:rsidR="0016512E">
        <w:t>)</w:t>
      </w:r>
      <w:r>
        <w:t xml:space="preserve"> Incense</w:t>
      </w:r>
      <w:bookmarkEnd w:id="45"/>
      <w:bookmarkEnd w:id="46"/>
      <w:bookmarkEnd w:id="47"/>
      <w:bookmarkEnd w:id="48"/>
      <w:bookmarkEnd w:id="49"/>
      <w:bookmarkEnd w:id="50"/>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2" w:name="ThanksgivingIncense"/>
      <w:r>
        <w:lastRenderedPageBreak/>
        <w:t>The Prayer of Thanksgiving</w:t>
      </w:r>
    </w:p>
    <w:bookmarkEnd w:id="52"/>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7A1E411F" w14:textId="77777777" w:rsidR="003E6DC3" w:rsidRDefault="00A02728" w:rsidP="00837F89">
      <w:pPr>
        <w:pStyle w:val="Body"/>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3E6DC3">
        <w:br w:type="page"/>
      </w:r>
    </w:p>
    <w:p w14:paraId="30A2D651" w14:textId="6D9182AA" w:rsidR="00A02728" w:rsidRDefault="003E6DC3" w:rsidP="001B72C0">
      <w:pPr>
        <w:pStyle w:val="Rubric"/>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254</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3" w:name="_Ref435789344"/>
      <w:bookmarkStart w:id="54" w:name="VersesCymbals"/>
      <w:r>
        <w:t>The Verses of the Cymbals</w:t>
      </w:r>
      <w:bookmarkEnd w:id="53"/>
    </w:p>
    <w:bookmarkEnd w:id="54"/>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5"/>
            <w:r w:rsidRPr="007425E1">
              <w:t xml:space="preserve">May </w:t>
            </w:r>
            <w:commentRangeEnd w:id="55"/>
            <w:r>
              <w:rPr>
                <w:rStyle w:val="CommentReference"/>
                <w:rFonts w:eastAsiaTheme="minorHAnsi" w:cstheme="minorBidi"/>
                <w:color w:val="auto"/>
                <w:lang w:val="en-CA"/>
              </w:rPr>
              <w:commentReference w:id="55"/>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6" w:name="PrayerDeparted"/>
      <w:r>
        <w:t>The Prayer for the Departed</w:t>
      </w:r>
    </w:p>
    <w:bookmarkEnd w:id="56"/>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7"/>
      <w:r>
        <w:t xml:space="preserve"> </w:t>
      </w:r>
      <w:commentRangeEnd w:id="57"/>
      <w:r w:rsidR="007246F6">
        <w:rPr>
          <w:rStyle w:val="CommentReference"/>
          <w:lang w:val="en-CA"/>
        </w:rPr>
        <w:commentReference w:id="57"/>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8"/>
      <w:r>
        <w:t xml:space="preserve"> </w:t>
      </w:r>
      <w:commentRangeEnd w:id="58"/>
      <w:r w:rsidR="007246F6">
        <w:rPr>
          <w:rStyle w:val="CommentReference"/>
          <w:lang w:val="en-CA"/>
        </w:rPr>
        <w:commentReference w:id="58"/>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proofErr w:type="gramStart"/>
      <w:r w:rsidR="00C104A1">
        <w:t>are</w:t>
      </w:r>
      <w:proofErr w:type="gramEnd"/>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9"/>
      <w:r w:rsidR="007246F6">
        <w:t>You</w:t>
      </w:r>
      <w:commentRangeEnd w:id="59"/>
      <w:r w:rsidR="003F614F">
        <w:rPr>
          <w:rStyle w:val="CommentReference"/>
          <w:lang w:val="en-CA"/>
        </w:rPr>
        <w:commentReference w:id="59"/>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3E6DC3">
        <w:rPr>
          <w:noProof/>
        </w:rPr>
        <w:t>254</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t>
      </w:r>
      <w:proofErr w:type="gramStart"/>
      <w:r>
        <w:t>Who</w:t>
      </w:r>
      <w:proofErr w:type="gramEnd"/>
      <w:r>
        <w:t xml:space="preserve">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t>
      </w:r>
      <w:proofErr w:type="gramStart"/>
      <w:r>
        <w:t>Who</w:t>
      </w:r>
      <w:proofErr w:type="gramEnd"/>
      <w:r>
        <w:t xml:space="preserve">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60" w:name="_Ref435789903"/>
      <w:r>
        <w:rPr>
          <w:lang w:val="en-GB"/>
        </w:rPr>
        <w:t>Graciously Accord</w:t>
      </w:r>
      <w:bookmarkEnd w:id="60"/>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61" w:name="_Ref435789927"/>
      <w:bookmarkStart w:id="62"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3"/>
      <w:r>
        <w:rPr>
          <w:lang w:val="en-GB"/>
        </w:rPr>
        <w:t xml:space="preserve">to </w:t>
      </w:r>
      <w:commentRangeEnd w:id="63"/>
      <w:r>
        <w:rPr>
          <w:rStyle w:val="CommentReference"/>
          <w:lang w:val="en-CA"/>
        </w:rPr>
        <w:commentReference w:id="63"/>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4" w:name="_Ref442856274"/>
      <w:r>
        <w:t>The Gloria</w:t>
      </w:r>
      <w:bookmarkEnd w:id="61"/>
      <w:bookmarkEnd w:id="64"/>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5" w:name="_Ref435789969"/>
      <w:bookmarkEnd w:id="62"/>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CEA4F5E"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6" w:name="_Ref442856358"/>
      <w:r>
        <w:t>The Trisagion</w:t>
      </w:r>
      <w:bookmarkEnd w:id="65"/>
      <w:bookmarkEnd w:id="66"/>
    </w:p>
    <w:p w14:paraId="4C996E22"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522DA1B"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51609CA"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7" w:name="_Ref442856453"/>
      <w:r>
        <w:t>Hail to You</w:t>
      </w:r>
      <w:bookmarkEnd w:id="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8" w:name="_Ref434477171"/>
      <w:r>
        <w:lastRenderedPageBreak/>
        <w:t>The Introduction to the Doxologies</w:t>
      </w:r>
      <w:bookmarkEnd w:id="68"/>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9" w:name="_Ref435799700"/>
      <w:r>
        <w:t>The Doxologies</w:t>
      </w:r>
      <w:bookmarkEnd w:id="69"/>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70" w:name="_Ref434487836"/>
      <w:r>
        <w:t>The Evening Doxology of the Virgin</w:t>
      </w:r>
      <w:bookmarkEnd w:id="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71" w:name="_Ref434487846"/>
      <w:r>
        <w:t>The Morning Doxology of the Virgin</w:t>
      </w:r>
      <w:bookmarkEnd w:id="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2"/>
            <w:r>
              <w:t xml:space="preserve">declared </w:t>
            </w:r>
            <w:commentRangeEnd w:id="72"/>
            <w:r>
              <w:rPr>
                <w:rStyle w:val="CommentReference"/>
                <w:rFonts w:ascii="Times New Roman" w:eastAsiaTheme="minorHAnsi" w:hAnsi="Times New Roman" w:cstheme="minorBidi"/>
                <w:color w:val="auto"/>
              </w:rPr>
              <w:commentReference w:id="72"/>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3"/>
            <w:r>
              <w:t xml:space="preserve">Good New </w:t>
            </w:r>
            <w:commentRangeEnd w:id="73"/>
            <w:r>
              <w:rPr>
                <w:rStyle w:val="CommentReference"/>
                <w:rFonts w:ascii="Times New Roman" w:eastAsiaTheme="minorHAnsi" w:hAnsi="Times New Roman" w:cstheme="minorBidi"/>
                <w:color w:val="auto"/>
              </w:rPr>
              <w:commentReference w:id="73"/>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proofErr w:type="gramStart"/>
            <w:r>
              <w:t>Likewise</w:t>
            </w:r>
            <w:proofErr w:type="gramEnd"/>
            <w:r>
              <w:t xml:space="preserv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4"/>
            <w:r>
              <w:t>Be our advocate</w:t>
            </w:r>
            <w:commentRangeEnd w:id="74"/>
            <w:r>
              <w:rPr>
                <w:rStyle w:val="CommentReference"/>
                <w:rFonts w:ascii="Times New Roman" w:eastAsiaTheme="minorHAnsi" w:hAnsi="Times New Roman" w:cstheme="minorBidi"/>
                <w:color w:val="auto"/>
              </w:rPr>
              <w:commentReference w:id="74"/>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5"/>
            <w:r>
              <w:t>Mary</w:t>
            </w:r>
            <w:commentRangeEnd w:id="75"/>
            <w:r>
              <w:rPr>
                <w:rStyle w:val="CommentReference"/>
                <w:rFonts w:ascii="Times New Roman" w:eastAsiaTheme="minorHAnsi" w:hAnsi="Times New Roman" w:cstheme="minorBidi"/>
                <w:color w:val="auto"/>
              </w:rPr>
              <w:commentReference w:id="75"/>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6" w:name="_Ref435799710"/>
      <w:r>
        <w:t>The Orthodox Creed</w:t>
      </w:r>
      <w:bookmarkEnd w:id="76"/>
    </w:p>
    <w:p w14:paraId="2218D82B" w14:textId="77777777" w:rsidR="0016512E" w:rsidRDefault="0016512E" w:rsidP="0016512E">
      <w:pPr>
        <w:pStyle w:val="Body"/>
      </w:pPr>
      <w:r>
        <w:t xml:space="preserve">We believe in One God: God the Father, the Pantocrator, </w:t>
      </w:r>
      <w:proofErr w:type="gramStart"/>
      <w:r>
        <w:t>Who</w:t>
      </w:r>
      <w:proofErr w:type="gramEnd"/>
      <w:r>
        <w:t xml:space="preserve">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7" w:name="_Ref442856751"/>
      <w:r>
        <w:lastRenderedPageBreak/>
        <w:t>God Have mercy upon us</w:t>
      </w:r>
      <w:bookmarkEnd w:id="77"/>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8"/>
      <w:r>
        <w:t>God</w:t>
      </w:r>
      <w:commentRangeEnd w:id="78"/>
      <w:r w:rsidR="008E406C">
        <w:rPr>
          <w:rStyle w:val="CommentReference"/>
          <w:lang w:val="en-CA"/>
        </w:rPr>
        <w:commentReference w:id="78"/>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9" w:name="_Ref442856856"/>
      <w:r>
        <w:t>The Prayer for the Gospel</w:t>
      </w:r>
      <w:bookmarkEnd w:id="79"/>
    </w:p>
    <w:p w14:paraId="32F6160D" w14:textId="77777777" w:rsidR="0016512E" w:rsidRDefault="003C1C36" w:rsidP="0016512E">
      <w:pPr>
        <w:pStyle w:val="Priest"/>
      </w:pPr>
      <w:r>
        <w:t>Presbyter:</w:t>
      </w:r>
    </w:p>
    <w:p w14:paraId="25B8BD60" w14:textId="77777777" w:rsidR="0016512E" w:rsidRDefault="0016512E" w:rsidP="0016512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t>
      </w:r>
      <w:proofErr w:type="gramStart"/>
      <w:r>
        <w:t>Who</w:t>
      </w:r>
      <w:proofErr w:type="gramEnd"/>
      <w:r>
        <w:t xml:space="preserve">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proofErr w:type="gramStart"/>
      <w:r w:rsidR="00463A2B">
        <w:t>The</w:t>
      </w:r>
      <w:proofErr w:type="gramEnd"/>
      <w:r w:rsidR="00463A2B">
        <w:t xml:space="preserv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80" w:name="_Ref442870575"/>
      <w:r>
        <w:t>The Gospel Response</w:t>
      </w:r>
      <w:bookmarkEnd w:id="80"/>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w:t>
      </w:r>
      <w:proofErr w:type="gramStart"/>
      <w:r>
        <w:t>uproot</w:t>
      </w:r>
      <w:proofErr w:type="gramEnd"/>
      <w:r>
        <w:t xml:space="preserve">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 xml:space="preserve">He turns to the West and censes the </w:t>
      </w:r>
      <w:proofErr w:type="gramStart"/>
      <w:r>
        <w:t>presbyters ,the</w:t>
      </w:r>
      <w:proofErr w:type="gramEnd"/>
      <w:r>
        <w:t xml:space="preserv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81" w:name="_Ref442870289"/>
      <w:r>
        <w:t>The Absolutions</w:t>
      </w:r>
      <w:bookmarkEnd w:id="81"/>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t>
      </w:r>
      <w:proofErr w:type="gramStart"/>
      <w:r w:rsidR="0016512E">
        <w:t>Who</w:t>
      </w:r>
      <w:proofErr w:type="gramEnd"/>
      <w:r w:rsidR="0016512E">
        <w:t xml:space="preserve">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 xml:space="preserve">You </w:t>
      </w:r>
      <w:proofErr w:type="gramStart"/>
      <w:r>
        <w:t>are</w:t>
      </w:r>
      <w:proofErr w:type="gramEnd"/>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t>
      </w:r>
      <w:proofErr w:type="gramStart"/>
      <w:r w:rsidR="0016512E">
        <w:t>Who</w:t>
      </w:r>
      <w:proofErr w:type="gramEnd"/>
      <w:r w:rsidR="0016512E">
        <w:t xml:space="preserve">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t>
      </w:r>
      <w:proofErr w:type="gramStart"/>
      <w:r>
        <w:t>Who</w:t>
      </w:r>
      <w:proofErr w:type="gramEnd"/>
      <w:r>
        <w:t xml:space="preserve">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w:t>
      </w:r>
      <w:proofErr w:type="gramStart"/>
      <w:r>
        <w:t>holy</w:t>
      </w:r>
      <w:proofErr w:type="gramEnd"/>
      <w:r>
        <w:t xml:space="preserve">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t>
      </w:r>
      <w:proofErr w:type="gramStart"/>
      <w:r>
        <w:t>Who</w:t>
      </w:r>
      <w:proofErr w:type="gramEnd"/>
      <w:r>
        <w:t xml:space="preserve">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2" w:name="_Toc410196175"/>
      <w:bookmarkStart w:id="83" w:name="_Toc410196407"/>
      <w:bookmarkStart w:id="84" w:name="_Toc410196909"/>
      <w:bookmarkStart w:id="85" w:name="_Toc445107247"/>
      <w:bookmarkStart w:id="86" w:name="Compline"/>
      <w:bookmarkEnd w:id="24"/>
      <w:r>
        <w:lastRenderedPageBreak/>
        <w:t>After Supper: Retiring</w:t>
      </w:r>
      <w:r>
        <w:rPr>
          <w:rStyle w:val="FootnoteReference"/>
        </w:rPr>
        <w:footnoteReference w:id="11"/>
      </w:r>
      <w:r>
        <w:t xml:space="preserve"> (the Twelfth Hour)</w:t>
      </w:r>
      <w:bookmarkEnd w:id="82"/>
      <w:bookmarkEnd w:id="83"/>
      <w:bookmarkEnd w:id="84"/>
      <w:bookmarkEnd w:id="85"/>
    </w:p>
    <w:bookmarkStart w:id="87" w:name="_Toc410196176" w:displacedByCustomXml="next"/>
    <w:bookmarkStart w:id="88" w:name="_Toc410196408" w:displacedByCustomXml="next"/>
    <w:bookmarkStart w:id="89" w:name="_Toc410196910" w:displacedByCustomXml="next"/>
    <w:bookmarkStart w:id="90" w:name="_Ref435434294" w:displacedByCustomXml="next"/>
    <w:bookmarkStart w:id="91" w:name="_Ref435434300" w:displacedByCustomXml="next"/>
    <w:bookmarkStart w:id="92" w:name="_Ref435789570" w:displacedByCustomXml="next"/>
    <w:bookmarkStart w:id="93" w:name="_Ref435789575" w:displacedByCustomXml="next"/>
    <w:sdt>
      <w:sdtPr>
        <w:id w:val="-1880776434"/>
        <w:docPartObj>
          <w:docPartGallery w:val="Table of Contents"/>
          <w:docPartUnique/>
        </w:docPartObj>
      </w:sdtPr>
      <w:sdtEndPr>
        <w:rPr>
          <w:b/>
          <w:bCs/>
          <w:noProof/>
        </w:rPr>
      </w:sdtEndPr>
      <w:sdtContent>
        <w:p w14:paraId="2E4F14A9"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5107279" w:history="1">
            <w:r w:rsidR="003E6DC3" w:rsidRPr="004473CC">
              <w:rPr>
                <w:rStyle w:val="Hyperlink"/>
                <w:noProof/>
              </w:rPr>
              <w:t>The Psalms of the Twelfth Hour</w:t>
            </w:r>
            <w:r w:rsidR="003E6DC3">
              <w:rPr>
                <w:noProof/>
                <w:webHidden/>
              </w:rPr>
              <w:tab/>
            </w:r>
            <w:r w:rsidR="003E6DC3">
              <w:rPr>
                <w:noProof/>
                <w:webHidden/>
              </w:rPr>
              <w:fldChar w:fldCharType="begin"/>
            </w:r>
            <w:r w:rsidR="003E6DC3">
              <w:rPr>
                <w:noProof/>
                <w:webHidden/>
              </w:rPr>
              <w:instrText xml:space="preserve"> PAGEREF _Toc445107279 \h </w:instrText>
            </w:r>
            <w:r w:rsidR="003E6DC3">
              <w:rPr>
                <w:noProof/>
                <w:webHidden/>
              </w:rPr>
            </w:r>
            <w:r w:rsidR="003E6DC3">
              <w:rPr>
                <w:noProof/>
                <w:webHidden/>
              </w:rPr>
              <w:fldChar w:fldCharType="separate"/>
            </w:r>
            <w:r w:rsidR="003E6DC3">
              <w:rPr>
                <w:noProof/>
                <w:webHidden/>
              </w:rPr>
              <w:t>47</w:t>
            </w:r>
            <w:r w:rsidR="003E6DC3">
              <w:rPr>
                <w:noProof/>
                <w:webHidden/>
              </w:rPr>
              <w:fldChar w:fldCharType="end"/>
            </w:r>
          </w:hyperlink>
        </w:p>
        <w:p w14:paraId="2AD87462"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280" w:history="1">
            <w:r w:rsidR="003E6DC3" w:rsidRPr="004473CC">
              <w:rPr>
                <w:rStyle w:val="Hyperlink"/>
                <w:noProof/>
              </w:rPr>
              <w:t>The Psalms of the Twelfth Hour (Old Rite)</w:t>
            </w:r>
            <w:r w:rsidR="003E6DC3">
              <w:rPr>
                <w:noProof/>
                <w:webHidden/>
              </w:rPr>
              <w:tab/>
            </w:r>
            <w:r w:rsidR="003E6DC3">
              <w:rPr>
                <w:noProof/>
                <w:webHidden/>
              </w:rPr>
              <w:fldChar w:fldCharType="begin"/>
            </w:r>
            <w:r w:rsidR="003E6DC3">
              <w:rPr>
                <w:noProof/>
                <w:webHidden/>
              </w:rPr>
              <w:instrText xml:space="preserve"> PAGEREF _Toc445107280 \h </w:instrText>
            </w:r>
            <w:r w:rsidR="003E6DC3">
              <w:rPr>
                <w:noProof/>
                <w:webHidden/>
              </w:rPr>
            </w:r>
            <w:r w:rsidR="003E6DC3">
              <w:rPr>
                <w:noProof/>
                <w:webHidden/>
              </w:rPr>
              <w:fldChar w:fldCharType="separate"/>
            </w:r>
            <w:r w:rsidR="003E6DC3">
              <w:rPr>
                <w:noProof/>
                <w:webHidden/>
              </w:rPr>
              <w:t>52</w:t>
            </w:r>
            <w:r w:rsidR="003E6DC3">
              <w:rPr>
                <w:noProof/>
                <w:webHidden/>
              </w:rPr>
              <w:fldChar w:fldCharType="end"/>
            </w:r>
          </w:hyperlink>
        </w:p>
        <w:p w14:paraId="4CF59709"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281" w:history="1">
            <w:r w:rsidR="003E6DC3" w:rsidRPr="004473CC">
              <w:rPr>
                <w:rStyle w:val="Hyperlink"/>
                <w:noProof/>
              </w:rPr>
              <w:t>The Prayer of the Veil</w:t>
            </w:r>
            <w:r w:rsidR="003E6DC3">
              <w:rPr>
                <w:noProof/>
                <w:webHidden/>
              </w:rPr>
              <w:tab/>
            </w:r>
            <w:r w:rsidR="003E6DC3">
              <w:rPr>
                <w:noProof/>
                <w:webHidden/>
              </w:rPr>
              <w:fldChar w:fldCharType="begin"/>
            </w:r>
            <w:r w:rsidR="003E6DC3">
              <w:rPr>
                <w:noProof/>
                <w:webHidden/>
              </w:rPr>
              <w:instrText xml:space="preserve"> PAGEREF _Toc445107281 \h </w:instrText>
            </w:r>
            <w:r w:rsidR="003E6DC3">
              <w:rPr>
                <w:noProof/>
                <w:webHidden/>
              </w:rPr>
            </w:r>
            <w:r w:rsidR="003E6DC3">
              <w:rPr>
                <w:noProof/>
                <w:webHidden/>
              </w:rPr>
              <w:fldChar w:fldCharType="separate"/>
            </w:r>
            <w:r w:rsidR="003E6DC3">
              <w:rPr>
                <w:noProof/>
                <w:webHidden/>
              </w:rPr>
              <w:t>58</w:t>
            </w:r>
            <w:r w:rsidR="003E6DC3">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4" w:name="_Ref436249938"/>
      <w:bookmarkStart w:id="95" w:name="_Ref436249949"/>
      <w:bookmarkStart w:id="96" w:name="_Toc445107279"/>
      <w:r>
        <w:lastRenderedPageBreak/>
        <w:t>The Psalms of the Twelfth Hour</w:t>
      </w:r>
      <w:bookmarkEnd w:id="93"/>
      <w:bookmarkEnd w:id="92"/>
      <w:bookmarkEnd w:id="91"/>
      <w:bookmarkEnd w:id="90"/>
      <w:bookmarkEnd w:id="89"/>
      <w:bookmarkEnd w:id="88"/>
      <w:bookmarkEnd w:id="87"/>
      <w:bookmarkEnd w:id="94"/>
      <w:bookmarkEnd w:id="95"/>
      <w:bookmarkEnd w:id="9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97" w:name="_Ref434576945"/>
      <w:r>
        <w:rPr>
          <w:lang w:val="en-GB"/>
        </w:rPr>
        <w:t>The Psalms</w:t>
      </w:r>
      <w:r w:rsidR="00F14AA6">
        <w:rPr>
          <w:lang w:val="en-GB"/>
        </w:rPr>
        <w:t xml:space="preserve"> of Retiring (the Twelfth Hour)</w:t>
      </w:r>
      <w:bookmarkEnd w:id="97"/>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8" w:name="_Toc410196177"/>
      <w:bookmarkStart w:id="99" w:name="_Toc410196409"/>
      <w:bookmarkStart w:id="10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101"/>
      <w:r>
        <w:rPr>
          <w:lang w:val="en-GB"/>
        </w:rPr>
        <w:t xml:space="preserve">to </w:t>
      </w:r>
      <w:commentRangeEnd w:id="101"/>
      <w:r>
        <w:rPr>
          <w:rStyle w:val="CommentReference"/>
          <w:lang w:val="en-CA"/>
        </w:rPr>
        <w:commentReference w:id="10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102" w:name="_Toc445107280"/>
      <w:r>
        <w:lastRenderedPageBreak/>
        <w:t>The Psalms of the Twelfth Hour (Old Rite)</w:t>
      </w:r>
      <w:bookmarkEnd w:id="102"/>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3"/>
      <w:r>
        <w:t xml:space="preserve">Isaiah </w:t>
      </w:r>
      <w:commentRangeEnd w:id="103"/>
      <w:r w:rsidR="00A741EE">
        <w:rPr>
          <w:rStyle w:val="CommentReference"/>
          <w:rFonts w:eastAsiaTheme="minorHAnsi" w:cstheme="minorBidi"/>
        </w:rPr>
        <w:commentReference w:id="10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4"/>
      <w:r>
        <w:t xml:space="preserve">Behold </w:t>
      </w:r>
      <w:commentRangeEnd w:id="104"/>
      <w:r>
        <w:rPr>
          <w:rStyle w:val="CommentReference"/>
          <w:lang w:val="en-CA"/>
        </w:rPr>
        <w:commentReference w:id="10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5"/>
      <w:r>
        <w:rPr>
          <w:lang w:val="en-GB"/>
        </w:rPr>
        <w:t xml:space="preserve">to </w:t>
      </w:r>
      <w:commentRangeEnd w:id="105"/>
      <w:r>
        <w:rPr>
          <w:rStyle w:val="CommentReference"/>
          <w:lang w:val="en-CA"/>
        </w:rPr>
        <w:commentReference w:id="10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6"/>
      <w:r w:rsidRPr="001A4291">
        <w:t xml:space="preserve">Our </w:t>
      </w:r>
      <w:commentRangeEnd w:id="106"/>
      <w:r>
        <w:rPr>
          <w:rStyle w:val="CommentReference"/>
        </w:rPr>
        <w:commentReference w:id="10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7" w:name="_Toc445107281"/>
      <w:r>
        <w:lastRenderedPageBreak/>
        <w:t>The Prayer of the Veil</w:t>
      </w:r>
      <w:bookmarkEnd w:id="98"/>
      <w:bookmarkEnd w:id="99"/>
      <w:bookmarkEnd w:id="100"/>
      <w:bookmarkEnd w:id="107"/>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108" w:name="_Ref434578449"/>
      <w:r>
        <w:rPr>
          <w:lang w:val="en-GB"/>
        </w:rPr>
        <w:t>The Psalms</w:t>
      </w:r>
      <w:r w:rsidR="00494693">
        <w:rPr>
          <w:lang w:val="en-GB"/>
        </w:rPr>
        <w:t xml:space="preserve"> of the Veil</w:t>
      </w:r>
      <w:bookmarkEnd w:id="108"/>
    </w:p>
    <w:p w14:paraId="37729599" w14:textId="77777777" w:rsidR="00520302" w:rsidRPr="00520302" w:rsidRDefault="00520302" w:rsidP="00520302">
      <w:pPr>
        <w:pStyle w:val="Rubric"/>
        <w:rPr>
          <w:lang w:val="en-GB"/>
        </w:rPr>
      </w:pPr>
      <w:r>
        <w:rPr>
          <w:lang w:val="en-GB"/>
        </w:rPr>
        <w:t>Then the following Psalms from Prime are said:</w:t>
      </w:r>
    </w:p>
    <w:commentRangeStart w:id="109"/>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commentRangeEnd w:id="109"/>
      <w:r w:rsidR="00494693">
        <w:rPr>
          <w:rStyle w:val="CommentReference"/>
          <w:rFonts w:eastAsiaTheme="minorHAnsi" w:cstheme="minorBidi"/>
          <w:color w:val="auto"/>
          <w:lang w:val="en-CA"/>
        </w:rPr>
        <w:commentReference w:id="109"/>
      </w:r>
      <w:r w:rsidR="00520302">
        <w:tab/>
      </w:r>
      <w:r w:rsidR="003A78C2">
        <w:fldChar w:fldCharType="begin"/>
      </w:r>
      <w:r w:rsidR="00520302">
        <w:instrText xml:space="preserve"> PAGEREF _Ref412025808 \h </w:instrText>
      </w:r>
      <w:r w:rsidR="003A78C2">
        <w:fldChar w:fldCharType="separate"/>
      </w:r>
      <w:r w:rsidR="003E6DC3">
        <w:rPr>
          <w:noProof/>
        </w:rPr>
        <w:t>318</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3E6DC3">
        <w:rPr>
          <w:noProof/>
        </w:rPr>
        <w:t>321</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3E6DC3">
        <w:rPr>
          <w:noProof/>
        </w:rPr>
        <w:t>329</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3E6DC3">
        <w:rPr>
          <w:noProof/>
        </w:rPr>
        <w:t>331</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3E6DC3">
        <w:rPr>
          <w:noProof/>
        </w:rPr>
        <w:t>346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3E6DC3">
        <w:rPr>
          <w:noProof/>
        </w:rPr>
        <w:t>349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3E6DC3">
        <w:rPr>
          <w:noProof/>
        </w:rPr>
        <w:t>407</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3E6DC3">
        <w:rPr>
          <w:noProof/>
        </w:rPr>
        <w:t>414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3E6DC3">
        <w:rPr>
          <w:noProof/>
        </w:rPr>
        <w:t>344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3E6DC3">
        <w:rPr>
          <w:noProof/>
        </w:rPr>
        <w:t>353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3E6DC3">
        <w:rPr>
          <w:noProof/>
        </w:rPr>
        <w:t>376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3E6DC3">
        <w:rPr>
          <w:noProof/>
        </w:rPr>
        <w:t>395</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3E6DC3">
        <w:rPr>
          <w:noProof/>
        </w:rPr>
        <w:t>441</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3E6DC3">
        <w:rPr>
          <w:noProof/>
        </w:rPr>
        <w:t>450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3E6DC3">
        <w:rPr>
          <w:noProof/>
        </w:rPr>
        <w:t>458</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3E6DC3">
        <w:rPr>
          <w:noProof/>
        </w:rPr>
        <w:t>483</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3E6DC3">
        <w:rPr>
          <w:noProof/>
        </w:rPr>
        <w:t>489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3E6DC3">
        <w:rPr>
          <w:noProof/>
        </w:rPr>
        <w:t>490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3E6DC3">
        <w:rPr>
          <w:noProof/>
        </w:rPr>
        <w:t>517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3E6DC3">
        <w:rPr>
          <w:noProof/>
        </w:rPr>
        <w:t>518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3E6DC3">
        <w:rPr>
          <w:noProof/>
        </w:rPr>
        <w:t>519</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3E6DC3">
        <w:rPr>
          <w:noProof/>
        </w:rPr>
        <w:t>521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3E6DC3">
        <w:rPr>
          <w:noProof/>
        </w:rPr>
        <w:t>522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3E6DC3">
        <w:rPr>
          <w:noProof/>
        </w:rPr>
        <w:t>527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3E6DC3">
        <w:rPr>
          <w:noProof/>
        </w:rPr>
        <w:t>533</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3E6DC3">
        <w:rPr>
          <w:noProof/>
        </w:rPr>
        <w:t>540</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3E6DC3">
        <w:t>Psalm 118 Part 20 See my humility and rescue me, for I do not forget</w:t>
      </w:r>
      <w:r>
        <w:fldChar w:fldCharType="end"/>
      </w:r>
      <w:r>
        <w:tab/>
      </w:r>
      <w:r>
        <w:fldChar w:fldCharType="begin"/>
      </w:r>
      <w:r>
        <w:instrText xml:space="preserve"> PAGEREF _Ref434579036 \h </w:instrText>
      </w:r>
      <w:r>
        <w:fldChar w:fldCharType="separate"/>
      </w:r>
      <w:r w:rsidR="003E6DC3">
        <w:rPr>
          <w:noProof/>
        </w:rPr>
        <w:t>506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3E6DC3">
        <w:t>Psalm 118 Part 21: Rulers persecute me without cause</w:t>
      </w:r>
      <w:r>
        <w:fldChar w:fldCharType="end"/>
      </w:r>
      <w:r>
        <w:tab/>
      </w:r>
      <w:r>
        <w:fldChar w:fldCharType="begin"/>
      </w:r>
      <w:r>
        <w:instrText xml:space="preserve"> PAGEREF _Ref434579051 \h </w:instrText>
      </w:r>
      <w:r>
        <w:fldChar w:fldCharType="separate"/>
      </w:r>
      <w:r w:rsidR="003E6DC3">
        <w:rPr>
          <w:noProof/>
        </w:rPr>
        <w:t>507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3E6DC3">
        <w:t>Psalm 118 Part 22: Let my need come before You, O Lord</w:t>
      </w:r>
      <w:r>
        <w:fldChar w:fldCharType="end"/>
      </w:r>
      <w:r>
        <w:tab/>
      </w:r>
      <w:r>
        <w:fldChar w:fldCharType="begin"/>
      </w:r>
      <w:r>
        <w:instrText xml:space="preserve"> PAGEREF _Ref434579065 \h </w:instrText>
      </w:r>
      <w:r>
        <w:fldChar w:fldCharType="separate"/>
      </w:r>
      <w:r w:rsidR="003E6DC3">
        <w:rPr>
          <w:noProof/>
        </w:rPr>
        <w:t>507</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10" w:name="_Toc410196178"/>
      <w:bookmarkStart w:id="111" w:name="_Toc410196410"/>
      <w:bookmarkStart w:id="112" w:name="_Toc410196912"/>
      <w:bookmarkStart w:id="113" w:name="_Toc445107248"/>
      <w:bookmarkStart w:id="114" w:name="Midnight"/>
      <w:bookmarkEnd w:id="86"/>
      <w:r>
        <w:lastRenderedPageBreak/>
        <w:t>Midnight</w:t>
      </w:r>
      <w:bookmarkEnd w:id="110"/>
      <w:bookmarkEnd w:id="111"/>
      <w:bookmarkEnd w:id="112"/>
      <w:bookmarkEnd w:id="113"/>
    </w:p>
    <w:bookmarkStart w:id="115" w:name="_Toc410196179" w:displacedByCustomXml="next"/>
    <w:bookmarkStart w:id="116" w:name="_Toc410196411" w:displacedByCustomXml="next"/>
    <w:bookmarkStart w:id="117" w:name="_Toc410196913" w:displacedByCustomXml="next"/>
    <w:sdt>
      <w:sdtPr>
        <w:id w:val="-763460370"/>
        <w:docPartObj>
          <w:docPartGallery w:val="Table of Contents"/>
          <w:docPartUnique/>
        </w:docPartObj>
      </w:sdtPr>
      <w:sdtEndPr>
        <w:rPr>
          <w:b/>
          <w:bCs/>
          <w:noProof/>
        </w:rPr>
      </w:sdtEndPr>
      <w:sdtContent>
        <w:p w14:paraId="39588D9C"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5107282" w:history="1">
            <w:r w:rsidR="003E6DC3" w:rsidRPr="007A0E73">
              <w:rPr>
                <w:rStyle w:val="Hyperlink"/>
                <w:noProof/>
              </w:rPr>
              <w:t>The Psalms of Midnight (The Beginning of Watches)</w:t>
            </w:r>
            <w:r w:rsidR="003E6DC3">
              <w:rPr>
                <w:noProof/>
                <w:webHidden/>
              </w:rPr>
              <w:tab/>
            </w:r>
            <w:r w:rsidR="003E6DC3">
              <w:rPr>
                <w:noProof/>
                <w:webHidden/>
              </w:rPr>
              <w:fldChar w:fldCharType="begin"/>
            </w:r>
            <w:r w:rsidR="003E6DC3">
              <w:rPr>
                <w:noProof/>
                <w:webHidden/>
              </w:rPr>
              <w:instrText xml:space="preserve"> PAGEREF _Toc445107282 \h </w:instrText>
            </w:r>
            <w:r w:rsidR="003E6DC3">
              <w:rPr>
                <w:noProof/>
                <w:webHidden/>
              </w:rPr>
            </w:r>
            <w:r w:rsidR="003E6DC3">
              <w:rPr>
                <w:noProof/>
                <w:webHidden/>
              </w:rPr>
              <w:fldChar w:fldCharType="separate"/>
            </w:r>
            <w:r w:rsidR="003E6DC3">
              <w:rPr>
                <w:noProof/>
                <w:webHidden/>
              </w:rPr>
              <w:t>62</w:t>
            </w:r>
            <w:r w:rsidR="003E6DC3">
              <w:rPr>
                <w:noProof/>
                <w:webHidden/>
              </w:rPr>
              <w:fldChar w:fldCharType="end"/>
            </w:r>
          </w:hyperlink>
        </w:p>
        <w:p w14:paraId="153D7C81"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283" w:history="1">
            <w:r w:rsidR="003E6DC3" w:rsidRPr="007A0E73">
              <w:rPr>
                <w:rStyle w:val="Hyperlink"/>
                <w:noProof/>
              </w:rPr>
              <w:t>The Psalms of the Middle Watch</w:t>
            </w:r>
            <w:r w:rsidR="003E6DC3">
              <w:rPr>
                <w:noProof/>
                <w:webHidden/>
              </w:rPr>
              <w:tab/>
            </w:r>
            <w:r w:rsidR="003E6DC3">
              <w:rPr>
                <w:noProof/>
                <w:webHidden/>
              </w:rPr>
              <w:fldChar w:fldCharType="begin"/>
            </w:r>
            <w:r w:rsidR="003E6DC3">
              <w:rPr>
                <w:noProof/>
                <w:webHidden/>
              </w:rPr>
              <w:instrText xml:space="preserve"> PAGEREF _Toc445107283 \h </w:instrText>
            </w:r>
            <w:r w:rsidR="003E6DC3">
              <w:rPr>
                <w:noProof/>
                <w:webHidden/>
              </w:rPr>
            </w:r>
            <w:r w:rsidR="003E6DC3">
              <w:rPr>
                <w:noProof/>
                <w:webHidden/>
              </w:rPr>
              <w:fldChar w:fldCharType="separate"/>
            </w:r>
            <w:r w:rsidR="003E6DC3">
              <w:rPr>
                <w:noProof/>
                <w:webHidden/>
              </w:rPr>
              <w:t>65</w:t>
            </w:r>
            <w:r w:rsidR="003E6DC3">
              <w:rPr>
                <w:noProof/>
                <w:webHidden/>
              </w:rPr>
              <w:fldChar w:fldCharType="end"/>
            </w:r>
          </w:hyperlink>
        </w:p>
        <w:p w14:paraId="72DE2ABD"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284" w:history="1">
            <w:r w:rsidR="003E6DC3" w:rsidRPr="007A0E73">
              <w:rPr>
                <w:rStyle w:val="Hyperlink"/>
                <w:noProof/>
              </w:rPr>
              <w:t>The Psalms of the Morning Watch</w:t>
            </w:r>
            <w:r w:rsidR="003E6DC3">
              <w:rPr>
                <w:noProof/>
                <w:webHidden/>
              </w:rPr>
              <w:tab/>
            </w:r>
            <w:r w:rsidR="003E6DC3">
              <w:rPr>
                <w:noProof/>
                <w:webHidden/>
              </w:rPr>
              <w:fldChar w:fldCharType="begin"/>
            </w:r>
            <w:r w:rsidR="003E6DC3">
              <w:rPr>
                <w:noProof/>
                <w:webHidden/>
              </w:rPr>
              <w:instrText xml:space="preserve"> PAGEREF _Toc445107284 \h </w:instrText>
            </w:r>
            <w:r w:rsidR="003E6DC3">
              <w:rPr>
                <w:noProof/>
                <w:webHidden/>
              </w:rPr>
            </w:r>
            <w:r w:rsidR="003E6DC3">
              <w:rPr>
                <w:noProof/>
                <w:webHidden/>
              </w:rPr>
              <w:fldChar w:fldCharType="separate"/>
            </w:r>
            <w:r w:rsidR="003E6DC3">
              <w:rPr>
                <w:noProof/>
                <w:webHidden/>
              </w:rPr>
              <w:t>68</w:t>
            </w:r>
            <w:r w:rsidR="003E6DC3">
              <w:rPr>
                <w:noProof/>
                <w:webHidden/>
              </w:rPr>
              <w:fldChar w:fldCharType="end"/>
            </w:r>
          </w:hyperlink>
        </w:p>
        <w:p w14:paraId="501A989C"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285" w:history="1">
            <w:r w:rsidR="003E6DC3" w:rsidRPr="007A0E73">
              <w:rPr>
                <w:rStyle w:val="Hyperlink"/>
                <w:noProof/>
              </w:rPr>
              <w:t>The Midnight Praise</w:t>
            </w:r>
            <w:r w:rsidR="003E6DC3">
              <w:rPr>
                <w:noProof/>
                <w:webHidden/>
              </w:rPr>
              <w:tab/>
            </w:r>
            <w:r w:rsidR="003E6DC3">
              <w:rPr>
                <w:noProof/>
                <w:webHidden/>
              </w:rPr>
              <w:fldChar w:fldCharType="begin"/>
            </w:r>
            <w:r w:rsidR="003E6DC3">
              <w:rPr>
                <w:noProof/>
                <w:webHidden/>
              </w:rPr>
              <w:instrText xml:space="preserve"> PAGEREF _Toc445107285 \h </w:instrText>
            </w:r>
            <w:r w:rsidR="003E6DC3">
              <w:rPr>
                <w:noProof/>
                <w:webHidden/>
              </w:rPr>
            </w:r>
            <w:r w:rsidR="003E6DC3">
              <w:rPr>
                <w:noProof/>
                <w:webHidden/>
              </w:rPr>
              <w:fldChar w:fldCharType="separate"/>
            </w:r>
            <w:r w:rsidR="003E6DC3">
              <w:rPr>
                <w:noProof/>
                <w:webHidden/>
              </w:rPr>
              <w:t>71</w:t>
            </w:r>
            <w:r w:rsidR="003E6DC3">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8" w:name="_Toc445107282"/>
      <w:bookmarkStart w:id="119" w:name="_Ref448127130"/>
      <w:r>
        <w:lastRenderedPageBreak/>
        <w:t xml:space="preserve">The Psalms of </w:t>
      </w:r>
      <w:bookmarkEnd w:id="117"/>
      <w:bookmarkEnd w:id="116"/>
      <w:bookmarkEnd w:id="115"/>
      <w:r w:rsidR="006D16F9">
        <w:t>Midnight</w:t>
      </w:r>
      <w:r w:rsidR="009800DB">
        <w:t xml:space="preserve"> (The Beginning of Watches)</w:t>
      </w:r>
      <w:bookmarkEnd w:id="118"/>
      <w:bookmarkEnd w:id="11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20" w:name="_Ref434579602"/>
      <w:r>
        <w:rPr>
          <w:lang w:val="en-GB"/>
        </w:rPr>
        <w:t>The Psalms of the Beginning of Watches</w:t>
      </w:r>
      <w:bookmarkEnd w:id="120"/>
    </w:p>
    <w:p w14:paraId="361763A0" w14:textId="77777777" w:rsidR="006A0403" w:rsidRPr="006A0403" w:rsidRDefault="006A0403" w:rsidP="006A0403">
      <w:pPr>
        <w:pStyle w:val="Rubric"/>
        <w:rPr>
          <w:lang w:val="en-GB"/>
        </w:rPr>
      </w:pPr>
      <w:r w:rsidRPr="001A4291">
        <w:rPr>
          <w:lang w:val="en-GB"/>
        </w:rPr>
        <w:t>Then the following Psalms are said:</w:t>
      </w:r>
    </w:p>
    <w:p w14:paraId="464125C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A55BDB4" w14:textId="77777777" w:rsidR="006A0403" w:rsidRDefault="003E6DC3"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318</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3E6DC3">
        <w:rPr>
          <w:noProof/>
        </w:rPr>
        <w:t>321</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3E6DC3">
        <w:rPr>
          <w:noProof/>
        </w:rPr>
        <w:t>329</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3E6DC3">
        <w:rPr>
          <w:noProof/>
        </w:rPr>
        <w:t>414</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3E6DC3">
        <w:rPr>
          <w:noProof/>
        </w:rPr>
        <w:t>441</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3E6DC3">
        <w:rPr>
          <w:noProof/>
        </w:rPr>
        <w:t>450</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3E6DC3">
        <w:rPr>
          <w:noProof/>
        </w:rPr>
        <w:t>491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3E6DC3">
        <w:rPr>
          <w:noProof/>
        </w:rPr>
        <w:t>491</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3E6DC3">
        <w:t>Psalm</w:t>
      </w:r>
      <w:r w:rsidR="003E6DC3" w:rsidRPr="00AB1781">
        <w:t xml:space="preserve"> 118</w:t>
      </w:r>
      <w:r w:rsidR="003E6DC3">
        <w:t>: Blessed are they who are faultless in the way</w:t>
      </w:r>
      <w:r>
        <w:fldChar w:fldCharType="end"/>
      </w:r>
      <w:r w:rsidR="006A0403">
        <w:tab/>
      </w:r>
      <w:r>
        <w:fldChar w:fldCharType="begin"/>
      </w:r>
      <w:r w:rsidR="006A0403">
        <w:instrText xml:space="preserve"> PAGEREF _Ref412027139 \h </w:instrText>
      </w:r>
      <w:r>
        <w:fldChar w:fldCharType="separate"/>
      </w:r>
      <w:r w:rsidR="003E6DC3">
        <w:rPr>
          <w:noProof/>
        </w:rPr>
        <w:t>494</w:t>
      </w:r>
      <w:r>
        <w:fldChar w:fldCharType="end"/>
      </w:r>
    </w:p>
    <w:p w14:paraId="771663ED" w14:textId="77777777" w:rsidR="006A0403" w:rsidRPr="001A4291" w:rsidRDefault="00115025" w:rsidP="006A0403">
      <w:pPr>
        <w:pStyle w:val="Heading5"/>
        <w:rPr>
          <w:lang w:val="en-GB"/>
        </w:rPr>
      </w:pPr>
      <w:bookmarkStart w:id="121" w:name="_Toc410196180"/>
      <w:bookmarkStart w:id="122" w:name="_Toc410196412"/>
      <w:bookmarkStart w:id="12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24" w:name="_Ref434580361"/>
      <w:bookmarkStart w:id="125" w:name="_Toc445107283"/>
      <w:r>
        <w:t>The Psalms of the</w:t>
      </w:r>
      <w:bookmarkEnd w:id="121"/>
      <w:bookmarkEnd w:id="122"/>
      <w:bookmarkEnd w:id="123"/>
      <w:r w:rsidR="006D16F9">
        <w:t xml:space="preserve"> Middle Watch</w:t>
      </w:r>
      <w:bookmarkEnd w:id="124"/>
      <w:bookmarkEnd w:id="125"/>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3E6DC3">
        <w:rPr>
          <w:noProof/>
        </w:rPr>
        <w:t>508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3E6DC3">
        <w:rPr>
          <w:noProof/>
        </w:rPr>
        <w:t>509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3E6DC3">
        <w:rPr>
          <w:noProof/>
        </w:rPr>
        <w:t>510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3E6DC3">
        <w:rPr>
          <w:noProof/>
        </w:rPr>
        <w:t>511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3E6DC3">
        <w:rPr>
          <w:noProof/>
        </w:rPr>
        <w:t>512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3E6DC3">
        <w:rPr>
          <w:noProof/>
        </w:rPr>
        <w:t>513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3E6DC3">
        <w:rPr>
          <w:noProof/>
        </w:rPr>
        <w:t>514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3E6DC3">
        <w:rPr>
          <w:noProof/>
        </w:rPr>
        <w:t>514</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3E6DC3">
        <w:rPr>
          <w:noProof/>
        </w:rPr>
        <w:t>515</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3E6DC3">
        <w:rPr>
          <w:noProof/>
        </w:rPr>
        <w:t>516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6"/>
      <w:r w:rsidRPr="001A4291">
        <w:t xml:space="preserve">intercede </w:t>
      </w:r>
      <w:commentRangeEnd w:id="126"/>
      <w:r w:rsidR="00EC5901">
        <w:rPr>
          <w:rStyle w:val="CommentReference"/>
          <w:lang w:val="en-CA"/>
        </w:rPr>
        <w:commentReference w:id="12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7" w:name="_Toc410196181"/>
      <w:bookmarkStart w:id="128" w:name="_Toc410196413"/>
      <w:bookmarkStart w:id="129" w:name="_Toc410196915"/>
      <w:bookmarkStart w:id="130" w:name="_Ref434580482"/>
      <w:bookmarkStart w:id="131" w:name="_Toc445107284"/>
      <w:r>
        <w:t xml:space="preserve">The Psalms of the </w:t>
      </w:r>
      <w:bookmarkEnd w:id="127"/>
      <w:bookmarkEnd w:id="128"/>
      <w:bookmarkEnd w:id="129"/>
      <w:r w:rsidR="006D16F9">
        <w:t>Morning Watch</w:t>
      </w:r>
      <w:bookmarkEnd w:id="130"/>
      <w:bookmarkEnd w:id="131"/>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32"/>
      <w:r w:rsidR="006A0403">
        <w:t>unbelievers</w:t>
      </w:r>
      <w:commentRangeEnd w:id="132"/>
      <w:r w:rsidR="006A0403">
        <w:rPr>
          <w:rStyle w:val="CommentReference"/>
          <w:lang w:val="en-CA"/>
        </w:rPr>
        <w:commentReference w:id="13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3" w:name="_Toc410196182"/>
      <w:bookmarkStart w:id="134" w:name="_Toc410196414"/>
      <w:bookmarkStart w:id="135" w:name="_Toc410196916"/>
      <w:r>
        <w:br w:type="page"/>
      </w:r>
    </w:p>
    <w:p w14:paraId="6395CC69" w14:textId="112E26D2" w:rsidR="00964F23" w:rsidRDefault="00964F23" w:rsidP="00964F23">
      <w:pPr>
        <w:pStyle w:val="Heading3"/>
      </w:pPr>
      <w:bookmarkStart w:id="136" w:name="_Toc445107285"/>
      <w:r>
        <w:lastRenderedPageBreak/>
        <w:t>The Midnight Praise</w:t>
      </w:r>
      <w:bookmarkEnd w:id="133"/>
      <w:bookmarkEnd w:id="134"/>
      <w:bookmarkEnd w:id="135"/>
      <w:bookmarkEnd w:id="136"/>
    </w:p>
    <w:p w14:paraId="04CFC312" w14:textId="77777777" w:rsidR="00343753" w:rsidRDefault="00343753" w:rsidP="00964F23">
      <w:pPr>
        <w:pStyle w:val="Heading4"/>
        <w:rPr>
          <w:lang w:val="en-US"/>
        </w:rPr>
      </w:pPr>
      <w:r>
        <w:rPr>
          <w:lang w:val="en-US"/>
        </w:rPr>
        <w:t>The Beginning of the Midnight Praise</w:t>
      </w:r>
      <w:bookmarkEnd w:id="12"/>
      <w:bookmarkEnd w:id="13"/>
      <w:bookmarkEnd w:id="14"/>
      <w:bookmarkEnd w:id="15"/>
      <w:bookmarkEnd w:id="16"/>
      <w:bookmarkEnd w:id="17"/>
      <w:bookmarkEnd w:id="18"/>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7"/>
            <w:r>
              <w:t>Arise</w:t>
            </w:r>
            <w:commentRangeEnd w:id="137"/>
            <w:r>
              <w:rPr>
                <w:rStyle w:val="CommentReference"/>
              </w:rPr>
              <w:commentReference w:id="137"/>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8"/>
            <w:r>
              <w:t>flesh</w:t>
            </w:r>
            <w:commentRangeEnd w:id="138"/>
            <w:r>
              <w:rPr>
                <w:rStyle w:val="CommentReference"/>
              </w:rPr>
              <w:commentReference w:id="138"/>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39"/>
            <w:r w:rsidRPr="004E04E2">
              <w:t xml:space="preserve">send up </w:t>
            </w:r>
            <w:commentRangeEnd w:id="139"/>
            <w:r>
              <w:rPr>
                <w:rStyle w:val="CommentReference"/>
              </w:rPr>
              <w:commentReference w:id="139"/>
            </w:r>
            <w:r>
              <w:t>to</w:t>
            </w:r>
            <w:r w:rsidRPr="004E04E2">
              <w:t xml:space="preserve"> </w:t>
            </w:r>
            <w:r>
              <w:t>You</w:t>
            </w:r>
            <w:r w:rsidRPr="004E04E2">
              <w:t xml:space="preserve"> a befitting </w:t>
            </w:r>
            <w:commentRangeStart w:id="140"/>
            <w:r w:rsidRPr="004E04E2">
              <w:t>doxology</w:t>
            </w:r>
            <w:commentRangeEnd w:id="140"/>
            <w:r>
              <w:rPr>
                <w:rStyle w:val="CommentReference"/>
              </w:rPr>
              <w:commentReference w:id="140"/>
            </w:r>
            <w:r w:rsidRPr="004E04E2">
              <w:t xml:space="preserve">, and win the forgiveness of our many sins: </w:t>
            </w:r>
            <w:commentRangeStart w:id="141"/>
            <w:r w:rsidRPr="004E04E2">
              <w:t xml:space="preserve">Glory to </w:t>
            </w:r>
            <w:r>
              <w:t>You</w:t>
            </w:r>
            <w:r w:rsidRPr="004E04E2">
              <w:t xml:space="preserve"> </w:t>
            </w:r>
            <w:commentRangeEnd w:id="141"/>
            <w:r>
              <w:rPr>
                <w:rStyle w:val="CommentReference"/>
              </w:rPr>
              <w:commentReference w:id="141"/>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42"/>
            <w:r w:rsidRPr="004E04E2">
              <w:t xml:space="preserve">Who </w:t>
            </w:r>
            <w:commentRangeEnd w:id="142"/>
            <w:r>
              <w:rPr>
                <w:rStyle w:val="CommentReference"/>
              </w:rPr>
              <w:commentReference w:id="142"/>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3"/>
            <w:r w:rsidRPr="004E04E2">
              <w:t>to the sanctuary</w:t>
            </w:r>
            <w:commentRangeEnd w:id="143"/>
            <w:r>
              <w:rPr>
                <w:rStyle w:val="CommentReference"/>
              </w:rPr>
              <w:commentReference w:id="143"/>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4"/>
            <w:r w:rsidRPr="004E04E2">
              <w:t xml:space="preserve">you out </w:t>
            </w:r>
            <w:commentRangeEnd w:id="144"/>
            <w:r>
              <w:rPr>
                <w:rStyle w:val="CommentReference"/>
              </w:rPr>
              <w:commentReference w:id="144"/>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5"/>
            <w:r w:rsidRPr="004E04E2">
              <w:t xml:space="preserve">supplication </w:t>
            </w:r>
            <w:commentRangeEnd w:id="145"/>
            <w:r>
              <w:rPr>
                <w:rStyle w:val="CommentReference"/>
              </w:rPr>
              <w:commentReference w:id="14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6"/>
            <w:r w:rsidRPr="004E04E2">
              <w:t xml:space="preserve">petition </w:t>
            </w:r>
            <w:commentRangeEnd w:id="146"/>
            <w:r>
              <w:rPr>
                <w:rStyle w:val="CommentReference"/>
              </w:rPr>
              <w:commentReference w:id="146"/>
            </w:r>
            <w:r w:rsidRPr="004E04E2">
              <w:t xml:space="preserve">shall come in before </w:t>
            </w:r>
            <w:r w:rsidR="001040C8">
              <w:t>You</w:t>
            </w:r>
            <w:r w:rsidRPr="004E04E2">
              <w:t xml:space="preserve">: </w:t>
            </w:r>
            <w:commentRangeStart w:id="147"/>
            <w:r w:rsidRPr="004E04E2">
              <w:t xml:space="preserve">revive </w:t>
            </w:r>
            <w:commentRangeEnd w:id="147"/>
            <w:r>
              <w:rPr>
                <w:rStyle w:val="CommentReference"/>
              </w:rPr>
              <w:commentReference w:id="147"/>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8"/>
            <w:r w:rsidRPr="004E04E2">
              <w:t>pour forth</w:t>
            </w:r>
            <w:commentRangeEnd w:id="148"/>
            <w:r>
              <w:rPr>
                <w:rStyle w:val="CommentReference"/>
              </w:rPr>
              <w:commentReference w:id="148"/>
            </w:r>
            <w:r w:rsidRPr="004E04E2">
              <w:t xml:space="preserve"> </w:t>
            </w:r>
            <w:commentRangeStart w:id="149"/>
            <w:r w:rsidRPr="004E04E2">
              <w:t>blessing</w:t>
            </w:r>
            <w:commentRangeEnd w:id="149"/>
            <w:r>
              <w:rPr>
                <w:rStyle w:val="CommentReference"/>
              </w:rPr>
              <w:commentReference w:id="14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50"/>
            <w:r w:rsidRPr="004E04E2">
              <w:t xml:space="preserve">respond </w:t>
            </w:r>
            <w:commentRangeEnd w:id="150"/>
            <w:r>
              <w:rPr>
                <w:rStyle w:val="CommentReference"/>
              </w:rPr>
              <w:commentReference w:id="150"/>
            </w:r>
            <w:r w:rsidRPr="004E04E2">
              <w:t xml:space="preserve">with </w:t>
            </w:r>
            <w:r>
              <w:t>Your</w:t>
            </w:r>
            <w:r w:rsidRPr="004E04E2">
              <w:t xml:space="preserve"> words: for all </w:t>
            </w:r>
            <w:r>
              <w:t>Your</w:t>
            </w:r>
            <w:r w:rsidRPr="004E04E2">
              <w:t xml:space="preserve"> commandments are </w:t>
            </w:r>
            <w:commentRangeStart w:id="151"/>
            <w:r w:rsidRPr="004E04E2">
              <w:t>righteous</w:t>
            </w:r>
            <w:commentRangeEnd w:id="151"/>
            <w:r>
              <w:rPr>
                <w:rStyle w:val="CommentReference"/>
              </w:rPr>
              <w:commentReference w:id="151"/>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52"/>
            <w:r w:rsidRPr="004E04E2">
              <w:t>meditation</w:t>
            </w:r>
            <w:commentRangeEnd w:id="152"/>
            <w:r>
              <w:rPr>
                <w:rStyle w:val="CommentReference"/>
              </w:rPr>
              <w:commentReference w:id="152"/>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3"/>
            <w:r w:rsidRPr="004E04E2">
              <w:t>always</w:t>
            </w:r>
            <w:commentRangeEnd w:id="153"/>
            <w:r>
              <w:rPr>
                <w:rStyle w:val="CommentReference"/>
              </w:rPr>
              <w:commentReference w:id="153"/>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4"/>
            <w:r w:rsidRPr="004E04E2">
              <w:rPr>
                <w:rFonts w:eastAsia="@MingLiU"/>
              </w:rPr>
              <w:t xml:space="preserve">and </w:t>
            </w:r>
            <w:commentRangeEnd w:id="154"/>
            <w:r>
              <w:rPr>
                <w:rStyle w:val="CommentReference"/>
              </w:rPr>
              <w:commentReference w:id="154"/>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5"/>
            <w:r w:rsidRPr="004E04E2">
              <w:rPr>
                <w:rFonts w:eastAsia="@MingLiU"/>
              </w:rPr>
              <w:t xml:space="preserve">to </w:t>
            </w:r>
            <w:commentRangeEnd w:id="155"/>
            <w:r>
              <w:rPr>
                <w:rStyle w:val="CommentReference"/>
              </w:rPr>
              <w:commentReference w:id="155"/>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6"/>
            <w:r w:rsidRPr="004E04E2">
              <w:t xml:space="preserve">to </w:t>
            </w:r>
            <w:commentRangeEnd w:id="156"/>
            <w:r>
              <w:rPr>
                <w:rStyle w:val="CommentReference"/>
              </w:rPr>
              <w:commentReference w:id="156"/>
            </w:r>
            <w:r>
              <w:t>You</w:t>
            </w:r>
            <w:r w:rsidRPr="004E04E2">
              <w:t>, O Only</w:t>
            </w:r>
            <w:r w:rsidRPr="004E04E2">
              <w:noBreakHyphen/>
            </w:r>
            <w:commentRangeStart w:id="157"/>
            <w:r w:rsidRPr="004E04E2">
              <w:t>Begotten</w:t>
            </w:r>
            <w:commentRangeEnd w:id="157"/>
            <w:r>
              <w:rPr>
                <w:rStyle w:val="CommentReference"/>
              </w:rPr>
              <w:commentReference w:id="157"/>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8"/>
            <w:r w:rsidRPr="004E04E2">
              <w:t xml:space="preserve">utter </w:t>
            </w:r>
            <w:commentRangeEnd w:id="158"/>
            <w:r>
              <w:rPr>
                <w:rStyle w:val="CommentReference"/>
              </w:rPr>
              <w:commentReference w:id="158"/>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3E6DC3">
        <w:rPr>
          <w:noProof/>
        </w:rPr>
        <w:t>947</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9" w:name="_Toc297322053"/>
      <w:bookmarkStart w:id="160" w:name="_Toc297407698"/>
      <w:bookmarkStart w:id="161" w:name="_Toc298445750"/>
      <w:bookmarkStart w:id="162" w:name="_Toc298681233"/>
      <w:bookmarkStart w:id="163" w:name="_Toc298447475"/>
      <w:bookmarkStart w:id="164"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5"/>
            <w:r>
              <w:t xml:space="preserve">consider </w:t>
            </w:r>
            <w:commentRangeEnd w:id="165"/>
            <w:r>
              <w:rPr>
                <w:rStyle w:val="CommentReference"/>
                <w:lang w:val="en-CA"/>
              </w:rPr>
              <w:commentReference w:id="165"/>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6"/>
            <w:r>
              <w:t xml:space="preserve">none </w:t>
            </w:r>
            <w:commentRangeEnd w:id="166"/>
            <w:r>
              <w:rPr>
                <w:rStyle w:val="CommentReference"/>
                <w:lang w:val="en-CA"/>
              </w:rPr>
              <w:commentReference w:id="166"/>
            </w:r>
            <w:r>
              <w:t>but You.</w:t>
            </w:r>
          </w:p>
          <w:p w14:paraId="39084FDD" w14:textId="77777777" w:rsidR="005E263F" w:rsidRDefault="005E263F" w:rsidP="005E263F">
            <w:pPr>
              <w:pStyle w:val="EngHangEnd"/>
            </w:pPr>
            <w:commentRangeStart w:id="167"/>
            <w:r>
              <w:t xml:space="preserve">After </w:t>
            </w:r>
            <w:commentRangeEnd w:id="167"/>
            <w:r>
              <w:rPr>
                <w:rStyle w:val="CommentReference"/>
                <w:lang w:val="en-CA"/>
              </w:rPr>
              <w:commentReference w:id="167"/>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8"/>
            <w:r>
              <w:t xml:space="preserve">to </w:t>
            </w:r>
            <w:commentRangeEnd w:id="168"/>
            <w:r>
              <w:rPr>
                <w:rStyle w:val="CommentReference"/>
                <w:lang w:val="en-CA"/>
              </w:rPr>
              <w:commentReference w:id="168"/>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9"/>
            <w:r>
              <w:t>joyful</w:t>
            </w:r>
            <w:commentRangeEnd w:id="169"/>
            <w:r>
              <w:rPr>
                <w:rStyle w:val="CommentReference"/>
                <w:lang w:val="en-CA"/>
              </w:rPr>
              <w:commentReference w:id="169"/>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70"/>
            <w:r>
              <w:t xml:space="preserve">perfect </w:t>
            </w:r>
            <w:commentRangeEnd w:id="170"/>
            <w:r>
              <w:rPr>
                <w:rStyle w:val="CommentReference"/>
                <w:lang w:val="en-CA"/>
              </w:rPr>
              <w:commentReference w:id="170"/>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71"/>
            <w:r>
              <w:t xml:space="preserve">sealed </w:t>
            </w:r>
            <w:commentRangeEnd w:id="171"/>
            <w:r>
              <w:rPr>
                <w:rStyle w:val="CommentReference"/>
                <w:lang w:val="en-CA"/>
              </w:rPr>
              <w:commentReference w:id="171"/>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72"/>
            <w:r>
              <w:t xml:space="preserve">fragrant </w:t>
            </w:r>
            <w:commentRangeEnd w:id="172"/>
            <w:r>
              <w:rPr>
                <w:rStyle w:val="CommentReference"/>
                <w:lang w:val="en-CA"/>
              </w:rPr>
              <w:commentReference w:id="172"/>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3"/>
            <w:r>
              <w:t>spices</w:t>
            </w:r>
            <w:commentRangeEnd w:id="173"/>
            <w:r>
              <w:rPr>
                <w:rStyle w:val="CommentReference"/>
                <w:lang w:val="en-CA"/>
              </w:rPr>
              <w:commentReference w:id="173"/>
            </w:r>
            <w:r>
              <w:t>,</w:t>
            </w:r>
          </w:p>
          <w:p w14:paraId="2791AC7E" w14:textId="77777777" w:rsidR="005E263F" w:rsidRDefault="005E263F" w:rsidP="005E263F">
            <w:pPr>
              <w:pStyle w:val="EngHangEnd"/>
            </w:pPr>
            <w:r>
              <w:t xml:space="preserve">"Behold and see that the Saviour </w:t>
            </w:r>
            <w:commentRangeStart w:id="174"/>
            <w:r>
              <w:t xml:space="preserve">is risen </w:t>
            </w:r>
            <w:commentRangeEnd w:id="174"/>
            <w:r>
              <w:rPr>
                <w:rStyle w:val="CommentReference"/>
                <w:lang w:val="en-CA"/>
              </w:rPr>
              <w:commentReference w:id="174"/>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5"/>
            <w:r>
              <w:t>A</w:t>
            </w:r>
            <w:commentRangeEnd w:id="175"/>
            <w:r>
              <w:rPr>
                <w:rStyle w:val="CommentReference"/>
                <w:lang w:val="en-CA"/>
              </w:rPr>
              <w:commentReference w:id="175"/>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6"/>
            <w:r>
              <w:t xml:space="preserve">We </w:t>
            </w:r>
            <w:commentRangeEnd w:id="176"/>
            <w:r>
              <w:rPr>
                <w:rStyle w:val="CommentReference"/>
                <w:lang w:val="en-CA"/>
              </w:rPr>
              <w:commentReference w:id="176"/>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7"/>
            <w:r>
              <w:t>alteration</w:t>
            </w:r>
            <w:commentRangeEnd w:id="177"/>
            <w:r>
              <w:rPr>
                <w:rStyle w:val="CommentReference"/>
                <w:lang w:val="en-CA"/>
              </w:rPr>
              <w:commentReference w:id="177"/>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9"/>
      <w:bookmarkEnd w:id="160"/>
      <w:bookmarkEnd w:id="161"/>
      <w:bookmarkEnd w:id="162"/>
      <w:bookmarkEnd w:id="163"/>
      <w:bookmarkEnd w:id="164"/>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8"/>
            <w:r>
              <w:t>glorify Him</w:t>
            </w:r>
            <w:commentRangeEnd w:id="178"/>
            <w:r>
              <w:rPr>
                <w:rStyle w:val="CommentReference"/>
                <w:lang w:val="en-CA"/>
              </w:rPr>
              <w:commentReference w:id="178"/>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9"/>
            <w:r>
              <w:t xml:space="preserve">when he shatters </w:t>
            </w:r>
            <w:commentRangeEnd w:id="179"/>
            <w:r>
              <w:rPr>
                <w:rStyle w:val="CommentReference"/>
                <w:lang w:val="en-CA"/>
              </w:rPr>
              <w:commentReference w:id="179"/>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80"/>
            <w:r>
              <w:t xml:space="preserve">chosen </w:t>
            </w:r>
            <w:commentRangeEnd w:id="180"/>
            <w:r>
              <w:rPr>
                <w:rStyle w:val="CommentReference"/>
                <w:lang w:val="en-CA"/>
              </w:rPr>
              <w:commentReference w:id="180"/>
            </w:r>
            <w:r>
              <w:t xml:space="preserve">mounted </w:t>
            </w:r>
            <w:commentRangeStart w:id="181"/>
            <w:r>
              <w:t xml:space="preserve">captains </w:t>
            </w:r>
            <w:commentRangeEnd w:id="181"/>
            <w:r>
              <w:rPr>
                <w:rStyle w:val="CommentReference"/>
                <w:lang w:val="en-CA"/>
              </w:rPr>
              <w:commentReference w:id="181"/>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82"/>
            <w:r>
              <w:t xml:space="preserve">was </w:t>
            </w:r>
            <w:commentRangeEnd w:id="182"/>
            <w:r>
              <w:rPr>
                <w:rStyle w:val="CommentReference"/>
                <w:lang w:val="en-CA"/>
              </w:rPr>
              <w:commentReference w:id="182"/>
            </w:r>
            <w:r>
              <w:t xml:space="preserve">glorified in power. Your right hand, O Lord, </w:t>
            </w:r>
            <w:commentRangeStart w:id="183"/>
            <w:r>
              <w:t xml:space="preserve">crushed </w:t>
            </w:r>
            <w:commentRangeEnd w:id="183"/>
            <w:r>
              <w:rPr>
                <w:rStyle w:val="CommentReference"/>
                <w:lang w:val="en-CA"/>
              </w:rPr>
              <w:commentReference w:id="183"/>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4"/>
            <w:r>
              <w:t xml:space="preserve">shattered </w:t>
            </w:r>
            <w:commentRangeEnd w:id="184"/>
            <w:r>
              <w:rPr>
                <w:rStyle w:val="CommentReference"/>
                <w:lang w:val="en-CA"/>
              </w:rPr>
              <w:commentReference w:id="184"/>
            </w:r>
            <w:commentRangeStart w:id="185"/>
            <w:r>
              <w:t>Your enemies</w:t>
            </w:r>
            <w:commentRangeEnd w:id="185"/>
            <w:r>
              <w:rPr>
                <w:rStyle w:val="CommentReference"/>
                <w:lang w:val="en-CA"/>
              </w:rPr>
              <w:commentReference w:id="185"/>
            </w:r>
            <w:r>
              <w:t xml:space="preserve">; You </w:t>
            </w:r>
            <w:commentRangeStart w:id="186"/>
            <w:r>
              <w:t xml:space="preserve">sent </w:t>
            </w:r>
            <w:commentRangeEnd w:id="186"/>
            <w:r>
              <w:rPr>
                <w:rStyle w:val="CommentReference"/>
                <w:lang w:val="en-CA"/>
              </w:rPr>
              <w:commentReference w:id="186"/>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7"/>
            <w:r>
              <w:t>holy</w:t>
            </w:r>
            <w:commentRangeEnd w:id="187"/>
            <w:r>
              <w:rPr>
                <w:rStyle w:val="CommentReference"/>
                <w:lang w:val="en-CA"/>
              </w:rPr>
              <w:commentReference w:id="187"/>
            </w:r>
            <w:r>
              <w:t xml:space="preserve">, awesome in </w:t>
            </w:r>
            <w:commentRangeStart w:id="188"/>
            <w:r>
              <w:t>glorious deeds</w:t>
            </w:r>
            <w:commentRangeEnd w:id="188"/>
            <w:r>
              <w:rPr>
                <w:rStyle w:val="CommentReference"/>
                <w:lang w:val="en-CA"/>
              </w:rPr>
              <w:commentReference w:id="188"/>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9"/>
            <w:r>
              <w:t>redeemed</w:t>
            </w:r>
            <w:commentRangeEnd w:id="189"/>
            <w:r>
              <w:rPr>
                <w:rStyle w:val="CommentReference"/>
                <w:lang w:val="en-CA"/>
              </w:rPr>
              <w:commentReference w:id="189"/>
            </w:r>
            <w:r>
              <w:t xml:space="preserve">; You called them by Your power into Your holy </w:t>
            </w:r>
            <w:commentRangeStart w:id="190"/>
            <w:r>
              <w:t>abode</w:t>
            </w:r>
            <w:commentRangeEnd w:id="190"/>
            <w:r>
              <w:rPr>
                <w:rStyle w:val="CommentReference"/>
                <w:lang w:val="en-CA"/>
              </w:rPr>
              <w:commentReference w:id="190"/>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91"/>
            <w:r>
              <w:t xml:space="preserve">Sorrow </w:t>
            </w:r>
            <w:commentRangeEnd w:id="191"/>
            <w:r>
              <w:rPr>
                <w:rStyle w:val="CommentReference"/>
                <w:lang w:val="en-CA"/>
              </w:rPr>
              <w:commentReference w:id="191"/>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92"/>
            <w:r>
              <w:t>May</w:t>
            </w:r>
            <w:commentRangeEnd w:id="192"/>
            <w:r>
              <w:rPr>
                <w:rStyle w:val="CommentReference"/>
                <w:lang w:val="en-CA"/>
              </w:rPr>
              <w:commentReference w:id="192"/>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3"/>
            <w:r>
              <w:t xml:space="preserve">reigning </w:t>
            </w:r>
            <w:commentRangeEnd w:id="193"/>
            <w:r>
              <w:rPr>
                <w:rStyle w:val="CommentReference"/>
                <w:lang w:val="en-CA"/>
              </w:rPr>
              <w:commentReference w:id="193"/>
            </w:r>
            <w:r>
              <w:t xml:space="preserve">as King forever and ever </w:t>
            </w:r>
            <w:commentRangeStart w:id="194"/>
            <w:r>
              <w:t>and beyond</w:t>
            </w:r>
            <w:commentRangeEnd w:id="194"/>
            <w:r>
              <w:rPr>
                <w:rStyle w:val="CommentReference"/>
                <w:lang w:val="en-CA"/>
              </w:rPr>
              <w:commentReference w:id="194"/>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5"/>
            <w:r>
              <w:t xml:space="preserve"> </w:t>
            </w:r>
            <w:commentRangeEnd w:id="195"/>
            <w:r>
              <w:rPr>
                <w:rStyle w:val="CommentReference"/>
                <w:lang w:val="en-CA"/>
              </w:rPr>
              <w:commentReference w:id="195"/>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6"/>
            <w:r>
              <w:t>praises</w:t>
            </w:r>
            <w:commentRangeEnd w:id="196"/>
            <w:r>
              <w:rPr>
                <w:rStyle w:val="CommentReference"/>
                <w:lang w:val="en-CA"/>
              </w:rPr>
              <w:commentReference w:id="196"/>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7"/>
            <w:r>
              <w:t>for gloriously has He glorified Himself</w:t>
            </w:r>
            <w:commentRangeEnd w:id="197"/>
            <w:r>
              <w:rPr>
                <w:rStyle w:val="CommentReference"/>
                <w:lang w:val="en-CA"/>
              </w:rPr>
              <w:commentReference w:id="197"/>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8"/>
            <w:r>
              <w:t>Himself</w:t>
            </w:r>
            <w:commentRangeEnd w:id="198"/>
            <w:r>
              <w:rPr>
                <w:rStyle w:val="CommentReference"/>
                <w:lang w:val="en-CA"/>
              </w:rPr>
              <w:commentReference w:id="198"/>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9" w:name="_Toc297322054"/>
      <w:bookmarkStart w:id="200" w:name="_Toc297407699"/>
      <w:bookmarkStart w:id="201" w:name="_Toc298445751"/>
      <w:bookmarkStart w:id="202" w:name="_Toc298681234"/>
      <w:bookmarkStart w:id="203" w:name="_Toc298447476"/>
      <w:r>
        <w:lastRenderedPageBreak/>
        <w:t>Psali Adam</w:t>
      </w:r>
      <w:bookmarkEnd w:id="199"/>
      <w:bookmarkEnd w:id="200"/>
      <w:bookmarkEnd w:id="201"/>
      <w:bookmarkEnd w:id="202"/>
      <w:bookmarkEnd w:id="203"/>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4"/>
            <w:r>
              <w:t xml:space="preserve">The </w:t>
            </w:r>
            <w:commentRangeEnd w:id="204"/>
            <w:r>
              <w:rPr>
                <w:rStyle w:val="CommentReference"/>
                <w:lang w:val="en-CA"/>
              </w:rPr>
              <w:commentReference w:id="204"/>
            </w:r>
            <w:r>
              <w:t xml:space="preserve">water of the sea was parted into parts, And the great deep became a </w:t>
            </w:r>
            <w:commentRangeStart w:id="205"/>
            <w:r>
              <w:t>path</w:t>
            </w:r>
            <w:commentRangeEnd w:id="205"/>
            <w:r>
              <w:rPr>
                <w:rStyle w:val="CommentReference"/>
                <w:lang w:val="en-CA"/>
              </w:rPr>
              <w:commentReference w:id="205"/>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6"/>
            <w:r w:rsidRPr="00D33B3C">
              <w:rPr>
                <w:rFonts w:ascii="Times New Roman" w:hAnsi="Times New Roman" w:cs="Times New Roman"/>
              </w:rPr>
              <w:t>Ϧ</w:t>
            </w:r>
            <w:r w:rsidRPr="00D33B3C">
              <w:t>ⲉⲛ</w:t>
            </w:r>
            <w:commentRangeEnd w:id="206"/>
            <w:r>
              <w:rPr>
                <w:rStyle w:val="CommentReference"/>
                <w:rFonts w:ascii="Garamond" w:hAnsi="Garamond" w:cstheme="minorBidi"/>
                <w:noProof w:val="0"/>
                <w:lang w:val="en-CA"/>
              </w:rPr>
              <w:commentReference w:id="20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207"/>
            <w:r>
              <w:t xml:space="preserve">miraculous </w:t>
            </w:r>
            <w:commentRangeEnd w:id="207"/>
            <w:r>
              <w:rPr>
                <w:rStyle w:val="CommentReference"/>
                <w:lang w:val="en-CA"/>
              </w:rPr>
              <w:commentReference w:id="207"/>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8"/>
            <w:r>
              <w:t xml:space="preserve">passed </w:t>
            </w:r>
            <w:commentRangeEnd w:id="208"/>
            <w:r>
              <w:rPr>
                <w:rStyle w:val="CommentReference"/>
                <w:lang w:val="en-CA"/>
              </w:rPr>
              <w:commentReference w:id="208"/>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9"/>
            <w:r>
              <w:t xml:space="preserve">praising </w:t>
            </w:r>
            <w:commentRangeEnd w:id="209"/>
            <w:r>
              <w:rPr>
                <w:rStyle w:val="CommentReference"/>
                <w:lang w:val="en-CA"/>
              </w:rPr>
              <w:commentReference w:id="209"/>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10"/>
            <w:r>
              <w:t xml:space="preserve">praise </w:t>
            </w:r>
            <w:commentRangeEnd w:id="210"/>
            <w:r>
              <w:rPr>
                <w:rStyle w:val="CommentReference"/>
                <w:lang w:val="en-CA"/>
              </w:rPr>
              <w:commentReference w:id="210"/>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3E6DC3">
        <w:rPr>
          <w:noProof/>
        </w:rPr>
        <w:t>142</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3E6DC3">
        <w:rPr>
          <w:noProof/>
        </w:rPr>
        <w:t>951</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3E6DC3">
        <w:rPr>
          <w:noProof/>
        </w:rPr>
        <w:t>953</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11" w:name="_Toc297322055"/>
      <w:bookmarkStart w:id="212" w:name="_Toc297407700"/>
      <w:bookmarkStart w:id="213" w:name="_Ref297493889"/>
      <w:bookmarkStart w:id="214" w:name="_Toc298445752"/>
      <w:bookmarkStart w:id="215" w:name="_Toc298681235"/>
      <w:bookmarkStart w:id="216" w:name="_Toc298447477"/>
      <w:bookmarkStart w:id="217" w:name="_Toc308441895"/>
      <w:bookmarkStart w:id="218" w:name="_Ref434580757"/>
      <w:bookmarkStart w:id="219" w:name="_Ref434580763"/>
      <w:r>
        <w:lastRenderedPageBreak/>
        <w:t>The Second Canticle: Psalm 135</w:t>
      </w:r>
      <w:bookmarkEnd w:id="211"/>
      <w:bookmarkEnd w:id="212"/>
      <w:bookmarkEnd w:id="213"/>
      <w:bookmarkEnd w:id="214"/>
      <w:bookmarkEnd w:id="215"/>
      <w:bookmarkEnd w:id="216"/>
      <w:bookmarkEnd w:id="217"/>
      <w:bookmarkEnd w:id="218"/>
      <w:bookmarkEnd w:id="219"/>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20"/>
            <w:r w:rsidRPr="00597158">
              <w:t xml:space="preserve">wisdom </w:t>
            </w:r>
            <w:commentRangeEnd w:id="220"/>
            <w:r>
              <w:rPr>
                <w:rStyle w:val="CommentReference"/>
                <w:rFonts w:eastAsiaTheme="minorHAnsi" w:cstheme="minorBidi"/>
                <w:color w:val="auto"/>
                <w:lang w:val="en-CA"/>
              </w:rPr>
              <w:commentReference w:id="220"/>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21"/>
            <w:r w:rsidRPr="00597158">
              <w:t>stretched out</w:t>
            </w:r>
            <w:commentRangeEnd w:id="221"/>
            <w:r>
              <w:rPr>
                <w:rStyle w:val="CommentReference"/>
                <w:rFonts w:eastAsiaTheme="minorHAnsi" w:cstheme="minorBidi"/>
                <w:color w:val="auto"/>
                <w:lang w:val="en-CA"/>
              </w:rPr>
              <w:commentReference w:id="221"/>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22"/>
            <w:r w:rsidRPr="00597158">
              <w:t xml:space="preserve">that </w:t>
            </w:r>
            <w:commentRangeEnd w:id="222"/>
            <w:r>
              <w:rPr>
                <w:rStyle w:val="CommentReference"/>
                <w:rFonts w:eastAsiaTheme="minorHAnsi" w:cstheme="minorBidi"/>
                <w:color w:val="auto"/>
                <w:lang w:val="en-CA"/>
              </w:rPr>
              <w:commentReference w:id="222"/>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3"/>
            <w:r w:rsidRPr="00597158">
              <w:t xml:space="preserve">rule </w:t>
            </w:r>
            <w:commentRangeEnd w:id="223"/>
            <w:r>
              <w:rPr>
                <w:rStyle w:val="CommentReference"/>
                <w:rFonts w:eastAsiaTheme="minorHAnsi" w:cstheme="minorBidi"/>
                <w:color w:val="auto"/>
                <w:lang w:val="en-CA"/>
              </w:rPr>
              <w:commentReference w:id="223"/>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4"/>
            <w:r w:rsidRPr="00597158">
              <w:t xml:space="preserve">stretched-out </w:t>
            </w:r>
            <w:commentRangeEnd w:id="224"/>
            <w:r>
              <w:rPr>
                <w:rStyle w:val="CommentReference"/>
                <w:rFonts w:eastAsiaTheme="minorHAnsi" w:cstheme="minorBidi"/>
                <w:color w:val="auto"/>
                <w:lang w:val="en-CA"/>
              </w:rPr>
              <w:commentReference w:id="224"/>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5"/>
            <w:r w:rsidRPr="00597158">
              <w:t xml:space="preserve">in </w:t>
            </w:r>
            <w:commentRangeEnd w:id="225"/>
            <w:r>
              <w:rPr>
                <w:rStyle w:val="CommentReference"/>
                <w:rFonts w:eastAsiaTheme="minorHAnsi" w:cstheme="minorBidi"/>
                <w:color w:val="auto"/>
                <w:lang w:val="en-CA"/>
              </w:rPr>
              <w:commentReference w:id="225"/>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6"/>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6"/>
            <w:r w:rsidR="00FC3604">
              <w:rPr>
                <w:rStyle w:val="CommentReference"/>
                <w:rFonts w:cstheme="minorBidi"/>
                <w:color w:val="auto"/>
                <w:lang w:val="en-CA"/>
              </w:rPr>
              <w:commentReference w:id="226"/>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7"/>
            <w:r w:rsidRPr="00FC3604">
              <w:t>Ⲉⲩⲕ̀ⲗⲏⲣⲟⲛⲟⲙⲓⲁ̀ ⲙ̀ⲡⲉϥⲃⲱⲕ ⲡⲓⲥ̅ⲗ̅</w:t>
            </w:r>
            <w:r w:rsidRPr="00597158">
              <w:t xml:space="preserve"> </w:t>
            </w:r>
            <w:commentRangeEnd w:id="227"/>
            <w:r w:rsidR="00FC3604">
              <w:rPr>
                <w:rStyle w:val="CommentReference"/>
                <w:rFonts w:ascii="Garamond" w:hAnsi="Garamond" w:cstheme="minorBidi"/>
                <w:noProof w:val="0"/>
                <w:lang w:val="en-CA"/>
              </w:rPr>
              <w:commentReference w:id="227"/>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8" w:name="_Toc297322056"/>
      <w:bookmarkStart w:id="229" w:name="_Toc297407701"/>
      <w:bookmarkStart w:id="230" w:name="_Toc298445753"/>
      <w:bookmarkStart w:id="231" w:name="_Toc298681236"/>
      <w:bookmarkStart w:id="232" w:name="_Toc298447478"/>
      <w:r>
        <w:t>Psali Adam</w:t>
      </w:r>
      <w:bookmarkEnd w:id="228"/>
      <w:bookmarkEnd w:id="229"/>
      <w:bookmarkEnd w:id="230"/>
      <w:bookmarkEnd w:id="231"/>
      <w:bookmarkEnd w:id="232"/>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3E6DC3">
        <w:rPr>
          <w:noProof/>
        </w:rPr>
        <w:t>955</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3"/>
            <w:r w:rsidRPr="004C0CA2">
              <w:t xml:space="preserve">brought </w:t>
            </w:r>
            <w:commentRangeEnd w:id="233"/>
            <w:r>
              <w:rPr>
                <w:rStyle w:val="CommentReference"/>
                <w:rFonts w:eastAsiaTheme="minorHAnsi" w:cstheme="minorBidi"/>
                <w:color w:val="auto"/>
                <w:lang w:val="en-CA"/>
              </w:rPr>
              <w:commentReference w:id="233"/>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3E6DC3">
        <w:rPr>
          <w:noProof/>
        </w:rPr>
        <w:t>957</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4" w:name="_Toc297322057"/>
      <w:bookmarkStart w:id="235" w:name="_Toc297407702"/>
      <w:bookmarkStart w:id="236" w:name="_Toc298445754"/>
      <w:bookmarkStart w:id="237" w:name="_Toc298681237"/>
      <w:bookmarkStart w:id="238" w:name="_Toc298447479"/>
      <w:bookmarkStart w:id="239" w:name="_Toc308441896"/>
      <w:r>
        <w:lastRenderedPageBreak/>
        <w:t>The Third Canticle: The Song of the Three Children</w:t>
      </w:r>
      <w:bookmarkEnd w:id="234"/>
      <w:bookmarkEnd w:id="235"/>
      <w:bookmarkEnd w:id="236"/>
      <w:bookmarkEnd w:id="237"/>
      <w:bookmarkEnd w:id="238"/>
      <w:bookmarkEnd w:id="239"/>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40"/>
            <w:r w:rsidRPr="00BE273A">
              <w:t xml:space="preserve">Blessed </w:t>
            </w:r>
            <w:commentRangeEnd w:id="240"/>
            <w:r w:rsidRPr="00BE273A">
              <w:rPr>
                <w:rStyle w:val="CommentReference"/>
                <w:rFonts w:eastAsiaTheme="minorHAnsi"/>
                <w:sz w:val="24"/>
              </w:rPr>
              <w:commentReference w:id="240"/>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 xml:space="preserve">Bless the Lord, all you </w:t>
            </w:r>
            <w:proofErr w:type="gramStart"/>
            <w:r w:rsidRPr="00BE273A">
              <w:t>works</w:t>
            </w:r>
            <w:proofErr w:type="gramEnd"/>
            <w:r w:rsidRPr="00BE273A">
              <w:t xml:space="preserve">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41"/>
            <w:r w:rsidRPr="00BE273A">
              <w:t>heaven</w:t>
            </w:r>
            <w:commentRangeEnd w:id="241"/>
            <w:r w:rsidRPr="00BE273A">
              <w:rPr>
                <w:rStyle w:val="CommentReference"/>
                <w:rFonts w:eastAsiaTheme="minorHAnsi"/>
                <w:sz w:val="24"/>
              </w:rPr>
              <w:commentReference w:id="241"/>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42"/>
            <w:r w:rsidRPr="00BE273A">
              <w:t xml:space="preserve">clouds </w:t>
            </w:r>
            <w:commentRangeEnd w:id="242"/>
            <w:r w:rsidRPr="00BE273A">
              <w:rPr>
                <w:rStyle w:val="CommentReference"/>
                <w:rFonts w:eastAsiaTheme="minorHAnsi"/>
                <w:sz w:val="24"/>
              </w:rPr>
              <w:commentReference w:id="242"/>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3"/>
            <w:r w:rsidRPr="00BE273A">
              <w:t xml:space="preserve">Bless </w:t>
            </w:r>
            <w:commentRangeEnd w:id="243"/>
            <w:r w:rsidRPr="00BE273A">
              <w:rPr>
                <w:rStyle w:val="CommentReference"/>
                <w:rFonts w:eastAsiaTheme="minorHAnsi"/>
                <w:sz w:val="24"/>
              </w:rPr>
              <w:commentReference w:id="243"/>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4"/>
            <w:r w:rsidRPr="00BE273A">
              <w:t>falling snow</w:t>
            </w:r>
            <w:commentRangeEnd w:id="244"/>
            <w:r w:rsidRPr="00BE273A">
              <w:rPr>
                <w:rStyle w:val="CommentReference"/>
                <w:rFonts w:eastAsiaTheme="minorHAnsi"/>
                <w:sz w:val="24"/>
              </w:rPr>
              <w:commentReference w:id="244"/>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5"/>
            <w:r w:rsidRPr="00BE273A">
              <w:t xml:space="preserve">Bless </w:t>
            </w:r>
            <w:commentRangeEnd w:id="245"/>
            <w:r w:rsidRPr="00BE273A">
              <w:rPr>
                <w:rStyle w:val="CommentReference"/>
                <w:rFonts w:eastAsiaTheme="minorHAnsi"/>
                <w:sz w:val="24"/>
              </w:rPr>
              <w:commentReference w:id="245"/>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6"/>
            <w:r w:rsidRPr="00BE273A">
              <w:t xml:space="preserve">Bless </w:t>
            </w:r>
            <w:commentRangeEnd w:id="246"/>
            <w:r w:rsidRPr="00BE273A">
              <w:rPr>
                <w:rStyle w:val="CommentReference"/>
                <w:rFonts w:eastAsiaTheme="minorHAnsi"/>
                <w:sz w:val="24"/>
              </w:rPr>
              <w:commentReference w:id="246"/>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7"/>
            <w:r w:rsidRPr="00BE273A">
              <w:t xml:space="preserve">ye </w:t>
            </w:r>
            <w:commentRangeEnd w:id="247"/>
            <w:r w:rsidR="00180AE1">
              <w:rPr>
                <w:rStyle w:val="CommentReference"/>
                <w:rFonts w:eastAsiaTheme="minorHAnsi" w:cstheme="minorBidi"/>
                <w:color w:val="auto"/>
                <w:lang w:val="en-CA"/>
              </w:rPr>
              <w:commentReference w:id="247"/>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48"/>
            <w:r w:rsidRPr="00BE273A">
              <w:t xml:space="preserve">whales </w:t>
            </w:r>
            <w:commentRangeEnd w:id="248"/>
            <w:r w:rsidRPr="00BE273A">
              <w:rPr>
                <w:rStyle w:val="CommentReference"/>
                <w:rFonts w:eastAsiaTheme="minorHAnsi"/>
                <w:sz w:val="24"/>
              </w:rPr>
              <w:commentReference w:id="248"/>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9"/>
            <w:r w:rsidRPr="00BE273A">
              <w:t xml:space="preserve">beasts </w:t>
            </w:r>
            <w:commentRangeEnd w:id="249"/>
            <w:r w:rsidRPr="00BE273A">
              <w:rPr>
                <w:rStyle w:val="CommentReference"/>
                <w:rFonts w:eastAsiaTheme="minorHAnsi"/>
                <w:sz w:val="24"/>
              </w:rPr>
              <w:commentReference w:id="249"/>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50"/>
            <w:r w:rsidRPr="00BE273A">
              <w:t xml:space="preserve">sons </w:t>
            </w:r>
            <w:commentRangeEnd w:id="250"/>
            <w:r w:rsidRPr="00BE273A">
              <w:rPr>
                <w:rStyle w:val="CommentReference"/>
                <w:rFonts w:eastAsiaTheme="minorHAnsi"/>
                <w:sz w:val="24"/>
              </w:rPr>
              <w:commentReference w:id="250"/>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51"/>
            <w:r w:rsidRPr="00BE273A">
              <w:t xml:space="preserve">of </w:t>
            </w:r>
            <w:commentRangeEnd w:id="251"/>
            <w:r w:rsidRPr="00BE273A">
              <w:rPr>
                <w:rStyle w:val="CommentReference"/>
                <w:rFonts w:eastAsiaTheme="minorHAnsi"/>
                <w:sz w:val="24"/>
              </w:rPr>
              <w:commentReference w:id="251"/>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52"/>
            <w:r w:rsidRPr="00BE273A">
              <w:t xml:space="preserve">Bless </w:t>
            </w:r>
            <w:commentRangeEnd w:id="252"/>
            <w:r w:rsidRPr="00BE273A">
              <w:rPr>
                <w:rStyle w:val="CommentReference"/>
                <w:rFonts w:eastAsiaTheme="minorHAnsi"/>
                <w:sz w:val="24"/>
              </w:rPr>
              <w:commentReference w:id="252"/>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3" w:name="_Toc297322058"/>
      <w:bookmarkStart w:id="254" w:name="_Toc297407703"/>
      <w:bookmarkStart w:id="255" w:name="_Toc298445755"/>
      <w:bookmarkStart w:id="256" w:name="_Toc298681238"/>
      <w:bookmarkStart w:id="257" w:name="_Toc298447480"/>
      <w:r>
        <w:t>Psali Batos</w:t>
      </w:r>
      <w:bookmarkEnd w:id="253"/>
      <w:bookmarkEnd w:id="254"/>
      <w:bookmarkEnd w:id="255"/>
      <w:bookmarkEnd w:id="256"/>
      <w:bookmarkEnd w:id="257"/>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8"/>
            <w:r w:rsidRPr="00436BDD">
              <w:t>Ⲁⲣⲓⲯⲁⲗⲓⲛ</w:t>
            </w:r>
            <w:commentRangeEnd w:id="258"/>
            <w:r>
              <w:rPr>
                <w:rStyle w:val="CommentReference"/>
                <w:rFonts w:ascii="Garamond" w:hAnsi="Garamond" w:cstheme="minorBidi"/>
                <w:noProof w:val="0"/>
                <w:lang w:val="en-CA"/>
              </w:rPr>
              <w:commentReference w:id="258"/>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proofErr w:type="gramStart"/>
            <w:r>
              <w:t>you</w:t>
            </w:r>
            <w:proofErr w:type="gramEnd"/>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9"/>
            <w:r>
              <w:t>Giver</w:t>
            </w:r>
            <w:r w:rsidRPr="00C05A5B">
              <w:t xml:space="preserve"> </w:t>
            </w:r>
            <w:commentRangeEnd w:id="259"/>
            <w:r>
              <w:rPr>
                <w:rStyle w:val="CommentReference"/>
                <w:rFonts w:eastAsiaTheme="minorHAnsi" w:cstheme="minorBidi"/>
                <w:color w:val="auto"/>
                <w:lang w:val="en-CA"/>
              </w:rPr>
              <w:commentReference w:id="259"/>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60"/>
            <w:r w:rsidRPr="00C05A5B">
              <w:t>nanias</w:t>
            </w:r>
            <w:commentRangeEnd w:id="260"/>
            <w:r>
              <w:rPr>
                <w:rStyle w:val="CommentReference"/>
                <w:rFonts w:eastAsiaTheme="minorHAnsi" w:cstheme="minorBidi"/>
                <w:color w:val="auto"/>
                <w:lang w:val="en-CA"/>
              </w:rPr>
              <w:commentReference w:id="260"/>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61"/>
            <w:r w:rsidRPr="00C05A5B">
              <w:t>Morning</w:t>
            </w:r>
            <w:commentRangeEnd w:id="261"/>
            <w:r>
              <w:rPr>
                <w:rStyle w:val="CommentReference"/>
                <w:rFonts w:eastAsiaTheme="minorHAnsi" w:cstheme="minorBidi"/>
                <w:color w:val="auto"/>
                <w:lang w:val="en-CA"/>
              </w:rPr>
              <w:commentReference w:id="261"/>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62"/>
            <w:r w:rsidRPr="00C05A5B">
              <w:t>Emmanuel</w:t>
            </w:r>
            <w:commentRangeEnd w:id="262"/>
            <w:r>
              <w:rPr>
                <w:rStyle w:val="CommentReference"/>
                <w:rFonts w:eastAsiaTheme="minorHAnsi" w:cstheme="minorBidi"/>
                <w:color w:val="auto"/>
                <w:lang w:val="en-CA"/>
              </w:rPr>
              <w:commentReference w:id="262"/>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3"/>
            <w:r w:rsidRPr="00C05A5B">
              <w:t xml:space="preserve">Proclaim </w:t>
            </w:r>
            <w:commentRangeEnd w:id="263"/>
            <w:r>
              <w:rPr>
                <w:rStyle w:val="CommentReference"/>
                <w:rFonts w:eastAsiaTheme="minorHAnsi" w:cstheme="minorBidi"/>
                <w:color w:val="auto"/>
                <w:lang w:val="en-CA"/>
              </w:rPr>
              <w:commentReference w:id="263"/>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4"/>
            <w:r>
              <w:t>persevere</w:t>
            </w:r>
            <w:commentRangeEnd w:id="264"/>
            <w:r>
              <w:rPr>
                <w:rStyle w:val="CommentReference"/>
                <w:rFonts w:eastAsiaTheme="minorHAnsi" w:cstheme="minorBidi"/>
                <w:color w:val="auto"/>
                <w:lang w:val="en-CA"/>
              </w:rPr>
              <w:commentReference w:id="264"/>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5"/>
            <w:r>
              <w:t>presbyters</w:t>
            </w:r>
            <w:commentRangeEnd w:id="265"/>
            <w:r>
              <w:rPr>
                <w:rStyle w:val="CommentReference"/>
                <w:rFonts w:eastAsiaTheme="minorHAnsi" w:cstheme="minorBidi"/>
                <w:color w:val="auto"/>
                <w:lang w:val="en-CA"/>
              </w:rPr>
              <w:commentReference w:id="265"/>
            </w:r>
            <w:r w:rsidRPr="00C05A5B">
              <w:t>:</w:t>
            </w:r>
          </w:p>
          <w:p w14:paraId="7637E91E" w14:textId="77777777" w:rsidR="00BE273A" w:rsidRDefault="00BE273A" w:rsidP="00BE273A">
            <w:pPr>
              <w:pStyle w:val="EngHang"/>
            </w:pPr>
            <w:r>
              <w:t>"</w:t>
            </w:r>
            <w:commentRangeStart w:id="266"/>
            <w:r>
              <w:t>Bless</w:t>
            </w:r>
            <w:commentRangeEnd w:id="266"/>
            <w:r>
              <w:rPr>
                <w:rStyle w:val="CommentReference"/>
                <w:rFonts w:eastAsiaTheme="minorHAnsi" w:cstheme="minorBidi"/>
                <w:color w:val="auto"/>
                <w:lang w:val="en-CA"/>
              </w:rPr>
              <w:commentReference w:id="266"/>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7"/>
            <w:r>
              <w:t>day</w:t>
            </w:r>
            <w:commentRangeEnd w:id="267"/>
            <w:r>
              <w:rPr>
                <w:rStyle w:val="CommentReference"/>
                <w:rFonts w:eastAsiaTheme="minorHAnsi" w:cstheme="minorBidi"/>
                <w:color w:val="auto"/>
                <w:lang w:val="en-CA"/>
              </w:rPr>
              <w:commentReference w:id="267"/>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4700254A" w14:textId="77777777" w:rsidR="00BE273A" w:rsidRPr="00C05A5B" w:rsidRDefault="00BE273A" w:rsidP="00BE273A">
            <w:pPr>
              <w:pStyle w:val="EngHang"/>
              <w:rPr>
                <w:szCs w:val="20"/>
              </w:rPr>
            </w:pPr>
            <w:r w:rsidRPr="00C05A5B">
              <w:t xml:space="preserve">The </w:t>
            </w:r>
            <w:commentRangeStart w:id="268"/>
            <w:r w:rsidRPr="00C05A5B">
              <w:t xml:space="preserve">souls </w:t>
            </w:r>
            <w:commentRangeEnd w:id="268"/>
            <w:r>
              <w:rPr>
                <w:rStyle w:val="CommentReference"/>
                <w:rFonts w:eastAsiaTheme="minorHAnsi" w:cstheme="minorBidi"/>
                <w:color w:val="auto"/>
                <w:lang w:val="en-CA"/>
              </w:rPr>
              <w:commentReference w:id="268"/>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9"/>
            <w:r w:rsidRPr="00C05A5B">
              <w:t>sea</w:t>
            </w:r>
            <w:commentRangeEnd w:id="269"/>
            <w:r>
              <w:rPr>
                <w:rStyle w:val="CommentReference"/>
                <w:rFonts w:eastAsiaTheme="minorHAnsi" w:cstheme="minorBidi"/>
                <w:color w:val="auto"/>
                <w:lang w:val="en-CA"/>
              </w:rPr>
              <w:commentReference w:id="269"/>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70"/>
            <w:r w:rsidRPr="00C05A5B">
              <w:t xml:space="preserve">all </w:t>
            </w:r>
            <w:commentRangeEnd w:id="270"/>
            <w:r>
              <w:rPr>
                <w:rStyle w:val="CommentReference"/>
                <w:rFonts w:eastAsiaTheme="minorHAnsi" w:cstheme="minorBidi"/>
                <w:color w:val="auto"/>
                <w:lang w:val="en-CA"/>
              </w:rPr>
              <w:commentReference w:id="270"/>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71"/>
            <w:r w:rsidRPr="00C05A5B">
              <w:t>heretics</w:t>
            </w:r>
            <w:commentRangeEnd w:id="271"/>
            <w:r>
              <w:rPr>
                <w:rStyle w:val="CommentReference"/>
                <w:rFonts w:eastAsiaTheme="minorHAnsi" w:cstheme="minorBidi"/>
                <w:color w:val="auto"/>
                <w:lang w:val="en-CA"/>
              </w:rPr>
              <w:commentReference w:id="271"/>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72"/>
            <w:r w:rsidRPr="00C05A5B">
              <w:t xml:space="preserve">spirits </w:t>
            </w:r>
            <w:commentRangeEnd w:id="272"/>
            <w:r>
              <w:rPr>
                <w:rStyle w:val="CommentReference"/>
                <w:rFonts w:eastAsiaTheme="minorHAnsi" w:cstheme="minorBidi"/>
                <w:color w:val="auto"/>
                <w:lang w:val="en-CA"/>
              </w:rPr>
              <w:commentReference w:id="272"/>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3"/>
            <w:r>
              <w:t>contrite</w:t>
            </w:r>
            <w:r w:rsidRPr="00C05A5B">
              <w:t xml:space="preserve"> </w:t>
            </w:r>
            <w:commentRangeEnd w:id="273"/>
            <w:r>
              <w:rPr>
                <w:rStyle w:val="CommentReference"/>
                <w:rFonts w:eastAsiaTheme="minorHAnsi" w:cstheme="minorBidi"/>
                <w:color w:val="auto"/>
                <w:lang w:val="en-CA"/>
              </w:rPr>
              <w:commentReference w:id="273"/>
            </w:r>
            <w:commentRangeStart w:id="274"/>
            <w:r w:rsidRPr="00C05A5B">
              <w:t>hearts</w:t>
            </w:r>
            <w:commentRangeEnd w:id="274"/>
            <w:r>
              <w:rPr>
                <w:rStyle w:val="CommentReference"/>
                <w:rFonts w:eastAsiaTheme="minorHAnsi" w:cstheme="minorBidi"/>
                <w:color w:val="auto"/>
                <w:lang w:val="en-CA"/>
              </w:rPr>
              <w:commentReference w:id="274"/>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5"/>
            <w:r w:rsidRPr="00C05A5B">
              <w:t>Make haste and be very attentive</w:t>
            </w:r>
            <w:commentRangeEnd w:id="275"/>
            <w:r>
              <w:rPr>
                <w:rStyle w:val="CommentReference"/>
                <w:rFonts w:eastAsiaTheme="minorHAnsi" w:cstheme="minorBidi"/>
                <w:color w:val="auto"/>
                <w:lang w:val="en-CA"/>
              </w:rPr>
              <w:commentReference w:id="275"/>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6"/>
            <w:r w:rsidRPr="00C05A5B">
              <w:t xml:space="preserve">righteous </w:t>
            </w:r>
            <w:commentRangeEnd w:id="276"/>
            <w:r>
              <w:rPr>
                <w:rStyle w:val="CommentReference"/>
                <w:rFonts w:eastAsiaTheme="minorHAnsi" w:cstheme="minorBidi"/>
                <w:color w:val="auto"/>
                <w:lang w:val="en-CA"/>
              </w:rPr>
              <w:commentReference w:id="276"/>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7"/>
            <w:r>
              <w:t>condemned</w:t>
            </w:r>
            <w:commentRangeEnd w:id="277"/>
            <w:r>
              <w:rPr>
                <w:rStyle w:val="CommentReference"/>
                <w:rFonts w:eastAsiaTheme="minorHAnsi" w:cstheme="minorBidi"/>
                <w:color w:val="auto"/>
                <w:lang w:val="en-CA"/>
              </w:rPr>
              <w:commentReference w:id="277"/>
            </w:r>
            <w:r w:rsidRPr="00C05A5B">
              <w:t xml:space="preserve">, </w:t>
            </w:r>
          </w:p>
          <w:p w14:paraId="5C6E57B0" w14:textId="77777777" w:rsidR="00BE273A" w:rsidRDefault="00BE273A" w:rsidP="00BE273A">
            <w:pPr>
              <w:pStyle w:val="EngHang"/>
            </w:pPr>
            <w:r w:rsidRPr="00C05A5B">
              <w:t xml:space="preserve">That he may </w:t>
            </w:r>
            <w:commentRangeStart w:id="278"/>
            <w:r w:rsidRPr="00C05A5B">
              <w:t xml:space="preserve">join </w:t>
            </w:r>
            <w:commentRangeEnd w:id="278"/>
            <w:r>
              <w:rPr>
                <w:rStyle w:val="CommentReference"/>
                <w:rFonts w:eastAsiaTheme="minorHAnsi" w:cstheme="minorBidi"/>
                <w:color w:val="auto"/>
                <w:lang w:val="en-CA"/>
              </w:rPr>
              <w:commentReference w:id="278"/>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E6DC3">
        <w:rPr>
          <w:noProof/>
        </w:rPr>
        <w:t>958</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9" w:name="_Toc297322059"/>
      <w:bookmarkStart w:id="280" w:name="_Toc297407704"/>
      <w:bookmarkStart w:id="281" w:name="_Toc298445756"/>
      <w:bookmarkStart w:id="282" w:name="_Toc298681239"/>
      <w:bookmarkStart w:id="283" w:name="_Toc298447481"/>
      <w:r>
        <w:lastRenderedPageBreak/>
        <w:t xml:space="preserve">We Follow </w:t>
      </w:r>
      <w:r w:rsidR="001040C8">
        <w:t>You</w:t>
      </w:r>
      <w:bookmarkEnd w:id="279"/>
      <w:bookmarkEnd w:id="280"/>
      <w:bookmarkEnd w:id="281"/>
      <w:bookmarkEnd w:id="282"/>
      <w:bookmarkEnd w:id="283"/>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proofErr w:type="gramStart"/>
            <w:r w:rsidR="003204E4">
              <w:t>you</w:t>
            </w:r>
            <w:proofErr w:type="gramEnd"/>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4" w:name="_Toc297322060"/>
      <w:bookmarkStart w:id="285" w:name="_Toc297407705"/>
      <w:bookmarkStart w:id="286" w:name="_Toc298445757"/>
      <w:bookmarkStart w:id="287" w:name="_Toc298681240"/>
      <w:bookmarkStart w:id="288" w:name="_Toc298447482"/>
      <w:bookmarkStart w:id="289" w:name="_Toc308441897"/>
      <w:r>
        <w:lastRenderedPageBreak/>
        <w:t>The Communion of the Saints</w:t>
      </w:r>
      <w:bookmarkEnd w:id="284"/>
      <w:bookmarkEnd w:id="285"/>
      <w:bookmarkEnd w:id="286"/>
      <w:bookmarkEnd w:id="287"/>
      <w:bookmarkEnd w:id="288"/>
      <w:bookmarkEnd w:id="289"/>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w:t>
            </w:r>
            <w:proofErr w:type="gramStart"/>
            <w:r w:rsidRPr="00A742AC">
              <w:t>Twenty Four</w:t>
            </w:r>
            <w:proofErr w:type="gramEnd"/>
            <w:r w:rsidRPr="00A742AC">
              <w:t xml:space="preserve">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90"/>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90"/>
            <w:r w:rsidR="00FC3604">
              <w:rPr>
                <w:rStyle w:val="CommentReference"/>
                <w:rFonts w:ascii="Garamond" w:hAnsi="Garamond" w:cstheme="minorBidi"/>
                <w:noProof w:val="0"/>
                <w:lang w:val="en-CA"/>
              </w:rPr>
              <w:commentReference w:id="290"/>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 xml:space="preserve">O One Hundred and </w:t>
            </w:r>
            <w:proofErr w:type="gramStart"/>
            <w:r w:rsidRPr="00006239">
              <w:t>Forty Four</w:t>
            </w:r>
            <w:proofErr w:type="gramEnd"/>
            <w:r w:rsidRPr="00006239">
              <w:t xml:space="preserve">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91"/>
            <w:r w:rsidRPr="00006239">
              <w:t>My</w:t>
            </w:r>
            <w:commentRangeEnd w:id="291"/>
            <w:r w:rsidR="002E5DB0">
              <w:rPr>
                <w:rStyle w:val="CommentReference"/>
                <w:rFonts w:eastAsiaTheme="minorHAnsi" w:cstheme="minorBidi"/>
                <w:color w:val="auto"/>
                <w:lang w:val="en-CA"/>
              </w:rPr>
              <w:commentReference w:id="291"/>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92"/>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92"/>
            <w:r w:rsidR="00FC3604">
              <w:rPr>
                <w:rStyle w:val="CommentReference"/>
                <w:rFonts w:ascii="Garamond" w:hAnsi="Garamond" w:cstheme="minorBidi"/>
                <w:noProof w:val="0"/>
                <w:lang w:val="en-CA"/>
              </w:rPr>
              <w:commentReference w:id="292"/>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 xml:space="preserve">O </w:t>
            </w:r>
            <w:proofErr w:type="gramStart"/>
            <w:r w:rsidRPr="000100FF">
              <w:t>Forty Nine</w:t>
            </w:r>
            <w:proofErr w:type="gramEnd"/>
            <w:r w:rsidRPr="000100FF">
              <w:t xml:space="preserv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3"/>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3"/>
            <w:r w:rsidR="00FC3604">
              <w:rPr>
                <w:rStyle w:val="CommentReference"/>
                <w:rFonts w:ascii="Garamond" w:hAnsi="Garamond" w:cstheme="minorBidi"/>
                <w:noProof w:val="0"/>
                <w:lang w:val="en-CA"/>
              </w:rPr>
              <w:commentReference w:id="293"/>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94"/>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4"/>
            <w:r w:rsidR="00FC3604">
              <w:rPr>
                <w:rStyle w:val="CommentReference"/>
                <w:rFonts w:eastAsiaTheme="minorHAnsi" w:cstheme="minorBidi"/>
                <w:color w:val="auto"/>
                <w:lang w:val="en-CA"/>
              </w:rPr>
              <w:commentReference w:id="294"/>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5"/>
            <w:r w:rsidRPr="00645C3A">
              <w:t xml:space="preserve">Pray </w:t>
            </w:r>
            <w:commentRangeEnd w:id="295"/>
            <w:r>
              <w:rPr>
                <w:rStyle w:val="CommentReference"/>
                <w:rFonts w:eastAsiaTheme="minorHAnsi" w:cstheme="minorBidi"/>
                <w:color w:val="auto"/>
                <w:lang w:val="en-CA"/>
              </w:rPr>
              <w:commentReference w:id="295"/>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6"/>
            </w:r>
          </w:p>
        </w:tc>
      </w:tr>
    </w:tbl>
    <w:p w14:paraId="34EF051B" w14:textId="77777777" w:rsidR="00F977F1" w:rsidRDefault="00F977F1" w:rsidP="00F977F1">
      <w:pPr>
        <w:pStyle w:val="Heading4"/>
      </w:pPr>
      <w:bookmarkStart w:id="297" w:name="_Toc298681241"/>
      <w:bookmarkStart w:id="298" w:name="_Toc308441898"/>
      <w:r>
        <w:lastRenderedPageBreak/>
        <w:t xml:space="preserve">A </w:t>
      </w:r>
      <w:commentRangeStart w:id="299"/>
      <w:r>
        <w:t xml:space="preserve">Short </w:t>
      </w:r>
      <w:commentRangeEnd w:id="299"/>
      <w:r>
        <w:rPr>
          <w:rStyle w:val="CommentReference"/>
          <w:rFonts w:eastAsiaTheme="minorHAnsi" w:cstheme="minorBidi"/>
          <w:b w:val="0"/>
          <w:bCs w:val="0"/>
        </w:rPr>
        <w:commentReference w:id="299"/>
      </w:r>
      <w:commentRangeStart w:id="300"/>
      <w:r>
        <w:t xml:space="preserve">Communion </w:t>
      </w:r>
      <w:commentRangeEnd w:id="300"/>
      <w:r>
        <w:rPr>
          <w:rStyle w:val="CommentReference"/>
          <w:rFonts w:eastAsiaTheme="minorHAnsi" w:cstheme="minorBidi"/>
          <w:b w:val="0"/>
          <w:bCs w:val="0"/>
        </w:rPr>
        <w:commentReference w:id="300"/>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w:t>
            </w:r>
            <w:proofErr w:type="gramStart"/>
            <w:r w:rsidRPr="00A742AC">
              <w:t>Twenty Four</w:t>
            </w:r>
            <w:proofErr w:type="gramEnd"/>
            <w:r w:rsidRPr="00A742AC">
              <w:t xml:space="preserve">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301"/>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301"/>
            <w:r w:rsidR="00FC3604">
              <w:rPr>
                <w:rStyle w:val="CommentReference"/>
                <w:rFonts w:ascii="Garamond" w:hAnsi="Garamond" w:cstheme="minorBidi"/>
                <w:noProof w:val="0"/>
                <w:lang w:val="en-CA"/>
              </w:rPr>
              <w:commentReference w:id="301"/>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 xml:space="preserve">O One Hundred and </w:t>
            </w:r>
            <w:proofErr w:type="gramStart"/>
            <w:r w:rsidRPr="00006239">
              <w:t>Forty Four</w:t>
            </w:r>
            <w:proofErr w:type="gramEnd"/>
            <w:r w:rsidRPr="00006239">
              <w:t xml:space="preserve">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302"/>
            <w:r w:rsidRPr="00006239">
              <w:t>My</w:t>
            </w:r>
            <w:commentRangeEnd w:id="302"/>
            <w:r>
              <w:rPr>
                <w:rStyle w:val="CommentReference"/>
                <w:rFonts w:eastAsiaTheme="minorHAnsi" w:cstheme="minorBidi"/>
                <w:color w:val="auto"/>
                <w:lang w:val="en-CA"/>
              </w:rPr>
              <w:commentReference w:id="302"/>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3"/>
            <w:r w:rsidRPr="00FC3604">
              <w:t>ⲡⲓϣⲟⲙⲧ ϣⲉ ⲙⲏⲧ ϣ̀ⲙⲏⲛ</w:t>
            </w:r>
            <w:commentRangeEnd w:id="303"/>
            <w:r w:rsidR="00FC3604">
              <w:rPr>
                <w:rStyle w:val="CommentReference"/>
                <w:rFonts w:ascii="Garamond" w:hAnsi="Garamond" w:cstheme="minorBidi"/>
                <w:noProof w:val="0"/>
                <w:lang w:val="en-CA"/>
              </w:rPr>
              <w:commentReference w:id="303"/>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4"/>
            <w:r w:rsidRPr="000100FF">
              <w:t xml:space="preserve">Pray </w:t>
            </w:r>
            <w:commentRangeEnd w:id="304"/>
            <w:r>
              <w:rPr>
                <w:rStyle w:val="CommentReference"/>
                <w:rFonts w:eastAsiaTheme="minorHAnsi" w:cstheme="minorBidi"/>
                <w:color w:val="auto"/>
                <w:lang w:val="en-CA"/>
              </w:rPr>
              <w:commentReference w:id="304"/>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5"/>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5"/>
            <w:r w:rsidR="00FC3604">
              <w:rPr>
                <w:rStyle w:val="CommentReference"/>
                <w:rFonts w:eastAsiaTheme="minorHAnsi" w:cstheme="minorBidi"/>
                <w:color w:val="auto"/>
                <w:lang w:val="en-CA"/>
              </w:rPr>
              <w:commentReference w:id="305"/>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7"/>
      <w:bookmarkEnd w:id="298"/>
    </w:p>
    <w:p w14:paraId="1B71B16C" w14:textId="77777777" w:rsidR="00DD4C22" w:rsidRDefault="00DD4C22" w:rsidP="00DE5308">
      <w:pPr>
        <w:pStyle w:val="Rubric"/>
        <w:rPr>
          <w:lang w:val="en-US"/>
        </w:rPr>
      </w:pPr>
      <w:bookmarkStart w:id="306"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3E6DC3">
        <w:rPr>
          <w:noProof/>
          <w:lang w:val="en-US"/>
        </w:rPr>
        <w:t>265</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7" w:name="_Toc308441900"/>
      <w:bookmarkStart w:id="308" w:name="_Ref434487886"/>
      <w:bookmarkStart w:id="309" w:name="_Ref434487891"/>
      <w:r>
        <w:rPr>
          <w:lang w:val="en-US"/>
        </w:rPr>
        <w:lastRenderedPageBreak/>
        <w:t>The Doxology of the Virgin for Midnight Praise</w:t>
      </w:r>
      <w:bookmarkEnd w:id="307"/>
      <w:bookmarkEnd w:id="308"/>
      <w:bookmarkEnd w:id="309"/>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10"/>
            <w:r>
              <w:t>Godhead</w:t>
            </w:r>
            <w:commentRangeEnd w:id="310"/>
            <w:r>
              <w:rPr>
                <w:rStyle w:val="CommentReference"/>
                <w:rFonts w:eastAsiaTheme="minorHAnsi" w:cstheme="minorBidi"/>
                <w:color w:val="auto"/>
                <w:lang w:val="en-CA"/>
              </w:rPr>
              <w:commentReference w:id="310"/>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11"/>
            <w:r>
              <w:t xml:space="preserve">to </w:t>
            </w:r>
            <w:commentRangeEnd w:id="311"/>
            <w:r>
              <w:rPr>
                <w:rStyle w:val="CommentReference"/>
                <w:rFonts w:eastAsiaTheme="minorHAnsi" w:cstheme="minorBidi"/>
                <w:color w:val="auto"/>
                <w:lang w:val="en-CA"/>
              </w:rPr>
              <w:commentReference w:id="311"/>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12"/>
            <w:r>
              <w:t xml:space="preserve">faithful </w:t>
            </w:r>
            <w:commentRangeEnd w:id="312"/>
            <w:r>
              <w:rPr>
                <w:rStyle w:val="CommentReference"/>
                <w:rFonts w:eastAsiaTheme="minorHAnsi" w:cstheme="minorBidi"/>
                <w:color w:val="auto"/>
                <w:lang w:val="en-CA"/>
              </w:rPr>
              <w:commentReference w:id="312"/>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3E6DC3">
        <w:rPr>
          <w:noProof/>
          <w:lang w:val="en-US"/>
        </w:rPr>
        <w:t>965</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3" w:name="_Toc308441901"/>
      <w:r>
        <w:rPr>
          <w:lang w:val="en-US"/>
        </w:rPr>
        <w:t xml:space="preserve">The </w:t>
      </w:r>
      <w:r w:rsidR="00384B7C">
        <w:rPr>
          <w:lang w:val="en-US"/>
        </w:rPr>
        <w:t>C</w:t>
      </w:r>
      <w:r>
        <w:rPr>
          <w:lang w:val="en-US"/>
        </w:rPr>
        <w:t>onclusion of the Doxologies</w:t>
      </w:r>
      <w:bookmarkEnd w:id="306"/>
      <w:bookmarkEnd w:id="3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4"/>
            <w:r w:rsidRPr="007425E1">
              <w:rPr>
                <w:rFonts w:eastAsiaTheme="minorHAnsi"/>
              </w:rPr>
              <w:t xml:space="preserve">bless </w:t>
            </w:r>
            <w:commentRangeEnd w:id="314"/>
            <w:r>
              <w:rPr>
                <w:rStyle w:val="CommentReference"/>
                <w:rFonts w:ascii="Times New Roman" w:eastAsiaTheme="minorHAnsi" w:hAnsi="Times New Roman" w:cstheme="minorBidi"/>
                <w:color w:val="auto"/>
              </w:rPr>
              <w:commentReference w:id="31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5" w:name="_Toc410196183"/>
      <w:bookmarkStart w:id="316" w:name="_Toc410196421"/>
      <w:bookmarkStart w:id="317" w:name="_Toc410196923"/>
      <w:bookmarkStart w:id="318" w:name="_Ref435790458"/>
      <w:bookmarkStart w:id="319" w:name="_Ref435790464"/>
      <w:bookmarkStart w:id="320" w:name="_Toc445107249"/>
      <w:bookmarkEnd w:id="114"/>
      <w:r>
        <w:lastRenderedPageBreak/>
        <w:t xml:space="preserve">The Rising of the Sun: Matins </w:t>
      </w:r>
      <w:bookmarkEnd w:id="315"/>
      <w:bookmarkEnd w:id="316"/>
      <w:bookmarkEnd w:id="317"/>
      <w:r>
        <w:t>(or Lauds)</w:t>
      </w:r>
      <w:bookmarkEnd w:id="318"/>
      <w:bookmarkEnd w:id="319"/>
      <w:bookmarkEnd w:id="320"/>
    </w:p>
    <w:p w14:paraId="3E5C38FC" w14:textId="77777777" w:rsidR="00DE5308" w:rsidRDefault="00DE5308" w:rsidP="00DE5308">
      <w:pPr>
        <w:pStyle w:val="Heading3"/>
      </w:pPr>
      <w:bookmarkStart w:id="321" w:name="_Ref411320700"/>
      <w:r>
        <w:t>Matins</w:t>
      </w:r>
      <w:bookmarkEnd w:id="321"/>
    </w:p>
    <w:p w14:paraId="7302E8B8" w14:textId="77777777" w:rsidR="00DE5308" w:rsidRDefault="00DE5308" w:rsidP="00DE5308">
      <w:pPr>
        <w:pStyle w:val="Heading4"/>
      </w:pPr>
      <w:bookmarkStart w:id="322" w:name="_Toc410196423"/>
      <w:bookmarkStart w:id="323" w:name="_Toc410196925"/>
      <w:bookmarkStart w:id="324" w:name="_Ref434580708"/>
      <w:bookmarkStart w:id="325" w:name="_Ref434580714"/>
      <w:r>
        <w:t>The Fourth Canticle</w:t>
      </w:r>
      <w:bookmarkEnd w:id="322"/>
      <w:bookmarkEnd w:id="323"/>
      <w:bookmarkEnd w:id="324"/>
      <w:bookmarkEnd w:id="325"/>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6" w:name="_Toc297322062"/>
      <w:bookmarkStart w:id="327" w:name="_Toc297407707"/>
      <w:bookmarkStart w:id="328" w:name="_Toc298445759"/>
      <w:bookmarkStart w:id="329" w:name="_Toc298681245"/>
      <w:bookmarkStart w:id="330" w:name="_Toc298447484"/>
      <w:r>
        <w:rPr>
          <w:lang w:val="en-US"/>
        </w:rPr>
        <w:t>Psalm 148</w:t>
      </w:r>
      <w:bookmarkEnd w:id="326"/>
      <w:bookmarkEnd w:id="327"/>
      <w:bookmarkEnd w:id="328"/>
      <w:bookmarkEnd w:id="329"/>
      <w:bookmarkEnd w:id="330"/>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 xml:space="preserve">Praise Him </w:t>
            </w:r>
            <w:proofErr w:type="gramStart"/>
            <w:r>
              <w:rPr>
                <w:rFonts w:eastAsiaTheme="minorHAnsi"/>
              </w:rPr>
              <w:t>you</w:t>
            </w:r>
            <w:proofErr w:type="gramEnd"/>
            <w:r w:rsidRPr="007425E1">
              <w:rPr>
                <w:rFonts w:eastAsiaTheme="minorHAnsi"/>
              </w:rPr>
              <w:t xml:space="preserve"> heavens of heavens: Alleluia.</w:t>
            </w:r>
          </w:p>
          <w:p w14:paraId="30E80B1F" w14:textId="362F4A2B" w:rsidR="00495F1A" w:rsidRDefault="00495F1A" w:rsidP="005832A1">
            <w:pPr>
              <w:pStyle w:val="EngIndEnd"/>
            </w:pPr>
            <w:r>
              <w:t xml:space="preserve">And </w:t>
            </w:r>
            <w:r w:rsidR="00A3278B">
              <w:t xml:space="preserve">you </w:t>
            </w:r>
            <w:r>
              <w:t>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31"/>
            <w:commentRangeStart w:id="332"/>
            <w:r w:rsidRPr="00FC3604">
              <w:t>For</w:t>
            </w:r>
            <w:commentRangeEnd w:id="331"/>
            <w:r w:rsidRPr="00FC3604">
              <w:rPr>
                <w:rStyle w:val="CommentReference"/>
                <w:rFonts w:cstheme="minorBidi"/>
                <w:color w:val="auto"/>
                <w:lang w:val="en-CA"/>
              </w:rPr>
              <w:commentReference w:id="331"/>
            </w:r>
            <w:r w:rsidRPr="00FC3604">
              <w:t xml:space="preserve"> He spoke and </w:t>
            </w:r>
            <w:r w:rsidRPr="00FC3604">
              <w:rPr>
                <w:color w:val="auto"/>
              </w:rPr>
              <w:t>they</w:t>
            </w:r>
            <w:r w:rsidRPr="00FC3604">
              <w:t xml:space="preserve"> came to be!</w:t>
            </w:r>
            <w:commentRangeEnd w:id="332"/>
            <w:r w:rsidR="00FC3604">
              <w:rPr>
                <w:rStyle w:val="CommentReference"/>
                <w:rFonts w:cstheme="minorBidi"/>
                <w:color w:val="auto"/>
                <w:lang w:val="en-CA"/>
              </w:rPr>
              <w:commentReference w:id="332"/>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3"/>
            <w:r w:rsidRPr="00FC3604">
              <w:rPr>
                <w:rFonts w:eastAsiaTheme="minorHAnsi"/>
              </w:rPr>
              <w:t>For He commanded and they were created. Alleluia.</w:t>
            </w:r>
            <w:commentRangeEnd w:id="333"/>
            <w:r w:rsidR="00FC3604">
              <w:rPr>
                <w:rStyle w:val="CommentReference"/>
                <w:rFonts w:eastAsiaTheme="minorHAnsi" w:cstheme="minorBidi"/>
                <w:color w:val="auto"/>
                <w:lang w:val="en-CA"/>
              </w:rPr>
              <w:commentReference w:id="333"/>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4"/>
            <w:r w:rsidRPr="00FC3604">
              <w:t>Praise the Lord from the earth!</w:t>
            </w:r>
            <w:commentRangeEnd w:id="334"/>
            <w:r w:rsidR="00FC3604">
              <w:rPr>
                <w:rStyle w:val="CommentReference"/>
                <w:rFonts w:cstheme="minorBidi"/>
                <w:color w:val="auto"/>
                <w:lang w:val="en-CA"/>
              </w:rPr>
              <w:commentReference w:id="334"/>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5"/>
            <w:r w:rsidRPr="007425E1">
              <w:t xml:space="preserve">and </w:t>
            </w:r>
            <w:commentRangeEnd w:id="335"/>
            <w:r>
              <w:rPr>
                <w:rStyle w:val="CommentReference"/>
                <w:rFonts w:cstheme="minorBidi"/>
                <w:color w:val="auto"/>
                <w:lang w:val="en-CA"/>
              </w:rPr>
              <w:commentReference w:id="335"/>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6"/>
            <w:r w:rsidRPr="007425E1">
              <w:rPr>
                <w:rFonts w:eastAsiaTheme="minorHAnsi"/>
              </w:rPr>
              <w:t xml:space="preserve">His </w:t>
            </w:r>
            <w:commentRangeEnd w:id="336"/>
            <w:r>
              <w:rPr>
                <w:rStyle w:val="CommentReference"/>
                <w:rFonts w:eastAsiaTheme="minorHAnsi" w:cstheme="minorBidi"/>
                <w:color w:val="auto"/>
                <w:lang w:val="en-CA"/>
              </w:rPr>
              <w:commentReference w:id="336"/>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2FEA0BD1" w:rsidR="00495F1A" w:rsidRPr="007425E1" w:rsidRDefault="00495F1A" w:rsidP="00A3278B">
            <w:pPr>
              <w:pStyle w:val="EngIndEnd"/>
            </w:pPr>
            <w:r>
              <w:t>T</w:t>
            </w:r>
            <w:r w:rsidRPr="007425E1">
              <w:t xml:space="preserve">he </w:t>
            </w:r>
            <w:r w:rsidR="00A3278B">
              <w:t>children</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7" w:name="_Toc297322063"/>
      <w:bookmarkStart w:id="338" w:name="_Toc297407708"/>
      <w:bookmarkStart w:id="339" w:name="_Toc298445760"/>
      <w:bookmarkStart w:id="340" w:name="_Toc298681246"/>
      <w:bookmarkStart w:id="341" w:name="_Toc298447485"/>
      <w:r>
        <w:rPr>
          <w:lang w:val="en-US"/>
        </w:rPr>
        <w:t>Psalm 149</w:t>
      </w:r>
      <w:bookmarkEnd w:id="337"/>
      <w:bookmarkEnd w:id="338"/>
      <w:bookmarkEnd w:id="339"/>
      <w:bookmarkEnd w:id="340"/>
      <w:bookmarkEnd w:id="341"/>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5664B938" w:rsidR="00495F1A" w:rsidRPr="007425E1" w:rsidRDefault="00495F1A" w:rsidP="005832A1">
            <w:pPr>
              <w:pStyle w:val="EngInd"/>
              <w:rPr>
                <w:rFonts w:eastAsiaTheme="minorHAnsi"/>
              </w:rPr>
            </w:pPr>
            <w:r w:rsidRPr="007425E1">
              <w:rPr>
                <w:rFonts w:eastAsiaTheme="minorHAnsi"/>
              </w:rPr>
              <w:t xml:space="preserve">Sing </w:t>
            </w:r>
            <w:r w:rsidR="00A3278B">
              <w:rPr>
                <w:rFonts w:eastAsiaTheme="minorHAnsi"/>
              </w:rPr>
              <w:t xml:space="preserve">a new song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0FE82175" w:rsidR="00495F1A" w:rsidRPr="00195761" w:rsidRDefault="00495F1A" w:rsidP="00A3278B">
            <w:pPr>
              <w:pStyle w:val="EngIndEnd"/>
              <w:rPr>
                <w:szCs w:val="22"/>
              </w:rPr>
            </w:pPr>
            <w:r w:rsidRPr="007425E1">
              <w:t xml:space="preserve">Let the </w:t>
            </w:r>
            <w:r w:rsidR="00A3278B">
              <w:t>children of Zion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42"/>
            <w:r w:rsidRPr="007425E1">
              <w:rPr>
                <w:rFonts w:eastAsiaTheme="minorHAnsi"/>
              </w:rPr>
              <w:t>chorus</w:t>
            </w:r>
            <w:commentRangeEnd w:id="342"/>
            <w:r>
              <w:rPr>
                <w:rStyle w:val="CommentReference"/>
                <w:rFonts w:eastAsiaTheme="minorHAnsi" w:cstheme="minorBidi"/>
                <w:color w:val="auto"/>
                <w:lang w:val="en-CA"/>
              </w:rPr>
              <w:commentReference w:id="342"/>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3"/>
            <w:r w:rsidRPr="007425E1">
              <w:rPr>
                <w:rFonts w:eastAsiaTheme="minorHAnsi"/>
              </w:rPr>
              <w:t xml:space="preserve"> </w:t>
            </w:r>
            <w:commentRangeEnd w:id="343"/>
            <w:r>
              <w:rPr>
                <w:rStyle w:val="CommentReference"/>
                <w:rFonts w:eastAsiaTheme="minorHAnsi" w:cstheme="minorBidi"/>
                <w:color w:val="auto"/>
                <w:lang w:val="en-CA"/>
              </w:rPr>
              <w:commentReference w:id="343"/>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4"/>
            <w:r>
              <w:t>rejoice</w:t>
            </w:r>
            <w:r w:rsidRPr="007425E1">
              <w:t xml:space="preserve"> </w:t>
            </w:r>
            <w:commentRangeEnd w:id="344"/>
            <w:r>
              <w:rPr>
                <w:rStyle w:val="CommentReference"/>
                <w:rFonts w:cstheme="minorBidi"/>
                <w:color w:val="auto"/>
                <w:lang w:val="en-CA"/>
              </w:rPr>
              <w:commentReference w:id="344"/>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5"/>
            <w:r w:rsidRPr="007425E1">
              <w:rPr>
                <w:rFonts w:eastAsiaTheme="minorHAnsi"/>
              </w:rPr>
              <w:t>mouth</w:t>
            </w:r>
            <w:commentRangeEnd w:id="345"/>
            <w:r>
              <w:rPr>
                <w:rStyle w:val="CommentReference"/>
                <w:rFonts w:eastAsiaTheme="minorHAnsi" w:cstheme="minorBidi"/>
                <w:color w:val="auto"/>
                <w:lang w:val="en-CA"/>
              </w:rPr>
              <w:commentReference w:id="345"/>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6"/>
            <w:r>
              <w:t>rebukes</w:t>
            </w:r>
            <w:r w:rsidRPr="007425E1">
              <w:t xml:space="preserve"> </w:t>
            </w:r>
            <w:commentRangeEnd w:id="346"/>
            <w:r>
              <w:rPr>
                <w:rStyle w:val="CommentReference"/>
                <w:rFonts w:cstheme="minorBidi"/>
                <w:color w:val="auto"/>
                <w:lang w:val="en-CA"/>
              </w:rPr>
              <w:commentReference w:id="346"/>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7" w:name="_Toc297322064"/>
      <w:bookmarkStart w:id="348" w:name="_Toc297407709"/>
      <w:bookmarkStart w:id="349" w:name="_Toc298445761"/>
      <w:bookmarkStart w:id="350" w:name="_Toc298681247"/>
      <w:bookmarkStart w:id="351" w:name="_Toc298447486"/>
      <w:r>
        <w:rPr>
          <w:lang w:val="en-US"/>
        </w:rPr>
        <w:t>Psalm 150</w:t>
      </w:r>
      <w:bookmarkEnd w:id="347"/>
      <w:bookmarkEnd w:id="348"/>
      <w:bookmarkEnd w:id="349"/>
      <w:bookmarkEnd w:id="350"/>
      <w:bookmarkEnd w:id="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52"/>
            <w:r w:rsidRPr="007425E1">
              <w:t xml:space="preserve">psaltery </w:t>
            </w:r>
            <w:commentRangeEnd w:id="352"/>
            <w:r>
              <w:rPr>
                <w:rStyle w:val="CommentReference"/>
                <w:rFonts w:cstheme="minorBidi"/>
                <w:color w:val="auto"/>
                <w:lang w:val="en-CA"/>
              </w:rPr>
              <w:commentReference w:id="352"/>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3"/>
            <w:r w:rsidRPr="007425E1">
              <w:t>chorus</w:t>
            </w:r>
            <w:commentRangeEnd w:id="353"/>
            <w:r>
              <w:rPr>
                <w:rStyle w:val="CommentReference"/>
                <w:rFonts w:cstheme="minorBidi"/>
                <w:color w:val="auto"/>
                <w:lang w:val="en-CA"/>
              </w:rPr>
              <w:commentReference w:id="353"/>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4" w:name="_Toc298681248"/>
      <w:bookmarkStart w:id="355" w:name="_Toc308441903"/>
      <w:bookmarkStart w:id="356" w:name="_Toc297322065"/>
      <w:bookmarkStart w:id="357" w:name="_Toc297407710"/>
      <w:bookmarkStart w:id="358" w:name="_Toc298445762"/>
      <w:r>
        <w:rPr>
          <w:lang w:val="en-US"/>
        </w:rPr>
        <w:t>Sunday</w:t>
      </w:r>
      <w:bookmarkEnd w:id="354"/>
      <w:bookmarkEnd w:id="355"/>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6"/>
      <w:bookmarkEnd w:id="357"/>
      <w:bookmarkEnd w:id="358"/>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3E6DC3">
        <w:rPr>
          <w:noProof/>
          <w:lang w:val="en-US"/>
        </w:rPr>
        <w:t>964</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3E6DC3">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3E6DC3">
        <w:rPr>
          <w:noProof/>
          <w:lang w:val="en-US"/>
        </w:rPr>
        <w:t>858</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9" w:name="_Toc297322066"/>
      <w:bookmarkStart w:id="360" w:name="_Toc297407711"/>
      <w:bookmarkStart w:id="361" w:name="_Toc298445763"/>
      <w:bookmarkStart w:id="362" w:name="_Toc298447488"/>
      <w:bookmarkStart w:id="363" w:name="_Toc308441905"/>
      <w:r>
        <w:rPr>
          <w:lang w:val="en-US"/>
        </w:rPr>
        <w:lastRenderedPageBreak/>
        <w:t>The Sunday Psali for the Lord</w:t>
      </w:r>
      <w:bookmarkEnd w:id="359"/>
      <w:bookmarkEnd w:id="360"/>
      <w:bookmarkEnd w:id="361"/>
      <w:bookmarkEnd w:id="362"/>
      <w:bookmarkEnd w:id="363"/>
    </w:p>
    <w:p w14:paraId="1A6A4265" w14:textId="77777777" w:rsidR="00CE3852" w:rsidRPr="00CE3852" w:rsidRDefault="00CE3852" w:rsidP="00495F1A">
      <w:pPr>
        <w:pStyle w:val="Heading5non-TOC"/>
        <w:rPr>
          <w:lang w:val="en-US"/>
        </w:rPr>
      </w:pPr>
      <w:commentRangeStart w:id="364"/>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4"/>
      <w:r w:rsidR="00FC3604">
        <w:rPr>
          <w:rStyle w:val="CommentReference"/>
          <w:rFonts w:ascii="Garamond" w:eastAsiaTheme="minorHAnsi" w:hAnsi="Garamond" w:cstheme="minorBidi"/>
        </w:rPr>
        <w:commentReference w:id="36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5"/>
            <w:r w:rsidRPr="00FC3604">
              <w:t>ⲛⲏⲓ</w:t>
            </w:r>
            <w:commentRangeEnd w:id="365"/>
            <w:r w:rsidR="00FC3604">
              <w:rPr>
                <w:rStyle w:val="CommentReference"/>
                <w:rFonts w:ascii="Garamond" w:hAnsi="Garamond" w:cstheme="minorBidi"/>
                <w:noProof w:val="0"/>
                <w:lang w:val="en-CA"/>
              </w:rPr>
              <w:commentReference w:id="365"/>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proofErr w:type="gramStart"/>
            <w:r>
              <w:t>My your</w:t>
            </w:r>
            <w:proofErr w:type="gramEnd"/>
            <w:r>
              <w:t xml:space="preserve">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6"/>
            <w:r w:rsidRPr="005832A1">
              <w:t xml:space="preserve">praise </w:t>
            </w:r>
            <w:commentRangeEnd w:id="366"/>
            <w:r w:rsidRPr="005832A1">
              <w:rPr>
                <w:rStyle w:val="CommentReference"/>
                <w:rFonts w:eastAsiaTheme="minorHAnsi"/>
                <w:sz w:val="24"/>
              </w:rPr>
              <w:commentReference w:id="366"/>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7"/>
            <w:r w:rsidRPr="005832A1">
              <w:t>Earth</w:t>
            </w:r>
            <w:commentRangeEnd w:id="367"/>
            <w:r w:rsidRPr="005832A1">
              <w:rPr>
                <w:rStyle w:val="CommentReference"/>
                <w:rFonts w:eastAsiaTheme="minorHAnsi"/>
                <w:sz w:val="24"/>
              </w:rPr>
              <w:commentReference w:id="367"/>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8"/>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8"/>
            <w:r w:rsidR="00FC3604">
              <w:rPr>
                <w:rStyle w:val="CommentReference"/>
                <w:rFonts w:ascii="Garamond" w:hAnsi="Garamond" w:cstheme="minorBidi"/>
                <w:noProof w:val="0"/>
                <w:lang w:val="en-CA"/>
              </w:rPr>
              <w:commentReference w:id="368"/>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9"/>
            <w:r w:rsidRPr="005832A1">
              <w:t xml:space="preserve">Make haste </w:t>
            </w:r>
            <w:commentRangeEnd w:id="369"/>
            <w:r w:rsidRPr="005832A1">
              <w:rPr>
                <w:rStyle w:val="CommentReference"/>
                <w:rFonts w:eastAsiaTheme="minorHAnsi"/>
                <w:sz w:val="24"/>
              </w:rPr>
              <w:commentReference w:id="369"/>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70"/>
            <w:r w:rsidRPr="005832A1">
              <w:rPr>
                <w:rFonts w:eastAsiaTheme="minorHAnsi"/>
              </w:rPr>
              <w:t xml:space="preserve">different </w:t>
            </w:r>
            <w:commentRangeEnd w:id="370"/>
            <w:r w:rsidRPr="005832A1">
              <w:rPr>
                <w:rStyle w:val="CommentReference"/>
                <w:rFonts w:eastAsiaTheme="minorHAnsi"/>
                <w:sz w:val="24"/>
              </w:rPr>
              <w:commentReference w:id="370"/>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71"/>
            <w:r w:rsidRPr="005832A1">
              <w:t>truth</w:t>
            </w:r>
            <w:commentRangeEnd w:id="371"/>
            <w:r w:rsidRPr="005832A1">
              <w:rPr>
                <w:rStyle w:val="CommentReference"/>
                <w:rFonts w:eastAsiaTheme="minorHAnsi"/>
                <w:sz w:val="24"/>
              </w:rPr>
              <w:commentReference w:id="371"/>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 xml:space="preserve">Forgive me </w:t>
            </w:r>
            <w:proofErr w:type="gramStart"/>
            <w:r w:rsidRPr="005832A1">
              <w:t>my</w:t>
            </w:r>
            <w:proofErr w:type="gramEnd"/>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72"/>
            <w:r w:rsidRPr="005832A1">
              <w:t xml:space="preserve">longsuffering </w:t>
            </w:r>
            <w:commentRangeEnd w:id="372"/>
            <w:r w:rsidRPr="005832A1">
              <w:rPr>
                <w:rStyle w:val="CommentReference"/>
                <w:rFonts w:eastAsiaTheme="minorHAnsi"/>
                <w:sz w:val="24"/>
              </w:rPr>
              <w:commentReference w:id="372"/>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3"/>
            <w:r w:rsidRPr="005832A1">
              <w:t xml:space="preserve">I rise </w:t>
            </w:r>
            <w:commentRangeEnd w:id="373"/>
            <w:r w:rsidRPr="005832A1">
              <w:rPr>
                <w:rStyle w:val="CommentReference"/>
                <w:rFonts w:eastAsiaTheme="minorHAnsi"/>
                <w:sz w:val="24"/>
              </w:rPr>
              <w:commentReference w:id="373"/>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4"/>
            <w:r w:rsidRPr="005832A1">
              <w:t>sweet</w:t>
            </w:r>
            <w:commentRangeEnd w:id="374"/>
            <w:r w:rsidRPr="005832A1">
              <w:rPr>
                <w:rStyle w:val="CommentReference"/>
                <w:rFonts w:eastAsiaTheme="minorHAnsi"/>
                <w:sz w:val="24"/>
              </w:rPr>
              <w:commentReference w:id="374"/>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5"/>
            <w:r w:rsidRPr="005832A1">
              <w:rPr>
                <w:rFonts w:eastAsiaTheme="minorHAnsi"/>
              </w:rPr>
              <w:t>Oh, how I love</w:t>
            </w:r>
            <w:commentRangeEnd w:id="375"/>
            <w:r w:rsidRPr="005832A1">
              <w:rPr>
                <w:rStyle w:val="CommentReference"/>
                <w:rFonts w:eastAsiaTheme="minorHAnsi"/>
                <w:sz w:val="24"/>
              </w:rPr>
              <w:commentReference w:id="375"/>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6"/>
            <w:r w:rsidRPr="005832A1">
              <w:rPr>
                <w:rFonts w:eastAsiaTheme="minorHAnsi"/>
              </w:rPr>
              <w:t xml:space="preserve">of </w:t>
            </w:r>
            <w:commentRangeEnd w:id="376"/>
            <w:r w:rsidRPr="005832A1">
              <w:rPr>
                <w:rStyle w:val="CommentReference"/>
                <w:rFonts w:eastAsiaTheme="minorHAnsi"/>
                <w:sz w:val="24"/>
              </w:rPr>
              <w:commentReference w:id="376"/>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7"/>
            <w:r w:rsidRPr="005832A1">
              <w:t>truth</w:t>
            </w:r>
            <w:commentRangeEnd w:id="377"/>
            <w:r w:rsidRPr="005832A1">
              <w:rPr>
                <w:rStyle w:val="CommentReference"/>
                <w:rFonts w:eastAsiaTheme="minorHAnsi"/>
                <w:sz w:val="24"/>
              </w:rPr>
              <w:commentReference w:id="377"/>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8"/>
            <w:r w:rsidRPr="005832A1">
              <w:t xml:space="preserve">true </w:t>
            </w:r>
            <w:commentRangeEnd w:id="378"/>
            <w:r w:rsidRPr="005832A1">
              <w:rPr>
                <w:rStyle w:val="CommentReference"/>
                <w:rFonts w:eastAsiaTheme="minorHAnsi"/>
                <w:sz w:val="24"/>
              </w:rPr>
              <w:commentReference w:id="378"/>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9"/>
            <w:r>
              <w:t xml:space="preserve">Whenever </w:t>
            </w:r>
            <w:commentRangeEnd w:id="379"/>
            <w:r>
              <w:rPr>
                <w:rStyle w:val="CommentReference"/>
                <w:rFonts w:eastAsiaTheme="minorHAnsi" w:cstheme="minorBidi"/>
                <w:color w:val="auto"/>
                <w:lang w:val="en-CA"/>
              </w:rPr>
              <w:commentReference w:id="379"/>
            </w:r>
            <w:r>
              <w:t>we</w:t>
            </w:r>
          </w:p>
          <w:p w14:paraId="7AE8E7A6" w14:textId="77777777" w:rsidR="005832A1" w:rsidRDefault="005832A1" w:rsidP="005832A1">
            <w:pPr>
              <w:pStyle w:val="EngHang"/>
            </w:pPr>
            <w:commentRangeStart w:id="380"/>
            <w:r>
              <w:t xml:space="preserve">Gather </w:t>
            </w:r>
            <w:commentRangeEnd w:id="380"/>
            <w:r>
              <w:rPr>
                <w:rStyle w:val="CommentReference"/>
                <w:rFonts w:eastAsiaTheme="minorHAnsi" w:cstheme="minorBidi"/>
                <w:color w:val="auto"/>
                <w:lang w:val="en-CA"/>
              </w:rPr>
              <w:commentReference w:id="380"/>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81"/>
            <w:r>
              <w:t xml:space="preserve">will </w:t>
            </w:r>
            <w:commentRangeEnd w:id="381"/>
            <w:r>
              <w:rPr>
                <w:rStyle w:val="CommentReference"/>
                <w:rFonts w:eastAsiaTheme="minorHAnsi" w:cstheme="minorBidi"/>
                <w:color w:val="auto"/>
                <w:lang w:val="en-CA"/>
              </w:rPr>
              <w:commentReference w:id="381"/>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82"/>
            <w:r>
              <w:t xml:space="preserve">Deliver </w:t>
            </w:r>
            <w:commentRangeEnd w:id="382"/>
            <w:r>
              <w:rPr>
                <w:rStyle w:val="CommentReference"/>
                <w:rFonts w:eastAsiaTheme="minorHAnsi" w:cstheme="minorBidi"/>
                <w:color w:val="auto"/>
                <w:lang w:val="en-CA"/>
              </w:rPr>
              <w:commentReference w:id="382"/>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3"/>
            <w:r w:rsidRPr="00A16DFE">
              <w:rPr>
                <w:rFonts w:eastAsiaTheme="minorHAnsi"/>
              </w:rPr>
              <w:t xml:space="preserve">come </w:t>
            </w:r>
            <w:commentRangeEnd w:id="383"/>
            <w:r>
              <w:rPr>
                <w:rStyle w:val="CommentReference"/>
                <w:rFonts w:eastAsiaTheme="minorHAnsi" w:cstheme="minorBidi"/>
                <w:color w:val="auto"/>
                <w:lang w:val="en-CA"/>
              </w:rPr>
              <w:commentReference w:id="383"/>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4"/>
            <w:r>
              <w:rPr>
                <w:rFonts w:eastAsiaTheme="minorHAnsi"/>
              </w:rPr>
              <w:t>be</w:t>
            </w:r>
            <w:r w:rsidRPr="00A16DFE">
              <w:rPr>
                <w:rFonts w:eastAsiaTheme="minorHAnsi"/>
              </w:rPr>
              <w:t xml:space="preserve"> </w:t>
            </w:r>
            <w:commentRangeEnd w:id="384"/>
            <w:r>
              <w:rPr>
                <w:rStyle w:val="CommentReference"/>
                <w:rFonts w:eastAsiaTheme="minorHAnsi" w:cstheme="minorBidi"/>
                <w:color w:val="auto"/>
                <w:lang w:val="en-CA"/>
              </w:rPr>
              <w:commentReference w:id="384"/>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5" w:name="_Toc297322067"/>
      <w:bookmarkStart w:id="386" w:name="_Toc297407712"/>
      <w:bookmarkStart w:id="387" w:name="_Toc298445764"/>
      <w:bookmarkStart w:id="388" w:name="_Toc298681249"/>
      <w:bookmarkStart w:id="389" w:name="_Toc298447489"/>
      <w:bookmarkStart w:id="390" w:name="_Toc308441906"/>
      <w:r>
        <w:rPr>
          <w:lang w:val="en-US"/>
        </w:rPr>
        <w:t>The Sunday Theotokia</w:t>
      </w:r>
      <w:bookmarkEnd w:id="385"/>
      <w:bookmarkEnd w:id="386"/>
      <w:bookmarkEnd w:id="387"/>
      <w:bookmarkEnd w:id="388"/>
      <w:bookmarkEnd w:id="389"/>
      <w:bookmarkEnd w:id="390"/>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91" w:name="_Toc298445765"/>
      <w:bookmarkStart w:id="392" w:name="_Toc298681250"/>
      <w:bookmarkStart w:id="393" w:name="_Toc298447490"/>
      <w:r>
        <w:rPr>
          <w:lang w:val="en-US"/>
        </w:rPr>
        <w:t>Part One</w:t>
      </w:r>
      <w:bookmarkEnd w:id="391"/>
      <w:bookmarkEnd w:id="392"/>
      <w:bookmarkEnd w:id="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4"/>
            <w:r w:rsidRPr="007425E1">
              <w:rPr>
                <w:rFonts w:eastAsiaTheme="minorHAnsi"/>
              </w:rPr>
              <w:t>Of the Covenant</w:t>
            </w:r>
            <w:commentRangeEnd w:id="394"/>
            <w:r>
              <w:rPr>
                <w:rStyle w:val="CommentReference"/>
                <w:rFonts w:eastAsiaTheme="minorHAnsi" w:cstheme="minorBidi"/>
                <w:color w:val="auto"/>
                <w:lang w:val="en-CA"/>
              </w:rPr>
              <w:commentReference w:id="394"/>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5"/>
            <w:r>
              <w:rPr>
                <w:rFonts w:eastAsiaTheme="minorHAnsi"/>
              </w:rPr>
              <w:t>sprinkling</w:t>
            </w:r>
            <w:commentRangeEnd w:id="395"/>
            <w:r>
              <w:rPr>
                <w:rStyle w:val="CommentReference"/>
                <w:rFonts w:eastAsiaTheme="minorHAnsi" w:cstheme="minorBidi"/>
                <w:color w:val="auto"/>
                <w:lang w:val="en-CA"/>
              </w:rPr>
              <w:commentReference w:id="395"/>
            </w:r>
          </w:p>
          <w:p w14:paraId="3B623CD4" w14:textId="77777777" w:rsidR="005832A1" w:rsidRPr="007425E1" w:rsidRDefault="005832A1" w:rsidP="005832A1">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6"/>
            <w:r>
              <w:rPr>
                <w:rFonts w:eastAsiaTheme="minorHAnsi"/>
              </w:rPr>
              <w:t>dwelt</w:t>
            </w:r>
            <w:commentRangeEnd w:id="396"/>
            <w:r>
              <w:rPr>
                <w:rStyle w:val="CommentReference"/>
                <w:rFonts w:eastAsiaTheme="minorHAnsi" w:cstheme="minorBidi"/>
                <w:color w:val="auto"/>
                <w:lang w:val="en-CA"/>
              </w:rPr>
              <w:commentReference w:id="396"/>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proofErr w:type="gramStart"/>
            <w:r>
              <w:t>Therefore</w:t>
            </w:r>
            <w:proofErr w:type="gramEnd"/>
            <w:r>
              <w:t xml:space="preserve"> we</w:t>
            </w:r>
          </w:p>
          <w:p w14:paraId="66B117B8" w14:textId="77777777" w:rsidR="005832A1" w:rsidRDefault="005832A1" w:rsidP="005832A1">
            <w:pPr>
              <w:pStyle w:val="EngHang"/>
            </w:pPr>
            <w:commentRangeStart w:id="397"/>
            <w:r>
              <w:t xml:space="preserve">Magnify </w:t>
            </w:r>
            <w:commentRangeEnd w:id="397"/>
            <w:r>
              <w:rPr>
                <w:rStyle w:val="CommentReference"/>
                <w:rFonts w:eastAsiaTheme="minorHAnsi" w:cstheme="minorBidi"/>
                <w:color w:val="auto"/>
                <w:lang w:val="en-CA"/>
              </w:rPr>
              <w:commentReference w:id="397"/>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8"/>
            <w:r>
              <w:t xml:space="preserve">obtain </w:t>
            </w:r>
            <w:commentRangeEnd w:id="398"/>
            <w:r>
              <w:rPr>
                <w:rStyle w:val="CommentReference"/>
                <w:rFonts w:eastAsiaTheme="minorHAnsi" w:cstheme="minorBidi"/>
                <w:color w:val="auto"/>
                <w:lang w:val="en-CA"/>
              </w:rPr>
              <w:commentReference w:id="398"/>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9" w:name="_Toc298445766"/>
      <w:bookmarkStart w:id="400" w:name="_Toc298681251"/>
      <w:bookmarkStart w:id="401" w:name="_Toc298447491"/>
      <w:r>
        <w:t>Part Two</w:t>
      </w:r>
      <w:bookmarkEnd w:id="399"/>
      <w:bookmarkEnd w:id="400"/>
      <w:bookmarkEnd w:id="401"/>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402"/>
            <w:r>
              <w:rPr>
                <w:rFonts w:eastAsiaTheme="minorHAnsi"/>
              </w:rPr>
              <w:t xml:space="preserve">type </w:t>
            </w:r>
            <w:commentRangeEnd w:id="402"/>
            <w:r>
              <w:rPr>
                <w:rStyle w:val="CommentReference"/>
                <w:rFonts w:eastAsiaTheme="minorHAnsi" w:cstheme="minorBidi"/>
                <w:color w:val="auto"/>
                <w:lang w:val="en-CA"/>
              </w:rPr>
              <w:commentReference w:id="402"/>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3"/>
            <w:r>
              <w:t xml:space="preserve">one </w:t>
            </w:r>
            <w:commentRangeEnd w:id="403"/>
            <w:r>
              <w:rPr>
                <w:rStyle w:val="CommentReference"/>
                <w:rFonts w:eastAsiaTheme="minorHAnsi" w:cstheme="minorBidi"/>
                <w:color w:val="auto"/>
                <w:lang w:val="en-CA"/>
              </w:rPr>
              <w:commentReference w:id="403"/>
            </w:r>
            <w:r>
              <w:t>from two,</w:t>
            </w:r>
          </w:p>
          <w:p w14:paraId="24CF4066" w14:textId="77777777" w:rsidR="005832A1" w:rsidRDefault="005832A1" w:rsidP="005832A1">
            <w:pPr>
              <w:pStyle w:val="EngHang"/>
            </w:pPr>
            <w:r>
              <w:t xml:space="preserve">A </w:t>
            </w:r>
            <w:commentRangeStart w:id="404"/>
            <w:r>
              <w:t xml:space="preserve">Holy </w:t>
            </w:r>
            <w:commentRangeEnd w:id="404"/>
            <w:r>
              <w:rPr>
                <w:rStyle w:val="CommentReference"/>
                <w:rFonts w:eastAsiaTheme="minorHAnsi" w:cstheme="minorBidi"/>
                <w:color w:val="auto"/>
                <w:lang w:val="en-CA"/>
              </w:rPr>
              <w:commentReference w:id="404"/>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5"/>
            <w:r>
              <w:rPr>
                <w:rFonts w:eastAsiaTheme="minorHAnsi"/>
              </w:rPr>
              <w:t xml:space="preserve">Begotten </w:t>
            </w:r>
            <w:commentRangeEnd w:id="405"/>
            <w:r>
              <w:rPr>
                <w:rStyle w:val="CommentReference"/>
                <w:rFonts w:eastAsiaTheme="minorHAnsi" w:cstheme="minorBidi"/>
                <w:color w:val="auto"/>
                <w:lang w:val="en-CA"/>
              </w:rPr>
              <w:commentReference w:id="405"/>
            </w:r>
            <w:r>
              <w:rPr>
                <w:rFonts w:eastAsiaTheme="minorHAnsi"/>
              </w:rPr>
              <w:t>without seed,</w:t>
            </w:r>
          </w:p>
          <w:p w14:paraId="0F7DC7A5" w14:textId="77777777" w:rsidR="005832A1" w:rsidRDefault="005832A1" w:rsidP="005832A1">
            <w:pPr>
              <w:pStyle w:val="EngHang"/>
              <w:rPr>
                <w:rFonts w:eastAsiaTheme="minorHAnsi"/>
              </w:rPr>
            </w:pPr>
            <w:commentRangeStart w:id="406"/>
            <w:r>
              <w:rPr>
                <w:rFonts w:eastAsiaTheme="minorHAnsi"/>
              </w:rPr>
              <w:t xml:space="preserve">Consubstantial </w:t>
            </w:r>
            <w:commentRangeEnd w:id="406"/>
            <w:r>
              <w:rPr>
                <w:rStyle w:val="CommentReference"/>
                <w:rFonts w:eastAsiaTheme="minorHAnsi" w:cstheme="minorBidi"/>
                <w:color w:val="auto"/>
                <w:lang w:val="en-CA"/>
              </w:rPr>
              <w:commentReference w:id="406"/>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7"/>
            <w:r>
              <w:rPr>
                <w:rFonts w:eastAsiaTheme="minorHAnsi"/>
              </w:rPr>
              <w:t xml:space="preserve">made one </w:t>
            </w:r>
            <w:commentRangeEnd w:id="407"/>
            <w:r>
              <w:rPr>
                <w:rStyle w:val="CommentReference"/>
                <w:rFonts w:eastAsiaTheme="minorHAnsi" w:cstheme="minorBidi"/>
                <w:color w:val="auto"/>
                <w:lang w:val="en-CA"/>
              </w:rPr>
              <w:commentReference w:id="407"/>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8"/>
            <w:r>
              <w:t xml:space="preserve">The </w:t>
            </w:r>
            <w:commentRangeEnd w:id="408"/>
            <w:r>
              <w:rPr>
                <w:rStyle w:val="CommentReference"/>
                <w:rFonts w:eastAsiaTheme="minorHAnsi" w:cstheme="minorBidi"/>
                <w:color w:val="auto"/>
                <w:lang w:val="en-CA"/>
              </w:rPr>
              <w:commentReference w:id="408"/>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9"/>
            <w:r>
              <w:rPr>
                <w:rFonts w:eastAsiaTheme="minorHAnsi"/>
              </w:rPr>
              <w:t xml:space="preserve">Purple </w:t>
            </w:r>
            <w:commentRangeEnd w:id="409"/>
            <w:r>
              <w:rPr>
                <w:rStyle w:val="CommentReference"/>
                <w:rFonts w:eastAsiaTheme="minorHAnsi" w:cstheme="minorBidi"/>
                <w:color w:val="auto"/>
                <w:lang w:val="en-CA"/>
              </w:rPr>
              <w:commentReference w:id="409"/>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10"/>
            <w:r>
              <w:rPr>
                <w:rFonts w:eastAsiaTheme="minorHAnsi"/>
              </w:rPr>
              <w:t xml:space="preserve">fine </w:t>
            </w:r>
            <w:commentRangeEnd w:id="410"/>
            <w:r>
              <w:rPr>
                <w:rStyle w:val="CommentReference"/>
                <w:rFonts w:eastAsiaTheme="minorHAnsi" w:cstheme="minorBidi"/>
                <w:color w:val="auto"/>
                <w:lang w:val="en-CA"/>
              </w:rPr>
              <w:commentReference w:id="410"/>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11"/>
            <w:r>
              <w:rPr>
                <w:rFonts w:eastAsiaTheme="minorHAnsi"/>
              </w:rPr>
              <w:t xml:space="preserve">wood </w:t>
            </w:r>
            <w:commentRangeEnd w:id="411"/>
            <w:r>
              <w:rPr>
                <w:rStyle w:val="CommentReference"/>
                <w:rFonts w:eastAsiaTheme="minorHAnsi" w:cstheme="minorBidi"/>
                <w:color w:val="auto"/>
                <w:lang w:val="en-CA"/>
              </w:rPr>
              <w:commentReference w:id="411"/>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proofErr w:type="gramStart"/>
            <w:r>
              <w:t>Therefore</w:t>
            </w:r>
            <w:proofErr w:type="gramEnd"/>
            <w:r>
              <w:t xml:space="preserve"> we</w:t>
            </w:r>
          </w:p>
          <w:p w14:paraId="18414C14" w14:textId="77777777" w:rsidR="005832A1" w:rsidRDefault="005832A1" w:rsidP="005832A1">
            <w:pPr>
              <w:pStyle w:val="EngHang"/>
            </w:pPr>
            <w:commentRangeStart w:id="412"/>
            <w:r>
              <w:t xml:space="preserve">Magnify </w:t>
            </w:r>
            <w:commentRangeEnd w:id="412"/>
            <w:r>
              <w:rPr>
                <w:rStyle w:val="CommentReference"/>
                <w:rFonts w:eastAsiaTheme="minorHAnsi" w:cstheme="minorBidi"/>
                <w:color w:val="auto"/>
                <w:lang w:val="en-CA"/>
              </w:rPr>
              <w:commentReference w:id="412"/>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3"/>
            <w:r>
              <w:t xml:space="preserve">obtain </w:t>
            </w:r>
            <w:commentRangeEnd w:id="413"/>
            <w:r>
              <w:rPr>
                <w:rStyle w:val="CommentReference"/>
                <w:rFonts w:eastAsiaTheme="minorHAnsi" w:cstheme="minorBidi"/>
                <w:color w:val="auto"/>
                <w:lang w:val="en-CA"/>
              </w:rPr>
              <w:commentReference w:id="413"/>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4" w:name="_Toc298445767"/>
      <w:bookmarkStart w:id="415" w:name="_Toc298681252"/>
      <w:bookmarkStart w:id="416" w:name="_Toc298447492"/>
      <w:r>
        <w:t>Part Three</w:t>
      </w:r>
      <w:bookmarkEnd w:id="414"/>
      <w:bookmarkEnd w:id="415"/>
      <w:bookmarkEnd w:id="416"/>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7"/>
            <w:r>
              <w:rPr>
                <w:rFonts w:eastAsiaTheme="minorHAnsi"/>
              </w:rPr>
              <w:t>Cherubs</w:t>
            </w:r>
            <w:commentRangeEnd w:id="417"/>
            <w:r>
              <w:rPr>
                <w:rStyle w:val="CommentReference"/>
                <w:rFonts w:eastAsiaTheme="minorHAnsi" w:cstheme="minorBidi"/>
                <w:color w:val="auto"/>
                <w:lang w:val="en-CA"/>
              </w:rPr>
              <w:commentReference w:id="417"/>
            </w:r>
          </w:p>
          <w:p w14:paraId="1744558C" w14:textId="77777777" w:rsidR="005832A1" w:rsidRPr="001A0083" w:rsidRDefault="005832A1" w:rsidP="005832A1">
            <w:pPr>
              <w:pStyle w:val="EngHangEnd"/>
            </w:pPr>
            <w:commentRangeStart w:id="418"/>
            <w:r>
              <w:rPr>
                <w:rFonts w:eastAsiaTheme="minorHAnsi"/>
              </w:rPr>
              <w:t xml:space="preserve">Forged </w:t>
            </w:r>
            <w:commentRangeEnd w:id="418"/>
            <w:r>
              <w:rPr>
                <w:rStyle w:val="CommentReference"/>
                <w:rFonts w:eastAsiaTheme="minorHAnsi" w:cstheme="minorBidi"/>
                <w:color w:val="auto"/>
                <w:lang w:val="en-CA"/>
              </w:rPr>
              <w:commentReference w:id="418"/>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9"/>
            <w:r>
              <w:t xml:space="preserve">Always </w:t>
            </w:r>
            <w:commentRangeEnd w:id="419"/>
            <w:r>
              <w:rPr>
                <w:rStyle w:val="CommentReference"/>
                <w:rFonts w:eastAsiaTheme="minorHAnsi" w:cstheme="minorBidi"/>
                <w:color w:val="auto"/>
                <w:lang w:val="en-CA"/>
              </w:rPr>
              <w:commentReference w:id="419"/>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20"/>
            <w:r>
              <w:rPr>
                <w:rFonts w:eastAsiaTheme="minorHAnsi"/>
              </w:rPr>
              <w:t xml:space="preserve">Overshadowed </w:t>
            </w:r>
            <w:commentRangeEnd w:id="420"/>
            <w:r>
              <w:rPr>
                <w:rStyle w:val="CommentReference"/>
                <w:rFonts w:eastAsiaTheme="minorHAnsi" w:cstheme="minorBidi"/>
                <w:color w:val="auto"/>
                <w:lang w:val="en-CA"/>
              </w:rPr>
              <w:commentReference w:id="420"/>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21"/>
            <w:r>
              <w:rPr>
                <w:rFonts w:eastAsiaTheme="minorHAnsi"/>
              </w:rPr>
              <w:t xml:space="preserve">sin </w:t>
            </w:r>
            <w:commentRangeEnd w:id="421"/>
            <w:r>
              <w:rPr>
                <w:rStyle w:val="CommentReference"/>
                <w:rFonts w:eastAsiaTheme="minorHAnsi" w:cstheme="minorBidi"/>
                <w:color w:val="auto"/>
                <w:lang w:val="en-CA"/>
              </w:rPr>
              <w:commentReference w:id="421"/>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proofErr w:type="gramStart"/>
            <w:r>
              <w:t>Therefore</w:t>
            </w:r>
            <w:proofErr w:type="gramEnd"/>
            <w:r>
              <w:t xml:space="preserve"> we</w:t>
            </w:r>
          </w:p>
          <w:p w14:paraId="248A45B3" w14:textId="77777777" w:rsidR="005832A1" w:rsidRDefault="005832A1" w:rsidP="005832A1">
            <w:pPr>
              <w:pStyle w:val="EngHang"/>
            </w:pPr>
            <w:commentRangeStart w:id="422"/>
            <w:r>
              <w:t xml:space="preserve">Magnify </w:t>
            </w:r>
            <w:commentRangeEnd w:id="422"/>
            <w:r>
              <w:rPr>
                <w:rStyle w:val="CommentReference"/>
                <w:rFonts w:eastAsiaTheme="minorHAnsi" w:cstheme="minorBidi"/>
                <w:color w:val="auto"/>
                <w:lang w:val="en-CA"/>
              </w:rPr>
              <w:commentReference w:id="422"/>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3"/>
            <w:r>
              <w:t xml:space="preserve">obtain </w:t>
            </w:r>
            <w:commentRangeEnd w:id="423"/>
            <w:r>
              <w:rPr>
                <w:rStyle w:val="CommentReference"/>
                <w:rFonts w:eastAsiaTheme="minorHAnsi" w:cstheme="minorBidi"/>
                <w:color w:val="auto"/>
                <w:lang w:val="en-CA"/>
              </w:rPr>
              <w:commentReference w:id="423"/>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4" w:name="_Toc298445768"/>
      <w:bookmarkStart w:id="425" w:name="_Toc298681253"/>
      <w:bookmarkStart w:id="426" w:name="_Toc298447493"/>
      <w:r>
        <w:t>Part Four</w:t>
      </w:r>
      <w:bookmarkEnd w:id="424"/>
      <w:bookmarkEnd w:id="425"/>
      <w:bookmarkEnd w:id="426"/>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7"/>
            <w:r>
              <w:t xml:space="preserve">you </w:t>
            </w:r>
            <w:commentRangeEnd w:id="427"/>
            <w:r>
              <w:rPr>
                <w:rStyle w:val="CommentReference"/>
                <w:rFonts w:eastAsiaTheme="minorHAnsi" w:cstheme="minorBidi"/>
                <w:color w:val="auto"/>
                <w:lang w:val="en-CA"/>
              </w:rPr>
              <w:commentReference w:id="427"/>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8"/>
            <w:r>
              <w:rPr>
                <w:rFonts w:eastAsiaTheme="minorHAnsi"/>
              </w:rPr>
              <w:t xml:space="preserve">for </w:t>
            </w:r>
            <w:commentRangeEnd w:id="428"/>
            <w:r>
              <w:rPr>
                <w:rStyle w:val="CommentReference"/>
                <w:rFonts w:eastAsiaTheme="minorHAnsi" w:cstheme="minorBidi"/>
                <w:color w:val="auto"/>
                <w:lang w:val="en-CA"/>
              </w:rPr>
              <w:commentReference w:id="428"/>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proofErr w:type="gramStart"/>
            <w:r>
              <w:t>Therefore</w:t>
            </w:r>
            <w:proofErr w:type="gramEnd"/>
            <w:r>
              <w:t xml:space="preserve"> we</w:t>
            </w:r>
          </w:p>
          <w:p w14:paraId="76E59178" w14:textId="77777777" w:rsidR="00AB7D27" w:rsidRDefault="00AB7D27" w:rsidP="00AB7D27">
            <w:pPr>
              <w:pStyle w:val="EngHang"/>
            </w:pPr>
            <w:commentRangeStart w:id="429"/>
            <w:r>
              <w:t xml:space="preserve">Magnify </w:t>
            </w:r>
            <w:commentRangeEnd w:id="429"/>
            <w:r>
              <w:rPr>
                <w:rStyle w:val="CommentReference"/>
                <w:rFonts w:eastAsiaTheme="minorHAnsi" w:cstheme="minorBidi"/>
                <w:color w:val="auto"/>
                <w:lang w:val="en-CA"/>
              </w:rPr>
              <w:commentReference w:id="429"/>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30"/>
            <w:r>
              <w:t xml:space="preserve">obtain </w:t>
            </w:r>
            <w:commentRangeEnd w:id="430"/>
            <w:r>
              <w:rPr>
                <w:rStyle w:val="CommentReference"/>
                <w:rFonts w:eastAsiaTheme="minorHAnsi" w:cstheme="minorBidi"/>
                <w:color w:val="auto"/>
                <w:lang w:val="en-CA"/>
              </w:rPr>
              <w:commentReference w:id="430"/>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31" w:name="_Toc298445769"/>
      <w:bookmarkStart w:id="432" w:name="_Toc298681254"/>
      <w:bookmarkStart w:id="433" w:name="_Toc298447494"/>
      <w:r>
        <w:t>Part Five</w:t>
      </w:r>
      <w:bookmarkEnd w:id="431"/>
      <w:bookmarkEnd w:id="432"/>
      <w:bookmarkEnd w:id="433"/>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4"/>
            <w:r>
              <w:rPr>
                <w:rFonts w:eastAsiaTheme="minorHAnsi"/>
              </w:rPr>
              <w:t xml:space="preserve">burning </w:t>
            </w:r>
            <w:commentRangeEnd w:id="434"/>
            <w:r>
              <w:rPr>
                <w:rStyle w:val="CommentReference"/>
                <w:rFonts w:eastAsiaTheme="minorHAnsi" w:cstheme="minorBidi"/>
                <w:color w:val="auto"/>
                <w:lang w:val="en-CA"/>
              </w:rPr>
              <w:commentReference w:id="434"/>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5"/>
            <w:r>
              <w:rPr>
                <w:rFonts w:eastAsiaTheme="minorHAnsi"/>
              </w:rPr>
              <w:t>manifestation</w:t>
            </w:r>
            <w:commentRangeEnd w:id="435"/>
            <w:r>
              <w:rPr>
                <w:rStyle w:val="CommentReference"/>
                <w:rFonts w:eastAsiaTheme="minorHAnsi" w:cstheme="minorBidi"/>
                <w:color w:val="auto"/>
                <w:lang w:val="en-CA"/>
              </w:rPr>
              <w:commentReference w:id="435"/>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6"/>
            <w:r>
              <w:rPr>
                <w:rFonts w:eastAsiaTheme="minorHAnsi"/>
              </w:rPr>
              <w:t xml:space="preserve">carried </w:t>
            </w:r>
            <w:commentRangeEnd w:id="436"/>
            <w:r>
              <w:rPr>
                <w:rStyle w:val="CommentReference"/>
                <w:rFonts w:eastAsiaTheme="minorHAnsi" w:cstheme="minorBidi"/>
                <w:color w:val="auto"/>
                <w:lang w:val="en-CA"/>
              </w:rPr>
              <w:commentReference w:id="436"/>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7"/>
            <w:r>
              <w:rPr>
                <w:rFonts w:eastAsiaTheme="minorHAnsi"/>
              </w:rPr>
              <w:t xml:space="preserve">Gives light to </w:t>
            </w:r>
            <w:commentRangeEnd w:id="437"/>
            <w:r>
              <w:rPr>
                <w:rStyle w:val="CommentReference"/>
                <w:rFonts w:eastAsiaTheme="minorHAnsi" w:cstheme="minorBidi"/>
                <w:color w:val="auto"/>
                <w:lang w:val="en-CA"/>
              </w:rPr>
              <w:commentReference w:id="437"/>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proofErr w:type="gramStart"/>
            <w:r>
              <w:t>Therefore</w:t>
            </w:r>
            <w:proofErr w:type="gramEnd"/>
            <w:r>
              <w:t xml:space="preserve"> we</w:t>
            </w:r>
          </w:p>
          <w:p w14:paraId="74587B26" w14:textId="77777777" w:rsidR="00AB7D27" w:rsidRDefault="00AB7D27" w:rsidP="00AB7D27">
            <w:pPr>
              <w:pStyle w:val="EngHang"/>
            </w:pPr>
            <w:commentRangeStart w:id="438"/>
            <w:r>
              <w:t xml:space="preserve">Magnify </w:t>
            </w:r>
            <w:commentRangeEnd w:id="438"/>
            <w:r>
              <w:rPr>
                <w:rStyle w:val="CommentReference"/>
                <w:rFonts w:eastAsiaTheme="minorHAnsi" w:cstheme="minorBidi"/>
                <w:color w:val="auto"/>
                <w:lang w:val="en-CA"/>
              </w:rPr>
              <w:commentReference w:id="438"/>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9"/>
            <w:r>
              <w:t xml:space="preserve">obtain </w:t>
            </w:r>
            <w:commentRangeEnd w:id="439"/>
            <w:r>
              <w:rPr>
                <w:rStyle w:val="CommentReference"/>
                <w:rFonts w:eastAsiaTheme="minorHAnsi" w:cstheme="minorBidi"/>
                <w:color w:val="auto"/>
                <w:lang w:val="en-CA"/>
              </w:rPr>
              <w:commentReference w:id="439"/>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40" w:name="_Toc298445770"/>
      <w:bookmarkStart w:id="441" w:name="_Toc298681255"/>
      <w:bookmarkStart w:id="442" w:name="_Toc298447495"/>
      <w:r>
        <w:t>Part Six</w:t>
      </w:r>
      <w:bookmarkEnd w:id="440"/>
      <w:bookmarkEnd w:id="441"/>
      <w:bookmarkEnd w:id="442"/>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3"/>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3"/>
            <w:r>
              <w:rPr>
                <w:rStyle w:val="CommentReference"/>
                <w:rFonts w:eastAsiaTheme="minorHAnsi" w:cstheme="minorBidi"/>
                <w:color w:val="auto"/>
                <w:lang w:val="en-CA"/>
              </w:rPr>
              <w:commentReference w:id="443"/>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4"/>
            <w:r>
              <w:rPr>
                <w:rFonts w:eastAsiaTheme="minorHAnsi"/>
              </w:rPr>
              <w:t xml:space="preserve">Upon </w:t>
            </w:r>
            <w:commentRangeEnd w:id="444"/>
            <w:r>
              <w:rPr>
                <w:rStyle w:val="CommentReference"/>
                <w:rFonts w:eastAsiaTheme="minorHAnsi" w:cstheme="minorBidi"/>
                <w:color w:val="auto"/>
                <w:lang w:val="en-CA"/>
              </w:rPr>
              <w:commentReference w:id="444"/>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proofErr w:type="gramStart"/>
            <w:r>
              <w:t>Therefore</w:t>
            </w:r>
            <w:proofErr w:type="gramEnd"/>
            <w:r>
              <w:t xml:space="preserve"> we</w:t>
            </w:r>
          </w:p>
          <w:p w14:paraId="16EDB329" w14:textId="77777777" w:rsidR="00AB7D27" w:rsidRDefault="00AB7D27" w:rsidP="00AB7D27">
            <w:pPr>
              <w:pStyle w:val="EngHang"/>
            </w:pPr>
            <w:commentRangeStart w:id="445"/>
            <w:r>
              <w:t xml:space="preserve">Magnify </w:t>
            </w:r>
            <w:commentRangeEnd w:id="445"/>
            <w:r>
              <w:rPr>
                <w:rStyle w:val="CommentReference"/>
                <w:rFonts w:eastAsiaTheme="minorHAnsi" w:cstheme="minorBidi"/>
                <w:color w:val="auto"/>
                <w:lang w:val="en-CA"/>
              </w:rPr>
              <w:commentReference w:id="445"/>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6"/>
            <w:r>
              <w:t xml:space="preserve">obtain </w:t>
            </w:r>
            <w:commentRangeEnd w:id="446"/>
            <w:r>
              <w:rPr>
                <w:rStyle w:val="CommentReference"/>
                <w:rFonts w:eastAsiaTheme="minorHAnsi" w:cstheme="minorBidi"/>
                <w:color w:val="auto"/>
                <w:lang w:val="en-CA"/>
              </w:rPr>
              <w:commentReference w:id="446"/>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7" w:name="_Toc298445771"/>
      <w:bookmarkStart w:id="448" w:name="_Toc298681256"/>
      <w:bookmarkStart w:id="449" w:name="_Toc298447496"/>
      <w:bookmarkStart w:id="450" w:name="_Ref299211949"/>
      <w:r>
        <w:t>The Gospel According the St. Luke</w:t>
      </w:r>
      <w:bookmarkEnd w:id="447"/>
      <w:bookmarkEnd w:id="448"/>
      <w:bookmarkEnd w:id="449"/>
      <w:bookmarkEnd w:id="45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w:t>
            </w:r>
            <w:proofErr w:type="gramStart"/>
            <w:r>
              <w:t>You</w:t>
            </w:r>
            <w:proofErr w:type="gramEnd"/>
            <w:r>
              <w:t xml:space="preserve">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51" w:name="_Toc298445772"/>
      <w:bookmarkStart w:id="452" w:name="_Toc298681257"/>
      <w:bookmarkStart w:id="453" w:name="_Toc298447497"/>
      <w:r>
        <w:t xml:space="preserve">Part </w:t>
      </w:r>
      <w:bookmarkEnd w:id="451"/>
      <w:bookmarkEnd w:id="452"/>
      <w:bookmarkEnd w:id="453"/>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4"/>
            <w:r>
              <w:rPr>
                <w:rFonts w:eastAsiaTheme="minorHAnsi"/>
              </w:rPr>
              <w:t>truth</w:t>
            </w:r>
            <w:commentRangeEnd w:id="454"/>
            <w:r>
              <w:rPr>
                <w:rStyle w:val="CommentReference"/>
                <w:rFonts w:eastAsiaTheme="minorHAnsi" w:cstheme="minorBidi"/>
                <w:color w:val="auto"/>
                <w:lang w:val="en-CA"/>
              </w:rPr>
              <w:commentReference w:id="454"/>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5"/>
            <w:r>
              <w:rPr>
                <w:rFonts w:eastAsiaTheme="minorHAnsi"/>
              </w:rPr>
              <w:t xml:space="preserve">a </w:t>
            </w:r>
            <w:commentRangeEnd w:id="455"/>
            <w:r>
              <w:rPr>
                <w:rStyle w:val="CommentReference"/>
                <w:rFonts w:eastAsiaTheme="minorHAnsi" w:cstheme="minorBidi"/>
                <w:color w:val="auto"/>
                <w:lang w:val="en-CA"/>
              </w:rPr>
              <w:commentReference w:id="455"/>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6"/>
            <w:r>
              <w:rPr>
                <w:rFonts w:eastAsiaTheme="minorHAnsi"/>
              </w:rPr>
              <w:t xml:space="preserve">holy </w:t>
            </w:r>
            <w:commentRangeEnd w:id="456"/>
            <w:r>
              <w:rPr>
                <w:rStyle w:val="CommentReference"/>
                <w:rFonts w:eastAsiaTheme="minorHAnsi" w:cstheme="minorBidi"/>
                <w:color w:val="auto"/>
                <w:lang w:val="en-CA"/>
              </w:rPr>
              <w:commentReference w:id="456"/>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7"/>
            <w:r>
              <w:rPr>
                <w:rFonts w:eastAsiaTheme="minorHAnsi"/>
              </w:rPr>
              <w:t xml:space="preserve">abode </w:t>
            </w:r>
            <w:commentRangeEnd w:id="457"/>
            <w:r>
              <w:rPr>
                <w:rStyle w:val="CommentReference"/>
                <w:rFonts w:eastAsiaTheme="minorHAnsi" w:cstheme="minorBidi"/>
                <w:color w:val="auto"/>
                <w:lang w:val="en-CA"/>
              </w:rPr>
              <w:commentReference w:id="457"/>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proofErr w:type="gramStart"/>
            <w:r>
              <w:t>Therefore</w:t>
            </w:r>
            <w:proofErr w:type="gramEnd"/>
            <w:r>
              <w:t xml:space="preserve"> we</w:t>
            </w:r>
          </w:p>
          <w:p w14:paraId="2B221170" w14:textId="77777777" w:rsidR="00AB7D27" w:rsidRDefault="00AB7D27" w:rsidP="00AB7D27">
            <w:pPr>
              <w:pStyle w:val="EngHang"/>
            </w:pPr>
            <w:commentRangeStart w:id="458"/>
            <w:r>
              <w:t xml:space="preserve">Magnify </w:t>
            </w:r>
            <w:commentRangeEnd w:id="458"/>
            <w:r>
              <w:rPr>
                <w:rStyle w:val="CommentReference"/>
                <w:rFonts w:eastAsiaTheme="minorHAnsi" w:cstheme="minorBidi"/>
                <w:color w:val="auto"/>
                <w:lang w:val="en-CA"/>
              </w:rPr>
              <w:commentReference w:id="458"/>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9"/>
            <w:r>
              <w:t xml:space="preserve">obtain </w:t>
            </w:r>
            <w:commentRangeEnd w:id="459"/>
            <w:r>
              <w:rPr>
                <w:rStyle w:val="CommentReference"/>
                <w:rFonts w:eastAsiaTheme="minorHAnsi" w:cstheme="minorBidi"/>
                <w:color w:val="auto"/>
                <w:lang w:val="en-CA"/>
              </w:rPr>
              <w:commentReference w:id="459"/>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60" w:name="_Toc298445773"/>
      <w:bookmarkStart w:id="461" w:name="_Toc298681258"/>
      <w:bookmarkStart w:id="462" w:name="_Toc298447498"/>
      <w:r>
        <w:lastRenderedPageBreak/>
        <w:t>Part Seven (</w:t>
      </w:r>
      <w:r w:rsidR="00AB7D27">
        <w:t>Modern Part Eight</w:t>
      </w:r>
      <w:r>
        <w:t>)</w:t>
      </w:r>
      <w:bookmarkEnd w:id="460"/>
      <w:bookmarkEnd w:id="461"/>
      <w:bookmarkEnd w:id="462"/>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3"/>
            <w:r>
              <w:rPr>
                <w:rFonts w:eastAsiaTheme="minorHAnsi"/>
              </w:rPr>
              <w:t>O Lord of all.</w:t>
            </w:r>
            <w:commentRangeEnd w:id="463"/>
            <w:r>
              <w:rPr>
                <w:rStyle w:val="CommentReference"/>
                <w:rFonts w:eastAsiaTheme="minorHAnsi" w:cstheme="minorBidi"/>
                <w:color w:val="auto"/>
                <w:lang w:val="en-CA"/>
              </w:rPr>
              <w:commentReference w:id="463"/>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4"/>
            <w:r>
              <w:rPr>
                <w:rFonts w:eastAsiaTheme="minorHAnsi"/>
              </w:rPr>
              <w:t>The True One who came</w:t>
            </w:r>
            <w:commentRangeEnd w:id="464"/>
            <w:r>
              <w:rPr>
                <w:rStyle w:val="CommentReference"/>
                <w:rFonts w:eastAsiaTheme="minorHAnsi" w:cstheme="minorBidi"/>
                <w:color w:val="auto"/>
                <w:lang w:val="en-CA"/>
              </w:rPr>
              <w:commentReference w:id="464"/>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5"/>
            <w:r>
              <w:rPr>
                <w:rFonts w:eastAsiaTheme="minorHAnsi"/>
              </w:rPr>
              <w:t>And perfect rejoicing.</w:t>
            </w:r>
            <w:commentRangeEnd w:id="465"/>
            <w:r>
              <w:rPr>
                <w:rStyle w:val="CommentReference"/>
                <w:rFonts w:eastAsiaTheme="minorHAnsi" w:cstheme="minorBidi"/>
                <w:color w:val="auto"/>
                <w:lang w:val="en-CA"/>
              </w:rPr>
              <w:commentReference w:id="465"/>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6"/>
            <w:r>
              <w:rPr>
                <w:rFonts w:eastAsiaTheme="minorHAnsi"/>
              </w:rPr>
              <w:t>about</w:t>
            </w:r>
            <w:commentRangeEnd w:id="466"/>
            <w:r>
              <w:rPr>
                <w:rStyle w:val="CommentReference"/>
                <w:rFonts w:eastAsiaTheme="minorHAnsi" w:cstheme="minorBidi"/>
                <w:color w:val="auto"/>
                <w:lang w:val="en-CA"/>
              </w:rPr>
              <w:commentReference w:id="466"/>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7"/>
            <w:r>
              <w:rPr>
                <w:rFonts w:eastAsiaTheme="minorHAnsi"/>
              </w:rPr>
              <w:t>proclaim</w:t>
            </w:r>
            <w:commentRangeEnd w:id="467"/>
            <w:r>
              <w:rPr>
                <w:rStyle w:val="CommentReference"/>
                <w:rFonts w:eastAsiaTheme="minorHAnsi" w:cstheme="minorBidi"/>
                <w:color w:val="auto"/>
                <w:lang w:val="en-CA"/>
              </w:rPr>
              <w:commentReference w:id="467"/>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 xml:space="preserve">Hail to you O Mary: </w:t>
            </w:r>
            <w:proofErr w:type="gramStart"/>
            <w:r>
              <w:rPr>
                <w:rFonts w:eastAsiaTheme="minorHAnsi"/>
              </w:rPr>
              <w:t>the</w:t>
            </w:r>
            <w:proofErr w:type="gramEnd"/>
            <w:r>
              <w:rPr>
                <w:rFonts w:eastAsiaTheme="minorHAnsi"/>
              </w:rPr>
              <w:t xml:space="preserv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8"/>
            <w:r>
              <w:t>generations</w:t>
            </w:r>
            <w:commentRangeEnd w:id="468"/>
            <w:r>
              <w:rPr>
                <w:rStyle w:val="CommentReference"/>
                <w:rFonts w:eastAsiaTheme="minorHAnsi" w:cstheme="minorBidi"/>
                <w:color w:val="auto"/>
                <w:lang w:val="en-CA"/>
              </w:rPr>
              <w:commentReference w:id="468"/>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9"/>
            <w:r>
              <w:t xml:space="preserve">just </w:t>
            </w:r>
            <w:commentRangeEnd w:id="469"/>
            <w:r>
              <w:rPr>
                <w:rStyle w:val="CommentReference"/>
                <w:rFonts w:eastAsiaTheme="minorHAnsi" w:cstheme="minorBidi"/>
                <w:color w:val="auto"/>
                <w:lang w:val="en-CA"/>
              </w:rPr>
              <w:commentReference w:id="469"/>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70"/>
            <w:r>
              <w:t xml:space="preserve">chaste </w:t>
            </w:r>
            <w:commentRangeEnd w:id="470"/>
            <w:r>
              <w:rPr>
                <w:rStyle w:val="CommentReference"/>
                <w:rFonts w:eastAsiaTheme="minorHAnsi" w:cstheme="minorBidi"/>
                <w:color w:val="auto"/>
                <w:lang w:val="en-CA"/>
              </w:rPr>
              <w:commentReference w:id="470"/>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71"/>
            <w:r>
              <w:t>Isaac</w:t>
            </w:r>
            <w:commentRangeEnd w:id="471"/>
            <w:r>
              <w:rPr>
                <w:rStyle w:val="CommentReference"/>
                <w:rFonts w:eastAsiaTheme="minorHAnsi" w:cstheme="minorBidi"/>
                <w:color w:val="auto"/>
                <w:lang w:val="en-CA"/>
              </w:rPr>
              <w:commentReference w:id="471"/>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72"/>
            <w:r>
              <w:t>myriads of myriads.</w:t>
            </w:r>
            <w:commentRangeEnd w:id="472"/>
            <w:r>
              <w:rPr>
                <w:rStyle w:val="CommentReference"/>
                <w:rFonts w:eastAsiaTheme="minorHAnsi" w:cstheme="minorBidi"/>
                <w:color w:val="auto"/>
                <w:lang w:val="en-CA"/>
              </w:rPr>
              <w:commentReference w:id="472"/>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3"/>
            <w:r>
              <w:t>Master</w:t>
            </w:r>
            <w:commentRangeEnd w:id="473"/>
            <w:r>
              <w:rPr>
                <w:rStyle w:val="CommentReference"/>
                <w:rFonts w:eastAsiaTheme="minorHAnsi" w:cstheme="minorBidi"/>
                <w:color w:val="auto"/>
                <w:lang w:val="en-CA"/>
              </w:rPr>
              <w:commentReference w:id="473"/>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4"/>
            <w:r>
              <w:t xml:space="preserve">honour </w:t>
            </w:r>
            <w:commentRangeEnd w:id="474"/>
            <w:r>
              <w:rPr>
                <w:rStyle w:val="CommentReference"/>
                <w:rFonts w:eastAsiaTheme="minorHAnsi" w:cstheme="minorBidi"/>
                <w:color w:val="auto"/>
                <w:lang w:val="en-CA"/>
              </w:rPr>
              <w:commentReference w:id="474"/>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5"/>
            <w:r>
              <w:t xml:space="preserve">spouse </w:t>
            </w:r>
            <w:commentRangeEnd w:id="475"/>
            <w:r>
              <w:rPr>
                <w:rStyle w:val="CommentReference"/>
                <w:rFonts w:eastAsiaTheme="minorHAnsi" w:cstheme="minorBidi"/>
                <w:color w:val="auto"/>
                <w:lang w:val="en-CA"/>
              </w:rPr>
              <w:commentReference w:id="475"/>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6"/>
            <w:r>
              <w:t xml:space="preserve">health </w:t>
            </w:r>
            <w:commentRangeEnd w:id="476"/>
            <w:r>
              <w:rPr>
                <w:rStyle w:val="CommentReference"/>
                <w:rFonts w:eastAsiaTheme="minorHAnsi" w:cstheme="minorBidi"/>
                <w:color w:val="auto"/>
                <w:lang w:val="en-CA"/>
              </w:rPr>
              <w:commentReference w:id="476"/>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proofErr w:type="gramStart"/>
            <w:r>
              <w:t>the</w:t>
            </w:r>
            <w:proofErr w:type="gramEnd"/>
            <w:r>
              <w:t xml:space="preserve"> Theotokos.</w:t>
            </w:r>
          </w:p>
          <w:p w14:paraId="43C5E333"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7"/>
            <w:r>
              <w:t>indescribable</w:t>
            </w:r>
            <w:commentRangeEnd w:id="477"/>
            <w:r>
              <w:rPr>
                <w:rStyle w:val="CommentReference"/>
                <w:rFonts w:eastAsiaTheme="minorHAnsi" w:cstheme="minorBidi"/>
                <w:color w:val="auto"/>
                <w:lang w:val="en-CA"/>
              </w:rPr>
              <w:commentReference w:id="477"/>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8"/>
            <w:r>
              <w:t>Without mingling of substance</w:t>
            </w:r>
            <w:commentRangeEnd w:id="478"/>
            <w:r>
              <w:rPr>
                <w:rStyle w:val="CommentReference"/>
                <w:rFonts w:eastAsiaTheme="minorHAnsi" w:cstheme="minorBidi"/>
                <w:color w:val="auto"/>
                <w:lang w:val="en-CA"/>
              </w:rPr>
              <w:commentReference w:id="478"/>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9"/>
            <w:r>
              <w:t xml:space="preserve">intercede </w:t>
            </w:r>
            <w:commentRangeEnd w:id="479"/>
            <w:r>
              <w:rPr>
                <w:rStyle w:val="CommentReference"/>
                <w:rFonts w:eastAsiaTheme="minorHAnsi" w:cstheme="minorBidi"/>
                <w:color w:val="auto"/>
                <w:lang w:val="en-CA"/>
              </w:rPr>
              <w:commentReference w:id="479"/>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80" w:name="_Toc298445774"/>
      <w:bookmarkStart w:id="481" w:name="_Toc298681259"/>
      <w:bookmarkStart w:id="482" w:name="_Toc298447499"/>
      <w:r>
        <w:lastRenderedPageBreak/>
        <w:t>Part Nine</w:t>
      </w:r>
      <w:bookmarkEnd w:id="480"/>
      <w:bookmarkEnd w:id="481"/>
      <w:bookmarkEnd w:id="482"/>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proofErr w:type="gramStart"/>
            <w:r>
              <w:t>Therefore</w:t>
            </w:r>
            <w:proofErr w:type="gramEnd"/>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3E6DC3">
        <w:rPr>
          <w:noProof/>
        </w:rPr>
        <w:t>84</w:t>
      </w:r>
      <w:r w:rsidR="003A78C2">
        <w:fldChar w:fldCharType="end"/>
      </w:r>
      <w:r>
        <w:t>.</w:t>
      </w:r>
    </w:p>
    <w:p w14:paraId="3F9EADC9" w14:textId="77777777" w:rsidR="00A2562D" w:rsidRDefault="00A2562D" w:rsidP="00A31CA5">
      <w:pPr>
        <w:pStyle w:val="Heading6"/>
      </w:pPr>
      <w:bookmarkStart w:id="483" w:name="_Toc298445775"/>
      <w:bookmarkStart w:id="484" w:name="_Toc298681260"/>
      <w:bookmarkStart w:id="485" w:name="_Toc298447500"/>
      <w:r>
        <w:t>Part Ten</w:t>
      </w:r>
      <w:bookmarkEnd w:id="483"/>
      <w:bookmarkEnd w:id="484"/>
      <w:bookmarkEnd w:id="485"/>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6"/>
            <w:r>
              <w:t>honoured</w:t>
            </w:r>
            <w:r w:rsidRPr="007425E1">
              <w:t xml:space="preserve"> </w:t>
            </w:r>
            <w:commentRangeEnd w:id="486"/>
            <w:r>
              <w:rPr>
                <w:rStyle w:val="CommentReference"/>
                <w:rFonts w:eastAsiaTheme="minorHAnsi" w:cstheme="minorBidi"/>
                <w:color w:val="auto"/>
                <w:lang w:val="en-CA"/>
              </w:rPr>
              <w:commentReference w:id="486"/>
            </w:r>
            <w:commentRangeStart w:id="487"/>
            <w:r w:rsidRPr="007425E1">
              <w:t xml:space="preserve">more </w:t>
            </w:r>
            <w:commentRangeEnd w:id="487"/>
            <w:r>
              <w:rPr>
                <w:rStyle w:val="CommentReference"/>
                <w:rFonts w:eastAsiaTheme="minorHAnsi" w:cstheme="minorBidi"/>
                <w:color w:val="auto"/>
                <w:lang w:val="en-CA"/>
              </w:rPr>
              <w:commentReference w:id="487"/>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8"/>
            <w:r w:rsidRPr="007425E1">
              <w:t>means</w:t>
            </w:r>
            <w:r>
              <w:rPr>
                <w:rStyle w:val="FootnoteReference"/>
                <w:lang w:val="en-GB"/>
              </w:rPr>
              <w:t xml:space="preserve"> </w:t>
            </w:r>
            <w:commentRangeEnd w:id="488"/>
            <w:r>
              <w:rPr>
                <w:rStyle w:val="CommentReference"/>
                <w:rFonts w:eastAsiaTheme="minorHAnsi" w:cstheme="minorBidi"/>
                <w:color w:val="auto"/>
                <w:lang w:val="en-CA"/>
              </w:rPr>
              <w:commentReference w:id="488"/>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9" w:name="_Toc298445776"/>
      <w:bookmarkStart w:id="490" w:name="_Toc298681261"/>
      <w:bookmarkStart w:id="491" w:name="_Toc298447501"/>
      <w:r w:rsidRPr="00D24FE1">
        <w:t>Part</w:t>
      </w:r>
      <w:r>
        <w:t xml:space="preserve"> Eleven</w:t>
      </w:r>
      <w:bookmarkEnd w:id="489"/>
      <w:bookmarkEnd w:id="490"/>
      <w:bookmarkEnd w:id="491"/>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92" w:name="_Toc298445777"/>
      <w:bookmarkStart w:id="493" w:name="_Toc298681262"/>
      <w:bookmarkStart w:id="494" w:name="_Toc298447502"/>
      <w:r>
        <w:t>Part Twelve</w:t>
      </w:r>
      <w:bookmarkEnd w:id="492"/>
      <w:bookmarkEnd w:id="493"/>
      <w:bookmarkEnd w:id="4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5"/>
            <w:r w:rsidRPr="007425E1">
              <w:t>heaven</w:t>
            </w:r>
            <w:commentRangeEnd w:id="495"/>
            <w:r>
              <w:rPr>
                <w:rStyle w:val="CommentReference"/>
                <w:rFonts w:eastAsiaTheme="minorHAnsi" w:cstheme="minorBidi"/>
                <w:color w:val="auto"/>
                <w:lang w:val="en-CA"/>
              </w:rPr>
              <w:commentReference w:id="495"/>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6"/>
            <w:r w:rsidRPr="007425E1">
              <w:t xml:space="preserve">true </w:t>
            </w:r>
            <w:commentRangeEnd w:id="496"/>
            <w:r>
              <w:rPr>
                <w:rStyle w:val="CommentReference"/>
                <w:rFonts w:eastAsiaTheme="minorHAnsi" w:cstheme="minorBidi"/>
                <w:color w:val="auto"/>
                <w:lang w:val="en-CA"/>
              </w:rPr>
              <w:commentReference w:id="496"/>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7" w:name="_Toc298445778"/>
      <w:bookmarkStart w:id="498" w:name="_Toc298681263"/>
      <w:bookmarkStart w:id="499" w:name="_Toc298447503"/>
      <w:r>
        <w:t>Part Thirteen</w:t>
      </w:r>
      <w:bookmarkEnd w:id="497"/>
      <w:bookmarkEnd w:id="498"/>
      <w:bookmarkEnd w:id="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500"/>
            <w:r>
              <w:rPr>
                <w:rFonts w:eastAsiaTheme="minorHAnsi"/>
              </w:rPr>
              <w:t xml:space="preserve">Virgin Mary </w:t>
            </w:r>
            <w:commentRangeEnd w:id="500"/>
            <w:r>
              <w:rPr>
                <w:rStyle w:val="CommentReference"/>
                <w:rFonts w:eastAsiaTheme="minorHAnsi" w:cstheme="minorBidi"/>
                <w:color w:val="auto"/>
                <w:lang w:val="en-CA"/>
              </w:rPr>
              <w:commentReference w:id="500"/>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501"/>
            <w:r w:rsidRPr="007425E1">
              <w:t>And the Cherubic,</w:t>
            </w:r>
          </w:p>
          <w:p w14:paraId="28BB6544" w14:textId="77777777" w:rsidR="00A31CA5" w:rsidRPr="001A0083" w:rsidRDefault="00A31CA5" w:rsidP="00EB661B">
            <w:pPr>
              <w:pStyle w:val="EngHangEnd"/>
            </w:pPr>
            <w:r>
              <w:t>Mercy Seat</w:t>
            </w:r>
            <w:commentRangeEnd w:id="501"/>
            <w:r>
              <w:t>.</w:t>
            </w:r>
            <w:r>
              <w:rPr>
                <w:rStyle w:val="CommentReference"/>
                <w:rFonts w:eastAsiaTheme="minorHAnsi" w:cstheme="minorBidi"/>
                <w:color w:val="auto"/>
                <w:lang w:val="en-CA"/>
              </w:rPr>
              <w:commentReference w:id="501"/>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502"/>
            <w:r w:rsidRPr="007425E1">
              <w:t>pot</w:t>
            </w:r>
            <w:commentRangeEnd w:id="502"/>
            <w:r>
              <w:rPr>
                <w:rStyle w:val="CommentReference"/>
                <w:rFonts w:eastAsiaTheme="minorHAnsi" w:cstheme="minorBidi"/>
                <w:color w:val="auto"/>
                <w:lang w:val="en-CA"/>
              </w:rPr>
              <w:commentReference w:id="502"/>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3"/>
            <w:r w:rsidRPr="007425E1">
              <w:t>l</w:t>
            </w:r>
            <w:r>
              <w:t>ampstand</w:t>
            </w:r>
            <w:commentRangeEnd w:id="503"/>
            <w:r>
              <w:rPr>
                <w:rStyle w:val="CommentReference"/>
                <w:rFonts w:eastAsiaTheme="minorHAnsi" w:cstheme="minorBidi"/>
                <w:color w:val="auto"/>
                <w:lang w:val="en-CA"/>
              </w:rPr>
              <w:commentReference w:id="503"/>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t>
            </w:r>
            <w:proofErr w:type="gramStart"/>
            <w:r w:rsidRPr="007425E1">
              <w:t>World,</w:t>
            </w:r>
            <w:proofErr w:type="gramEnd"/>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4" w:name="_Toc298445779"/>
      <w:bookmarkStart w:id="505" w:name="_Toc298681264"/>
      <w:bookmarkStart w:id="506" w:name="_Toc298447504"/>
      <w:r>
        <w:t>Part Fourteen</w:t>
      </w:r>
      <w:bookmarkEnd w:id="504"/>
      <w:bookmarkEnd w:id="505"/>
      <w:bookmarkEnd w:id="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7"/>
            <w:r w:rsidRPr="007425E1">
              <w:t>decorated</w:t>
            </w:r>
            <w:commentRangeEnd w:id="507"/>
            <w:r>
              <w:rPr>
                <w:rStyle w:val="CommentReference"/>
                <w:rFonts w:eastAsiaTheme="minorHAnsi" w:cstheme="minorBidi"/>
                <w:color w:val="auto"/>
                <w:lang w:val="en-CA"/>
              </w:rPr>
              <w:commentReference w:id="507"/>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8"/>
            <w:r w:rsidRPr="007425E1">
              <w:t>t</w:t>
            </w:r>
            <w:commentRangeEnd w:id="508"/>
            <w:r>
              <w:rPr>
                <w:rStyle w:val="CommentReference"/>
                <w:rFonts w:eastAsiaTheme="minorHAnsi" w:cstheme="minorBidi"/>
                <w:color w:val="auto"/>
                <w:lang w:val="en-CA"/>
              </w:rPr>
              <w:commentReference w:id="508"/>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9"/>
            <w:r>
              <w:t xml:space="preserve">The </w:t>
            </w:r>
            <w:commentRangeEnd w:id="509"/>
            <w:r>
              <w:rPr>
                <w:rStyle w:val="CommentReference"/>
                <w:rFonts w:eastAsiaTheme="minorHAnsi" w:cstheme="minorBidi"/>
                <w:color w:val="auto"/>
                <w:lang w:val="en-CA"/>
              </w:rPr>
              <w:commentReference w:id="509"/>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10"/>
            <w:r w:rsidRPr="007425E1">
              <w:t xml:space="preserve">And </w:t>
            </w:r>
            <w:commentRangeEnd w:id="510"/>
            <w:r>
              <w:rPr>
                <w:rStyle w:val="CommentReference"/>
                <w:rFonts w:eastAsiaTheme="minorHAnsi" w:cstheme="minorBidi"/>
                <w:color w:val="auto"/>
                <w:lang w:val="en-CA"/>
              </w:rPr>
              <w:commentReference w:id="510"/>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11" w:name="_Toc298445780"/>
      <w:bookmarkStart w:id="512" w:name="_Toc298681265"/>
      <w:bookmarkStart w:id="513" w:name="_Toc298447505"/>
      <w:r>
        <w:t>Part Fifteen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4"/>
            <w:r>
              <w:t>Which</w:t>
            </w:r>
            <w:r w:rsidRPr="007425E1">
              <w:t xml:space="preserve"> </w:t>
            </w:r>
            <w:commentRangeEnd w:id="514"/>
            <w:r>
              <w:rPr>
                <w:rStyle w:val="CommentReference"/>
                <w:rFonts w:eastAsiaTheme="minorHAnsi" w:cstheme="minorBidi"/>
                <w:color w:val="auto"/>
                <w:lang w:val="en-CA"/>
              </w:rPr>
              <w:commentReference w:id="514"/>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5"/>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5"/>
            <w:r w:rsidR="00FA5B8C">
              <w:rPr>
                <w:rStyle w:val="CommentReference"/>
                <w:rFonts w:ascii="Garamond" w:hAnsi="Garamond" w:cstheme="minorBidi"/>
                <w:noProof w:val="0"/>
                <w:lang w:val="en-CA"/>
              </w:rPr>
              <w:commentReference w:id="515"/>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6"/>
            <w:r w:rsidRPr="007425E1">
              <w:t>savour</w:t>
            </w:r>
            <w:commentRangeEnd w:id="516"/>
            <w:r>
              <w:rPr>
                <w:rStyle w:val="CommentReference"/>
                <w:rFonts w:eastAsiaTheme="minorHAnsi" w:cstheme="minorBidi"/>
                <w:color w:val="auto"/>
                <w:lang w:val="en-CA"/>
              </w:rPr>
              <w:commentReference w:id="516"/>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7"/>
            <w:r w:rsidRPr="007425E1">
              <w:t>estate</w:t>
            </w:r>
            <w:commentRangeEnd w:id="517"/>
            <w:r>
              <w:rPr>
                <w:rStyle w:val="CommentReference"/>
                <w:rFonts w:eastAsiaTheme="minorHAnsi" w:cstheme="minorBidi"/>
                <w:color w:val="auto"/>
                <w:lang w:val="en-CA"/>
              </w:rPr>
              <w:commentReference w:id="517"/>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8" w:name="_Toc298445781"/>
      <w:bookmarkStart w:id="519" w:name="_Toc298681266"/>
      <w:bookmarkStart w:id="520" w:name="_Toc298447506"/>
      <w:r>
        <w:rPr>
          <w:lang w:val="en-GB"/>
        </w:rPr>
        <w:t>Part Sixteen</w:t>
      </w:r>
      <w:bookmarkEnd w:id="518"/>
      <w:bookmarkEnd w:id="519"/>
      <w:bookmarkEnd w:id="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21" w:name="_Toc298445782"/>
      <w:bookmarkStart w:id="522" w:name="_Toc298681267"/>
      <w:bookmarkStart w:id="523" w:name="_Toc298447507"/>
      <w:r w:rsidRPr="00D24FE1">
        <w:t>Part</w:t>
      </w:r>
      <w:r>
        <w:t xml:space="preserve"> Seventeen</w:t>
      </w:r>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4" w:name="_Toc298445783"/>
      <w:bookmarkStart w:id="525" w:name="_Toc298681268"/>
      <w:bookmarkStart w:id="526" w:name="_Toc298447508"/>
      <w:r>
        <w:t>Part Eighteen</w:t>
      </w:r>
      <w:bookmarkEnd w:id="524"/>
      <w:bookmarkEnd w:id="525"/>
      <w:bookmarkEnd w:id="5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7"/>
            <w:r>
              <w:t>care</w:t>
            </w:r>
            <w:commentRangeEnd w:id="527"/>
            <w:r>
              <w:rPr>
                <w:rStyle w:val="CommentReference"/>
                <w:rFonts w:eastAsiaTheme="minorHAnsi" w:cstheme="minorBidi"/>
                <w:color w:val="auto"/>
                <w:lang w:val="en-CA"/>
              </w:rPr>
              <w:commentReference w:id="527"/>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8"/>
            <w:r w:rsidRPr="007425E1">
              <w:t xml:space="preserve">Sabbath </w:t>
            </w:r>
            <w:commentRangeEnd w:id="528"/>
            <w:r>
              <w:rPr>
                <w:rStyle w:val="CommentReference"/>
                <w:rFonts w:eastAsiaTheme="minorHAnsi" w:cstheme="minorBidi"/>
                <w:color w:val="auto"/>
                <w:lang w:val="en-CA"/>
              </w:rPr>
              <w:commentReference w:id="528"/>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proofErr w:type="gramStart"/>
            <w:r>
              <w:t>Therefore</w:t>
            </w:r>
            <w:proofErr w:type="gramEnd"/>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9" w:name="_Toc298445784"/>
      <w:bookmarkStart w:id="530" w:name="_Toc298681269"/>
      <w:bookmarkStart w:id="531" w:name="_Toc298447509"/>
      <w:bookmarkStart w:id="532" w:name="_Ref299212037"/>
      <w:bookmarkStart w:id="533" w:name="_Ref299212071"/>
      <w:bookmarkStart w:id="534" w:name="_Toc308441907"/>
      <w:r>
        <w:t>The Antiphonarium is read.</w:t>
      </w:r>
    </w:p>
    <w:p w14:paraId="0039C723" w14:textId="77777777" w:rsidR="00042E9B" w:rsidRDefault="00042E9B" w:rsidP="00FB5E62">
      <w:pPr>
        <w:pStyle w:val="Heading5"/>
      </w:pPr>
      <w:bookmarkStart w:id="535" w:name="_Ref434564976"/>
      <w:r>
        <w:t>The Conclusion of the Adam Theotokias</w:t>
      </w:r>
      <w:bookmarkEnd w:id="529"/>
      <w:bookmarkEnd w:id="530"/>
      <w:bookmarkEnd w:id="531"/>
      <w:bookmarkEnd w:id="532"/>
      <w:bookmarkEnd w:id="533"/>
      <w:bookmarkEnd w:id="534"/>
      <w:bookmarkEnd w:id="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6"/>
            <w:r w:rsidRPr="007425E1">
              <w:rPr>
                <w:rFonts w:eastAsiaTheme="minorHAnsi"/>
              </w:rPr>
              <w:t xml:space="preserve">too </w:t>
            </w:r>
            <w:commentRangeEnd w:id="536"/>
            <w:r>
              <w:rPr>
                <w:rStyle w:val="CommentReference"/>
                <w:rFonts w:eastAsiaTheme="minorHAnsi" w:cstheme="minorBidi"/>
                <w:color w:val="auto"/>
                <w:lang w:val="en-CA"/>
              </w:rPr>
              <w:commentReference w:id="536"/>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7"/>
            <w:r w:rsidRPr="007425E1">
              <w:rPr>
                <w:rFonts w:eastAsiaTheme="minorHAnsi"/>
              </w:rPr>
              <w:t xml:space="preserve">count </w:t>
            </w:r>
            <w:commentRangeEnd w:id="537"/>
            <w:r>
              <w:rPr>
                <w:rStyle w:val="CommentReference"/>
                <w:rFonts w:eastAsiaTheme="minorHAnsi" w:cstheme="minorBidi"/>
                <w:color w:val="auto"/>
                <w:lang w:val="en-CA"/>
              </w:rPr>
              <w:commentReference w:id="537"/>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8"/>
            <w:r>
              <w:rPr>
                <w:rFonts w:eastAsiaTheme="minorHAnsi"/>
              </w:rPr>
              <w:t>I</w:t>
            </w:r>
            <w:r w:rsidRPr="007425E1">
              <w:rPr>
                <w:rFonts w:eastAsiaTheme="minorHAnsi"/>
              </w:rPr>
              <w:t xml:space="preserve"> </w:t>
            </w:r>
            <w:commentRangeEnd w:id="538"/>
            <w:r>
              <w:rPr>
                <w:rStyle w:val="CommentReference"/>
                <w:rFonts w:eastAsiaTheme="minorHAnsi" w:cstheme="minorBidi"/>
                <w:color w:val="auto"/>
                <w:lang w:val="en-CA"/>
              </w:rPr>
              <w:commentReference w:id="538"/>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9"/>
            <w:r w:rsidRPr="007425E1">
              <w:rPr>
                <w:rFonts w:eastAsiaTheme="minorHAnsi"/>
              </w:rPr>
              <w:t>To offer repentance</w:t>
            </w:r>
            <w:commentRangeEnd w:id="539"/>
            <w:r>
              <w:rPr>
                <w:rStyle w:val="CommentReference"/>
                <w:rFonts w:eastAsiaTheme="minorHAnsi" w:cstheme="minorBidi"/>
                <w:color w:val="auto"/>
                <w:lang w:val="en-CA"/>
              </w:rPr>
              <w:commentReference w:id="539"/>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40"/>
            <w:r w:rsidRPr="007425E1">
              <w:rPr>
                <w:rFonts w:eastAsiaTheme="minorHAnsi"/>
              </w:rPr>
              <w:t>The death of a sinner</w:t>
            </w:r>
            <w:commentRangeEnd w:id="540"/>
            <w:r>
              <w:rPr>
                <w:rStyle w:val="CommentReference"/>
                <w:rFonts w:eastAsiaTheme="minorHAnsi" w:cstheme="minorBidi"/>
                <w:color w:val="auto"/>
                <w:lang w:val="en-CA"/>
              </w:rPr>
              <w:commentReference w:id="540"/>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41"/>
            <w:r>
              <w:t>kind-hearted</w:t>
            </w:r>
            <w:commentRangeEnd w:id="541"/>
            <w:r>
              <w:rPr>
                <w:rStyle w:val="CommentReference"/>
                <w:rFonts w:eastAsiaTheme="minorHAnsi" w:cstheme="minorBidi"/>
                <w:color w:val="auto"/>
                <w:lang w:val="en-CA"/>
              </w:rPr>
              <w:commentReference w:id="541"/>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42"/>
            <w:r>
              <w:t>compassions</w:t>
            </w:r>
            <w:commentRangeEnd w:id="542"/>
            <w:r>
              <w:rPr>
                <w:rStyle w:val="CommentReference"/>
                <w:rFonts w:eastAsiaTheme="minorHAnsi" w:cstheme="minorBidi"/>
                <w:color w:val="auto"/>
                <w:lang w:val="en-CA"/>
              </w:rPr>
              <w:commentReference w:id="542"/>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3"/>
            <w:r w:rsidRPr="007425E1">
              <w:t xml:space="preserve">May </w:t>
            </w:r>
            <w:commentRangeEnd w:id="543"/>
            <w:r>
              <w:rPr>
                <w:rStyle w:val="CommentReference"/>
                <w:rFonts w:eastAsiaTheme="minorHAnsi" w:cstheme="minorBidi"/>
                <w:color w:val="auto"/>
                <w:lang w:val="en-CA"/>
              </w:rPr>
              <w:commentReference w:id="543"/>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4" w:name="_Toc298445785"/>
      <w:bookmarkStart w:id="545" w:name="_Toc298681270"/>
      <w:bookmarkStart w:id="546" w:name="_Toc298447510"/>
      <w:bookmarkStart w:id="547" w:name="_Ref299212181"/>
      <w:bookmarkStart w:id="548" w:name="_Toc308441908"/>
      <w:r>
        <w:t>The Creed</w:t>
      </w:r>
      <w:bookmarkEnd w:id="544"/>
      <w:bookmarkEnd w:id="545"/>
      <w:bookmarkEnd w:id="546"/>
      <w:bookmarkEnd w:id="547"/>
      <w:bookmarkEnd w:id="54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9" w:name="_Toc298445786"/>
            <w:bookmarkStart w:id="550" w:name="_Toc298681271"/>
            <w:bookmarkStart w:id="551" w:name="_Toc298447511"/>
            <w:bookmarkStart w:id="552" w:name="_Toc308441909"/>
            <w:r>
              <w:t>The Introduction to the Creed</w:t>
            </w:r>
            <w:bookmarkEnd w:id="549"/>
            <w:bookmarkEnd w:id="550"/>
            <w:bookmarkEnd w:id="551"/>
            <w:bookmarkEnd w:id="552"/>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3" w:name="_Toc298445787"/>
            <w:bookmarkStart w:id="554" w:name="_Toc298681272"/>
            <w:bookmarkStart w:id="555" w:name="_Toc298447512"/>
            <w:bookmarkStart w:id="556" w:name="_Toc308441910"/>
            <w:r>
              <w:t>The Creed</w:t>
            </w:r>
            <w:bookmarkEnd w:id="553"/>
            <w:bookmarkEnd w:id="554"/>
            <w:bookmarkEnd w:id="555"/>
            <w:bookmarkEnd w:id="556"/>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 xml:space="preserve">We believe in one God; God the Father, the 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7" w:name="_Toc298445789"/>
            <w:bookmarkStart w:id="558" w:name="_Toc298681274"/>
            <w:bookmarkStart w:id="559" w:name="_Toc298447514"/>
            <w:bookmarkStart w:id="560" w:name="_Toc308441912"/>
            <w:r>
              <w:rPr>
                <w:rFonts w:eastAsia="@MingLiU"/>
              </w:rPr>
              <w:lastRenderedPageBreak/>
              <w:t>Holy, Holy, Holy</w:t>
            </w:r>
            <w:bookmarkEnd w:id="557"/>
            <w:bookmarkEnd w:id="558"/>
            <w:bookmarkEnd w:id="559"/>
            <w:bookmarkEnd w:id="560"/>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61" w:name="_Toc298445790"/>
            <w:bookmarkStart w:id="562" w:name="_Toc298681275"/>
            <w:bookmarkStart w:id="563" w:name="_Toc298447515"/>
            <w:bookmarkStart w:id="564" w:name="_Toc308441913"/>
            <w:r>
              <w:rPr>
                <w:rFonts w:eastAsia="@MingLiU"/>
              </w:rPr>
              <w:t>The Lord’s Prayer</w:t>
            </w:r>
            <w:bookmarkEnd w:id="561"/>
            <w:bookmarkEnd w:id="562"/>
            <w:bookmarkEnd w:id="563"/>
            <w:bookmarkEnd w:id="564"/>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proofErr w:type="gramStart"/>
            <w:r w:rsidR="001040C8">
              <w:t>Your</w:t>
            </w:r>
            <w:proofErr w:type="gramEnd"/>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5" w:name="_Toc298445791"/>
      <w:bookmarkStart w:id="566" w:name="_Toc298681276"/>
      <w:bookmarkStart w:id="567" w:name="_Toc298447516"/>
      <w:bookmarkStart w:id="568" w:name="_Toc308441914"/>
      <w:r>
        <w:lastRenderedPageBreak/>
        <w:t>Monday</w:t>
      </w:r>
      <w:bookmarkEnd w:id="565"/>
      <w:bookmarkEnd w:id="566"/>
      <w:bookmarkEnd w:id="567"/>
      <w:bookmarkEnd w:id="568"/>
    </w:p>
    <w:p w14:paraId="0DED2C1B" w14:textId="77777777" w:rsidR="006E3E75" w:rsidRDefault="002E365D" w:rsidP="000E062A">
      <w:pPr>
        <w:pStyle w:val="Heading5"/>
      </w:pPr>
      <w:bookmarkStart w:id="569" w:name="_Toc298445792"/>
      <w:bookmarkStart w:id="570" w:name="_Toc298681277"/>
      <w:bookmarkStart w:id="571" w:name="_Toc298447517"/>
      <w:bookmarkStart w:id="572" w:name="_Toc308441915"/>
      <w:r>
        <w:t xml:space="preserve">The Monday </w:t>
      </w:r>
      <w:r w:rsidR="00F370C5">
        <w:t>Psali</w:t>
      </w:r>
      <w:r>
        <w:t xml:space="preserve"> Adam</w:t>
      </w:r>
      <w:bookmarkEnd w:id="569"/>
      <w:bookmarkEnd w:id="570"/>
      <w:bookmarkEnd w:id="571"/>
      <w:bookmarkEnd w:id="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w:t>
            </w:r>
            <w:proofErr w:type="gramStart"/>
            <w:r w:rsidR="000E062A" w:rsidRPr="007425E1">
              <w:t>hand</w:t>
            </w:r>
            <w:r w:rsidR="000E062A">
              <w:t>,</w:t>
            </w:r>
            <w:proofErr w:type="gramEnd"/>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3"/>
            <w:r>
              <w:t>G</w:t>
            </w:r>
            <w:r w:rsidRPr="007425E1">
              <w:t xml:space="preserve">reatly </w:t>
            </w:r>
            <w:commentRangeEnd w:id="573"/>
            <w:r>
              <w:rPr>
                <w:rStyle w:val="CommentReference"/>
                <w:rFonts w:ascii="Times New Roman" w:eastAsiaTheme="minorHAnsi" w:hAnsi="Times New Roman" w:cstheme="minorBidi"/>
                <w:color w:val="auto"/>
              </w:rPr>
              <w:commentReference w:id="573"/>
            </w:r>
            <w:r w:rsidRPr="007425E1">
              <w:t>exalted</w:t>
            </w:r>
            <w:r>
              <w:t>,</w:t>
            </w:r>
          </w:p>
          <w:p w14:paraId="2E66C453" w14:textId="77777777" w:rsidR="000E062A" w:rsidRDefault="000E062A" w:rsidP="003B4CB7">
            <w:pPr>
              <w:pStyle w:val="EngHang"/>
              <w:spacing w:before="2"/>
            </w:pPr>
            <w:commentRangeStart w:id="574"/>
            <w:r>
              <w:t>B</w:t>
            </w:r>
            <w:r w:rsidRPr="007425E1">
              <w:t xml:space="preserve">eyond </w:t>
            </w:r>
            <w:commentRangeEnd w:id="574"/>
            <w:r>
              <w:rPr>
                <w:rStyle w:val="CommentReference"/>
                <w:rFonts w:ascii="Times New Roman" w:eastAsiaTheme="minorHAnsi" w:hAnsi="Times New Roman" w:cstheme="minorBidi"/>
                <w:color w:val="auto"/>
              </w:rPr>
              <w:commentReference w:id="574"/>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5"/>
            <w:r>
              <w:t>righteous</w:t>
            </w:r>
            <w:commentRangeEnd w:id="575"/>
            <w:r>
              <w:rPr>
                <w:rStyle w:val="CommentReference"/>
                <w:rFonts w:ascii="Times New Roman" w:eastAsiaTheme="minorHAnsi" w:hAnsi="Times New Roman" w:cstheme="minorBidi"/>
                <w:color w:val="auto"/>
              </w:rPr>
              <w:commentReference w:id="575"/>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6"/>
            <w:r>
              <w:t>M</w:t>
            </w:r>
            <w:r w:rsidRPr="007425E1">
              <w:t xml:space="preserve">editate </w:t>
            </w:r>
            <w:commentRangeEnd w:id="576"/>
            <w:r>
              <w:rPr>
                <w:rStyle w:val="CommentReference"/>
                <w:rFonts w:ascii="Times New Roman" w:eastAsiaTheme="minorHAnsi" w:hAnsi="Times New Roman" w:cstheme="minorBidi"/>
                <w:color w:val="auto"/>
              </w:rPr>
              <w:commentReference w:id="576"/>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7"/>
            <w:r>
              <w:t>lips</w:t>
            </w:r>
            <w:commentRangeEnd w:id="577"/>
            <w:r>
              <w:rPr>
                <w:rStyle w:val="CommentReference"/>
              </w:rPr>
              <w:commentReference w:id="577"/>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8"/>
            <w:r>
              <w:t>O</w:t>
            </w:r>
            <w:r w:rsidRPr="007425E1">
              <w:t>f</w:t>
            </w:r>
            <w:commentRangeEnd w:id="578"/>
            <w:r>
              <w:rPr>
                <w:rStyle w:val="CommentReference"/>
              </w:rPr>
              <w:commentReference w:id="578"/>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9"/>
            <w:r w:rsidRPr="007425E1">
              <w:t>praise</w:t>
            </w:r>
            <w:r>
              <w:t xml:space="preserve"> </w:t>
            </w:r>
            <w:commentRangeEnd w:id="579"/>
            <w:r>
              <w:rPr>
                <w:rStyle w:val="CommentReference"/>
                <w:rFonts w:ascii="Times New Roman" w:eastAsiaTheme="minorHAnsi" w:hAnsi="Times New Roman" w:cstheme="minorBidi"/>
                <w:color w:val="auto"/>
              </w:rPr>
              <w:commentReference w:id="579"/>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80"/>
            <w:r>
              <w:t>set</w:t>
            </w:r>
            <w:r w:rsidRPr="007425E1">
              <w:t xml:space="preserve"> </w:t>
            </w:r>
            <w:commentRangeEnd w:id="580"/>
            <w:r>
              <w:rPr>
                <w:rStyle w:val="CommentReference"/>
                <w:rFonts w:ascii="Times New Roman" w:eastAsiaTheme="minorHAnsi" w:hAnsi="Times New Roman" w:cstheme="minorBidi"/>
                <w:color w:val="auto"/>
              </w:rPr>
              <w:commentReference w:id="580"/>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81"/>
            <w:r w:rsidR="000E062A" w:rsidRPr="007425E1">
              <w:t xml:space="preserve"> </w:t>
            </w:r>
            <w:commentRangeEnd w:id="581"/>
            <w:r w:rsidR="000E062A">
              <w:rPr>
                <w:rStyle w:val="CommentReference"/>
                <w:rFonts w:ascii="Times New Roman" w:eastAsiaTheme="minorHAnsi" w:hAnsi="Times New Roman" w:cstheme="minorBidi"/>
                <w:color w:val="auto"/>
              </w:rPr>
              <w:commentReference w:id="581"/>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82"/>
            <w:r>
              <w:t xml:space="preserve">similitudes </w:t>
            </w:r>
            <w:commentRangeEnd w:id="582"/>
            <w:r>
              <w:rPr>
                <w:rStyle w:val="CommentReference"/>
                <w:rFonts w:ascii="Times New Roman" w:eastAsiaTheme="minorHAnsi" w:hAnsi="Times New Roman" w:cstheme="minorBidi"/>
                <w:color w:val="auto"/>
              </w:rPr>
              <w:commentReference w:id="582"/>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3" w:name="_Toc298445793"/>
      <w:bookmarkStart w:id="584" w:name="_Toc298681278"/>
      <w:bookmarkStart w:id="585" w:name="_Toc298447518"/>
      <w:bookmarkStart w:id="586" w:name="_Toc308441916"/>
      <w:r w:rsidRPr="00FD2E69">
        <w:t xml:space="preserve">The </w:t>
      </w:r>
      <w:r w:rsidR="002D610D" w:rsidRPr="00FD2E69">
        <w:t>C</w:t>
      </w:r>
      <w:r w:rsidRPr="00FD2E69">
        <w:t>onclusion of the Adam Psali</w:t>
      </w:r>
      <w:bookmarkEnd w:id="583"/>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7" w:name="_Toc298445794"/>
      <w:bookmarkStart w:id="588" w:name="_Toc298681279"/>
      <w:bookmarkStart w:id="589" w:name="_Toc298447519"/>
      <w:r>
        <w:t>Part One</w:t>
      </w:r>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90"/>
            <w:r>
              <w:t xml:space="preserve">his </w:t>
            </w:r>
            <w:commentRangeEnd w:id="590"/>
            <w:r>
              <w:rPr>
                <w:rStyle w:val="CommentReference"/>
              </w:rPr>
              <w:commentReference w:id="590"/>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91"/>
            <w:r w:rsidRPr="007425E1">
              <w:t xml:space="preserve">risen </w:t>
            </w:r>
            <w:commentRangeEnd w:id="591"/>
            <w:r>
              <w:rPr>
                <w:rStyle w:val="CommentReference"/>
                <w:rFonts w:ascii="Times New Roman" w:eastAsiaTheme="minorHAnsi" w:hAnsi="Times New Roman" w:cstheme="minorBidi"/>
                <w:color w:val="auto"/>
              </w:rPr>
              <w:commentReference w:id="591"/>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92" w:name="_Toc298445795"/>
      <w:bookmarkStart w:id="593" w:name="_Toc298681280"/>
      <w:bookmarkStart w:id="594" w:name="_Toc298447520"/>
      <w:r>
        <w:t>Part Two</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5" w:name="_Toc298445796"/>
      <w:bookmarkStart w:id="596" w:name="_Toc298681281"/>
      <w:bookmarkStart w:id="597" w:name="_Toc298447521"/>
      <w:r>
        <w:t>Part Three</w:t>
      </w:r>
      <w:bookmarkEnd w:id="595"/>
      <w:bookmarkEnd w:id="596"/>
      <w:bookmarkEnd w:id="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8"/>
            <w:r w:rsidRPr="007425E1">
              <w:t xml:space="preserve">only </w:t>
            </w:r>
            <w:commentRangeEnd w:id="598"/>
            <w:r>
              <w:rPr>
                <w:rStyle w:val="CommentReference"/>
                <w:rFonts w:ascii="Times New Roman" w:eastAsiaTheme="minorHAnsi" w:hAnsi="Times New Roman" w:cstheme="minorBidi"/>
                <w:color w:val="auto"/>
              </w:rPr>
              <w:commentReference w:id="598"/>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9"/>
            <w:r w:rsidRPr="007425E1">
              <w:t xml:space="preserve">save </w:t>
            </w:r>
            <w:commentRangeEnd w:id="599"/>
            <w:r>
              <w:rPr>
                <w:rStyle w:val="CommentReference"/>
              </w:rPr>
              <w:commentReference w:id="599"/>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600" w:name="_Toc298445797"/>
      <w:bookmarkStart w:id="601" w:name="_Toc298681282"/>
      <w:bookmarkStart w:id="602" w:name="_Toc298447522"/>
      <w:r>
        <w:lastRenderedPageBreak/>
        <w:t>Part Four</w:t>
      </w:r>
      <w:bookmarkEnd w:id="600"/>
      <w:bookmarkEnd w:id="601"/>
      <w:bookmarkEnd w:id="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3"/>
            <w:r w:rsidRPr="007425E1">
              <w:t>Esaias</w:t>
            </w:r>
            <w:commentRangeEnd w:id="603"/>
            <w:r>
              <w:rPr>
                <w:rStyle w:val="CommentReference"/>
                <w:rFonts w:ascii="Times New Roman" w:eastAsiaTheme="minorHAnsi" w:hAnsi="Times New Roman" w:cstheme="minorBidi"/>
                <w:color w:val="auto"/>
              </w:rPr>
              <w:commentReference w:id="603"/>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4"/>
            <w:r w:rsidRPr="007425E1">
              <w:t>counsel</w:t>
            </w:r>
            <w:commentRangeEnd w:id="604"/>
            <w:r>
              <w:rPr>
                <w:rStyle w:val="CommentReference"/>
              </w:rPr>
              <w:commentReference w:id="604"/>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5" w:name="_Toc298445798"/>
      <w:bookmarkStart w:id="606" w:name="_Toc298681283"/>
      <w:bookmarkStart w:id="607" w:name="_Toc298447523"/>
      <w:r>
        <w:t>Part Five</w:t>
      </w:r>
      <w:bookmarkEnd w:id="605"/>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8"/>
            <w:r w:rsidRPr="007425E1">
              <w:t>overcome</w:t>
            </w:r>
            <w:commentRangeEnd w:id="608"/>
            <w:r>
              <w:rPr>
                <w:rStyle w:val="CommentReference"/>
                <w:rFonts w:ascii="Times New Roman" w:eastAsiaTheme="minorHAnsi" w:hAnsi="Times New Roman" w:cstheme="minorBidi"/>
                <w:color w:val="auto"/>
              </w:rPr>
              <w:commentReference w:id="608"/>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9" w:name="_Toc298445799"/>
      <w:bookmarkStart w:id="610" w:name="_Toc298681284"/>
      <w:bookmarkStart w:id="611" w:name="_Toc298447524"/>
      <w:r>
        <w:t>Part Six</w:t>
      </w:r>
      <w:bookmarkEnd w:id="609"/>
      <w:bookmarkEnd w:id="610"/>
      <w:bookmarkEnd w:id="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12"/>
            <w:r>
              <w:t>A</w:t>
            </w:r>
            <w:r w:rsidRPr="007425E1">
              <w:t>nd became perfect man</w:t>
            </w:r>
            <w:commentRangeEnd w:id="612"/>
            <w:r>
              <w:rPr>
                <w:rStyle w:val="CommentReference"/>
              </w:rPr>
              <w:commentReference w:id="612"/>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3"/>
            <w:r w:rsidRPr="007425E1">
              <w:t xml:space="preserve">Without </w:t>
            </w:r>
            <w:commentRangeEnd w:id="613"/>
            <w:r>
              <w:rPr>
                <w:rStyle w:val="CommentReference"/>
                <w:rFonts w:ascii="Times New Roman" w:eastAsiaTheme="minorHAnsi" w:hAnsi="Times New Roman" w:cstheme="minorBidi"/>
                <w:color w:val="auto"/>
              </w:rPr>
              <w:commentReference w:id="613"/>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4" w:name="_Toc298445800"/>
      <w:bookmarkStart w:id="615" w:name="_Toc298681285"/>
      <w:bookmarkStart w:id="616" w:name="_Toc298447525"/>
      <w:r>
        <w:t>Part Seven</w:t>
      </w:r>
      <w:bookmarkEnd w:id="614"/>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7" w:name="_Toc298445801"/>
      <w:bookmarkStart w:id="618" w:name="_Toc298681286"/>
      <w:bookmarkStart w:id="619" w:name="_Toc298447526"/>
      <w:r>
        <w:t>Part Eight</w:t>
      </w:r>
      <w:bookmarkEnd w:id="617"/>
      <w:bookmarkEnd w:id="618"/>
      <w:bookmarkEnd w:id="6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20"/>
            <w:r>
              <w:t>And good</w:t>
            </w:r>
            <w:r w:rsidRPr="007425E1">
              <w:t>will toward men</w:t>
            </w:r>
            <w:commentRangeEnd w:id="620"/>
            <w:r>
              <w:rPr>
                <w:rStyle w:val="CommentReference"/>
              </w:rPr>
              <w:commentReference w:id="620"/>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21"/>
            <w:r w:rsidRPr="007425E1">
              <w:t xml:space="preserve">middle </w:t>
            </w:r>
            <w:commentRangeEnd w:id="621"/>
            <w:r>
              <w:rPr>
                <w:rStyle w:val="CommentReference"/>
                <w:rFonts w:ascii="Times New Roman" w:eastAsiaTheme="minorHAnsi" w:hAnsi="Times New Roman" w:cstheme="minorBidi"/>
                <w:color w:val="auto"/>
              </w:rPr>
              <w:commentReference w:id="621"/>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22" w:name="_Toc298445802"/>
      <w:bookmarkStart w:id="623" w:name="_Toc298681287"/>
      <w:bookmarkStart w:id="624" w:name="_Toc298447527"/>
      <w:r>
        <w:t>Part Nine</w:t>
      </w:r>
      <w:bookmarkEnd w:id="622"/>
      <w:bookmarkEnd w:id="623"/>
      <w:bookmarkEnd w:id="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5"/>
            <w:r>
              <w:t>A</w:t>
            </w:r>
            <w:r w:rsidRPr="007425E1">
              <w:t>ngels</w:t>
            </w:r>
            <w:commentRangeEnd w:id="625"/>
            <w:r>
              <w:rPr>
                <w:rStyle w:val="CommentReference"/>
                <w:rFonts w:ascii="Times New Roman" w:eastAsiaTheme="minorHAnsi" w:hAnsi="Times New Roman" w:cstheme="minorBidi"/>
                <w:color w:val="auto"/>
              </w:rPr>
              <w:commentReference w:id="625"/>
            </w:r>
            <w:r w:rsidRPr="007425E1">
              <w:t xml:space="preserve"> of light </w:t>
            </w:r>
          </w:p>
          <w:p w14:paraId="675EE1B6" w14:textId="77777777" w:rsidR="000E062A" w:rsidRDefault="000E062A" w:rsidP="003B4CB7">
            <w:pPr>
              <w:pStyle w:val="EngHangEnd"/>
            </w:pPr>
            <w:commentRangeStart w:id="626"/>
            <w:r>
              <w:t>P</w:t>
            </w:r>
            <w:r w:rsidRPr="007425E1">
              <w:t xml:space="preserve">raise </w:t>
            </w:r>
            <w:commentRangeEnd w:id="626"/>
            <w:r>
              <w:rPr>
                <w:rStyle w:val="CommentReference"/>
              </w:rPr>
              <w:commentReference w:id="626"/>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7"/>
            <w:r>
              <w:t>shone</w:t>
            </w:r>
            <w:commentRangeEnd w:id="627"/>
            <w:r>
              <w:rPr>
                <w:rStyle w:val="CommentReference"/>
                <w:rFonts w:ascii="Times New Roman" w:eastAsiaTheme="minorHAnsi" w:hAnsi="Times New Roman" w:cstheme="minorBidi"/>
                <w:color w:val="auto"/>
              </w:rPr>
              <w:commentReference w:id="627"/>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8"/>
            <w:r w:rsidRPr="007425E1">
              <w:t xml:space="preserve">In </w:t>
            </w:r>
            <w:commentRangeEnd w:id="628"/>
            <w:r>
              <w:rPr>
                <w:rStyle w:val="CommentReference"/>
                <w:rFonts w:ascii="Times New Roman" w:eastAsiaTheme="minorHAnsi" w:hAnsi="Times New Roman" w:cstheme="minorBidi"/>
                <w:color w:val="auto"/>
              </w:rPr>
              <w:commentReference w:id="628"/>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9"/>
            <w:r>
              <w:t>W</w:t>
            </w:r>
            <w:r w:rsidRPr="007425E1">
              <w:t xml:space="preserve">ho </w:t>
            </w:r>
            <w:commentRangeEnd w:id="629"/>
            <w:r>
              <w:rPr>
                <w:rStyle w:val="CommentReference"/>
                <w:rFonts w:ascii="Times New Roman" w:eastAsiaTheme="minorHAnsi" w:hAnsi="Times New Roman" w:cstheme="minorBidi"/>
                <w:color w:val="auto"/>
              </w:rPr>
              <w:commentReference w:id="629"/>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30"/>
            <w:r w:rsidRPr="007425E1">
              <w:t xml:space="preserve">we bless </w:t>
            </w:r>
            <w:r>
              <w:t>You</w:t>
            </w:r>
            <w:r w:rsidRPr="007425E1">
              <w:t xml:space="preserve"> </w:t>
            </w:r>
            <w:commentRangeEnd w:id="630"/>
            <w:r>
              <w:rPr>
                <w:rStyle w:val="CommentReference"/>
                <w:rFonts w:ascii="Times New Roman" w:eastAsiaTheme="minorHAnsi" w:hAnsi="Times New Roman" w:cstheme="minorBidi"/>
                <w:color w:val="auto"/>
              </w:rPr>
              <w:commentReference w:id="630"/>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31" w:name="_Toc298445803"/>
      <w:bookmarkStart w:id="632" w:name="_Toc298681288"/>
      <w:bookmarkStart w:id="633" w:name="_Toc298447528"/>
      <w:bookmarkStart w:id="634" w:name="_Toc308441917"/>
      <w:r>
        <w:lastRenderedPageBreak/>
        <w:t>The Crown Adam</w:t>
      </w:r>
      <w:bookmarkEnd w:id="631"/>
      <w:bookmarkEnd w:id="632"/>
      <w:bookmarkEnd w:id="633"/>
      <w:bookmarkEnd w:id="634"/>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proofErr w:type="gramStart"/>
            <w:r>
              <w:t>Indeed</w:t>
            </w:r>
            <w:proofErr w:type="gramEnd"/>
            <w:r>
              <w:t xml:space="preserve">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5"/>
            <w:r>
              <w:t>D</w:t>
            </w:r>
            <w:r w:rsidRPr="007425E1">
              <w:t xml:space="preserve">id </w:t>
            </w:r>
            <w:commentRangeEnd w:id="635"/>
            <w:r>
              <w:rPr>
                <w:rStyle w:val="CommentReference"/>
                <w:rFonts w:ascii="Times New Roman" w:eastAsiaTheme="minorHAnsi" w:hAnsi="Times New Roman" w:cstheme="minorBidi"/>
                <w:color w:val="auto"/>
              </w:rPr>
              <w:commentReference w:id="635"/>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6"/>
            <w:r w:rsidRPr="007425E1">
              <w:t>estate</w:t>
            </w:r>
            <w:commentRangeEnd w:id="636"/>
            <w:r>
              <w:rPr>
                <w:rStyle w:val="CommentReference"/>
              </w:rPr>
              <w:commentReference w:id="636"/>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7"/>
            <w:r w:rsidRPr="007425E1">
              <w:t xml:space="preserve">holy </w:t>
            </w:r>
            <w:commentRangeEnd w:id="637"/>
            <w:r>
              <w:rPr>
                <w:rStyle w:val="CommentReference"/>
              </w:rPr>
              <w:commentReference w:id="637"/>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8"/>
            <w:r>
              <w:t xml:space="preserve">Womanhood </w:t>
            </w:r>
            <w:commentRangeEnd w:id="638"/>
            <w:r>
              <w:rPr>
                <w:rStyle w:val="CommentReference"/>
                <w:rFonts w:ascii="Times New Roman" w:eastAsiaTheme="minorHAnsi" w:hAnsi="Times New Roman" w:cstheme="minorBidi"/>
                <w:color w:val="auto"/>
              </w:rPr>
              <w:commentReference w:id="638"/>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3E6DC3">
        <w:rPr>
          <w:noProof/>
        </w:rPr>
        <w:t>160</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9" w:name="_Toc298445804"/>
      <w:bookmarkStart w:id="640" w:name="_Toc298681289"/>
      <w:bookmarkStart w:id="641" w:name="_Toc298447529"/>
      <w:bookmarkStart w:id="642" w:name="_Toc308441918"/>
      <w:r>
        <w:lastRenderedPageBreak/>
        <w:t>Tuesday</w:t>
      </w:r>
      <w:bookmarkEnd w:id="639"/>
      <w:bookmarkEnd w:id="640"/>
      <w:bookmarkEnd w:id="641"/>
      <w:bookmarkEnd w:id="642"/>
    </w:p>
    <w:p w14:paraId="67A4FF66" w14:textId="77777777" w:rsidR="002E365D" w:rsidRDefault="002E365D" w:rsidP="000D107E">
      <w:pPr>
        <w:pStyle w:val="Heading5"/>
      </w:pPr>
      <w:bookmarkStart w:id="643" w:name="_Toc298445805"/>
      <w:bookmarkStart w:id="644" w:name="_Toc298681290"/>
      <w:bookmarkStart w:id="645" w:name="_Toc298447530"/>
      <w:bookmarkStart w:id="646" w:name="_Toc308441919"/>
      <w:r>
        <w:t>The Tuesday Psali Adam</w:t>
      </w:r>
      <w:bookmarkEnd w:id="643"/>
      <w:bookmarkEnd w:id="644"/>
      <w:bookmarkEnd w:id="645"/>
      <w:bookmarkEnd w:id="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7"/>
            <w:r w:rsidRPr="007425E1">
              <w:t>wandered</w:t>
            </w:r>
            <w:commentRangeEnd w:id="647"/>
            <w:r>
              <w:rPr>
                <w:rStyle w:val="CommentReference"/>
                <w:rFonts w:ascii="Times New Roman" w:eastAsiaTheme="minorHAnsi" w:hAnsi="Times New Roman" w:cstheme="minorBidi"/>
                <w:color w:val="auto"/>
              </w:rPr>
              <w:commentReference w:id="647"/>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8"/>
            <w:r w:rsidRPr="007425E1">
              <w:t>cold and frost</w:t>
            </w:r>
            <w:commentRangeEnd w:id="648"/>
            <w:r>
              <w:rPr>
                <w:rStyle w:val="CommentReference"/>
              </w:rPr>
              <w:commentReference w:id="648"/>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 xml:space="preserve">Your </w:t>
            </w:r>
            <w:proofErr w:type="gramStart"/>
            <w:r>
              <w:t>holy</w:t>
            </w:r>
            <w:proofErr w:type="gramEnd"/>
            <w:r>
              <w:t xml:space="preserve">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9"/>
            <w:r>
              <w:t>From</w:t>
            </w:r>
            <w:r w:rsidRPr="007425E1">
              <w:t xml:space="preserve"> </w:t>
            </w:r>
            <w:commentRangeEnd w:id="649"/>
            <w:r>
              <w:rPr>
                <w:rStyle w:val="CommentReference"/>
              </w:rPr>
              <w:commentReference w:id="649"/>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50" w:name="_Toc298445806"/>
      <w:bookmarkStart w:id="651" w:name="_Toc298681291"/>
      <w:bookmarkStart w:id="652" w:name="_Toc298447531"/>
      <w:bookmarkStart w:id="653" w:name="_Toc308441920"/>
      <w:r w:rsidRPr="00FD2E69">
        <w:lastRenderedPageBreak/>
        <w:t>The Conclusion of the Adam Psali</w:t>
      </w:r>
      <w:bookmarkEnd w:id="650"/>
      <w:bookmarkEnd w:id="651"/>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4" w:name="_Toc298445807"/>
      <w:bookmarkStart w:id="655" w:name="_Toc298681292"/>
      <w:bookmarkStart w:id="656" w:name="_Toc298447532"/>
      <w:bookmarkStart w:id="657" w:name="_Toc308441921"/>
      <w:r>
        <w:t>The Tuesday Theotokia</w:t>
      </w:r>
      <w:bookmarkEnd w:id="654"/>
      <w:bookmarkEnd w:id="655"/>
      <w:bookmarkEnd w:id="656"/>
      <w:bookmarkEnd w:id="657"/>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8" w:name="_Toc298445808"/>
      <w:bookmarkStart w:id="659" w:name="_Toc298681293"/>
      <w:bookmarkStart w:id="660" w:name="_Toc298447533"/>
      <w:r>
        <w:t>Part One</w:t>
      </w:r>
      <w:bookmarkEnd w:id="658"/>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61" w:name="_Toc298445809"/>
      <w:bookmarkStart w:id="662" w:name="_Toc298681294"/>
      <w:bookmarkStart w:id="663" w:name="_Toc298447534"/>
      <w:r>
        <w:t>Part Tw</w:t>
      </w:r>
      <w:bookmarkEnd w:id="661"/>
      <w:r w:rsidR="00236E2B">
        <w:t>o</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4"/>
            <w:r>
              <w:t>received</w:t>
            </w:r>
            <w:commentRangeEnd w:id="664"/>
            <w:r>
              <w:rPr>
                <w:rStyle w:val="CommentReference"/>
                <w:rFonts w:ascii="Times New Roman" w:eastAsiaTheme="minorHAnsi" w:hAnsi="Times New Roman" w:cstheme="minorBidi"/>
                <w:color w:val="auto"/>
              </w:rPr>
              <w:commentReference w:id="664"/>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5" w:name="_Toc298681295"/>
      <w:bookmarkStart w:id="666" w:name="_Toc298447535"/>
      <w:r>
        <w:lastRenderedPageBreak/>
        <w:t>Part Three</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7"/>
            <w:r w:rsidRPr="007425E1">
              <w:t>Hail</w:t>
            </w:r>
            <w:commentRangeEnd w:id="667"/>
            <w:r>
              <w:rPr>
                <w:rStyle w:val="CommentReference"/>
                <w:rFonts w:ascii="Times New Roman" w:eastAsiaTheme="minorHAnsi" w:hAnsi="Times New Roman" w:cstheme="minorBidi"/>
                <w:color w:val="auto"/>
              </w:rPr>
              <w:commentReference w:id="667"/>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8" w:name="_Toc298681296"/>
      <w:bookmarkStart w:id="669" w:name="_Toc298447536"/>
      <w:r>
        <w:lastRenderedPageBreak/>
        <w:t>Part Four</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 xml:space="preserve">His </w:t>
            </w:r>
            <w:proofErr w:type="gramStart"/>
            <w:r>
              <w:t>own</w:t>
            </w:r>
            <w:proofErr w:type="gramEnd"/>
            <w:r>
              <w:t xml:space="preserve"> S</w:t>
            </w:r>
            <w:r w:rsidRPr="007425E1">
              <w:t xml:space="preserve">elf, </w:t>
            </w:r>
          </w:p>
          <w:p w14:paraId="31B88048" w14:textId="77777777" w:rsidR="00DB1FC6" w:rsidRDefault="00DB1FC6" w:rsidP="00DB1FC6">
            <w:pPr>
              <w:pStyle w:val="EngHangEnd"/>
            </w:pPr>
            <w:r>
              <w:t>A</w:t>
            </w:r>
            <w:r w:rsidRPr="007425E1">
              <w:t xml:space="preserve">nd became </w:t>
            </w:r>
            <w:commentRangeStart w:id="670"/>
            <w:r w:rsidRPr="007425E1">
              <w:t xml:space="preserve">perfect </w:t>
            </w:r>
            <w:commentRangeEnd w:id="670"/>
            <w:r>
              <w:rPr>
                <w:rStyle w:val="CommentReference"/>
              </w:rPr>
              <w:commentReference w:id="670"/>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71" w:name="_Toc298681297"/>
      <w:bookmarkStart w:id="672" w:name="_Toc298447537"/>
      <w:r>
        <w:t>Part Five</w:t>
      </w:r>
      <w:bookmarkEnd w:id="671"/>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3"/>
            <w:r>
              <w:t>unlimited</w:t>
            </w:r>
            <w:commentRangeEnd w:id="673"/>
            <w:r>
              <w:rPr>
                <w:rStyle w:val="CommentReference"/>
                <w:rFonts w:ascii="Times New Roman" w:eastAsiaTheme="minorHAnsi" w:hAnsi="Times New Roman" w:cstheme="minorBidi"/>
                <w:color w:val="auto"/>
              </w:rPr>
              <w:commentReference w:id="673"/>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4" w:name="_Toc298681298"/>
      <w:bookmarkStart w:id="675" w:name="_Toc298447538"/>
      <w:r>
        <w:t>Part Six</w:t>
      </w:r>
      <w:bookmarkEnd w:id="674"/>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6"/>
            <w:r>
              <w:t xml:space="preserve"> </w:t>
            </w:r>
            <w:commentRangeEnd w:id="676"/>
            <w:r>
              <w:rPr>
                <w:rStyle w:val="CommentReference"/>
              </w:rPr>
              <w:commentReference w:id="676"/>
            </w:r>
            <w:r>
              <w:t>f</w:t>
            </w:r>
            <w:commentRangeStart w:id="677"/>
            <w:r>
              <w:t>aith</w:t>
            </w:r>
            <w:commentRangeEnd w:id="677"/>
            <w:r>
              <w:rPr>
                <w:rStyle w:val="CommentReference"/>
              </w:rPr>
              <w:commentReference w:id="677"/>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 xml:space="preserve">Of </w:t>
            </w:r>
            <w:proofErr w:type="gramStart"/>
            <w:r w:rsidRPr="007425E1">
              <w:t>our</w:t>
            </w:r>
            <w:proofErr w:type="gramEnd"/>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8" w:name="_Toc298681299"/>
      <w:bookmarkStart w:id="679" w:name="_Toc298447539"/>
      <w:r>
        <w:lastRenderedPageBreak/>
        <w:t>Part Seven</w:t>
      </w:r>
      <w:bookmarkEnd w:id="678"/>
      <w:bookmarkEnd w:id="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80"/>
            <w:r>
              <w:t xml:space="preserve">a </w:t>
            </w:r>
            <w:commentRangeEnd w:id="680"/>
            <w:r>
              <w:rPr>
                <w:rStyle w:val="CommentReference"/>
                <w:rFonts w:ascii="Times New Roman" w:eastAsiaTheme="minorHAnsi" w:hAnsi="Times New Roman" w:cstheme="minorBidi"/>
                <w:color w:val="auto"/>
              </w:rPr>
              <w:commentReference w:id="680"/>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81" w:name="_Toc298681300"/>
      <w:bookmarkStart w:id="682" w:name="_Toc298447540"/>
      <w:bookmarkStart w:id="683" w:name="_Toc308441922"/>
      <w:r>
        <w:t>The Crown Adam</w:t>
      </w:r>
      <w:bookmarkEnd w:id="681"/>
      <w:bookmarkEnd w:id="682"/>
      <w:bookmarkEnd w:id="683"/>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4"/>
            <w:r>
              <w:t>He</w:t>
            </w:r>
            <w:r w:rsidRPr="007425E1">
              <w:t xml:space="preserve"> </w:t>
            </w:r>
            <w:commentRangeEnd w:id="684"/>
            <w:r>
              <w:rPr>
                <w:rStyle w:val="CommentReference"/>
                <w:rFonts w:ascii="Times New Roman" w:eastAsiaTheme="minorHAnsi" w:hAnsi="Times New Roman" w:cstheme="minorBidi"/>
                <w:color w:val="auto"/>
              </w:rPr>
              <w:commentReference w:id="684"/>
            </w:r>
            <w:r w:rsidRPr="007425E1">
              <w:t xml:space="preserve">who is carried </w:t>
            </w:r>
          </w:p>
          <w:p w14:paraId="4DC85712" w14:textId="77777777" w:rsidR="00DB1FC6" w:rsidRDefault="00DB1FC6" w:rsidP="00DB1FC6">
            <w:pPr>
              <w:pStyle w:val="EngHangEnd"/>
            </w:pPr>
            <w:commentRangeStart w:id="685"/>
            <w:r>
              <w:t>O</w:t>
            </w:r>
            <w:r w:rsidRPr="007425E1">
              <w:t xml:space="preserve">n </w:t>
            </w:r>
            <w:commentRangeEnd w:id="685"/>
            <w:r>
              <w:rPr>
                <w:rStyle w:val="CommentReference"/>
              </w:rPr>
              <w:commentReference w:id="685"/>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6"/>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6"/>
            <w:r w:rsidR="00FA5B8C">
              <w:rPr>
                <w:rStyle w:val="CommentReference"/>
                <w:rFonts w:ascii="Garamond" w:hAnsi="Garamond" w:cstheme="minorBidi"/>
                <w:noProof w:val="0"/>
                <w:lang w:val="en-CA"/>
              </w:rPr>
              <w:commentReference w:id="686"/>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w:t>
            </w:r>
            <w:proofErr w:type="gramStart"/>
            <w:r w:rsidRPr="007425E1">
              <w:t>angels</w:t>
            </w:r>
            <w:proofErr w:type="gramEnd"/>
            <w:r w:rsidRPr="007425E1">
              <w:t xml:space="preserve">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3E6DC3">
        <w:rPr>
          <w:noProof/>
        </w:rPr>
        <w:t>160</w:t>
      </w:r>
      <w:r w:rsidR="003A78C2">
        <w:fldChar w:fldCharType="end"/>
      </w:r>
      <w:r>
        <w:t>.</w:t>
      </w:r>
    </w:p>
    <w:p w14:paraId="666A72BA" w14:textId="77777777" w:rsidR="00FE7FB3" w:rsidRDefault="00FE7FB3" w:rsidP="00DB1FC6">
      <w:pPr>
        <w:pStyle w:val="Heading4"/>
      </w:pPr>
      <w:bookmarkStart w:id="687" w:name="_Toc298681301"/>
      <w:bookmarkStart w:id="688" w:name="_Toc308441923"/>
      <w:r>
        <w:lastRenderedPageBreak/>
        <w:t>Wednesday</w:t>
      </w:r>
      <w:bookmarkEnd w:id="687"/>
      <w:bookmarkEnd w:id="688"/>
    </w:p>
    <w:p w14:paraId="1CC03E9C" w14:textId="77777777" w:rsidR="00703BF0" w:rsidRDefault="00703BF0" w:rsidP="00DB1FC6">
      <w:pPr>
        <w:pStyle w:val="Heading5"/>
      </w:pPr>
      <w:bookmarkStart w:id="689" w:name="_Toc298681302"/>
      <w:bookmarkStart w:id="690" w:name="_Toc308441924"/>
      <w:r>
        <w:t>The Wednesday Psali Batos</w:t>
      </w:r>
      <w:bookmarkEnd w:id="689"/>
      <w:bookmarkEnd w:id="690"/>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91"/>
            <w:r>
              <w:t xml:space="preserve">breaths </w:t>
            </w:r>
            <w:commentRangeEnd w:id="691"/>
            <w:r>
              <w:rPr>
                <w:rStyle w:val="CommentReference"/>
                <w:rFonts w:ascii="Times New Roman" w:eastAsiaTheme="minorHAnsi" w:hAnsi="Times New Roman" w:cstheme="minorBidi"/>
                <w:color w:val="auto"/>
              </w:rPr>
              <w:commentReference w:id="691"/>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 xml:space="preserve">Is the Name of </w:t>
            </w:r>
            <w:proofErr w:type="gramStart"/>
            <w:r>
              <w:t>Salvation,</w:t>
            </w:r>
            <w:proofErr w:type="gramEnd"/>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92"/>
            <w:r>
              <w:t xml:space="preserve">When </w:t>
            </w:r>
            <w:commentRangeEnd w:id="692"/>
            <w:r>
              <w:rPr>
                <w:rStyle w:val="CommentReference"/>
                <w:rFonts w:ascii="Times New Roman" w:eastAsiaTheme="minorHAnsi" w:hAnsi="Times New Roman" w:cstheme="minorBidi"/>
                <w:color w:val="auto"/>
              </w:rPr>
              <w:commentReference w:id="692"/>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3"/>
            <w:r>
              <w:t>tribulations</w:t>
            </w:r>
            <w:commentRangeEnd w:id="693"/>
            <w:r>
              <w:rPr>
                <w:rStyle w:val="CommentReference"/>
                <w:rFonts w:ascii="Times New Roman" w:eastAsiaTheme="minorHAnsi" w:hAnsi="Times New Roman" w:cstheme="minorBidi"/>
                <w:color w:val="auto"/>
              </w:rPr>
              <w:commentReference w:id="693"/>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4" w:name="_Toc298681303"/>
      <w:bookmarkStart w:id="695" w:name="_Toc308441925"/>
      <w:r w:rsidRPr="00FD2E69">
        <w:t xml:space="preserve">The Conclusion of the </w:t>
      </w:r>
      <w:r>
        <w:t>Batos</w:t>
      </w:r>
      <w:r w:rsidRPr="00FD2E69">
        <w:t xml:space="preserve"> Psali</w:t>
      </w:r>
      <w:bookmarkEnd w:id="694"/>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6" w:name="_Toc298681304"/>
      <w:bookmarkStart w:id="697" w:name="_Toc308441926"/>
      <w:r>
        <w:t>The Wednesday Theotokia</w:t>
      </w:r>
      <w:bookmarkEnd w:id="696"/>
      <w:bookmarkEnd w:id="697"/>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8" w:name="_Toc298681305"/>
      <w:r>
        <w:t>Part One</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w:t>
            </w:r>
            <w:proofErr w:type="gramStart"/>
            <w:r w:rsidRPr="007425E1">
              <w:t>east,</w:t>
            </w:r>
            <w:proofErr w:type="gramEnd"/>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9" w:name="_Toc298681306"/>
      <w:r>
        <w:t>Part Two</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700"/>
            <w:r w:rsidRPr="00FA5B8C">
              <w:t>ⲥⲉⲙⲟϣⲓ ϧⲉⲛ ⲛ̀ⲧⲉ ⲡ̀ⲕⲁϩⲓ ⲥⲉⲙⲟϣⲓ ϧⲉⲛ ⲡⲉⲟⲩⲱⲓⲛⲓ</w:t>
            </w:r>
            <w:r w:rsidRPr="00F6464C">
              <w:t xml:space="preserve"> </w:t>
            </w:r>
            <w:commentRangeEnd w:id="700"/>
            <w:r w:rsidR="00FA5B8C">
              <w:rPr>
                <w:rStyle w:val="CommentReference"/>
                <w:rFonts w:ascii="Garamond" w:hAnsi="Garamond" w:cstheme="minorBidi"/>
                <w:noProof w:val="0"/>
                <w:lang w:val="en-CA"/>
              </w:rPr>
              <w:commentReference w:id="700"/>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701" w:name="_Toc298681307"/>
      <w:r>
        <w:lastRenderedPageBreak/>
        <w:t>Part Three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 xml:space="preserve">he power of the </w:t>
            </w:r>
            <w:proofErr w:type="gramStart"/>
            <w:r w:rsidRPr="007425E1">
              <w:t>most High</w:t>
            </w:r>
            <w:proofErr w:type="gramEnd"/>
            <w:r w:rsidRPr="007425E1">
              <w:t>,</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702"/>
            <w:r w:rsidRPr="007425E1">
              <w:t>For you brought forth</w:t>
            </w:r>
            <w:commentRangeEnd w:id="702"/>
            <w:r>
              <w:rPr>
                <w:rStyle w:val="CommentReference"/>
                <w:rFonts w:ascii="Times New Roman" w:eastAsiaTheme="minorHAnsi" w:hAnsi="Times New Roman" w:cstheme="minorBidi"/>
                <w:color w:val="auto"/>
              </w:rPr>
              <w:commentReference w:id="702"/>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3" w:name="_Toc298681308"/>
      <w:r>
        <w:t>Part Four</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4" w:name="_Toc298681309"/>
      <w:r>
        <w:t>Part Five</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proofErr w:type="gramStart"/>
            <w:r>
              <w:t>you</w:t>
            </w:r>
            <w:proofErr w:type="gramEnd"/>
            <w:r>
              <w:t xml:space="preserve">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5"/>
            <w:r>
              <w:t>He</w:t>
            </w:r>
            <w:r w:rsidRPr="007425E1">
              <w:t xml:space="preserve"> </w:t>
            </w:r>
            <w:commentRangeEnd w:id="705"/>
            <w:r>
              <w:rPr>
                <w:rStyle w:val="CommentReference"/>
              </w:rPr>
              <w:commentReference w:id="705"/>
            </w:r>
            <w:r w:rsidRPr="007425E1">
              <w:t xml:space="preserve">Who </w:t>
            </w:r>
            <w:commentRangeStart w:id="706"/>
            <w:r w:rsidRPr="007425E1">
              <w:t xml:space="preserve">is </w:t>
            </w:r>
            <w:commentRangeEnd w:id="706"/>
            <w:r>
              <w:rPr>
                <w:rStyle w:val="CommentReference"/>
              </w:rPr>
              <w:commentReference w:id="706"/>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7"/>
            <w:r w:rsidRPr="007425E1">
              <w:t>He to Whom is due the glory forever</w:t>
            </w:r>
            <w:commentRangeEnd w:id="707"/>
            <w:r>
              <w:rPr>
                <w:rStyle w:val="CommentReference"/>
                <w:rFonts w:ascii="Times New Roman" w:eastAsiaTheme="minorHAnsi" w:hAnsi="Times New Roman" w:cstheme="minorBidi"/>
                <w:color w:val="auto"/>
              </w:rPr>
              <w:commentReference w:id="707"/>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8" w:name="_Toc298681310"/>
      <w:r>
        <w:t>Part Six</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9"/>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9"/>
            <w:r>
              <w:rPr>
                <w:rStyle w:val="CommentReference"/>
              </w:rPr>
              <w:commentReference w:id="709"/>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10"/>
            <w:r w:rsidRPr="00FA5B8C">
              <w:t>ⲙⲁⲣⲓⲁ</w:t>
            </w:r>
            <w:r w:rsidRPr="002147AA">
              <w:t xml:space="preserve"> </w:t>
            </w:r>
            <w:commentRangeEnd w:id="710"/>
            <w:r w:rsidR="00FA5B8C">
              <w:rPr>
                <w:rStyle w:val="CommentReference"/>
                <w:rFonts w:ascii="Garamond" w:hAnsi="Garamond" w:cstheme="minorBidi"/>
                <w:noProof w:val="0"/>
                <w:lang w:val="en-CA"/>
              </w:rPr>
              <w:commentReference w:id="710"/>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11"/>
            <w:r w:rsidRPr="00FA5B8C">
              <w:t>ⲥⲧⲁⲓⲏⲟⲩⲧ ̀</w:t>
            </w:r>
            <w:commentRangeEnd w:id="711"/>
            <w:r w:rsidR="00FA5B8C">
              <w:rPr>
                <w:rStyle w:val="CommentReference"/>
                <w:rFonts w:ascii="Garamond" w:hAnsi="Garamond" w:cstheme="minorBidi"/>
                <w:noProof w:val="0"/>
                <w:lang w:val="en-CA"/>
              </w:rPr>
              <w:commentReference w:id="711"/>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12"/>
            <w:r w:rsidRPr="00FA5B8C">
              <w:t>ⲙⲡⲓⲟⲩⲁⲓ ̀</w:t>
            </w:r>
            <w:commentRangeEnd w:id="712"/>
            <w:r w:rsidR="00FA5B8C">
              <w:rPr>
                <w:rStyle w:val="CommentReference"/>
                <w:rFonts w:ascii="Garamond" w:hAnsi="Garamond" w:cstheme="minorBidi"/>
                <w:noProof w:val="0"/>
                <w:lang w:val="en-CA"/>
              </w:rPr>
              <w:commentReference w:id="712"/>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3"/>
            <w:r w:rsidRPr="00FA5B8C">
              <w:t>ⲉⲣⲉ ̀</w:t>
            </w:r>
            <w:commentRangeEnd w:id="713"/>
            <w:r w:rsidR="00FA5B8C">
              <w:rPr>
                <w:rStyle w:val="CommentReference"/>
                <w:rFonts w:ascii="Garamond" w:hAnsi="Garamond" w:cstheme="minorBidi"/>
                <w:noProof w:val="0"/>
                <w:lang w:val="en-CA"/>
              </w:rPr>
              <w:commentReference w:id="713"/>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4" w:name="_Toc298681311"/>
      <w:r>
        <w:t>Part Seven</w:t>
      </w:r>
      <w:bookmarkEnd w:id="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5"/>
            <w:r>
              <w:t xml:space="preserve">sits </w:t>
            </w:r>
            <w:commentRangeEnd w:id="715"/>
            <w:r>
              <w:rPr>
                <w:rStyle w:val="CommentReference"/>
                <w:rFonts w:ascii="Times New Roman" w:eastAsiaTheme="minorHAnsi" w:hAnsi="Times New Roman" w:cstheme="minorBidi"/>
                <w:color w:val="auto"/>
              </w:rPr>
              <w:commentReference w:id="715"/>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6"/>
            <w:r w:rsidRPr="00FA5B8C">
              <w:t>ⲉⲧⲁϥⲟⲩⲱⲛϩ</w:t>
            </w:r>
            <w:r w:rsidRPr="002147AA">
              <w:t xml:space="preserve"> </w:t>
            </w:r>
            <w:commentRangeEnd w:id="716"/>
            <w:r w:rsidR="00FA5B8C">
              <w:rPr>
                <w:rStyle w:val="CommentReference"/>
                <w:rFonts w:ascii="Garamond" w:hAnsi="Garamond" w:cstheme="minorBidi"/>
                <w:noProof w:val="0"/>
                <w:lang w:val="en-CA"/>
              </w:rPr>
              <w:commentReference w:id="716"/>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7"/>
            <w:r w:rsidRPr="00FA5B8C">
              <w:t>Ϫⲉ ⲡⲓⲁⲧⲥⲁⲣⲝ</w:t>
            </w:r>
            <w:commentRangeEnd w:id="717"/>
            <w:r w:rsidR="00FA5B8C">
              <w:rPr>
                <w:rStyle w:val="CommentReference"/>
                <w:rFonts w:ascii="Garamond" w:hAnsi="Garamond" w:cstheme="minorBidi"/>
                <w:noProof w:val="0"/>
                <w:lang w:val="en-CA"/>
              </w:rPr>
              <w:commentReference w:id="717"/>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8" w:name="_Toc298681312"/>
      <w:bookmarkStart w:id="719" w:name="_Toc308441927"/>
      <w:r>
        <w:t>The Crown Batos</w:t>
      </w:r>
      <w:bookmarkEnd w:id="718"/>
      <w:bookmarkEnd w:id="719"/>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20"/>
            <w:r w:rsidRPr="007425E1">
              <w:t>has entered and come forth</w:t>
            </w:r>
            <w:commentRangeEnd w:id="720"/>
            <w:r>
              <w:rPr>
                <w:rStyle w:val="CommentReference"/>
                <w:rFonts w:ascii="Times New Roman" w:eastAsiaTheme="minorHAnsi" w:hAnsi="Times New Roman" w:cstheme="minorBidi"/>
                <w:color w:val="auto"/>
              </w:rPr>
              <w:commentReference w:id="720"/>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21"/>
            <w:r w:rsidRPr="007425E1">
              <w:t>manifestation</w:t>
            </w:r>
            <w:commentRangeEnd w:id="721"/>
            <w:r>
              <w:rPr>
                <w:rStyle w:val="CommentReference"/>
              </w:rPr>
              <w:commentReference w:id="721"/>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22"/>
            <w:r>
              <w:t>and</w:t>
            </w:r>
            <w:r w:rsidRPr="007425E1">
              <w:t xml:space="preserve"> </w:t>
            </w:r>
            <w:commentRangeEnd w:id="722"/>
            <w:r>
              <w:rPr>
                <w:rStyle w:val="CommentReference"/>
              </w:rPr>
              <w:commentReference w:id="722"/>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3E6DC3">
        <w:rPr>
          <w:noProof/>
        </w:rPr>
        <w:t>244</w:t>
      </w:r>
      <w:r w:rsidR="003A78C2">
        <w:fldChar w:fldCharType="end"/>
      </w:r>
      <w:r>
        <w:t>.</w:t>
      </w:r>
    </w:p>
    <w:p w14:paraId="392C891E" w14:textId="77777777" w:rsidR="00D96A5F" w:rsidRDefault="00D96A5F" w:rsidP="00DB1FC6">
      <w:pPr>
        <w:pStyle w:val="Heading4"/>
      </w:pPr>
      <w:bookmarkStart w:id="723" w:name="_Toc298681313"/>
      <w:bookmarkStart w:id="724" w:name="_Toc308441928"/>
      <w:r>
        <w:t>Thursday</w:t>
      </w:r>
      <w:bookmarkEnd w:id="723"/>
      <w:bookmarkEnd w:id="724"/>
    </w:p>
    <w:p w14:paraId="7C95284D" w14:textId="77777777" w:rsidR="0031014B" w:rsidRDefault="0031014B" w:rsidP="00DB1FC6">
      <w:pPr>
        <w:pStyle w:val="Heading5"/>
      </w:pPr>
      <w:bookmarkStart w:id="725" w:name="_Toc298681314"/>
      <w:bookmarkStart w:id="726" w:name="_Toc308441929"/>
      <w:r>
        <w:t>The Psali Batos for Tuesday</w:t>
      </w:r>
      <w:bookmarkEnd w:id="725"/>
      <w:bookmarkEnd w:id="726"/>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7"/>
            <w:r w:rsidRPr="007425E1">
              <w:t xml:space="preserve">on </w:t>
            </w:r>
            <w:commentRangeEnd w:id="727"/>
            <w:r>
              <w:rPr>
                <w:rStyle w:val="CommentReference"/>
              </w:rPr>
              <w:commentReference w:id="727"/>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8"/>
            <w:r w:rsidRPr="007425E1">
              <w:t xml:space="preserve">Forty </w:t>
            </w:r>
            <w:commentRangeEnd w:id="728"/>
            <w:r>
              <w:rPr>
                <w:rStyle w:val="CommentReference"/>
                <w:rFonts w:ascii="Times New Roman" w:eastAsiaTheme="minorHAnsi" w:hAnsi="Times New Roman" w:cstheme="minorBidi"/>
                <w:color w:val="auto"/>
              </w:rPr>
              <w:commentReference w:id="728"/>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9"/>
            <w:r w:rsidRPr="007425E1">
              <w:t>Crush under us</w:t>
            </w:r>
            <w:commentRangeEnd w:id="729"/>
            <w:r>
              <w:rPr>
                <w:rStyle w:val="CommentReference"/>
                <w:rFonts w:ascii="Times New Roman" w:eastAsiaTheme="minorHAnsi" w:hAnsi="Times New Roman" w:cstheme="minorBidi"/>
                <w:color w:val="auto"/>
              </w:rPr>
              <w:commentReference w:id="729"/>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30" w:name="_Toc298681315"/>
      <w:bookmarkStart w:id="731" w:name="_Toc308441930"/>
      <w:r w:rsidRPr="00FD2E69">
        <w:lastRenderedPageBreak/>
        <w:t xml:space="preserve">The Conclusion of the </w:t>
      </w:r>
      <w:r>
        <w:t>Batos</w:t>
      </w:r>
      <w:r w:rsidRPr="00FD2E69">
        <w:t xml:space="preserve"> Psali</w:t>
      </w:r>
      <w:bookmarkEnd w:id="730"/>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23E7CA06" w:rsidR="001822EB" w:rsidRPr="0042513B" w:rsidRDefault="00A3278B" w:rsidP="001822EB">
            <w:pPr>
              <w:pStyle w:val="EngHang"/>
              <w:rPr>
                <w:rFonts w:ascii="Times" w:eastAsiaTheme="minorHAnsi" w:hAnsi="Times"/>
                <w:sz w:val="20"/>
              </w:rPr>
            </w:pPr>
            <w:r>
              <w:rPr>
                <w:rFonts w:eastAsiaTheme="minorHAnsi"/>
              </w:rPr>
              <w:t>“</w:t>
            </w:r>
            <w:r w:rsidR="001822EB" w:rsidRPr="0042513B">
              <w:rPr>
                <w:rFonts w:eastAsiaTheme="minorHAnsi"/>
              </w:rPr>
              <w:t>O our Lord, Jesus Christ,</w:t>
            </w:r>
          </w:p>
          <w:p w14:paraId="4A9B706B" w14:textId="598F7842" w:rsidR="001822EB" w:rsidRDefault="001822EB" w:rsidP="001822EB">
            <w:pPr>
              <w:pStyle w:val="EngHangEnd"/>
            </w:pPr>
            <w:r w:rsidRPr="0042513B">
              <w:rPr>
                <w:rFonts w:eastAsiaTheme="minorHAnsi"/>
              </w:rPr>
              <w:t xml:space="preserve">Have mercy </w:t>
            </w:r>
            <w:r w:rsidRPr="00703BF0">
              <w:rPr>
                <w:rFonts w:eastAsiaTheme="minorHAnsi"/>
              </w:rPr>
              <w:t>upon</w:t>
            </w:r>
            <w:r w:rsidR="00A3278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32" w:name="_Toc298681316"/>
      <w:bookmarkStart w:id="733" w:name="_Toc308441931"/>
      <w:r>
        <w:t>The Thursday Theotokia</w:t>
      </w:r>
      <w:bookmarkEnd w:id="732"/>
      <w:bookmarkEnd w:id="733"/>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4" w:name="_Toc298681317"/>
      <w:r>
        <w:t>Part One</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5"/>
            <w:r w:rsidRPr="007425E1">
              <w:t>virgin</w:t>
            </w:r>
            <w:commentRangeEnd w:id="735"/>
            <w:r>
              <w:rPr>
                <w:rStyle w:val="CommentReference"/>
                <w:rFonts w:ascii="Times New Roman" w:eastAsiaTheme="minorHAnsi" w:hAnsi="Times New Roman" w:cstheme="minorBidi"/>
                <w:color w:val="auto"/>
              </w:rPr>
              <w:commentReference w:id="735"/>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3D5581FE" w:rsidR="008A3F9A" w:rsidRPr="007425E1" w:rsidRDefault="008A3F9A" w:rsidP="008A3F9A">
            <w:pPr>
              <w:pStyle w:val="EngHang"/>
            </w:pPr>
            <w:r w:rsidRPr="007425E1">
              <w:t xml:space="preserve">But He is </w:t>
            </w:r>
            <w:r w:rsidR="004B42B4">
              <w:t xml:space="preserve">God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6" w:name="_Toc298681318"/>
      <w:r>
        <w:t>Part Two</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 xml:space="preserve">he pride of all </w:t>
            </w:r>
            <w:proofErr w:type="gramStart"/>
            <w:r w:rsidRPr="007425E1">
              <w:t>virgins,</w:t>
            </w:r>
            <w:proofErr w:type="gramEnd"/>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7"/>
            <w:r>
              <w:t>abolished</w:t>
            </w:r>
            <w:commentRangeEnd w:id="737"/>
            <w:r>
              <w:rPr>
                <w:rStyle w:val="CommentReference"/>
                <w:rFonts w:ascii="Times New Roman" w:eastAsiaTheme="minorHAnsi" w:hAnsi="Times New Roman" w:cstheme="minorBidi"/>
                <w:color w:val="auto"/>
              </w:rPr>
              <w:commentReference w:id="737"/>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 xml:space="preserve">And His </w:t>
            </w:r>
            <w:proofErr w:type="gramStart"/>
            <w:r>
              <w:t>true</w:t>
            </w:r>
            <w:proofErr w:type="gramEnd"/>
            <w:r>
              <w:t xml:space="preserv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6C248CC5" w:rsidR="008A3F9A" w:rsidRPr="007425E1" w:rsidRDefault="008A3F9A" w:rsidP="008A3F9A">
            <w:pPr>
              <w:pStyle w:val="EngHang"/>
            </w:pPr>
            <w:r w:rsidRPr="007425E1">
              <w:t xml:space="preserve">But He is </w:t>
            </w:r>
            <w:r w:rsidR="00681432">
              <w:t xml:space="preserve">God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8" w:name="_Toc298681319"/>
      <w:r>
        <w:t>Part Three</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513962BE" w:rsidR="008A3F9A" w:rsidRPr="007425E1" w:rsidRDefault="008A3F9A" w:rsidP="008A3F9A">
            <w:pPr>
              <w:pStyle w:val="EngHang"/>
            </w:pPr>
            <w:r w:rsidRPr="007425E1">
              <w:t xml:space="preserve">But He is </w:t>
            </w:r>
            <w:r w:rsidR="00681432">
              <w:t xml:space="preserve">God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9" w:name="_Toc298681320"/>
      <w:r>
        <w:t>Part Four</w:t>
      </w:r>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40"/>
            <w:r>
              <w:t>.</w:t>
            </w:r>
            <w:commentRangeEnd w:id="740"/>
            <w:r>
              <w:rPr>
                <w:rStyle w:val="CommentReference"/>
              </w:rPr>
              <w:commentReference w:id="740"/>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41"/>
            <w:r>
              <w:t xml:space="preserve">appeared </w:t>
            </w:r>
            <w:commentRangeEnd w:id="741"/>
            <w:r>
              <w:rPr>
                <w:rStyle w:val="CommentReference"/>
                <w:rFonts w:ascii="Times New Roman" w:eastAsiaTheme="minorHAnsi" w:hAnsi="Times New Roman" w:cstheme="minorBidi"/>
                <w:color w:val="auto"/>
              </w:rPr>
              <w:commentReference w:id="741"/>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42"/>
            <w:r>
              <w:t>"</w:t>
            </w:r>
            <w:commentRangeEnd w:id="742"/>
            <w:r>
              <w:rPr>
                <w:rStyle w:val="CommentReference"/>
                <w:rFonts w:ascii="Times New Roman" w:eastAsiaTheme="minorHAnsi" w:hAnsi="Times New Roman" w:cstheme="minorBidi"/>
                <w:color w:val="auto"/>
              </w:rPr>
              <w:commentReference w:id="742"/>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3"/>
            <w:r w:rsidRPr="007425E1">
              <w:t>strength</w:t>
            </w:r>
            <w:commentRangeEnd w:id="743"/>
            <w:r>
              <w:rPr>
                <w:rStyle w:val="CommentReference"/>
                <w:rFonts w:ascii="Times New Roman" w:eastAsiaTheme="minorHAnsi" w:hAnsi="Times New Roman" w:cstheme="minorBidi"/>
                <w:color w:val="auto"/>
              </w:rPr>
              <w:commentReference w:id="743"/>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4"/>
            <w:r>
              <w:t>N</w:t>
            </w:r>
            <w:r w:rsidRPr="007425E1">
              <w:t xml:space="preserve">ow </w:t>
            </w:r>
            <w:commentRangeEnd w:id="744"/>
            <w:r>
              <w:rPr>
                <w:rStyle w:val="CommentReference"/>
                <w:rFonts w:ascii="Times New Roman" w:eastAsiaTheme="minorHAnsi" w:hAnsi="Times New Roman" w:cstheme="minorBidi"/>
                <w:color w:val="auto"/>
              </w:rPr>
              <w:commentReference w:id="744"/>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218DF28F" w:rsidR="008A3F9A" w:rsidRPr="007425E1" w:rsidRDefault="008A3F9A" w:rsidP="008A3F9A">
            <w:pPr>
              <w:pStyle w:val="EngHang"/>
            </w:pPr>
            <w:r w:rsidRPr="007425E1">
              <w:t xml:space="preserve">But He is </w:t>
            </w:r>
            <w:r w:rsidR="00681432">
              <w:t xml:space="preserve">God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5" w:name="_Toc298681321"/>
      <w:r>
        <w:t>Part Five</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6"/>
            <w:r>
              <w:t>Theotokos</w:t>
            </w:r>
            <w:commentRangeEnd w:id="746"/>
            <w:r>
              <w:rPr>
                <w:rStyle w:val="CommentReference"/>
                <w:rFonts w:ascii="Times New Roman" w:eastAsiaTheme="minorHAnsi" w:hAnsi="Times New Roman" w:cstheme="minorBidi"/>
                <w:color w:val="auto"/>
              </w:rPr>
              <w:commentReference w:id="746"/>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proofErr w:type="gramStart"/>
            <w:r>
              <w:t>Therefore</w:t>
            </w:r>
            <w:proofErr w:type="gramEnd"/>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7"/>
            <w:r>
              <w:t xml:space="preserve">of </w:t>
            </w:r>
            <w:commentRangeEnd w:id="747"/>
            <w:r>
              <w:rPr>
                <w:rStyle w:val="CommentReference"/>
                <w:rFonts w:ascii="Times New Roman" w:eastAsiaTheme="minorHAnsi" w:hAnsi="Times New Roman" w:cstheme="minorBidi"/>
                <w:color w:val="auto"/>
              </w:rPr>
              <w:commentReference w:id="747"/>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5D9F2220" w:rsidR="008A3F9A" w:rsidRPr="007425E1" w:rsidRDefault="008A3F9A" w:rsidP="008A3F9A">
            <w:pPr>
              <w:pStyle w:val="EngHang"/>
            </w:pPr>
            <w:r w:rsidRPr="007425E1">
              <w:t xml:space="preserve">But He is </w:t>
            </w:r>
            <w:r w:rsidR="00681432">
              <w:t xml:space="preserve">God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8" w:name="_Toc298681322"/>
      <w:r>
        <w:t>Part Six</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9"/>
            <w:r>
              <w:t xml:space="preserve">The </w:t>
            </w:r>
            <w:commentRangeEnd w:id="749"/>
            <w:r>
              <w:rPr>
                <w:rStyle w:val="CommentReference"/>
                <w:rFonts w:ascii="Times New Roman" w:eastAsiaTheme="minorHAnsi" w:hAnsi="Times New Roman" w:cstheme="minorBidi"/>
                <w:color w:val="auto"/>
              </w:rPr>
              <w:commentReference w:id="749"/>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 xml:space="preserve">That she </w:t>
            </w:r>
            <w:proofErr w:type="gramStart"/>
            <w:r w:rsidRPr="007425E1">
              <w:t>intercede</w:t>
            </w:r>
            <w:proofErr w:type="gramEnd"/>
            <w:r w:rsidRPr="007425E1">
              <w:t xml:space="preserv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proofErr w:type="gramStart"/>
            <w:r w:rsidRPr="007425E1">
              <w:t>Likewise</w:t>
            </w:r>
            <w:proofErr w:type="gramEnd"/>
            <w:r w:rsidRPr="007425E1">
              <w:t xml:space="preserv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50"/>
            <w:r>
              <w:t>would</w:t>
            </w:r>
            <w:r w:rsidRPr="007425E1">
              <w:t xml:space="preserve"> </w:t>
            </w:r>
            <w:commentRangeEnd w:id="750"/>
            <w:r>
              <w:rPr>
                <w:rStyle w:val="CommentReference"/>
              </w:rPr>
              <w:commentReference w:id="750"/>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3CED1F16" w:rsidR="008A3F9A" w:rsidRPr="007425E1" w:rsidRDefault="008A3F9A" w:rsidP="008A3F9A">
            <w:pPr>
              <w:pStyle w:val="EngHang"/>
            </w:pPr>
            <w:r w:rsidRPr="007425E1">
              <w:t xml:space="preserve">But He is </w:t>
            </w:r>
            <w:r w:rsidR="00681432">
              <w:t xml:space="preserve">God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51" w:name="_Toc298681323"/>
      <w:r>
        <w:t>Part Seven</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52"/>
            <w:r>
              <w:t>David</w:t>
            </w:r>
            <w:commentRangeEnd w:id="752"/>
            <w:r>
              <w:rPr>
                <w:rStyle w:val="CommentReference"/>
                <w:rFonts w:ascii="Times New Roman" w:eastAsiaTheme="minorHAnsi" w:hAnsi="Times New Roman" w:cstheme="minorBidi"/>
                <w:color w:val="auto"/>
              </w:rPr>
              <w:commentReference w:id="752"/>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3"/>
            <w:r w:rsidRPr="00E03CD4">
              <w:t xml:space="preserve">deemed </w:t>
            </w:r>
            <w:commentRangeEnd w:id="753"/>
            <w:r>
              <w:rPr>
                <w:rStyle w:val="CommentReference"/>
                <w:rFonts w:ascii="Times New Roman" w:eastAsiaTheme="minorHAnsi" w:hAnsi="Times New Roman" w:cstheme="minorBidi"/>
                <w:color w:val="auto"/>
              </w:rPr>
              <w:commentReference w:id="753"/>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 xml:space="preserve">With His </w:t>
            </w:r>
            <w:proofErr w:type="gramStart"/>
            <w:r w:rsidRPr="007425E1">
              <w:t>good</w:t>
            </w:r>
            <w:proofErr w:type="gramEnd"/>
            <w:r w:rsidRPr="007425E1">
              <w:t xml:space="preserve">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6FCE5353" w:rsidR="008A3F9A" w:rsidRPr="007425E1" w:rsidRDefault="008A3F9A" w:rsidP="008A3F9A">
            <w:pPr>
              <w:pStyle w:val="EngHang"/>
            </w:pPr>
            <w:r w:rsidRPr="007425E1">
              <w:t xml:space="preserve">But He is </w:t>
            </w:r>
            <w:r w:rsidR="00681432">
              <w:t xml:space="preserve">God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4" w:name="_Toc298681324"/>
      <w:r>
        <w:t>Part Eight</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5"/>
            <w:r>
              <w:t>heaven</w:t>
            </w:r>
            <w:r w:rsidRPr="007425E1">
              <w:t xml:space="preserve"> </w:t>
            </w:r>
            <w:commentRangeEnd w:id="755"/>
            <w:r>
              <w:rPr>
                <w:rStyle w:val="CommentReference"/>
                <w:rFonts w:ascii="Times New Roman" w:eastAsiaTheme="minorHAnsi" w:hAnsi="Times New Roman" w:cstheme="minorBidi"/>
                <w:color w:val="auto"/>
              </w:rPr>
              <w:commentReference w:id="755"/>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595F8A2B" w:rsidR="008A3F9A" w:rsidRPr="007425E1" w:rsidRDefault="008A3F9A" w:rsidP="008A3F9A">
            <w:pPr>
              <w:pStyle w:val="EngHang"/>
            </w:pPr>
            <w:r w:rsidRPr="007425E1">
              <w:t xml:space="preserve">But He is </w:t>
            </w:r>
            <w:r w:rsidR="00681432">
              <w:t xml:space="preserve">God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6" w:name="_Toc298681325"/>
      <w:r>
        <w:t>Part Nine</w:t>
      </w:r>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7"/>
            <w:r w:rsidRPr="007425E1">
              <w:t>Rises</w:t>
            </w:r>
            <w:commentRangeEnd w:id="757"/>
            <w:r>
              <w:rPr>
                <w:rStyle w:val="CommentReference"/>
              </w:rPr>
              <w:commentReference w:id="757"/>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 xml:space="preserve">Is Our Lord Jesus </w:t>
            </w:r>
            <w:proofErr w:type="gramStart"/>
            <w:r w:rsidRPr="007425E1">
              <w:t>Christ,</w:t>
            </w:r>
            <w:proofErr w:type="gramEnd"/>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proofErr w:type="gramStart"/>
            <w:r>
              <w:t>Therefore</w:t>
            </w:r>
            <w:proofErr w:type="gramEnd"/>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41446691" w:rsidR="008A3F9A" w:rsidRPr="007425E1" w:rsidRDefault="008A3F9A" w:rsidP="008A3F9A">
            <w:pPr>
              <w:pStyle w:val="EngHang"/>
            </w:pPr>
            <w:r w:rsidRPr="007425E1">
              <w:t xml:space="preserve">But He is </w:t>
            </w:r>
            <w:r w:rsidR="00681432">
              <w:t xml:space="preserve">God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8" w:name="_Toc298681326"/>
      <w:bookmarkStart w:id="759" w:name="_Toc308441932"/>
      <w:r>
        <w:t xml:space="preserve">The </w:t>
      </w:r>
      <w:r w:rsidRPr="007C4181">
        <w:t>Crown</w:t>
      </w:r>
      <w:bookmarkEnd w:id="758"/>
      <w:bookmarkEnd w:id="759"/>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60"/>
            <w:r w:rsidRPr="007425E1">
              <w:t>destroyed</w:t>
            </w:r>
            <w:commentRangeEnd w:id="760"/>
            <w:r>
              <w:rPr>
                <w:rStyle w:val="CommentReference"/>
                <w:rFonts w:ascii="Times New Roman" w:eastAsiaTheme="minorHAnsi" w:hAnsi="Times New Roman" w:cstheme="minorBidi"/>
                <w:color w:val="auto"/>
              </w:rPr>
              <w:commentReference w:id="760"/>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3E6DC3">
        <w:rPr>
          <w:noProof/>
        </w:rPr>
        <w:t>244</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61" w:name="_Toc298681327"/>
      <w:bookmarkStart w:id="762" w:name="_Toc308441933"/>
      <w:r>
        <w:lastRenderedPageBreak/>
        <w:t>Friday</w:t>
      </w:r>
      <w:bookmarkEnd w:id="761"/>
      <w:bookmarkEnd w:id="762"/>
    </w:p>
    <w:p w14:paraId="3BFA5E49" w14:textId="77777777" w:rsidR="007C4181" w:rsidRDefault="007C4181" w:rsidP="008A3F9A">
      <w:pPr>
        <w:pStyle w:val="Heading5"/>
      </w:pPr>
      <w:bookmarkStart w:id="763" w:name="_Toc298681328"/>
      <w:bookmarkStart w:id="764" w:name="_Toc308441934"/>
      <w:r>
        <w:t>The Psali Batos for Friday</w:t>
      </w:r>
      <w:bookmarkEnd w:id="763"/>
      <w:bookmarkEnd w:id="764"/>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5"/>
            <w:r w:rsidRPr="007425E1">
              <w:t>servants</w:t>
            </w:r>
            <w:commentRangeEnd w:id="765"/>
            <w:r>
              <w:rPr>
                <w:rStyle w:val="CommentReference"/>
                <w:rFonts w:ascii="Times New Roman" w:eastAsiaTheme="minorHAnsi" w:hAnsi="Times New Roman" w:cstheme="minorBidi"/>
                <w:color w:val="auto"/>
              </w:rPr>
              <w:commentReference w:id="765"/>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6"/>
            <w:r w:rsidRPr="007425E1">
              <w:t>To escape the face of the bows.</w:t>
            </w:r>
            <w:commentRangeEnd w:id="766"/>
            <w:r>
              <w:rPr>
                <w:rStyle w:val="CommentReference"/>
              </w:rPr>
              <w:commentReference w:id="766"/>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7"/>
            <w:r w:rsidRPr="00FA5B8C">
              <w:t>ⲉⲑⲣⲟⲩⲱ̀ϣⲉⲙ ⲛ̀ⲧ̀ϫⲟⲙ ⲛ̀ⲧⲉ ⲡⲓⲭ̀ⲣⲱⲙ</w:t>
            </w:r>
            <w:commentRangeEnd w:id="767"/>
            <w:r w:rsidR="00FA5B8C">
              <w:rPr>
                <w:rStyle w:val="CommentReference"/>
                <w:rFonts w:ascii="Garamond" w:hAnsi="Garamond" w:cstheme="minorBidi"/>
                <w:noProof w:val="0"/>
                <w:lang w:val="en-CA"/>
              </w:rPr>
              <w:commentReference w:id="767"/>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proofErr w:type="gramStart"/>
            <w:r>
              <w:t>Therefore</w:t>
            </w:r>
            <w:proofErr w:type="gramEnd"/>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 xml:space="preserve">And His </w:t>
            </w:r>
            <w:proofErr w:type="gramStart"/>
            <w:r w:rsidRPr="00163C7F">
              <w:t>life-giving</w:t>
            </w:r>
            <w:proofErr w:type="gramEnd"/>
            <w:r w:rsidRPr="00163C7F">
              <w:t xml:space="preserve">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 xml:space="preserve">this life behind </w:t>
            </w:r>
            <w:proofErr w:type="gramStart"/>
            <w:r>
              <w:t>himself</w:t>
            </w:r>
            <w:r w:rsidRPr="007425E1">
              <w:t>,</w:t>
            </w:r>
            <w:proofErr w:type="gramEnd"/>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proofErr w:type="gramStart"/>
            <w:r w:rsidRPr="007425E1">
              <w:t>And</w:t>
            </w:r>
            <w:proofErr w:type="gramEnd"/>
            <w:r w:rsidRPr="007425E1">
              <w:t xml:space="preserve">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8" w:name="_Toc298681329"/>
      <w:bookmarkStart w:id="769" w:name="_Toc308441935"/>
      <w:r w:rsidRPr="00FD2E69">
        <w:lastRenderedPageBreak/>
        <w:t xml:space="preserve">The Conclusion of the </w:t>
      </w:r>
      <w:r>
        <w:t>Batos</w:t>
      </w:r>
      <w:r w:rsidRPr="00FD2E69">
        <w:t xml:space="preserve"> Psali</w:t>
      </w:r>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70" w:name="_Toc298681330"/>
      <w:bookmarkStart w:id="771" w:name="_Toc308441936"/>
      <w:r>
        <w:t>The Friday Theotokia</w:t>
      </w:r>
      <w:bookmarkEnd w:id="770"/>
      <w:bookmarkEnd w:id="771"/>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72" w:name="_Toc298681331"/>
      <w:r>
        <w:t>Part One</w:t>
      </w:r>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3"/>
            <w:r>
              <w:t>the fruit of your womb</w:t>
            </w:r>
            <w:commentRangeEnd w:id="773"/>
            <w:r>
              <w:rPr>
                <w:rStyle w:val="CommentReference"/>
                <w:rFonts w:ascii="Times New Roman" w:eastAsiaTheme="minorHAnsi" w:hAnsi="Times New Roman" w:cstheme="minorBidi"/>
                <w:color w:val="auto"/>
              </w:rPr>
              <w:commentReference w:id="773"/>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4" w:name="_Toc298681332"/>
      <w:r>
        <w:lastRenderedPageBreak/>
        <w:t>Part Two</w:t>
      </w:r>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5"/>
            <w:r>
              <w:t xml:space="preserve">incarnate </w:t>
            </w:r>
            <w:commentRangeEnd w:id="775"/>
            <w:r>
              <w:rPr>
                <w:rStyle w:val="CommentReference"/>
                <w:rFonts w:ascii="Times New Roman" w:eastAsiaTheme="minorHAnsi" w:hAnsi="Times New Roman" w:cstheme="minorBidi"/>
                <w:color w:val="auto"/>
              </w:rPr>
              <w:commentReference w:id="775"/>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6" w:name="_Toc298681333"/>
      <w:r>
        <w:t>Part Three</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7"/>
            <w:r>
              <w:t>O</w:t>
            </w:r>
            <w:commentRangeEnd w:id="777"/>
            <w:r>
              <w:rPr>
                <w:rStyle w:val="CommentReference"/>
                <w:rFonts w:ascii="Times New Roman" w:eastAsiaTheme="minorHAnsi" w:hAnsi="Times New Roman" w:cstheme="minorBidi"/>
                <w:color w:val="auto"/>
              </w:rPr>
              <w:commentReference w:id="777"/>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8" w:name="_Toc298681334"/>
      <w:r>
        <w:t>Part Four</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9" w:name="_Toc298681335"/>
      <w:r>
        <w:t>Part Five</w:t>
      </w:r>
      <w:bookmarkEnd w:id="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80" w:name="_Toc298681336"/>
      <w:r>
        <w:lastRenderedPageBreak/>
        <w:t>Part Six</w:t>
      </w:r>
      <w:bookmarkEnd w:id="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81" w:name="_Toc298681337"/>
      <w:r>
        <w:t>Part Seven</w:t>
      </w:r>
      <w:bookmarkEnd w:id="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82"/>
            <w:r>
              <w:t>temple</w:t>
            </w:r>
            <w:commentRangeEnd w:id="782"/>
            <w:r>
              <w:rPr>
                <w:rStyle w:val="CommentReference"/>
                <w:rFonts w:ascii="Times New Roman" w:eastAsiaTheme="minorHAnsi" w:hAnsi="Times New Roman" w:cstheme="minorBidi"/>
                <w:color w:val="auto"/>
              </w:rPr>
              <w:commentReference w:id="782"/>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3" w:name="_Toc298681338"/>
      <w:bookmarkStart w:id="784" w:name="_Toc308441937"/>
      <w:r>
        <w:lastRenderedPageBreak/>
        <w:t>The Crown</w:t>
      </w:r>
      <w:bookmarkEnd w:id="783"/>
      <w:bookmarkEnd w:id="784"/>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5"/>
            <w:r w:rsidRPr="00F0646D">
              <w:t xml:space="preserve">Infinite </w:t>
            </w:r>
            <w:commentRangeEnd w:id="785"/>
            <w:r>
              <w:rPr>
                <w:rStyle w:val="CommentReference"/>
                <w:rFonts w:ascii="Times New Roman" w:eastAsiaTheme="minorHAnsi" w:hAnsi="Times New Roman" w:cstheme="minorBidi"/>
                <w:color w:val="auto"/>
              </w:rPr>
              <w:commentReference w:id="785"/>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6"/>
            <w:r w:rsidRPr="007425E1">
              <w:t>hook</w:t>
            </w:r>
            <w:commentRangeEnd w:id="786"/>
            <w:r>
              <w:rPr>
                <w:rStyle w:val="CommentReference"/>
                <w:rFonts w:ascii="Times New Roman" w:eastAsiaTheme="minorHAnsi" w:hAnsi="Times New Roman" w:cstheme="minorBidi"/>
                <w:color w:val="auto"/>
              </w:rPr>
              <w:commentReference w:id="786"/>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7"/>
            <w:r w:rsidRPr="007425E1">
              <w:t xml:space="preserve">Teaching </w:t>
            </w:r>
            <w:commentRangeEnd w:id="787"/>
            <w:r>
              <w:rPr>
                <w:rStyle w:val="CommentReference"/>
                <w:rFonts w:ascii="Times New Roman" w:eastAsiaTheme="minorHAnsi" w:hAnsi="Times New Roman" w:cstheme="minorBidi"/>
                <w:color w:val="auto"/>
              </w:rPr>
              <w:commentReference w:id="787"/>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w:t>
            </w:r>
            <w:proofErr w:type="gramStart"/>
            <w:r w:rsidRPr="007425E1">
              <w:t>God,</w:t>
            </w:r>
            <w:proofErr w:type="gramEnd"/>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8"/>
            <w:r w:rsidRPr="007425E1">
              <w:t>a cause</w:t>
            </w:r>
            <w:r>
              <w:t xml:space="preserve"> for us</w:t>
            </w:r>
            <w:r w:rsidRPr="007425E1">
              <w:t>,</w:t>
            </w:r>
            <w:commentRangeEnd w:id="788"/>
            <w:r>
              <w:rPr>
                <w:rStyle w:val="CommentReference"/>
                <w:rFonts w:ascii="Times New Roman" w:eastAsiaTheme="minorHAnsi" w:hAnsi="Times New Roman" w:cstheme="minorBidi"/>
                <w:color w:val="auto"/>
              </w:rPr>
              <w:commentReference w:id="788"/>
            </w:r>
          </w:p>
          <w:p w14:paraId="5C22D0FC" w14:textId="77777777" w:rsidR="008A3F9A" w:rsidRDefault="008A3F9A" w:rsidP="008A3F9A">
            <w:pPr>
              <w:pStyle w:val="EngHangEnd"/>
            </w:pPr>
            <w:r w:rsidRPr="007425E1">
              <w:t xml:space="preserve">To ascend the </w:t>
            </w:r>
            <w:commentRangeStart w:id="789"/>
            <w:r w:rsidRPr="007425E1">
              <w:t xml:space="preserve">path </w:t>
            </w:r>
            <w:commentRangeEnd w:id="789"/>
            <w:r>
              <w:rPr>
                <w:rStyle w:val="CommentReference"/>
                <w:rFonts w:ascii="Times New Roman" w:eastAsiaTheme="minorHAnsi" w:hAnsi="Times New Roman" w:cstheme="minorBidi"/>
                <w:color w:val="auto"/>
              </w:rPr>
              <w:commentReference w:id="789"/>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90"/>
            </w:r>
            <w:r>
              <w:t>,</w:t>
            </w:r>
          </w:p>
          <w:p w14:paraId="56D50A29" w14:textId="77777777" w:rsidR="008A3F9A" w:rsidRDefault="008A3F9A" w:rsidP="008A3F9A">
            <w:pPr>
              <w:pStyle w:val="EngHangEnd"/>
            </w:pPr>
            <w:r>
              <w:t>With</w:t>
            </w:r>
            <w:r w:rsidRPr="007425E1">
              <w:t xml:space="preserve"> joy and </w:t>
            </w:r>
            <w:commentRangeStart w:id="791"/>
            <w:r w:rsidRPr="007425E1">
              <w:t>rejoicing</w:t>
            </w:r>
            <w:commentRangeEnd w:id="791"/>
            <w:r>
              <w:rPr>
                <w:rStyle w:val="CommentReference"/>
                <w:rFonts w:ascii="Times New Roman" w:eastAsiaTheme="minorHAnsi" w:hAnsi="Times New Roman" w:cstheme="minorBidi"/>
                <w:color w:val="auto"/>
              </w:rPr>
              <w:commentReference w:id="791"/>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proofErr w:type="gramStart"/>
            <w:r>
              <w:t>Therefore</w:t>
            </w:r>
            <w:proofErr w:type="gramEnd"/>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3E6DC3">
        <w:rPr>
          <w:noProof/>
        </w:rPr>
        <w:t>244</w:t>
      </w:r>
      <w:r w:rsidR="003A78C2">
        <w:fldChar w:fldCharType="end"/>
      </w:r>
      <w:r>
        <w:t>.</w:t>
      </w:r>
    </w:p>
    <w:p w14:paraId="57DF3D71" w14:textId="77777777" w:rsidR="00FC1BD5" w:rsidRDefault="00FC1BD5" w:rsidP="008A3F9A">
      <w:pPr>
        <w:pStyle w:val="Heading4"/>
      </w:pPr>
      <w:bookmarkStart w:id="792" w:name="_Toc298681339"/>
      <w:bookmarkStart w:id="793" w:name="_Toc308441938"/>
      <w:r>
        <w:lastRenderedPageBreak/>
        <w:t>Saturday</w:t>
      </w:r>
      <w:bookmarkEnd w:id="792"/>
      <w:bookmarkEnd w:id="793"/>
    </w:p>
    <w:p w14:paraId="2A44F0B1" w14:textId="77777777" w:rsidR="00FC1BD5" w:rsidRDefault="00FC1BD5" w:rsidP="008A3F9A">
      <w:pPr>
        <w:pStyle w:val="Heading5"/>
      </w:pPr>
      <w:bookmarkStart w:id="794" w:name="_Toc298681340"/>
      <w:bookmarkStart w:id="795" w:name="_Toc308441939"/>
      <w:r>
        <w:t>The Saturday Psali Batos</w:t>
      </w:r>
      <w:bookmarkEnd w:id="794"/>
      <w:bookmarkEnd w:id="795"/>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6"/>
            <w:r w:rsidRPr="007425E1">
              <w:rPr>
                <w:rFonts w:eastAsiaTheme="minorHAnsi"/>
              </w:rPr>
              <w:t xml:space="preserve">All </w:t>
            </w:r>
            <w:commentRangeEnd w:id="796"/>
            <w:r>
              <w:rPr>
                <w:rStyle w:val="CommentReference"/>
                <w:rFonts w:ascii="Times New Roman" w:eastAsiaTheme="minorHAnsi" w:hAnsi="Times New Roman" w:cstheme="minorBidi"/>
                <w:color w:val="auto"/>
              </w:rPr>
              <w:commentReference w:id="796"/>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7"/>
            <w:r w:rsidRPr="007425E1">
              <w:rPr>
                <w:rFonts w:eastAsiaTheme="minorHAnsi"/>
              </w:rPr>
              <w:t>every</w:t>
            </w:r>
            <w:r>
              <w:rPr>
                <w:rFonts w:eastAsiaTheme="minorHAnsi"/>
              </w:rPr>
              <w:t xml:space="preserve"> </w:t>
            </w:r>
            <w:r w:rsidRPr="007425E1">
              <w:rPr>
                <w:rFonts w:eastAsiaTheme="minorHAnsi"/>
              </w:rPr>
              <w:t>day</w:t>
            </w:r>
            <w:commentRangeEnd w:id="797"/>
            <w:r>
              <w:rPr>
                <w:rStyle w:val="CommentReference"/>
                <w:rFonts w:ascii="Times New Roman" w:eastAsiaTheme="minorHAnsi" w:hAnsi="Times New Roman" w:cstheme="minorBidi"/>
                <w:color w:val="auto"/>
              </w:rPr>
              <w:commentReference w:id="797"/>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8"/>
            <w:r>
              <w:rPr>
                <w:rFonts w:eastAsiaTheme="minorHAnsi"/>
              </w:rPr>
              <w:t>ecstasy</w:t>
            </w:r>
            <w:commentRangeEnd w:id="798"/>
            <w:r>
              <w:rPr>
                <w:rStyle w:val="CommentReference"/>
                <w:rFonts w:ascii="Times New Roman" w:eastAsiaTheme="minorHAnsi" w:hAnsi="Times New Roman" w:cstheme="minorBidi"/>
                <w:color w:val="auto"/>
              </w:rPr>
              <w:commentReference w:id="798"/>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9"/>
            <w:r w:rsidRPr="007425E1">
              <w:rPr>
                <w:color w:val="000000"/>
              </w:rPr>
              <w:t xml:space="preserve">glory </w:t>
            </w:r>
            <w:commentRangeEnd w:id="799"/>
            <w:r>
              <w:rPr>
                <w:rStyle w:val="CommentReference"/>
              </w:rPr>
              <w:commentReference w:id="799"/>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800"/>
            <w:r>
              <w:rPr>
                <w:rFonts w:eastAsiaTheme="minorHAnsi"/>
              </w:rPr>
              <w:t xml:space="preserve">From </w:t>
            </w:r>
            <w:commentRangeEnd w:id="800"/>
            <w:r>
              <w:rPr>
                <w:rStyle w:val="CommentReference"/>
                <w:rFonts w:ascii="Times New Roman" w:eastAsiaTheme="minorHAnsi" w:hAnsi="Times New Roman" w:cstheme="minorBidi"/>
                <w:color w:val="auto"/>
              </w:rPr>
              <w:commentReference w:id="800"/>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 xml:space="preserve">I will praise Your </w:t>
            </w:r>
            <w:proofErr w:type="gramStart"/>
            <w:r>
              <w:t>holy</w:t>
            </w:r>
            <w:proofErr w:type="gramEnd"/>
            <w:r>
              <w:t xml:space="preserve">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801"/>
            <w:r>
              <w:rPr>
                <w:rFonts w:eastAsiaTheme="minorHAnsi"/>
              </w:rPr>
              <w:t>prophet</w:t>
            </w:r>
            <w:commentRangeEnd w:id="801"/>
            <w:r>
              <w:rPr>
                <w:rStyle w:val="CommentReference"/>
                <w:rFonts w:ascii="Times New Roman" w:eastAsiaTheme="minorHAnsi" w:hAnsi="Times New Roman" w:cstheme="minorBidi"/>
                <w:color w:val="auto"/>
              </w:rPr>
              <w:commentReference w:id="801"/>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802"/>
            <w:r w:rsidRPr="007425E1">
              <w:rPr>
                <w:rFonts w:eastAsiaTheme="minorHAnsi"/>
              </w:rPr>
              <w:t>everyone</w:t>
            </w:r>
            <w:commentRangeEnd w:id="802"/>
            <w:r>
              <w:rPr>
                <w:rStyle w:val="CommentReference"/>
                <w:rFonts w:ascii="Times New Roman" w:eastAsiaTheme="minorHAnsi" w:hAnsi="Times New Roman" w:cstheme="minorBidi"/>
                <w:color w:val="auto"/>
              </w:rPr>
              <w:commentReference w:id="802"/>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3"/>
            <w:r>
              <w:rPr>
                <w:rFonts w:eastAsiaTheme="minorHAnsi"/>
              </w:rPr>
              <w:t xml:space="preserve">never </w:t>
            </w:r>
            <w:commentRangeEnd w:id="803"/>
            <w:r>
              <w:rPr>
                <w:rStyle w:val="CommentReference"/>
                <w:rFonts w:ascii="Times New Roman" w:eastAsiaTheme="minorHAnsi" w:hAnsi="Times New Roman" w:cstheme="minorBidi"/>
                <w:color w:val="auto"/>
              </w:rPr>
              <w:commentReference w:id="803"/>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4"/>
            <w:r w:rsidRPr="007425E1">
              <w:rPr>
                <w:rFonts w:eastAsiaTheme="minorHAnsi"/>
              </w:rPr>
              <w:t xml:space="preserve">and </w:t>
            </w:r>
            <w:commentRangeEnd w:id="804"/>
            <w:r>
              <w:rPr>
                <w:rStyle w:val="CommentReference"/>
                <w:rFonts w:ascii="Times New Roman" w:eastAsiaTheme="minorHAnsi" w:hAnsi="Times New Roman" w:cstheme="minorBidi"/>
                <w:color w:val="auto"/>
              </w:rPr>
              <w:commentReference w:id="804"/>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5"/>
            <w:r w:rsidRPr="007425E1">
              <w:rPr>
                <w:rFonts w:eastAsiaTheme="minorHAnsi"/>
              </w:rPr>
              <w:t xml:space="preserve">praises </w:t>
            </w:r>
            <w:commentRangeEnd w:id="805"/>
            <w:r>
              <w:rPr>
                <w:rStyle w:val="CommentReference"/>
                <w:rFonts w:ascii="Times New Roman" w:eastAsiaTheme="minorHAnsi" w:hAnsi="Times New Roman" w:cstheme="minorBidi"/>
                <w:color w:val="auto"/>
              </w:rPr>
              <w:commentReference w:id="805"/>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6"/>
            <w:r w:rsidRPr="007425E1">
              <w:rPr>
                <w:rFonts w:eastAsiaTheme="minorHAnsi"/>
              </w:rPr>
              <w:t>blessing</w:t>
            </w:r>
            <w:commentRangeEnd w:id="806"/>
            <w:r>
              <w:rPr>
                <w:rStyle w:val="CommentReference"/>
                <w:rFonts w:ascii="Times New Roman" w:eastAsiaTheme="minorHAnsi" w:hAnsi="Times New Roman" w:cstheme="minorBidi"/>
                <w:color w:val="auto"/>
              </w:rPr>
              <w:commentReference w:id="806"/>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7"/>
            <w:r w:rsidRPr="007425E1">
              <w:rPr>
                <w:rFonts w:eastAsiaTheme="minorHAnsi"/>
              </w:rPr>
              <w:t xml:space="preserve">we'll </w:t>
            </w:r>
            <w:commentRangeEnd w:id="807"/>
            <w:r>
              <w:rPr>
                <w:rStyle w:val="CommentReference"/>
                <w:rFonts w:ascii="Times New Roman" w:eastAsiaTheme="minorHAnsi" w:hAnsi="Times New Roman" w:cstheme="minorBidi"/>
                <w:color w:val="auto"/>
              </w:rPr>
              <w:commentReference w:id="807"/>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8"/>
            <w:r w:rsidRPr="007425E1">
              <w:rPr>
                <w:rFonts w:eastAsiaTheme="minorHAnsi"/>
              </w:rPr>
              <w:t xml:space="preserve">perfect </w:t>
            </w:r>
            <w:commentRangeEnd w:id="808"/>
            <w:r>
              <w:rPr>
                <w:rStyle w:val="CommentReference"/>
                <w:rFonts w:ascii="Times New Roman" w:eastAsiaTheme="minorHAnsi" w:hAnsi="Times New Roman" w:cstheme="minorBidi"/>
                <w:color w:val="auto"/>
              </w:rPr>
              <w:commentReference w:id="808"/>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9" w:name="_Toc298681341"/>
      <w:bookmarkStart w:id="810" w:name="_Toc308441940"/>
      <w:r w:rsidRPr="00FD2E69">
        <w:t xml:space="preserve">The Conclusion of the </w:t>
      </w:r>
      <w:r>
        <w:t>Batos</w:t>
      </w:r>
      <w:r w:rsidRPr="00FD2E69">
        <w:t xml:space="preserve"> Psali</w:t>
      </w:r>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1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11"/>
            <w:r w:rsidR="00582AD7">
              <w:rPr>
                <w:rStyle w:val="CommentReference"/>
                <w:rFonts w:ascii="Garamond" w:hAnsi="Garamond" w:cstheme="minorBidi"/>
                <w:noProof w:val="0"/>
                <w:lang w:val="en-CA"/>
              </w:rPr>
              <w:commentReference w:id="811"/>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12" w:name="_Toc298681342"/>
      <w:bookmarkStart w:id="813" w:name="_Toc308441941"/>
      <w:r>
        <w:t>The Saturday Theotokia</w:t>
      </w:r>
      <w:bookmarkEnd w:id="812"/>
      <w:bookmarkEnd w:id="813"/>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4" w:name="_Toc298681343"/>
      <w:r>
        <w:t>Part One</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5" w:name="_Toc298681344"/>
      <w:r w:rsidRPr="00D24FE1">
        <w:t>Part</w:t>
      </w:r>
      <w:r>
        <w:t xml:space="preserve"> Two</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6"/>
            <w:r w:rsidRPr="007425E1">
              <w:rPr>
                <w:rFonts w:eastAsiaTheme="minorHAnsi"/>
              </w:rPr>
              <w:t xml:space="preserve">honour </w:t>
            </w:r>
            <w:commentRangeEnd w:id="816"/>
            <w:r>
              <w:rPr>
                <w:rStyle w:val="CommentReference"/>
                <w:rFonts w:ascii="Times New Roman" w:eastAsiaTheme="minorHAnsi" w:hAnsi="Times New Roman" w:cstheme="minorBidi"/>
                <w:color w:val="auto"/>
              </w:rPr>
              <w:commentReference w:id="816"/>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7"/>
            <w:r w:rsidRPr="007425E1">
              <w:rPr>
                <w:rFonts w:eastAsiaTheme="minorHAnsi"/>
              </w:rPr>
              <w:t xml:space="preserve">prudent </w:t>
            </w:r>
            <w:commentRangeEnd w:id="817"/>
            <w:r>
              <w:rPr>
                <w:rStyle w:val="CommentReference"/>
                <w:rFonts w:ascii="Times New Roman" w:eastAsiaTheme="minorHAnsi" w:hAnsi="Times New Roman" w:cstheme="minorBidi"/>
                <w:color w:val="auto"/>
              </w:rPr>
              <w:commentReference w:id="817"/>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8" w:name="_Toc298681345"/>
      <w:r>
        <w:t>Part Three</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9"/>
            <w:r w:rsidRPr="007425E1">
              <w:rPr>
                <w:rFonts w:eastAsiaTheme="minorHAnsi"/>
              </w:rPr>
              <w:t>bride</w:t>
            </w:r>
            <w:commentRangeEnd w:id="819"/>
            <w:r>
              <w:rPr>
                <w:rStyle w:val="CommentReference"/>
                <w:rFonts w:ascii="Times New Roman" w:eastAsiaTheme="minorHAnsi" w:hAnsi="Times New Roman" w:cstheme="minorBidi"/>
                <w:color w:val="auto"/>
              </w:rPr>
              <w:commentReference w:id="819"/>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20"/>
            <w:r w:rsidRPr="007425E1">
              <w:rPr>
                <w:rFonts w:eastAsiaTheme="minorHAnsi"/>
              </w:rPr>
              <w:t xml:space="preserve">rue </w:t>
            </w:r>
            <w:commentRangeEnd w:id="820"/>
            <w:r>
              <w:rPr>
                <w:rStyle w:val="CommentReference"/>
                <w:rFonts w:ascii="Times New Roman" w:eastAsiaTheme="minorHAnsi" w:hAnsi="Times New Roman" w:cstheme="minorBidi"/>
                <w:color w:val="auto"/>
              </w:rPr>
              <w:commentReference w:id="820"/>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21"/>
            <w:r w:rsidRPr="007425E1">
              <w:rPr>
                <w:rFonts w:eastAsiaTheme="minorHAnsi"/>
              </w:rPr>
              <w:t xml:space="preserve">ed </w:t>
            </w:r>
            <w:commentRangeEnd w:id="821"/>
            <w:r>
              <w:rPr>
                <w:rStyle w:val="CommentReference"/>
                <w:rFonts w:ascii="Times New Roman" w:eastAsiaTheme="minorHAnsi" w:hAnsi="Times New Roman" w:cstheme="minorBidi"/>
                <w:color w:val="auto"/>
              </w:rPr>
              <w:commentReference w:id="821"/>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22" w:name="_Toc298681346"/>
      <w:r w:rsidRPr="00D24FE1">
        <w:t>Part</w:t>
      </w:r>
      <w:r>
        <w:t xml:space="preserve"> </w:t>
      </w:r>
      <w:r w:rsidR="00625164">
        <w:t>Four</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3"/>
            <w:r>
              <w:rPr>
                <w:rFonts w:eastAsiaTheme="minorHAnsi"/>
              </w:rPr>
              <w:t xml:space="preserve">unto </w:t>
            </w:r>
            <w:commentRangeEnd w:id="823"/>
            <w:r>
              <w:rPr>
                <w:rStyle w:val="CommentReference"/>
                <w:rFonts w:ascii="Times New Roman" w:eastAsiaTheme="minorHAnsi" w:hAnsi="Times New Roman" w:cstheme="minorBidi"/>
                <w:color w:val="auto"/>
              </w:rPr>
              <w:commentReference w:id="823"/>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4" w:name="_Toc298681347"/>
      <w:r w:rsidRPr="00D24FE1">
        <w:t>Part</w:t>
      </w:r>
      <w:r>
        <w:t xml:space="preserve"> </w:t>
      </w:r>
      <w:r w:rsidR="00625164">
        <w:t>Five</w:t>
      </w:r>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5" w:name="_Toc298681348"/>
      <w:r>
        <w:t xml:space="preserve">Part </w:t>
      </w:r>
      <w:r w:rsidR="00625164">
        <w:t>Six</w:t>
      </w:r>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6"/>
            <w:r w:rsidRPr="007425E1">
              <w:t>rejoice</w:t>
            </w:r>
            <w:r>
              <w:t>d</w:t>
            </w:r>
            <w:commentRangeEnd w:id="826"/>
            <w:r>
              <w:rPr>
                <w:rStyle w:val="CommentReference"/>
                <w:rFonts w:ascii="Times New Roman" w:eastAsiaTheme="minorHAnsi" w:hAnsi="Times New Roman" w:cstheme="minorBidi"/>
                <w:color w:val="auto"/>
              </w:rPr>
              <w:commentReference w:id="826"/>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7"/>
            <w:r>
              <w:t>save</w:t>
            </w:r>
            <w:r w:rsidRPr="007425E1">
              <w:t xml:space="preserve"> </w:t>
            </w:r>
            <w:commentRangeEnd w:id="827"/>
            <w:r>
              <w:rPr>
                <w:rStyle w:val="CommentReference"/>
              </w:rPr>
              <w:commentReference w:id="827"/>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8" w:name="_Toc298681349"/>
      <w:r>
        <w:t>Part Seven</w:t>
      </w:r>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9"/>
            <w:r>
              <w:t>Paradoxically</w:t>
            </w:r>
            <w:commentRangeEnd w:id="829"/>
            <w:r>
              <w:rPr>
                <w:rStyle w:val="CommentReference"/>
                <w:rFonts w:ascii="Times New Roman" w:eastAsiaTheme="minorHAnsi" w:hAnsi="Times New Roman" w:cstheme="minorBidi"/>
                <w:color w:val="auto"/>
              </w:rPr>
              <w:commentReference w:id="829"/>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30"/>
            <w:r>
              <w:t xml:space="preserve">is </w:t>
            </w:r>
            <w:commentRangeEnd w:id="830"/>
            <w:r>
              <w:rPr>
                <w:rStyle w:val="CommentReference"/>
                <w:rFonts w:ascii="Times New Roman" w:eastAsiaTheme="minorHAnsi" w:hAnsi="Times New Roman" w:cstheme="minorBidi"/>
                <w:color w:val="auto"/>
              </w:rPr>
              <w:commentReference w:id="830"/>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31" w:name="_Toc298681350"/>
      <w:r>
        <w:t>Part Eight</w:t>
      </w:r>
      <w:bookmarkEnd w:id="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32"/>
            <w:r w:rsidRPr="007425E1">
              <w:t>from all sides</w:t>
            </w:r>
            <w:commentRangeEnd w:id="832"/>
            <w:r>
              <w:rPr>
                <w:rStyle w:val="CommentReference"/>
                <w:rFonts w:ascii="Times New Roman" w:eastAsiaTheme="minorHAnsi" w:hAnsi="Times New Roman" w:cstheme="minorBidi"/>
                <w:color w:val="auto"/>
              </w:rPr>
              <w:commentReference w:id="832"/>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3"/>
            <w:r>
              <w:t>Saviour</w:t>
            </w:r>
            <w:commentRangeEnd w:id="833"/>
            <w:r>
              <w:rPr>
                <w:rStyle w:val="CommentReference"/>
                <w:rFonts w:ascii="Times New Roman" w:eastAsiaTheme="minorHAnsi" w:hAnsi="Times New Roman" w:cstheme="minorBidi"/>
                <w:color w:val="auto"/>
              </w:rPr>
              <w:commentReference w:id="833"/>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4" w:name="_Toc298681351"/>
      <w:r>
        <w:t>Part Nine</w:t>
      </w:r>
      <w:bookmarkEnd w:id="8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5"/>
            <w:r>
              <w:t>compassion</w:t>
            </w:r>
            <w:commentRangeEnd w:id="835"/>
            <w:r>
              <w:rPr>
                <w:rStyle w:val="CommentReference"/>
                <w:rFonts w:ascii="Times New Roman" w:eastAsiaTheme="minorHAnsi" w:hAnsi="Times New Roman" w:cstheme="minorBidi"/>
                <w:color w:val="auto"/>
              </w:rPr>
              <w:commentReference w:id="835"/>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6" w:name="_Toc298681352"/>
      <w:bookmarkStart w:id="837" w:name="_Toc308441942"/>
      <w:r>
        <w:lastRenderedPageBreak/>
        <w:t>The Crown Batos</w:t>
      </w:r>
      <w:bookmarkEnd w:id="836"/>
      <w:bookmarkEnd w:id="837"/>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8"/>
            <w:r>
              <w:t>Sanctuary</w:t>
            </w:r>
            <w:commentRangeEnd w:id="838"/>
            <w:r>
              <w:rPr>
                <w:rStyle w:val="CommentReference"/>
                <w:rFonts w:ascii="Times New Roman" w:eastAsiaTheme="minorHAnsi" w:hAnsi="Times New Roman" w:cstheme="minorBidi"/>
                <w:color w:val="auto"/>
              </w:rPr>
              <w:commentReference w:id="838"/>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9"/>
            <w:r>
              <w:t>lampstand</w:t>
            </w:r>
            <w:commentRangeEnd w:id="839"/>
            <w:r>
              <w:rPr>
                <w:rStyle w:val="CommentReference"/>
                <w:rFonts w:ascii="Times New Roman" w:eastAsiaTheme="minorHAnsi" w:hAnsi="Times New Roman" w:cstheme="minorBidi"/>
                <w:color w:val="auto"/>
              </w:rPr>
              <w:commentReference w:id="839"/>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40"/>
            <w:r>
              <w:t>Greeted</w:t>
            </w:r>
            <w:commentRangeEnd w:id="840"/>
            <w:r>
              <w:rPr>
                <w:rStyle w:val="CommentReference"/>
                <w:rFonts w:ascii="Times New Roman" w:eastAsiaTheme="minorHAnsi" w:hAnsi="Times New Roman" w:cstheme="minorBidi"/>
                <w:color w:val="auto"/>
              </w:rPr>
              <w:commentReference w:id="840"/>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41"/>
            <w:r w:rsidRPr="007425E1">
              <w:t xml:space="preserve">For </w:t>
            </w:r>
            <w:commentRangeEnd w:id="841"/>
            <w:r>
              <w:rPr>
                <w:rStyle w:val="CommentReference"/>
                <w:rFonts w:ascii="Times New Roman" w:eastAsiaTheme="minorHAnsi" w:hAnsi="Times New Roman" w:cstheme="minorBidi"/>
                <w:color w:val="auto"/>
              </w:rPr>
              <w:commentReference w:id="841"/>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42"/>
            <w:r>
              <w:t>coming</w:t>
            </w:r>
            <w:r w:rsidRPr="007425E1">
              <w:t xml:space="preserve"> </w:t>
            </w:r>
            <w:commentRangeEnd w:id="842"/>
            <w:r>
              <w:rPr>
                <w:rStyle w:val="CommentReference"/>
                <w:rFonts w:ascii="Times New Roman" w:eastAsiaTheme="minorHAnsi" w:hAnsi="Times New Roman" w:cstheme="minorBidi"/>
                <w:color w:val="auto"/>
              </w:rPr>
              <w:commentReference w:id="842"/>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3"/>
            <w:r w:rsidRPr="00582AD7">
              <w:t>ⲧⲉⲥⲱⲙⲁ</w:t>
            </w:r>
            <w:commentRangeEnd w:id="843"/>
            <w:r w:rsidR="00582AD7">
              <w:rPr>
                <w:rStyle w:val="CommentReference"/>
                <w:rFonts w:ascii="Garamond" w:hAnsi="Garamond" w:cstheme="minorBidi"/>
                <w:noProof w:val="0"/>
                <w:lang w:val="en-CA"/>
              </w:rPr>
              <w:commentReference w:id="843"/>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proofErr w:type="gramStart"/>
            <w:r w:rsidRPr="007425E1">
              <w:t>Therefo</w:t>
            </w:r>
            <w:r>
              <w:t>re</w:t>
            </w:r>
            <w:proofErr w:type="gramEnd"/>
            <w:r>
              <w:t xml:space="preserv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proofErr w:type="gramStart"/>
            <w:r>
              <w:t>You</w:t>
            </w:r>
            <w:proofErr w:type="gramEnd"/>
            <w:r>
              <w:t xml:space="preserve"> holy place,”</w:t>
            </w:r>
          </w:p>
          <w:p w14:paraId="39048A7F" w14:textId="77777777" w:rsidR="00BE768B" w:rsidRDefault="00BE768B" w:rsidP="00BE768B">
            <w:pPr>
              <w:pStyle w:val="EngHangEnd"/>
            </w:pPr>
            <w:r w:rsidRPr="007425E1">
              <w:t xml:space="preserve">Which is </w:t>
            </w:r>
            <w:commentRangeStart w:id="844"/>
            <w:r w:rsidRPr="007425E1">
              <w:t>you</w:t>
            </w:r>
            <w:commentRangeEnd w:id="844"/>
            <w:r>
              <w:rPr>
                <w:rStyle w:val="CommentReference"/>
                <w:rFonts w:ascii="Times New Roman" w:eastAsiaTheme="minorHAnsi" w:hAnsi="Times New Roman" w:cstheme="minorBidi"/>
                <w:color w:val="auto"/>
              </w:rPr>
              <w:commentReference w:id="844"/>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5" w:name="_Toc298681353"/>
      <w:bookmarkStart w:id="846" w:name="_Toc308441943"/>
      <w:r>
        <w:lastRenderedPageBreak/>
        <w:t>The Second Crown Batos</w:t>
      </w:r>
      <w:bookmarkEnd w:id="845"/>
      <w:bookmarkEnd w:id="846"/>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7"/>
            <w:r>
              <w:t>evangelized</w:t>
            </w:r>
            <w:r w:rsidRPr="007425E1">
              <w:t xml:space="preserve"> </w:t>
            </w:r>
            <w:commentRangeEnd w:id="847"/>
            <w:r>
              <w:rPr>
                <w:rStyle w:val="CommentReference"/>
                <w:rFonts w:ascii="Times New Roman" w:eastAsiaTheme="minorHAnsi" w:hAnsi="Times New Roman" w:cstheme="minorBidi"/>
                <w:color w:val="auto"/>
              </w:rPr>
              <w:commentReference w:id="847"/>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8"/>
            <w:r w:rsidRPr="007425E1">
              <w:t>thereof</w:t>
            </w:r>
            <w:commentRangeEnd w:id="848"/>
            <w:r>
              <w:rPr>
                <w:rStyle w:val="CommentReference"/>
                <w:rFonts w:ascii="Times New Roman" w:eastAsiaTheme="minorHAnsi" w:hAnsi="Times New Roman" w:cstheme="minorBidi"/>
                <w:color w:val="auto"/>
              </w:rPr>
              <w:commentReference w:id="848"/>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9"/>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9"/>
            <w:r w:rsidR="00582AD7">
              <w:rPr>
                <w:rStyle w:val="CommentReference"/>
                <w:rFonts w:ascii="Garamond" w:hAnsi="Garamond" w:cstheme="minorBidi"/>
                <w:noProof w:val="0"/>
                <w:lang w:val="en-CA"/>
              </w:rPr>
              <w:commentReference w:id="849"/>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50" w:name="_Toc298681354"/>
      <w:bookmarkStart w:id="851" w:name="_Ref299212102"/>
      <w:bookmarkStart w:id="852" w:name="_Ref299212144"/>
      <w:bookmarkStart w:id="853" w:name="_Ref299212161"/>
      <w:bookmarkStart w:id="854" w:name="_Toc308441944"/>
      <w:r>
        <w:lastRenderedPageBreak/>
        <w:t>The Ending of the Batos Theotokias</w:t>
      </w:r>
      <w:bookmarkEnd w:id="850"/>
      <w:bookmarkEnd w:id="851"/>
      <w:bookmarkEnd w:id="852"/>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5"/>
            <w:r w:rsidRPr="007425E1">
              <w:rPr>
                <w:rFonts w:eastAsiaTheme="minorHAnsi"/>
              </w:rPr>
              <w:t>Awesome and full of glory</w:t>
            </w:r>
            <w:commentRangeEnd w:id="855"/>
            <w:r>
              <w:rPr>
                <w:rStyle w:val="CommentReference"/>
                <w:rFonts w:ascii="Times New Roman" w:eastAsiaTheme="minorHAnsi" w:hAnsi="Times New Roman" w:cstheme="minorBidi"/>
                <w:color w:val="auto"/>
              </w:rPr>
              <w:commentReference w:id="855"/>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6"/>
            <w:r w:rsidRPr="007425E1">
              <w:rPr>
                <w:rFonts w:eastAsiaTheme="minorHAnsi"/>
              </w:rPr>
              <w:t>works</w:t>
            </w:r>
            <w:commentRangeEnd w:id="856"/>
            <w:r>
              <w:rPr>
                <w:rStyle w:val="CommentReference"/>
                <w:rFonts w:ascii="Times New Roman" w:eastAsiaTheme="minorHAnsi" w:hAnsi="Times New Roman" w:cstheme="minorBidi"/>
                <w:color w:val="auto"/>
              </w:rPr>
              <w:commentReference w:id="856"/>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7"/>
            <w:r w:rsidRPr="00582AD7">
              <w:t>ϥ̀ⲛⲁϯ ⲙ̀ⲡⲓⲟⲩⲁⲓ</w:t>
            </w:r>
            <w:commentRangeEnd w:id="857"/>
            <w:r w:rsidR="00582AD7">
              <w:rPr>
                <w:rStyle w:val="CommentReference"/>
                <w:rFonts w:ascii="Garamond" w:hAnsi="Garamond" w:cstheme="minorBidi"/>
                <w:noProof w:val="0"/>
                <w:lang w:val="en-CA"/>
              </w:rPr>
              <w:commentReference w:id="857"/>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8"/>
            <w:r w:rsidRPr="007425E1">
              <w:rPr>
                <w:rFonts w:eastAsiaTheme="minorHAnsi"/>
              </w:rPr>
              <w:t xml:space="preserve">with </w:t>
            </w:r>
            <w:commentRangeEnd w:id="858"/>
            <w:r>
              <w:rPr>
                <w:rStyle w:val="CommentReference"/>
                <w:rFonts w:ascii="Times New Roman" w:eastAsiaTheme="minorHAnsi" w:hAnsi="Times New Roman" w:cstheme="minorBidi"/>
                <w:color w:val="auto"/>
              </w:rPr>
              <w:commentReference w:id="858"/>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9"/>
            <w:r w:rsidRPr="00582AD7">
              <w:t>ⲡⲁⲓ ⲉ̀ϩⲟⲟⲩ</w:t>
            </w:r>
            <w:commentRangeEnd w:id="859"/>
            <w:r w:rsidR="00582AD7">
              <w:rPr>
                <w:rStyle w:val="CommentReference"/>
                <w:rFonts w:ascii="Garamond" w:hAnsi="Garamond" w:cstheme="minorBidi"/>
                <w:noProof w:val="0"/>
                <w:lang w:val="en-CA"/>
              </w:rPr>
              <w:commentReference w:id="859"/>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60"/>
            <w:r w:rsidRPr="007425E1">
              <w:rPr>
                <w:rFonts w:eastAsiaTheme="minorHAnsi"/>
              </w:rPr>
              <w:t xml:space="preserve">bless </w:t>
            </w:r>
            <w:commentRangeEnd w:id="860"/>
            <w:r>
              <w:rPr>
                <w:rStyle w:val="CommentReference"/>
                <w:rFonts w:ascii="Times New Roman" w:eastAsiaTheme="minorHAnsi" w:hAnsi="Times New Roman" w:cstheme="minorBidi"/>
                <w:color w:val="auto"/>
              </w:rPr>
              <w:commentReference w:id="860"/>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3E6DC3">
        <w:rPr>
          <w:noProof/>
        </w:rPr>
        <w:t>163</w:t>
      </w:r>
      <w:r w:rsidR="003A78C2">
        <w:fldChar w:fldCharType="end"/>
      </w:r>
      <w:r>
        <w:t>.</w:t>
      </w:r>
    </w:p>
    <w:p w14:paraId="59F64A80" w14:textId="77777777" w:rsidR="00495F1A" w:rsidRDefault="00495F1A" w:rsidP="00495F1A">
      <w:pPr>
        <w:pStyle w:val="Heading2"/>
      </w:pPr>
      <w:bookmarkStart w:id="861" w:name="_Toc410196185"/>
      <w:bookmarkStart w:id="862" w:name="_Toc410196427"/>
      <w:bookmarkStart w:id="863" w:name="_Toc410196929"/>
      <w:bookmarkStart w:id="864" w:name="_Toc445107250"/>
      <w:bookmarkStart w:id="865" w:name="Prime"/>
      <w:r>
        <w:lastRenderedPageBreak/>
        <w:t>Early Morning: Prime (The First Hour)</w:t>
      </w:r>
      <w:bookmarkEnd w:id="861"/>
      <w:bookmarkEnd w:id="862"/>
      <w:bookmarkEnd w:id="863"/>
      <w:bookmarkEnd w:id="864"/>
    </w:p>
    <w:bookmarkStart w:id="866" w:name="_Toc410196186" w:displacedByCustomXml="next"/>
    <w:bookmarkStart w:id="867" w:name="_Toc410196428" w:displacedByCustomXml="next"/>
    <w:bookmarkStart w:id="868" w:name="_Toc410196930" w:displacedByCustomXml="next"/>
    <w:bookmarkStart w:id="869" w:name="_Ref435434336" w:displacedByCustomXml="next"/>
    <w:bookmarkStart w:id="870" w:name="_Ref435434342" w:displacedByCustomXml="next"/>
    <w:bookmarkStart w:id="871" w:name="_Ref435789623" w:displacedByCustomXml="next"/>
    <w:bookmarkStart w:id="872" w:name="_Ref435789629" w:displacedByCustomXml="next"/>
    <w:bookmarkStart w:id="873" w:name="_Ref435799254" w:displacedByCustomXml="next"/>
    <w:bookmarkStart w:id="874" w:name="_Ref435799261" w:displacedByCustomXml="next"/>
    <w:sdt>
      <w:sdtPr>
        <w:id w:val="467860529"/>
        <w:docPartObj>
          <w:docPartGallery w:val="Table of Contents"/>
          <w:docPartUnique/>
        </w:docPartObj>
      </w:sdtPr>
      <w:sdtEndPr>
        <w:rPr>
          <w:b/>
          <w:bCs/>
          <w:noProof/>
        </w:rPr>
      </w:sdtEndPr>
      <w:sdtContent>
        <w:p w14:paraId="1E6E09AD"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5107286" w:history="1">
            <w:r w:rsidR="003E6DC3" w:rsidRPr="00B24D65">
              <w:rPr>
                <w:rStyle w:val="Hyperlink"/>
                <w:noProof/>
              </w:rPr>
              <w:t>The Psalms of Prime</w:t>
            </w:r>
            <w:r w:rsidR="003E6DC3">
              <w:rPr>
                <w:noProof/>
                <w:webHidden/>
              </w:rPr>
              <w:tab/>
            </w:r>
            <w:r w:rsidR="003E6DC3">
              <w:rPr>
                <w:noProof/>
                <w:webHidden/>
              </w:rPr>
              <w:fldChar w:fldCharType="begin"/>
            </w:r>
            <w:r w:rsidR="003E6DC3">
              <w:rPr>
                <w:noProof/>
                <w:webHidden/>
              </w:rPr>
              <w:instrText xml:space="preserve"> PAGEREF _Toc445107286 \h </w:instrText>
            </w:r>
            <w:r w:rsidR="003E6DC3">
              <w:rPr>
                <w:noProof/>
                <w:webHidden/>
              </w:rPr>
            </w:r>
            <w:r w:rsidR="003E6DC3">
              <w:rPr>
                <w:noProof/>
                <w:webHidden/>
              </w:rPr>
              <w:fldChar w:fldCharType="separate"/>
            </w:r>
            <w:r w:rsidR="003E6DC3">
              <w:rPr>
                <w:noProof/>
                <w:webHidden/>
              </w:rPr>
              <w:t>250</w:t>
            </w:r>
            <w:r w:rsidR="003E6DC3">
              <w:rPr>
                <w:noProof/>
                <w:webHidden/>
              </w:rPr>
              <w:fldChar w:fldCharType="end"/>
            </w:r>
          </w:hyperlink>
        </w:p>
        <w:p w14:paraId="7E75E253"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287" w:history="1">
            <w:r w:rsidR="003E6DC3" w:rsidRPr="00B24D65">
              <w:rPr>
                <w:rStyle w:val="Hyperlink"/>
                <w:noProof/>
              </w:rPr>
              <w:t>The Doxology of Prime</w:t>
            </w:r>
            <w:r w:rsidR="003E6DC3">
              <w:rPr>
                <w:noProof/>
                <w:webHidden/>
              </w:rPr>
              <w:tab/>
            </w:r>
            <w:r w:rsidR="003E6DC3">
              <w:rPr>
                <w:noProof/>
                <w:webHidden/>
              </w:rPr>
              <w:fldChar w:fldCharType="begin"/>
            </w:r>
            <w:r w:rsidR="003E6DC3">
              <w:rPr>
                <w:noProof/>
                <w:webHidden/>
              </w:rPr>
              <w:instrText xml:space="preserve"> PAGEREF _Toc445107287 \h </w:instrText>
            </w:r>
            <w:r w:rsidR="003E6DC3">
              <w:rPr>
                <w:noProof/>
                <w:webHidden/>
              </w:rPr>
            </w:r>
            <w:r w:rsidR="003E6DC3">
              <w:rPr>
                <w:noProof/>
                <w:webHidden/>
              </w:rPr>
              <w:fldChar w:fldCharType="separate"/>
            </w:r>
            <w:r w:rsidR="003E6DC3">
              <w:rPr>
                <w:noProof/>
                <w:webHidden/>
              </w:rPr>
              <w:t>256</w:t>
            </w:r>
            <w:r w:rsidR="003E6DC3">
              <w:rPr>
                <w:noProof/>
                <w:webHidden/>
              </w:rPr>
              <w:fldChar w:fldCharType="end"/>
            </w:r>
          </w:hyperlink>
        </w:p>
        <w:p w14:paraId="0B787800"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288" w:history="1">
            <w:r w:rsidR="003E6DC3" w:rsidRPr="00B24D65">
              <w:rPr>
                <w:rStyle w:val="Hyperlink"/>
                <w:noProof/>
              </w:rPr>
              <w:t>The Raising of Morning Incense</w:t>
            </w:r>
            <w:r w:rsidR="003E6DC3">
              <w:rPr>
                <w:noProof/>
                <w:webHidden/>
              </w:rPr>
              <w:tab/>
            </w:r>
            <w:r w:rsidR="003E6DC3">
              <w:rPr>
                <w:noProof/>
                <w:webHidden/>
              </w:rPr>
              <w:fldChar w:fldCharType="begin"/>
            </w:r>
            <w:r w:rsidR="003E6DC3">
              <w:rPr>
                <w:noProof/>
                <w:webHidden/>
              </w:rPr>
              <w:instrText xml:space="preserve"> PAGEREF _Toc445107288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5" w:name="_Toc445107286"/>
      <w:bookmarkStart w:id="876" w:name="_Ref448061221"/>
      <w:r>
        <w:lastRenderedPageBreak/>
        <w:t>The Psalms of Prime</w:t>
      </w:r>
      <w:bookmarkEnd w:id="874"/>
      <w:bookmarkEnd w:id="873"/>
      <w:bookmarkEnd w:id="872"/>
      <w:bookmarkEnd w:id="871"/>
      <w:bookmarkEnd w:id="870"/>
      <w:bookmarkEnd w:id="869"/>
      <w:bookmarkEnd w:id="868"/>
      <w:bookmarkEnd w:id="867"/>
      <w:bookmarkEnd w:id="866"/>
      <w:bookmarkEnd w:id="875"/>
      <w:bookmarkEnd w:id="876"/>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7" w:name="_Ref442855527"/>
      <w:r>
        <w:t>Ephesians</w:t>
      </w:r>
      <w:r w:rsidR="00CC066E">
        <w:t xml:space="preserve"> 4:1 5</w:t>
      </w:r>
      <w:bookmarkEnd w:id="877"/>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 xml:space="preserve">Of the Psalms of </w:t>
      </w:r>
      <w:proofErr w:type="gramStart"/>
      <w:r>
        <w:t>David</w:t>
      </w:r>
      <w:proofErr w:type="gramEnd"/>
      <w:r>
        <w:t xml:space="preserve">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8" w:name="_Ref434575533"/>
      <w:r>
        <w:rPr>
          <w:lang w:val="en-GB"/>
        </w:rPr>
        <w:lastRenderedPageBreak/>
        <w:t>The Psalm</w:t>
      </w:r>
      <w:r w:rsidR="00F14AA6">
        <w:rPr>
          <w:lang w:val="en-GB"/>
        </w:rPr>
        <w:t>s of Early Morning (Prime)</w:t>
      </w:r>
      <w:bookmarkEnd w:id="878"/>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3E6DC3">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3E6DC3">
        <w:rPr>
          <w:noProof/>
        </w:rPr>
        <w:t>316</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3E6DC3">
        <w:t>Psalm</w:t>
      </w:r>
      <w:r w:rsidR="003E6DC3" w:rsidRPr="00AB1781">
        <w:t xml:space="preserve"> 2</w:t>
      </w:r>
      <w:r w:rsidR="003E6DC3">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3E6DC3">
        <w:rPr>
          <w:noProof/>
        </w:rPr>
        <w:t>316</w:t>
      </w:r>
      <w:r w:rsidR="003A78C2">
        <w:fldChar w:fldCharType="end"/>
      </w:r>
    </w:p>
    <w:p w14:paraId="4D20061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E08DA39" w14:textId="77777777" w:rsidR="00CC066E" w:rsidRDefault="003E6DC3"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318</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3E6DC3">
        <w:rPr>
          <w:noProof/>
        </w:rPr>
        <w:t>318</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3E6DC3">
        <w:t>Psalm</w:t>
      </w:r>
      <w:r w:rsidR="003E6DC3" w:rsidRPr="00AB1781">
        <w:t xml:space="preserve"> 5</w:t>
      </w:r>
      <w:r w:rsidR="003E6DC3">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3E6DC3">
        <w:rPr>
          <w:noProof/>
        </w:rPr>
        <w:t>319</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3E6DC3">
        <w:rPr>
          <w:noProof/>
        </w:rPr>
        <w:t>321</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3E6DC3">
        <w:t>Psalm</w:t>
      </w:r>
      <w:r w:rsidR="003E6DC3" w:rsidRPr="00AB1781">
        <w:t xml:space="preserve"> 8</w:t>
      </w:r>
      <w:r w:rsidR="003E6DC3">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3E6DC3">
        <w:rPr>
          <w:noProof/>
        </w:rPr>
        <w:t>323</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3E6DC3">
        <w:t>Psalm</w:t>
      </w:r>
      <w:r w:rsidR="003E6DC3" w:rsidRPr="00AB1781">
        <w:t xml:space="preserve"> 11</w:t>
      </w:r>
      <w:r w:rsidR="003E6DC3">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3E6DC3">
        <w:rPr>
          <w:noProof/>
        </w:rPr>
        <w:t>328</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3E6DC3">
        <w:rPr>
          <w:noProof/>
        </w:rPr>
        <w:t>329</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3E6DC3">
        <w:t>Psalm</w:t>
      </w:r>
      <w:r w:rsidR="003E6DC3" w:rsidRPr="00AB1781">
        <w:t xml:space="preserve"> 14</w:t>
      </w:r>
      <w:r w:rsidR="003E6DC3">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3E6DC3">
        <w:rPr>
          <w:noProof/>
        </w:rPr>
        <w:t>330</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3E6DC3">
        <w:rPr>
          <w:noProof/>
        </w:rPr>
        <w:t>331</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3E6DC3">
        <w:t>Psalm</w:t>
      </w:r>
      <w:r w:rsidR="003E6DC3" w:rsidRPr="00AB1781">
        <w:t xml:space="preserve"> 18</w:t>
      </w:r>
      <w:r w:rsidR="003E6DC3">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3E6DC3">
        <w:rPr>
          <w:noProof/>
        </w:rPr>
        <w:t>338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3E6DC3">
        <w:rPr>
          <w:noProof/>
        </w:rPr>
        <w:t>346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3E6DC3">
        <w:rPr>
          <w:noProof/>
        </w:rPr>
        <w:t>349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3E6DC3">
        <w:rPr>
          <w:noProof/>
        </w:rPr>
        <w:t>402</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3E6DC3">
        <w:rPr>
          <w:noProof/>
        </w:rPr>
        <w:t>407</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3E6DC3">
        <w:rPr>
          <w:noProof/>
        </w:rPr>
        <w:t>414</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3E6DC3">
        <w:rPr>
          <w:noProof/>
        </w:rPr>
        <w:t>486</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3E6DC3">
        <w:t>Psalm</w:t>
      </w:r>
      <w:r w:rsidR="003E6DC3" w:rsidRPr="00AB1781">
        <w:t xml:space="preserve"> 142</w:t>
      </w:r>
      <w:r w:rsidR="003E6DC3">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3E6DC3">
        <w:rPr>
          <w:noProof/>
        </w:rPr>
        <w:t>535</w:t>
      </w:r>
      <w:r w:rsidR="003A78C2">
        <w:fldChar w:fldCharType="end"/>
      </w:r>
    </w:p>
    <w:p w14:paraId="3CD7FD72" w14:textId="4F43604B" w:rsidR="00CC066E" w:rsidRDefault="00CC066E" w:rsidP="00CC066E">
      <w:pPr>
        <w:pStyle w:val="Heading5"/>
      </w:pPr>
      <w:bookmarkStart w:id="879" w:name="_Ref435799363"/>
      <w:r>
        <w:t>T</w:t>
      </w:r>
      <w:r w:rsidR="00AB78C6">
        <w:t>he Gospel from Saint John</w:t>
      </w:r>
      <w:r>
        <w:t xml:space="preserve"> 1:1 17</w:t>
      </w:r>
      <w:bookmarkEnd w:id="879"/>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3E6DC3">
        <w:rPr>
          <w:noProof/>
        </w:rPr>
        <w:t>256</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3E6DC3">
        <w:rPr>
          <w:noProof/>
        </w:rPr>
        <w:t>267</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80" w:name="_Toc410196187"/>
      <w:bookmarkStart w:id="881" w:name="_Toc410196429"/>
      <w:bookmarkStart w:id="882"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83" w:name="_Ref412098903"/>
      <w:r>
        <w:br w:type="page"/>
      </w:r>
    </w:p>
    <w:p w14:paraId="454C0BF9" w14:textId="4F7D835B" w:rsidR="00495F1A" w:rsidRDefault="00495F1A" w:rsidP="00495F1A">
      <w:pPr>
        <w:pStyle w:val="Heading3"/>
      </w:pPr>
      <w:bookmarkStart w:id="884" w:name="_Ref442855270"/>
      <w:bookmarkStart w:id="885" w:name="_Ref442855276"/>
      <w:bookmarkStart w:id="886" w:name="_Toc445107287"/>
      <w:r>
        <w:lastRenderedPageBreak/>
        <w:t>The Doxology of Prime</w:t>
      </w:r>
      <w:bookmarkEnd w:id="880"/>
      <w:bookmarkEnd w:id="881"/>
      <w:bookmarkEnd w:id="882"/>
      <w:bookmarkEnd w:id="883"/>
      <w:bookmarkEnd w:id="884"/>
      <w:bookmarkEnd w:id="885"/>
      <w:bookmarkEnd w:id="88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7"/>
            <w:r>
              <w:t>That gives light,</w:t>
            </w:r>
            <w:commentRangeEnd w:id="887"/>
            <w:r>
              <w:rPr>
                <w:rStyle w:val="CommentReference"/>
                <w:rFonts w:ascii="Times New Roman" w:eastAsiaTheme="minorHAnsi" w:hAnsi="Times New Roman" w:cstheme="minorBidi"/>
                <w:color w:val="auto"/>
              </w:rPr>
              <w:commentReference w:id="88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8"/>
            <w:r>
              <w:rPr>
                <w:rStyle w:val="CommentReference"/>
                <w:rFonts w:ascii="Garamond" w:hAnsi="Garamond" w:cstheme="minorBidi"/>
                <w:noProof w:val="0"/>
                <w:lang w:val="en-CA"/>
              </w:rPr>
              <w:commentReference w:id="88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9"/>
            <w:r w:rsidRPr="007425E1">
              <w:rPr>
                <w:rFonts w:eastAsiaTheme="minorHAnsi"/>
              </w:rPr>
              <w:t>prelate</w:t>
            </w:r>
            <w:commentRangeEnd w:id="889"/>
            <w:r>
              <w:rPr>
                <w:rStyle w:val="CommentReference"/>
                <w:rFonts w:ascii="Times New Roman" w:eastAsiaTheme="minorHAnsi" w:hAnsi="Times New Roman" w:cstheme="minorBidi"/>
                <w:color w:val="auto"/>
              </w:rPr>
              <w:commentReference w:id="889"/>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3E6DC3">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3E6DC3">
        <w:rPr>
          <w:noProof/>
        </w:rPr>
        <w:t>162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90" w:name="_Toc410196188"/>
      <w:bookmarkStart w:id="891" w:name="_Toc410196430"/>
      <w:bookmarkStart w:id="892" w:name="_Toc410196932"/>
      <w:bookmarkStart w:id="893" w:name="_Ref412099016"/>
      <w:bookmarkStart w:id="894" w:name="_Toc298681357"/>
      <w:bookmarkStart w:id="895" w:name="_Ref299211976"/>
      <w:bookmarkStart w:id="896" w:name="_Toc308441947"/>
      <w:r>
        <w:br w:type="page"/>
      </w:r>
    </w:p>
    <w:p w14:paraId="67316D19" w14:textId="56ECD544" w:rsidR="00495F1A" w:rsidRDefault="00495F1A" w:rsidP="00495F1A">
      <w:pPr>
        <w:pStyle w:val="Heading3"/>
      </w:pPr>
      <w:bookmarkStart w:id="897" w:name="_Toc445107288"/>
      <w:r>
        <w:lastRenderedPageBreak/>
        <w:t>The Raising of Morning Incense</w:t>
      </w:r>
      <w:bookmarkEnd w:id="890"/>
      <w:bookmarkEnd w:id="891"/>
      <w:bookmarkEnd w:id="892"/>
      <w:bookmarkEnd w:id="893"/>
      <w:bookmarkEnd w:id="897"/>
    </w:p>
    <w:p w14:paraId="3FC36D1D" w14:textId="77777777" w:rsidR="003E6DC3" w:rsidRPr="003E6DC3" w:rsidRDefault="00495F1A" w:rsidP="003E6DC3">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3E6DC3" w:rsidRPr="003E6DC3">
        <w:rPr>
          <w:i/>
        </w:rPr>
        <w:br w:type="page"/>
      </w:r>
    </w:p>
    <w:p w14:paraId="6E334613" w14:textId="77777777" w:rsidR="00495F1A" w:rsidRPr="003F5279" w:rsidRDefault="003E6DC3" w:rsidP="00495F1A">
      <w:pPr>
        <w:rPr>
          <w:i/>
        </w:rPr>
      </w:pPr>
      <w:r w:rsidRPr="003E6DC3">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8" w:name="_Toc410196189"/>
      <w:bookmarkStart w:id="899" w:name="_Toc410196431"/>
      <w:bookmarkStart w:id="900" w:name="_Toc410196933"/>
      <w:bookmarkStart w:id="901" w:name="_Toc445107251"/>
      <w:bookmarkEnd w:id="865"/>
      <w:r>
        <w:lastRenderedPageBreak/>
        <w:t>Mid-Morning (The Third Hour)</w:t>
      </w:r>
      <w:bookmarkEnd w:id="898"/>
      <w:bookmarkEnd w:id="899"/>
      <w:bookmarkEnd w:id="900"/>
      <w:bookmarkEnd w:id="901"/>
    </w:p>
    <w:p w14:paraId="62F33FD5" w14:textId="77777777" w:rsidR="00495F1A" w:rsidRDefault="00495F1A" w:rsidP="00495F1A">
      <w:pPr>
        <w:pStyle w:val="Heading3"/>
      </w:pPr>
      <w:bookmarkStart w:id="902" w:name="_Toc410196190"/>
      <w:bookmarkStart w:id="903" w:name="_Toc410196432"/>
      <w:bookmarkStart w:id="904" w:name="_Toc410196934"/>
      <w:bookmarkStart w:id="905" w:name="_Ref435434353"/>
      <w:bookmarkStart w:id="906" w:name="_Ref435434358"/>
      <w:bookmarkStart w:id="907" w:name="_Ref435800051"/>
      <w:bookmarkStart w:id="908" w:name="_Ref435800057"/>
      <w:bookmarkStart w:id="909" w:name="_Ref448124439"/>
      <w:bookmarkStart w:id="910" w:name="_Ref448124892"/>
      <w:bookmarkStart w:id="911" w:name="_Ref448124902"/>
      <w:r>
        <w:t>The Psalms of the Third Hour</w:t>
      </w:r>
      <w:bookmarkEnd w:id="902"/>
      <w:bookmarkEnd w:id="903"/>
      <w:bookmarkEnd w:id="904"/>
      <w:bookmarkEnd w:id="905"/>
      <w:bookmarkEnd w:id="906"/>
      <w:bookmarkEnd w:id="907"/>
      <w:bookmarkEnd w:id="908"/>
      <w:bookmarkEnd w:id="909"/>
      <w:bookmarkEnd w:id="910"/>
      <w:bookmarkEnd w:id="91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912" w:name="_Ref434576019"/>
      <w:r>
        <w:rPr>
          <w:lang w:val="en-GB"/>
        </w:rPr>
        <w:t>The Psalms</w:t>
      </w:r>
      <w:r w:rsidR="00F14AA6">
        <w:rPr>
          <w:lang w:val="en-GB"/>
        </w:rPr>
        <w:t xml:space="preserve"> of Mid-Morning (The Third Hour)</w:t>
      </w:r>
      <w:bookmarkEnd w:id="912"/>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3E6DC3">
        <w:t>Psalm</w:t>
      </w:r>
      <w:r w:rsidR="003E6DC3" w:rsidRPr="00AB1781">
        <w:t xml:space="preserve"> 19</w:t>
      </w:r>
      <w:r w:rsidR="003E6DC3">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3E6DC3">
        <w:rPr>
          <w:noProof/>
        </w:rPr>
        <w:t>339</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3E6DC3">
        <w:rPr>
          <w:noProof/>
        </w:rPr>
        <w:t>344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3E6DC3">
        <w:t>Psalm</w:t>
      </w:r>
      <w:r w:rsidR="003E6DC3" w:rsidRPr="00AB1781">
        <w:t xml:space="preserve"> 23</w:t>
      </w:r>
      <w:r w:rsidR="003E6DC3">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3E6DC3">
        <w:rPr>
          <w:noProof/>
        </w:rPr>
        <w:t>345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3E6DC3">
        <w:t>Psalm</w:t>
      </w:r>
      <w:r w:rsidR="003E6DC3" w:rsidRPr="00AB1781">
        <w:t xml:space="preserve"> 25</w:t>
      </w:r>
      <w:r w:rsidR="003E6DC3">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3E6DC3">
        <w:rPr>
          <w:noProof/>
        </w:rPr>
        <w:t>348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3E6DC3">
        <w:t>Psalm</w:t>
      </w:r>
      <w:r w:rsidR="003E6DC3" w:rsidRPr="00AB1781">
        <w:t xml:space="preserve"> 28</w:t>
      </w:r>
      <w:r w:rsidR="003E6DC3">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3E6DC3">
        <w:rPr>
          <w:noProof/>
        </w:rPr>
        <w:t>352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3E6DC3">
        <w:rPr>
          <w:noProof/>
        </w:rPr>
        <w:t>353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3E6DC3">
        <w:t>Psalm</w:t>
      </w:r>
      <w:r w:rsidR="003E6DC3" w:rsidRPr="00AB1781">
        <w:t xml:space="preserve"> 33</w:t>
      </w:r>
      <w:r w:rsidR="003E6DC3">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3E6DC3">
        <w:rPr>
          <w:noProof/>
        </w:rPr>
        <w:t>359</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3E6DC3">
        <w:t>Psalm</w:t>
      </w:r>
      <w:r w:rsidR="003E6DC3" w:rsidRPr="00AB1781">
        <w:t xml:space="preserve"> 40</w:t>
      </w:r>
      <w:r w:rsidR="003E6DC3">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3E6DC3">
        <w:rPr>
          <w:noProof/>
        </w:rPr>
        <w:t>373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3E6DC3">
        <w:rPr>
          <w:noProof/>
        </w:rPr>
        <w:t>376</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3E6DC3">
        <w:t>Psalm</w:t>
      </w:r>
      <w:r w:rsidR="003E6DC3" w:rsidRPr="00AB1781">
        <w:t xml:space="preserve"> 44</w:t>
      </w:r>
      <w:r w:rsidR="003E6DC3">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3E6DC3">
        <w:rPr>
          <w:noProof/>
        </w:rPr>
        <w:t>378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3E6DC3">
        <w:t>Psalm</w:t>
      </w:r>
      <w:r w:rsidR="003E6DC3" w:rsidRPr="00AB1781">
        <w:t xml:space="preserve"> 45</w:t>
      </w:r>
      <w:r w:rsidR="003E6DC3">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3E6DC3">
        <w:rPr>
          <w:noProof/>
        </w:rPr>
        <w:t>380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3E6DC3">
        <w:t>Psalm</w:t>
      </w:r>
      <w:r w:rsidR="003E6DC3" w:rsidRPr="00AB1781">
        <w:t xml:space="preserve"> 46</w:t>
      </w:r>
      <w:r w:rsidR="003E6DC3">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3E6DC3">
        <w:rPr>
          <w:noProof/>
        </w:rPr>
        <w:t>381</w:t>
      </w:r>
      <w:r w:rsidR="003A78C2">
        <w:fldChar w:fldCharType="end"/>
      </w:r>
    </w:p>
    <w:p w14:paraId="43DCDF05" w14:textId="77777777" w:rsidR="00075EAD" w:rsidRDefault="00F14AA6" w:rsidP="00075EAD">
      <w:pPr>
        <w:pStyle w:val="Heading5"/>
      </w:pPr>
      <w:bookmarkStart w:id="913" w:name="_Ref435800080"/>
      <w:r>
        <w:t>The Gospel from Saint John</w:t>
      </w:r>
      <w:r w:rsidR="009407CD">
        <w:t xml:space="preserve"> 14:26—</w:t>
      </w:r>
      <w:r w:rsidR="00075EAD">
        <w:t>15:3</w:t>
      </w:r>
      <w:bookmarkEnd w:id="91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14" w:name="_Toc410196191"/>
      <w:bookmarkStart w:id="915" w:name="_Toc410196433"/>
      <w:bookmarkStart w:id="916" w:name="_Toc410196935"/>
      <w:bookmarkStart w:id="917" w:name="_Toc445107252"/>
      <w:r>
        <w:lastRenderedPageBreak/>
        <w:t>Noon (The Sixth Hour)</w:t>
      </w:r>
      <w:bookmarkEnd w:id="914"/>
      <w:bookmarkEnd w:id="915"/>
      <w:bookmarkEnd w:id="916"/>
      <w:bookmarkEnd w:id="917"/>
    </w:p>
    <w:p w14:paraId="7BA25D87" w14:textId="77777777" w:rsidR="00495F1A" w:rsidRDefault="00495F1A" w:rsidP="00495F1A">
      <w:pPr>
        <w:pStyle w:val="Heading3"/>
      </w:pPr>
      <w:bookmarkStart w:id="918" w:name="_Toc410196192"/>
      <w:bookmarkStart w:id="919" w:name="_Toc410196434"/>
      <w:bookmarkStart w:id="920" w:name="_Toc410196936"/>
      <w:bookmarkStart w:id="921" w:name="_Ref435434365"/>
      <w:bookmarkStart w:id="922" w:name="_Ref435434371"/>
      <w:r>
        <w:t>The Psalms of the Sixth Hour</w:t>
      </w:r>
      <w:bookmarkEnd w:id="918"/>
      <w:bookmarkEnd w:id="919"/>
      <w:bookmarkEnd w:id="920"/>
      <w:bookmarkEnd w:id="921"/>
      <w:bookmarkEnd w:id="92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923" w:name="_Ref434576249"/>
      <w:r>
        <w:rPr>
          <w:lang w:val="en-GB"/>
        </w:rPr>
        <w:t>The Psalms</w:t>
      </w:r>
      <w:r w:rsidR="00F14AA6">
        <w:rPr>
          <w:lang w:val="en-GB"/>
        </w:rPr>
        <w:t xml:space="preserve"> of Noon (The Sixth Hour)</w:t>
      </w:r>
      <w:bookmarkEnd w:id="923"/>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3E6DC3">
        <w:t>Psalm</w:t>
      </w:r>
      <w:r w:rsidR="003E6DC3" w:rsidRPr="00AB1781">
        <w:t xml:space="preserve"> 53</w:t>
      </w:r>
      <w:r w:rsidR="003E6DC3">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3E6DC3">
        <w:rPr>
          <w:noProof/>
        </w:rPr>
        <w:t>391</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3E6DC3">
        <w:rPr>
          <w:noProof/>
        </w:rPr>
        <w:t>395</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3E6DC3">
        <w:t>Psalm</w:t>
      </w:r>
      <w:r w:rsidR="003E6DC3" w:rsidRPr="00AB1781">
        <w:t xml:space="preserve"> 60</w:t>
      </w:r>
      <w:r w:rsidR="003E6DC3">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3E6DC3">
        <w:rPr>
          <w:noProof/>
        </w:rPr>
        <w:t>400</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3E6DC3">
        <w:rPr>
          <w:noProof/>
        </w:rPr>
        <w:t>402</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3E6DC3">
        <w:t>Psalm</w:t>
      </w:r>
      <w:r w:rsidR="003E6DC3" w:rsidRPr="00AB1781">
        <w:t xml:space="preserve"> 83</w:t>
      </w:r>
      <w:r w:rsidR="003E6DC3">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3E6DC3">
        <w:rPr>
          <w:noProof/>
        </w:rPr>
        <w:t>438</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3E6DC3">
        <w:t>Psalm</w:t>
      </w:r>
      <w:r w:rsidR="003E6DC3" w:rsidRPr="00AB1781">
        <w:t xml:space="preserve"> 84</w:t>
      </w:r>
      <w:r w:rsidR="003E6DC3">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3E6DC3">
        <w:rPr>
          <w:noProof/>
        </w:rPr>
        <w:t>440</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3E6DC3">
        <w:rPr>
          <w:noProof/>
        </w:rPr>
        <w:t>441</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3E6DC3">
        <w:t>Psalm</w:t>
      </w:r>
      <w:r w:rsidR="003E6DC3" w:rsidRPr="00AB1781">
        <w:t xml:space="preserve"> 86</w:t>
      </w:r>
      <w:r w:rsidR="003E6DC3">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3E6DC3">
        <w:rPr>
          <w:noProof/>
        </w:rPr>
        <w:t>442</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3E6DC3">
        <w:rPr>
          <w:noProof/>
        </w:rPr>
        <w:t>450</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3E6DC3">
        <w:t>Psalm</w:t>
      </w:r>
      <w:r w:rsidR="003E6DC3" w:rsidRPr="00AB1781">
        <w:t xml:space="preserve"> 92</w:t>
      </w:r>
      <w:r w:rsidR="003E6DC3">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3E6DC3">
        <w:rPr>
          <w:noProof/>
        </w:rPr>
        <w:t>453</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Therefore</w:t>
      </w:r>
      <w:proofErr w:type="gramEnd"/>
      <w:r w:rsidR="00075EAD">
        <w:t xml:space="preserv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24"/>
      <w:r>
        <w:t>Life Giver</w:t>
      </w:r>
      <w:r w:rsidR="00075EAD">
        <w:t>,</w:t>
      </w:r>
      <w:commentRangeEnd w:id="924"/>
      <w:r>
        <w:rPr>
          <w:rStyle w:val="CommentReference"/>
          <w:lang w:val="en-CA"/>
        </w:rPr>
        <w:commentReference w:id="924"/>
      </w:r>
      <w:r w:rsidR="00075EAD">
        <w:t xml:space="preserve"> now, and ever, and unto the ages of ages</w:t>
      </w:r>
      <w:r w:rsidR="00984EE6">
        <w:t>.</w:t>
      </w:r>
    </w:p>
    <w:p w14:paraId="402E0ACF" w14:textId="77777777" w:rsidR="00984EE6" w:rsidRDefault="00984EE6" w:rsidP="00984EE6">
      <w:pPr>
        <w:pStyle w:val="Rubric"/>
      </w:pPr>
      <w:commentRangeStart w:id="925"/>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25"/>
      <w:r w:rsidR="00180AE1">
        <w:rPr>
          <w:rStyle w:val="CommentReference"/>
          <w:i w:val="0"/>
        </w:rPr>
        <w:commentReference w:id="925"/>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26" w:name="_Toc410196193"/>
      <w:bookmarkStart w:id="927" w:name="_Toc410196435"/>
      <w:bookmarkStart w:id="928" w:name="_Toc410196937"/>
      <w:bookmarkStart w:id="929" w:name="_Toc445107253"/>
      <w:r>
        <w:lastRenderedPageBreak/>
        <w:t>Afternoon (The Ninth Hour)</w:t>
      </w:r>
      <w:bookmarkEnd w:id="926"/>
      <w:bookmarkEnd w:id="927"/>
      <w:bookmarkEnd w:id="928"/>
      <w:bookmarkEnd w:id="929"/>
    </w:p>
    <w:p w14:paraId="76CF3E2D" w14:textId="77777777" w:rsidR="00495F1A" w:rsidRDefault="00495F1A" w:rsidP="00495F1A">
      <w:pPr>
        <w:pStyle w:val="Heading3"/>
      </w:pPr>
      <w:bookmarkStart w:id="930" w:name="_Toc410196194"/>
      <w:bookmarkStart w:id="931" w:name="_Toc410196436"/>
      <w:bookmarkStart w:id="932" w:name="_Toc410196938"/>
      <w:bookmarkStart w:id="933" w:name="_Ref435434381"/>
      <w:bookmarkStart w:id="934" w:name="_Ref435434387"/>
      <w:r>
        <w:t>The Psalms of the Ninth Hour</w:t>
      </w:r>
      <w:bookmarkEnd w:id="930"/>
      <w:bookmarkEnd w:id="931"/>
      <w:bookmarkEnd w:id="932"/>
      <w:bookmarkEnd w:id="933"/>
      <w:bookmarkEnd w:id="934"/>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935" w:name="_Ref434576482"/>
      <w:r>
        <w:rPr>
          <w:lang w:val="en-GB"/>
        </w:rPr>
        <w:t>The Psalms</w:t>
      </w:r>
      <w:r w:rsidR="00F14AA6">
        <w:rPr>
          <w:lang w:val="en-GB"/>
        </w:rPr>
        <w:t xml:space="preserve"> of the Afternoon (Ninth hour)</w:t>
      </w:r>
      <w:bookmarkEnd w:id="935"/>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3E6DC3">
        <w:t>Psalm</w:t>
      </w:r>
      <w:r w:rsidR="003E6DC3" w:rsidRPr="00AB1781">
        <w:t xml:space="preserve"> 95</w:t>
      </w:r>
      <w:r w:rsidR="003E6DC3">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3E6DC3">
        <w:rPr>
          <w:noProof/>
        </w:rPr>
        <w:t>456</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3E6DC3">
        <w:rPr>
          <w:noProof/>
        </w:rPr>
        <w:t>458</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3E6DC3">
        <w:t>Psalm</w:t>
      </w:r>
      <w:r w:rsidR="003E6DC3" w:rsidRPr="00AB1781">
        <w:t xml:space="preserve"> 97</w:t>
      </w:r>
      <w:r w:rsidR="003E6DC3">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3E6DC3">
        <w:rPr>
          <w:noProof/>
        </w:rPr>
        <w:t>459</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3E6DC3">
        <w:t>Psalm</w:t>
      </w:r>
      <w:r w:rsidR="003E6DC3" w:rsidRPr="00AB1781">
        <w:t xml:space="preserve"> 98</w:t>
      </w:r>
      <w:r w:rsidR="003E6DC3">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3E6DC3">
        <w:rPr>
          <w:noProof/>
        </w:rPr>
        <w:t>460</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3E6DC3">
        <w:t>Psalm</w:t>
      </w:r>
      <w:r w:rsidR="003E6DC3" w:rsidRPr="00AB1781">
        <w:t xml:space="preserve"> 99</w:t>
      </w:r>
      <w:r w:rsidR="003E6DC3">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3E6DC3">
        <w:rPr>
          <w:noProof/>
        </w:rPr>
        <w:t>461</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3E6DC3">
        <w:t>Psalm</w:t>
      </w:r>
      <w:r w:rsidR="003E6DC3" w:rsidRPr="00AB1781">
        <w:t xml:space="preserve"> 100</w:t>
      </w:r>
      <w:r w:rsidR="003E6DC3">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3E6DC3">
        <w:rPr>
          <w:noProof/>
        </w:rPr>
        <w:t>462</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3E6DC3">
        <w:rPr>
          <w:noProof/>
        </w:rPr>
        <w:t>483</w:t>
      </w:r>
      <w:r w:rsidR="003A78C2">
        <w:fldChar w:fldCharType="end"/>
      </w:r>
    </w:p>
    <w:commentRangeStart w:id="936"/>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3E6DC3">
        <w:t>Psalm</w:t>
      </w:r>
      <w:r w:rsidR="003E6DC3" w:rsidRPr="00AB1781">
        <w:t xml:space="preserve"> 110</w:t>
      </w:r>
      <w:r w:rsidR="003E6DC3">
        <w:t>: I will thank You, O Lord, with my whole heart</w:t>
      </w:r>
      <w:r>
        <w:fldChar w:fldCharType="end"/>
      </w:r>
      <w:commentRangeEnd w:id="936"/>
      <w:r w:rsidR="00984EE6">
        <w:rPr>
          <w:rStyle w:val="CommentReference"/>
          <w:rFonts w:eastAsiaTheme="minorHAnsi" w:cstheme="minorBidi"/>
          <w:color w:val="auto"/>
          <w:lang w:val="en-CA"/>
        </w:rPr>
        <w:commentReference w:id="936"/>
      </w:r>
      <w:r w:rsidR="00075EAD">
        <w:tab/>
      </w:r>
      <w:r>
        <w:fldChar w:fldCharType="begin"/>
      </w:r>
      <w:r w:rsidR="00075EAD">
        <w:instrText xml:space="preserve"> PAGEREF _Ref412111792 \h </w:instrText>
      </w:r>
      <w:r>
        <w:fldChar w:fldCharType="separate"/>
      </w:r>
      <w:r w:rsidR="003E6DC3">
        <w:rPr>
          <w:noProof/>
        </w:rPr>
        <w:t>484</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3E6DC3">
        <w:t>Psalm</w:t>
      </w:r>
      <w:r w:rsidR="003E6DC3" w:rsidRPr="00AB1781">
        <w:t xml:space="preserve"> 111</w:t>
      </w:r>
      <w:r w:rsidR="003E6DC3">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3E6DC3">
        <w:rPr>
          <w:noProof/>
        </w:rPr>
        <w:t>485</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3E6DC3">
        <w:rPr>
          <w:noProof/>
        </w:rPr>
        <w:t>486</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3E6DC3">
        <w:rPr>
          <w:noProof/>
        </w:rPr>
        <w:t>489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3E6DC3">
        <w:rPr>
          <w:noProof/>
        </w:rPr>
        <w:t>490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7" w:name="_Toc445107254"/>
      <w:r>
        <w:rPr>
          <w:lang w:val="en-GB"/>
        </w:rPr>
        <w:lastRenderedPageBreak/>
        <w:t>Reader’s Service</w:t>
      </w:r>
      <w:bookmarkEnd w:id="937"/>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4E1B3B8" w14:textId="77777777" w:rsidR="003E6DC3"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3E6DC3">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3E6DC3">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687367665"/>
        <w:docPartObj>
          <w:docPartGallery w:val="Table of Contents"/>
          <w:docPartUnique/>
        </w:docPartObj>
      </w:sdtPr>
      <w:sdtEndPr>
        <w:rPr>
          <w:b/>
          <w:bCs/>
        </w:rPr>
      </w:sdtEndPr>
      <w:sdtContent>
        <w:p w14:paraId="15E3CEFE"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Vespers Praise</w:t>
          </w:r>
          <w:r>
            <w:rPr>
              <w:noProof/>
              <w:webHidden/>
            </w:rPr>
            <w:tab/>
            <w:t>5</w:t>
          </w:r>
        </w:p>
        <w:p w14:paraId="5F88A908"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the Eleventh Hour (Little Vespers)</w:t>
          </w:r>
          <w:r>
            <w:rPr>
              <w:noProof/>
              <w:webHidden/>
            </w:rPr>
            <w:tab/>
            <w:t>6</w:t>
          </w:r>
        </w:p>
        <w:p w14:paraId="18C9920B"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Evening (or Morning) Incense</w:t>
          </w:r>
          <w:r>
            <w:rPr>
              <w:noProof/>
              <w:webHidden/>
            </w:rPr>
            <w:tab/>
            <w:t>12</w:t>
          </w:r>
        </w:p>
        <w:p w14:paraId="07F46653" w14:textId="77777777" w:rsidR="003E6DC3" w:rsidRDefault="00B35B25" w:rsidP="009800DB"/>
      </w:sdtContent>
    </w:sdt>
    <w:p w14:paraId="460625B7" w14:textId="77777777" w:rsidR="003E6DC3" w:rsidRPr="003E6DC3" w:rsidRDefault="003E6DC3" w:rsidP="00AB3348">
      <w:pPr>
        <w:rPr>
          <w:rStyle w:val="Hyperlink"/>
        </w:rPr>
      </w:pPr>
      <w:r w:rsidRPr="003E6DC3">
        <w:rPr>
          <w:rStyle w:val="Hyperlink"/>
        </w:rPr>
        <w:br w:type="page"/>
      </w:r>
    </w:p>
    <w:p w14:paraId="57446870" w14:textId="0E43C4B8" w:rsidR="00865FD4" w:rsidRDefault="003E6DC3" w:rsidP="00865FD4">
      <w:pPr>
        <w:pStyle w:val="Rubric"/>
        <w:rPr>
          <w:lang w:val="en-US"/>
        </w:rPr>
      </w:pPr>
      <w:r w:rsidRPr="003E6DC3">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3E6DC3">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3E6DC3">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r>
        <w:rPr>
          <w:lang w:val="en-US"/>
        </w:rPr>
        <w:t>.</w:t>
      </w:r>
    </w:p>
    <w:p w14:paraId="725F2B81" w14:textId="77777777" w:rsidR="003E6DC3" w:rsidRDefault="00865FD4" w:rsidP="00837F89">
      <w:pPr>
        <w:pStyle w:val="Body"/>
      </w:pPr>
      <w:r>
        <w:t xml:space="preserve">In the morning, recite </w:t>
      </w:r>
      <w:r>
        <w:fldChar w:fldCharType="begin"/>
      </w:r>
      <w:r>
        <w:instrText xml:space="preserve"> REF _Ref412098903 \h </w:instrText>
      </w:r>
      <w:r>
        <w:fldChar w:fldCharType="separate"/>
      </w:r>
      <w:r w:rsidR="003E6DC3">
        <w:br w:type="page"/>
      </w:r>
    </w:p>
    <w:p w14:paraId="4889099E" w14:textId="06864C11" w:rsidR="00865FD4" w:rsidRDefault="003E6DC3"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256</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168BC9BE" w14:textId="77777777" w:rsidR="003E6DC3"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75810566"/>
        <w:docPartObj>
          <w:docPartGallery w:val="Table of Contents"/>
          <w:docPartUnique/>
        </w:docPartObj>
      </w:sdtPr>
      <w:sdtEndPr>
        <w:rPr>
          <w:b/>
          <w:bCs/>
          <w:noProof/>
        </w:rPr>
      </w:sdtEndPr>
      <w:sdtContent>
        <w:p w14:paraId="2B49A12D"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Prime</w:t>
          </w:r>
          <w:r>
            <w:rPr>
              <w:noProof/>
              <w:webHidden/>
            </w:rPr>
            <w:tab/>
            <w:t>250</w:t>
          </w:r>
        </w:p>
        <w:p w14:paraId="42B908F9"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Doxology of Prime</w:t>
          </w:r>
          <w:r>
            <w:rPr>
              <w:noProof/>
              <w:webHidden/>
            </w:rPr>
            <w:tab/>
            <w:t>256</w:t>
          </w:r>
        </w:p>
        <w:p w14:paraId="4F9A1930"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Morning Incense</w:t>
          </w:r>
          <w:r>
            <w:rPr>
              <w:noProof/>
              <w:webHidden/>
            </w:rPr>
            <w:tab/>
            <w:t>267</w:t>
          </w:r>
        </w:p>
        <w:p w14:paraId="65C53362" w14:textId="77777777" w:rsidR="003E6DC3" w:rsidRDefault="00B35B25" w:rsidP="009800DB"/>
      </w:sdtContent>
    </w:sdt>
    <w:p w14:paraId="5951147C" w14:textId="77777777" w:rsidR="003E6DC3" w:rsidRDefault="003E6DC3" w:rsidP="00AB3348">
      <w:r>
        <w:br w:type="page"/>
      </w:r>
    </w:p>
    <w:p w14:paraId="05E975F6" w14:textId="7332D96E" w:rsidR="00AB78C6" w:rsidRPr="007E0213" w:rsidRDefault="003E6DC3"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249</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D6C0C1" w14:textId="77777777" w:rsidR="003E6DC3"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3E6DC3">
        <w:rPr>
          <w:noProof/>
          <w:lang w:val="en-GB"/>
        </w:rPr>
        <w:t>251</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3E6DC3">
        <w:br w:type="page"/>
      </w:r>
    </w:p>
    <w:p w14:paraId="74ABA23F" w14:textId="1EDF6740" w:rsidR="00865FD4" w:rsidRDefault="003E6DC3"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256</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0C4E98E0" w14:textId="77777777" w:rsidR="003E6DC3" w:rsidRDefault="00AB78C6" w:rsidP="00952359">
      <w:pPr>
        <w:pStyle w:val="Body"/>
        <w:rPr>
          <w:lang w:val="en-GB"/>
        </w:rPr>
      </w:pPr>
      <w:r>
        <w:t xml:space="preserve">Recite </w:t>
      </w:r>
      <w:r>
        <w:fldChar w:fldCharType="begin"/>
      </w:r>
      <w:r>
        <w:instrText xml:space="preserve"> REF _Ref435789927 \h </w:instrText>
      </w:r>
      <w:r>
        <w:fldChar w:fldCharType="separate"/>
      </w:r>
      <w:r w:rsidR="003E6DC3">
        <w:rPr>
          <w:lang w:val="en-GB"/>
        </w:rPr>
        <w:t>Graciously accord, O Lord, to keep us this night without sin. You are blessed, O Lord, God of our fathers, and Your Holy Name is greatly blessed and full of glory forever. Amen.</w:t>
      </w:r>
    </w:p>
    <w:p w14:paraId="3E4B8CBC" w14:textId="77777777" w:rsidR="003E6DC3" w:rsidRDefault="003E6DC3" w:rsidP="00952359">
      <w:pPr>
        <w:pStyle w:val="Body"/>
        <w:rPr>
          <w:lang w:val="en-GB"/>
        </w:rPr>
      </w:pPr>
      <w:r>
        <w:rPr>
          <w:lang w:val="en-GB"/>
        </w:rPr>
        <w:t>Let Your mercy be upon us, O Lord, even as we have set our hope in You. For the eyes of everyone wait upon You, for You give them their food in due season.</w:t>
      </w:r>
    </w:p>
    <w:p w14:paraId="7362ED72" w14:textId="77777777" w:rsidR="003E6DC3" w:rsidRDefault="003E6DC3"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353C36DC" w14:textId="77777777" w:rsidR="003E6DC3" w:rsidRDefault="003E6DC3"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21166EB" w14:textId="77777777" w:rsidR="003E6DC3" w:rsidRDefault="003E6DC3" w:rsidP="00952359">
      <w:pPr>
        <w:pStyle w:val="Body"/>
        <w:rPr>
          <w:lang w:val="en-GB"/>
        </w:rPr>
      </w:pPr>
      <w:r>
        <w:rPr>
          <w:lang w:val="en-GB"/>
        </w:rPr>
        <w:t>Your mercy, O Lord, endures forever. O despise not the works of Your hands.</w:t>
      </w:r>
    </w:p>
    <w:p w14:paraId="50A62CC5" w14:textId="77777777" w:rsidR="003E6DC3" w:rsidRDefault="003E6DC3"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121074E2" w14:textId="77777777" w:rsidR="003E6DC3" w:rsidRDefault="003E6DC3"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C60CA7C" w14:textId="77777777" w:rsidR="003E6DC3" w:rsidRDefault="003E6DC3" w:rsidP="00952359">
      <w:pPr>
        <w:pStyle w:val="Body"/>
        <w:rPr>
          <w:lang w:val="en-GB"/>
        </w:rPr>
      </w:pPr>
      <w:r>
        <w:rPr>
          <w:lang w:val="en-GB"/>
        </w:rPr>
        <w:t>Blessing belongs to You, praise belongs to You praise, glory belongs to You, O Father, Son and Holy Spirit, now, and forever and ever. Amen.</w:t>
      </w:r>
    </w:p>
    <w:p w14:paraId="4844BC5B" w14:textId="77777777" w:rsidR="003E6DC3" w:rsidRPr="008D61EA" w:rsidRDefault="003E6DC3" w:rsidP="00952359">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0E47A9EC" w14:textId="77777777" w:rsidR="003E6DC3" w:rsidRDefault="003E6DC3"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6E4E6ECA" w14:textId="77777777" w:rsidR="003E6DC3" w:rsidRDefault="003E6DC3"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1FD3417" w14:textId="77777777" w:rsidR="003E6DC3" w:rsidRDefault="003E6DC3"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3E6DC3"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3E6DC3">
        <w:t>The Psalms of the Third Hour</w:t>
      </w:r>
      <w:r>
        <w:fldChar w:fldCharType="end"/>
      </w:r>
      <w:r>
        <w:t xml:space="preserve">, page </w:t>
      </w:r>
      <w:r>
        <w:fldChar w:fldCharType="begin"/>
      </w:r>
      <w:r>
        <w:instrText xml:space="preserve"> PAGEREF _Ref435800057 \h </w:instrText>
      </w:r>
      <w:r>
        <w:fldChar w:fldCharType="separate"/>
      </w:r>
      <w:r w:rsidR="003E6DC3">
        <w:rPr>
          <w:noProof/>
        </w:rPr>
        <w:t>269</w:t>
      </w:r>
      <w:r>
        <w:fldChar w:fldCharType="end"/>
      </w:r>
      <w:r>
        <w:t xml:space="preserve">, and continue with </w:t>
      </w:r>
      <w:r>
        <w:fldChar w:fldCharType="begin"/>
      </w:r>
      <w:r>
        <w:instrText xml:space="preserve"> REF _Ref435800080 \h </w:instrText>
      </w:r>
      <w:r>
        <w:fldChar w:fldCharType="separate"/>
      </w:r>
      <w:r w:rsidR="003E6DC3">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 xml:space="preserve">in the hands of </w:t>
      </w:r>
      <w:proofErr w:type="gramStart"/>
      <w:r>
        <w:t>Aaron</w:t>
      </w:r>
      <w:proofErr w:type="gramEnd"/>
      <w:r>
        <w:t xml:space="preserve">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8" w:name="_Toc410196195"/>
      <w:bookmarkStart w:id="939" w:name="_Toc410196437"/>
      <w:bookmarkStart w:id="940"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941" w:name="_Toc445107255"/>
      <w:r>
        <w:lastRenderedPageBreak/>
        <w:t>Prayers for Needs</w:t>
      </w:r>
      <w:bookmarkEnd w:id="941"/>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p>
    <w:p w14:paraId="25751274" w14:textId="731E5AE1"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3E6DC3">
        <w:t>Ephesians 4:1 5</w:t>
      </w:r>
      <w:r>
        <w:fldChar w:fldCharType="end"/>
      </w:r>
      <w:r>
        <w:t xml:space="preserve">, page </w:t>
      </w:r>
      <w:r>
        <w:fldChar w:fldCharType="begin"/>
      </w:r>
      <w:r>
        <w:instrText xml:space="preserve"> PAGEREF _Ref442855527 \h </w:instrText>
      </w:r>
      <w:r>
        <w:fldChar w:fldCharType="separate"/>
      </w:r>
      <w:r w:rsidR="003E6DC3">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w:t>
      </w:r>
      <w:proofErr w:type="gramStart"/>
      <w:r>
        <w:t>seek</w:t>
      </w:r>
      <w:proofErr w:type="gramEnd"/>
      <w:r>
        <w:t xml:space="preserve">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 xml:space="preserve">And the readers, the chanters, the exorcists, the monks, the virgins and the widows; the orphans, the ascetics and the laity; and all the fullness of Thine </w:t>
      </w:r>
      <w:proofErr w:type="gramStart"/>
      <w:r>
        <w:t>holy</w:t>
      </w:r>
      <w:proofErr w:type="gramEnd"/>
      <w:r>
        <w:t xml:space="preserve">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21576B8C"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 xml:space="preserve">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 xml:space="preserve">But let Thy people be in blessing: thousands of thousands, and ten thousand times ten </w:t>
      </w:r>
      <w:proofErr w:type="gramStart"/>
      <w:r>
        <w:t>thousands</w:t>
      </w:r>
      <w:proofErr w:type="gramEnd"/>
      <w:r>
        <w:t xml:space="preserve">, doing Thy will. By the grace, compassion and love of mankind, of Thine Only-Begotten Son, our Lord, God and Saviour, Jesus Christ. Through Whom the glory, the honour, the dominion, and the adoration are due unto Thee, with Him and the Holy Spirit, the Giver of Life, </w:t>
      </w:r>
      <w:proofErr w:type="gramStart"/>
      <w:r>
        <w:t>Who</w:t>
      </w:r>
      <w:proofErr w:type="gramEnd"/>
      <w:r>
        <w:t xml:space="preserve">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3E6DC3">
        <w:rPr>
          <w:lang w:val="en-GB"/>
        </w:rPr>
        <w:t>Graciously Accord</w:t>
      </w:r>
      <w:r>
        <w:fldChar w:fldCharType="end"/>
      </w:r>
      <w:r>
        <w:t xml:space="preserve">, page </w:t>
      </w:r>
      <w:r>
        <w:fldChar w:fldCharType="begin"/>
      </w:r>
      <w:r>
        <w:instrText xml:space="preserve"> PAGEREF _Ref435789903 \h </w:instrText>
      </w:r>
      <w:r>
        <w:fldChar w:fldCharType="separate"/>
      </w:r>
      <w:r w:rsidR="003E6DC3">
        <w:rPr>
          <w:noProof/>
        </w:rPr>
        <w:t>25</w:t>
      </w:r>
      <w:r>
        <w:fldChar w:fldCharType="end"/>
      </w:r>
      <w:r>
        <w:t xml:space="preserve">. If integrating with the Morning hour, </w:t>
      </w:r>
      <w:r>
        <w:fldChar w:fldCharType="begin"/>
      </w:r>
      <w:r>
        <w:instrText xml:space="preserve"> REF _Ref442856274 \h </w:instrText>
      </w:r>
      <w:r>
        <w:fldChar w:fldCharType="separate"/>
      </w:r>
      <w:r w:rsidR="003E6DC3">
        <w:t>The Gloria</w:t>
      </w:r>
      <w:r>
        <w:fldChar w:fldCharType="end"/>
      </w:r>
      <w:r>
        <w:t xml:space="preserve">, page </w:t>
      </w:r>
      <w:r>
        <w:fldChar w:fldCharType="begin"/>
      </w:r>
      <w:r>
        <w:instrText xml:space="preserve"> PAGEREF _Ref442856274 \h </w:instrText>
      </w:r>
      <w:r>
        <w:fldChar w:fldCharType="separate"/>
      </w:r>
      <w:r w:rsidR="003E6DC3">
        <w:rPr>
          <w:noProof/>
        </w:rPr>
        <w:t>26</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3E6DC3">
        <w:t>The Trisagion</w:t>
      </w:r>
      <w:r>
        <w:fldChar w:fldCharType="end"/>
      </w:r>
      <w:r>
        <w:t xml:space="preserve">, </w:t>
      </w:r>
      <w:r>
        <w:fldChar w:fldCharType="begin"/>
      </w:r>
      <w:r>
        <w:instrText xml:space="preserve"> PAGEREF _Ref442856358 \h </w:instrText>
      </w:r>
      <w:r>
        <w:fldChar w:fldCharType="separate"/>
      </w:r>
      <w:r w:rsidR="003E6DC3">
        <w:rPr>
          <w:noProof/>
        </w:rPr>
        <w:t>26</w:t>
      </w:r>
      <w:r>
        <w:fldChar w:fldCharType="end"/>
      </w:r>
      <w:r>
        <w:t xml:space="preserve">, followed by </w:t>
      </w:r>
      <w:r>
        <w:fldChar w:fldCharType="begin"/>
      </w:r>
      <w:r>
        <w:instrText xml:space="preserve"> REF _Ref442856453 \h </w:instrText>
      </w:r>
      <w:r>
        <w:fldChar w:fldCharType="separate"/>
      </w:r>
      <w:r w:rsidR="003E6DC3">
        <w:t>Hail to You</w:t>
      </w:r>
      <w:r>
        <w:fldChar w:fldCharType="end"/>
      </w:r>
      <w:r>
        <w:t xml:space="preserve">, page </w:t>
      </w:r>
      <w:r>
        <w:fldChar w:fldCharType="begin"/>
      </w:r>
      <w:r>
        <w:instrText xml:space="preserve"> PAGEREF _Ref442856453 \p \h </w:instrText>
      </w:r>
      <w:r>
        <w:fldChar w:fldCharType="separate"/>
      </w:r>
      <w:r w:rsidR="003E6DC3">
        <w:rPr>
          <w:noProof/>
        </w:rPr>
        <w:t>on page 27</w:t>
      </w:r>
      <w:r>
        <w:fldChar w:fldCharType="end"/>
      </w:r>
      <w:r>
        <w:t xml:space="preserve">, </w:t>
      </w:r>
      <w:r>
        <w:fldChar w:fldCharType="begin"/>
      </w:r>
      <w:r>
        <w:instrText xml:space="preserve"> REF _Ref435799700 \h </w:instrText>
      </w:r>
      <w:r>
        <w:fldChar w:fldCharType="separate"/>
      </w:r>
      <w:r w:rsidR="003E6DC3">
        <w:t>The Doxologies</w:t>
      </w:r>
      <w:r>
        <w:fldChar w:fldCharType="end"/>
      </w:r>
      <w:r>
        <w:t xml:space="preserve">, </w:t>
      </w:r>
      <w:r>
        <w:fldChar w:fldCharType="begin"/>
      </w:r>
      <w:r>
        <w:instrText xml:space="preserve"> PAGEREF _Ref435799700 \h </w:instrText>
      </w:r>
      <w:r>
        <w:fldChar w:fldCharType="separate"/>
      </w:r>
      <w:r w:rsidR="003E6DC3">
        <w:rPr>
          <w:noProof/>
        </w:rPr>
        <w:t>28</w:t>
      </w:r>
      <w:r>
        <w:fldChar w:fldCharType="end"/>
      </w:r>
      <w:r>
        <w:t xml:space="preserve">, </w:t>
      </w:r>
      <w:r>
        <w:fldChar w:fldCharType="begin"/>
      </w:r>
      <w:r>
        <w:instrText xml:space="preserve"> REF _Ref435799710 \h </w:instrText>
      </w:r>
      <w:r>
        <w:fldChar w:fldCharType="separate"/>
      </w:r>
      <w:r w:rsidR="003E6DC3">
        <w:t>The Orthodox Creed</w:t>
      </w:r>
      <w:r>
        <w:fldChar w:fldCharType="end"/>
      </w:r>
      <w:r>
        <w:t xml:space="preserve">, </w:t>
      </w:r>
      <w:r>
        <w:fldChar w:fldCharType="begin"/>
      </w:r>
      <w:r>
        <w:instrText xml:space="preserve"> PAGEREF _Ref435799710 \h </w:instrText>
      </w:r>
      <w:r>
        <w:fldChar w:fldCharType="separate"/>
      </w:r>
      <w:r w:rsidR="003E6DC3">
        <w:rPr>
          <w:noProof/>
        </w:rPr>
        <w:t>34</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3E6DC3">
        <w:t>God Have mercy upon us</w:t>
      </w:r>
      <w:r>
        <w:fldChar w:fldCharType="end"/>
      </w:r>
      <w:r>
        <w:t xml:space="preserve">, page </w:t>
      </w:r>
      <w:r>
        <w:fldChar w:fldCharType="begin"/>
      </w:r>
      <w:r>
        <w:instrText xml:space="preserve"> PAGEREF _Ref442856751 \h </w:instrText>
      </w:r>
      <w:r>
        <w:fldChar w:fldCharType="separate"/>
      </w:r>
      <w:r w:rsidR="003E6DC3">
        <w:rPr>
          <w:noProof/>
        </w:rPr>
        <w:t>35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3E6DC3">
        <w:t>The Prayer for the Gospel</w:t>
      </w:r>
      <w:r>
        <w:fldChar w:fldCharType="end"/>
      </w:r>
      <w:r>
        <w:t xml:space="preserve">, page </w:t>
      </w:r>
      <w:r>
        <w:fldChar w:fldCharType="begin"/>
      </w:r>
      <w:r>
        <w:instrText xml:space="preserve"> PAGEREF _Ref442856856 \h </w:instrText>
      </w:r>
      <w:r>
        <w:fldChar w:fldCharType="separate"/>
      </w:r>
      <w:r w:rsidR="003E6DC3">
        <w:rPr>
          <w:noProof/>
        </w:rPr>
        <w:t>36</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3E6DC3">
        <w:rPr>
          <w:noProof/>
        </w:rPr>
        <w:t>38</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3E6DC3">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42"/>
            <w:r w:rsidRPr="007425E1">
              <w:t xml:space="preserve">May </w:t>
            </w:r>
            <w:commentRangeEnd w:id="942"/>
            <w:r>
              <w:rPr>
                <w:rStyle w:val="CommentReference"/>
                <w:rFonts w:eastAsiaTheme="minorHAnsi" w:cstheme="minorBidi"/>
                <w:color w:val="auto"/>
                <w:lang w:val="en-CA"/>
              </w:rPr>
              <w:commentReference w:id="942"/>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 xml:space="preserve">Each person present is prayed for in the form, “Remember, O Lord, </w:t>
      </w:r>
      <w:proofErr w:type="gramStart"/>
      <w:r>
        <w:t>Your</w:t>
      </w:r>
      <w:proofErr w:type="gramEnd"/>
      <w:r>
        <w:t xml:space="preserve">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3E6DC3">
        <w:t>The Prayer of the Hours</w:t>
      </w:r>
      <w:r>
        <w:fldChar w:fldCharType="end"/>
      </w:r>
      <w:r>
        <w:t xml:space="preserve">, page </w:t>
      </w:r>
      <w:r>
        <w:fldChar w:fldCharType="begin"/>
      </w:r>
      <w:r>
        <w:instrText xml:space="preserve"> PAGEREF _Ref411969145 \h </w:instrText>
      </w:r>
      <w:r>
        <w:fldChar w:fldCharType="separate"/>
      </w:r>
      <w:r w:rsidR="003E6DC3">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43" w:name="_Toc445107256"/>
      <w:r>
        <w:t>The Book of the Psalter</w:t>
      </w:r>
      <w:bookmarkEnd w:id="938"/>
      <w:bookmarkEnd w:id="939"/>
      <w:bookmarkEnd w:id="940"/>
      <w:bookmarkEnd w:id="943"/>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3E6DC3">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3E6DC3" w:rsidRPr="00AB1781">
              <w:t>K</w:t>
            </w:r>
            <w:r w:rsidR="003E6DC3">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3E6DC3">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3E6DC3">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3E6DC3" w:rsidRPr="00AB1781">
              <w:t>K</w:t>
            </w:r>
            <w:r w:rsidR="003E6DC3">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3E6DC3" w:rsidRPr="00AB1781">
              <w:t>K</w:t>
            </w:r>
            <w:r w:rsidR="003E6DC3">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3E6DC3">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3E6DC3" w:rsidRPr="00AB1781">
              <w:t>K</w:t>
            </w:r>
            <w:r w:rsidR="003E6DC3">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3E6DC3" w:rsidRPr="00AB1781">
              <w:t>K</w:t>
            </w:r>
            <w:r w:rsidR="003E6DC3">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3E6DC3">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3E6DC3">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3E6DC3">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3E6DC3" w:rsidRPr="00AB1781">
              <w:t>K</w:t>
            </w:r>
            <w:r w:rsidR="003E6DC3">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3E6DC3">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3E6DC3" w:rsidRPr="00AB1781">
              <w:t>K</w:t>
            </w:r>
            <w:r w:rsidR="003E6DC3">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3E6DC3">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3E6DC3" w:rsidRPr="00AB1781">
              <w:t>K</w:t>
            </w:r>
            <w:r w:rsidR="003E6DC3">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3E6DC3" w:rsidRPr="00AB1781">
              <w:t>K</w:t>
            </w:r>
            <w:r w:rsidR="003E6DC3">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3E6DC3">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3E6DC3" w:rsidRPr="00AB1781">
              <w:t>K</w:t>
            </w:r>
            <w:r w:rsidR="003E6DC3">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3E6DC3" w:rsidRPr="00AB1781">
              <w:t>K</w:t>
            </w:r>
            <w:r w:rsidR="003E6DC3">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3E6DC3">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3E6DC3" w:rsidRPr="00AB1781">
              <w:t>K</w:t>
            </w:r>
            <w:r w:rsidR="003E6DC3">
              <w:t>athisma</w:t>
            </w:r>
            <w:r w:rsidR="003E6DC3" w:rsidRPr="00AB1781">
              <w:t xml:space="preserve"> 1</w:t>
            </w:r>
            <w:r w:rsidR="003E6DC3">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3E6DC3">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3E6DC3" w:rsidRPr="00AB1781">
              <w:t>K</w:t>
            </w:r>
            <w:r w:rsidR="003E6DC3">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3E6DC3">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3E6DC3" w:rsidRPr="00AB1781">
              <w:t>K</w:t>
            </w:r>
            <w:r w:rsidR="003E6DC3">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3E6DC3" w:rsidRPr="00AB1781">
              <w:t>K</w:t>
            </w:r>
            <w:r w:rsidR="003E6DC3">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3E6DC3">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3E6DC3" w:rsidRPr="00AB1781">
              <w:t>K</w:t>
            </w:r>
            <w:r w:rsidR="003E6DC3">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3E6DC3">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3E6DC3">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44"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r>
              <w:t>,</w:t>
            </w:r>
            <w:bookmarkEnd w:id="944"/>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3E6DC3" w:rsidRPr="00AB1781">
              <w:t>K</w:t>
            </w:r>
            <w:r w:rsidR="003E6DC3">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3E6DC3" w:rsidRPr="00AB1781">
              <w:t>K</w:t>
            </w:r>
            <w:r w:rsidR="003E6DC3">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3E6DC3">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3E6DC3" w:rsidRPr="00AB1781">
              <w:t>K</w:t>
            </w:r>
            <w:r w:rsidR="003E6DC3">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3E6DC3" w:rsidRPr="00AB1781">
              <w:t>K</w:t>
            </w:r>
            <w:r w:rsidR="003E6DC3">
              <w:t>athisma 6</w:t>
            </w:r>
            <w:r>
              <w:fldChar w:fldCharType="end"/>
            </w:r>
            <w:r>
              <w:t xml:space="preserve">, </w:t>
            </w:r>
            <w:r w:rsidR="00D016DC">
              <w:fldChar w:fldCharType="begin"/>
            </w:r>
            <w:r w:rsidR="00D016DC">
              <w:instrText xml:space="preserve"> REF _Ref435990010 \h </w:instrText>
            </w:r>
            <w:r w:rsidR="00D016DC">
              <w:fldChar w:fldCharType="separate"/>
            </w:r>
            <w:r w:rsidR="003E6DC3">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3E6DC3" w:rsidRPr="00AB1781">
              <w:t>K</w:t>
            </w:r>
            <w:r w:rsidR="003E6DC3">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3E6DC3" w:rsidRPr="00AB1781">
              <w:t>K</w:t>
            </w:r>
            <w:r w:rsidR="003E6DC3">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3E6DC3">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3E6DC3">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3E6DC3">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3E6DC3">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926985">
              <w:fldChar w:fldCharType="begin"/>
            </w:r>
            <w:r w:rsidR="00926985">
              <w:instrText xml:space="preserve"> REF _Ref435990049 \h </w:instrText>
            </w:r>
            <w:r w:rsidR="00926985">
              <w:fldChar w:fldCharType="separate"/>
            </w:r>
            <w:r w:rsidR="003E6DC3">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3E6DC3">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3E6DC3" w:rsidRPr="00AB1781">
              <w:t>K</w:t>
            </w:r>
            <w:r w:rsidR="003E6DC3">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3E6DC3">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3E6DC3" w:rsidRPr="00AB1781">
              <w:t>K</w:t>
            </w:r>
            <w:r w:rsidR="003E6DC3">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3E6DC3" w:rsidRPr="00AB1781">
              <w:t>K</w:t>
            </w:r>
            <w:r w:rsidR="003E6DC3">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r w:rsidR="00926985">
              <w:t xml:space="preserve">, </w:t>
            </w:r>
            <w:r w:rsidR="00926985">
              <w:fldChar w:fldCharType="begin"/>
            </w:r>
            <w:r w:rsidR="00926985">
              <w:instrText xml:space="preserve"> REF _Ref435990025 \h </w:instrText>
            </w:r>
            <w:r w:rsidR="00926985">
              <w:fldChar w:fldCharType="separate"/>
            </w:r>
            <w:r w:rsidR="003E6DC3">
              <w:t>Kathisma 12</w:t>
            </w:r>
            <w:r w:rsidR="00926985">
              <w:fldChar w:fldCharType="end"/>
            </w:r>
            <w:r>
              <w:t xml:space="preserve">, </w:t>
            </w:r>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3E6DC3">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3E6DC3">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3E6DC3" w:rsidRPr="00AB1781">
              <w:t>K</w:t>
            </w:r>
            <w:r w:rsidR="003E6DC3">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r>
              <w:t xml:space="preserve">, </w:t>
            </w:r>
            <w:r>
              <w:fldChar w:fldCharType="begin"/>
            </w:r>
            <w:r>
              <w:instrText xml:space="preserve"> REF _Ref435438475 \h  \* MERGEFORMAT </w:instrText>
            </w:r>
            <w:r>
              <w:fldChar w:fldCharType="separate"/>
            </w:r>
            <w:r w:rsidR="003E6DC3" w:rsidRPr="00AB1781">
              <w:t>K</w:t>
            </w:r>
            <w:r w:rsidR="003E6DC3">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3E6DC3">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3E6DC3" w:rsidRPr="00AB1781">
              <w:t>K</w:t>
            </w:r>
            <w:r w:rsidR="003E6DC3">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3E6DC3" w:rsidRPr="00AB1781">
              <w:t>K</w:t>
            </w:r>
            <w:r w:rsidR="003E6DC3">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3E6DC3">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3E6DC3" w:rsidRPr="00AB1781">
              <w:t>K</w:t>
            </w:r>
            <w:r w:rsidR="003E6DC3">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3E6DC3">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3E6DC3">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3E6DC3">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3E6DC3">
              <w:t>Kathisma 4</w:t>
            </w:r>
            <w:r>
              <w:fldChar w:fldCharType="end"/>
            </w:r>
            <w:r>
              <w:t xml:space="preserve">, </w:t>
            </w:r>
            <w:r>
              <w:fldChar w:fldCharType="begin"/>
            </w:r>
            <w:r>
              <w:instrText xml:space="preserve"> REF _Ref435438533 \h  \* MERGEFORMAT </w:instrText>
            </w:r>
            <w:r>
              <w:fldChar w:fldCharType="separate"/>
            </w:r>
            <w:r w:rsidR="003E6DC3" w:rsidRPr="00AB1781">
              <w:t>K</w:t>
            </w:r>
            <w:r w:rsidR="003E6DC3">
              <w:t>athisma 5</w:t>
            </w:r>
            <w:r>
              <w:fldChar w:fldCharType="end"/>
            </w:r>
            <w:r>
              <w:t xml:space="preserve">, </w:t>
            </w:r>
            <w:r>
              <w:fldChar w:fldCharType="begin"/>
            </w:r>
            <w:r>
              <w:instrText xml:space="preserve"> REF _Ref435438548 \h  \* MERGEFORMAT </w:instrText>
            </w:r>
            <w:r>
              <w:fldChar w:fldCharType="separate"/>
            </w:r>
            <w:r w:rsidR="003E6DC3" w:rsidRPr="00AB1781">
              <w:t>K</w:t>
            </w:r>
            <w:r w:rsidR="003E6DC3">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3E6DC3">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3E6DC3" w:rsidRPr="00AB1781">
              <w:t>K</w:t>
            </w:r>
            <w:r w:rsidR="003E6DC3">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3E6DC3" w:rsidRPr="00AB1781">
              <w:t>K</w:t>
            </w:r>
            <w:r w:rsidR="003E6DC3">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3E6DC3">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3E6DC3" w:rsidRPr="00AB1781">
              <w:t>K</w:t>
            </w:r>
            <w:r w:rsidR="003E6DC3">
              <w:t>athisma 20</w:t>
            </w:r>
            <w:r>
              <w:fldChar w:fldCharType="end"/>
            </w:r>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3E6DC3" w:rsidRPr="00AB1781">
              <w:t>K</w:t>
            </w:r>
            <w:r w:rsidR="003E6DC3">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3E6DC3">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3E6DC3" w:rsidRPr="00AB1781">
              <w:t>K</w:t>
            </w:r>
            <w:r w:rsidR="003E6DC3">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3E6DC3" w:rsidRPr="00AB1781">
              <w:t>K</w:t>
            </w:r>
            <w:r w:rsidR="003E6DC3">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3E6DC3">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3E6DC3" w:rsidRPr="00AB1781">
              <w:t>K</w:t>
            </w:r>
            <w:r w:rsidR="003E6DC3">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3E6DC3">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3E6DC3">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3E6DC3" w:rsidRPr="00AB1781">
              <w:t>K</w:t>
            </w:r>
            <w:r w:rsidR="003E6DC3">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3E6DC3">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3E6DC3" w:rsidRPr="00AB1781">
              <w:t>K</w:t>
            </w:r>
            <w:r w:rsidR="003E6DC3">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3E6DC3" w:rsidRPr="00AB1781">
              <w:t>K</w:t>
            </w:r>
            <w:r w:rsidR="003E6DC3">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3E6DC3" w:rsidRPr="00AB1781">
              <w:t>K</w:t>
            </w:r>
            <w:r w:rsidR="003E6DC3">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3E6DC3">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3E6DC3">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3E6DC3" w:rsidRPr="00AB1781">
              <w:t>K</w:t>
            </w:r>
            <w:r w:rsidR="003E6DC3">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45" w:name="_Ref436249665"/>
      <w:bookmarkStart w:id="946" w:name="_Ref435989970"/>
      <w:r w:rsidR="002F2287">
        <w:br w:type="page"/>
      </w:r>
      <w:bookmarkEnd w:id="945"/>
    </w:p>
    <w:p w14:paraId="2F3CFB28" w14:textId="23DA9205" w:rsidR="00D44900" w:rsidRDefault="00D44900" w:rsidP="00D44900">
      <w:pPr>
        <w:pStyle w:val="Heading2"/>
      </w:pPr>
      <w:bookmarkStart w:id="947" w:name="_Toc445107257"/>
      <w:r>
        <w:lastRenderedPageBreak/>
        <w:t>The Psalms</w:t>
      </w:r>
      <w:bookmarkEnd w:id="947"/>
    </w:p>
    <w:p w14:paraId="5D1E6FC7" w14:textId="06BF4D7B" w:rsidR="003A7286" w:rsidRDefault="003A7286" w:rsidP="003A7286">
      <w:pPr>
        <w:pStyle w:val="Heading3"/>
      </w:pPr>
      <w:bookmarkStart w:id="948" w:name="_Ref439535283"/>
      <w:r>
        <w:t>Kathisma 1</w:t>
      </w:r>
      <w:bookmarkEnd w:id="946"/>
      <w:bookmarkEnd w:id="948"/>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9" w:name="_Ref412098127"/>
      <w:r>
        <w:t>Psalm 1: Blessed is the man</w:t>
      </w:r>
      <w:bookmarkEnd w:id="949"/>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44CAB55D" w:rsidR="00091E79" w:rsidRPr="00980D99" w:rsidRDefault="00091E79" w:rsidP="00091E79">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980D99">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980D99">
      <w:pPr>
        <w:pStyle w:val="EnglishHangNoCoptic"/>
      </w:pPr>
      <w:r w:rsidRPr="00980D99">
        <w:t xml:space="preserve">3 He </w:t>
      </w:r>
      <w:r w:rsidR="00FA1244">
        <w:t>will be</w:t>
      </w:r>
      <w:r w:rsidRPr="00980D99">
        <w:t xml:space="preserve"> like a tree that is planted</w:t>
      </w:r>
    </w:p>
    <w:p w14:paraId="5CD4561D" w14:textId="24F4F81C" w:rsidR="00980D99" w:rsidRPr="00980D99" w:rsidRDefault="00980D99" w:rsidP="00980D99">
      <w:pPr>
        <w:pStyle w:val="EnglishHangNoCoptic"/>
      </w:pPr>
      <w:r w:rsidRPr="00980D99">
        <w:tab/>
      </w:r>
      <w:r w:rsidR="00FA1244">
        <w:t>by</w:t>
      </w:r>
      <w:r w:rsidRPr="00980D99">
        <w:t xml:space="preserve"> </w:t>
      </w:r>
      <w:r w:rsidR="00FA1244">
        <w:t>streams of</w:t>
      </w:r>
      <w:r w:rsidRPr="00980D99">
        <w:t xml:space="preserve"> waters</w:t>
      </w:r>
      <w:r w:rsidR="00FA1244">
        <w:t>s</w:t>
      </w:r>
      <w:r w:rsidRPr="00980D99">
        <w:t>,</w:t>
      </w:r>
    </w:p>
    <w:p w14:paraId="58F89024" w14:textId="62399B85" w:rsidR="00980D99" w:rsidRPr="00980D99" w:rsidRDefault="00980D99" w:rsidP="00980D99">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980D99">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81B09E3" w14:textId="47CE7A7C" w:rsidR="00980D99" w:rsidRPr="00980D99" w:rsidRDefault="00980D99" w:rsidP="00980D99">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980D99">
      <w:pPr>
        <w:pStyle w:val="EnglishHangNoCoptic"/>
      </w:pPr>
      <w:r w:rsidRPr="00980D99">
        <w:t xml:space="preserve">4 </w:t>
      </w:r>
      <w:r w:rsidR="00FA1244">
        <w:t>The ungodly are n</w:t>
      </w:r>
      <w:r w:rsidRPr="00980D99">
        <w:t>ot so!</w:t>
      </w:r>
    </w:p>
    <w:p w14:paraId="6EC36186" w14:textId="183B39AB" w:rsidR="00980D99" w:rsidRPr="00980D99" w:rsidRDefault="00980D99" w:rsidP="00980D99">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980D99">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980D99">
      <w:pPr>
        <w:pStyle w:val="EnglishHangNoCoptic"/>
      </w:pPr>
      <w:r>
        <w:t>6 f</w:t>
      </w:r>
      <w:r w:rsidR="00980D99" w:rsidRPr="00980D99">
        <w:t>or the Lord knows the way of the righteous,</w:t>
      </w:r>
      <w:r w:rsidR="00980D99" w:rsidRPr="00980D99">
        <w:rPr>
          <w:rStyle w:val="FootnoteReference"/>
        </w:rPr>
        <w:footnoteReference w:id="35"/>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325820FE" w:rsidR="00B84AC6" w:rsidRPr="00980D99" w:rsidRDefault="00F35AEA" w:rsidP="00F35AEA">
      <w:pPr>
        <w:pStyle w:val="Rubric"/>
      </w:pPr>
      <w:r>
        <w:t xml:space="preserve">Alleluia. </w:t>
      </w:r>
      <w:r>
        <w:fldChar w:fldCharType="begin"/>
      </w:r>
      <w:r>
        <w:instrText xml:space="preserve"> REF _Ref448061221 \h </w:instrText>
      </w:r>
      <w:r>
        <w:fldChar w:fldCharType="separate"/>
      </w:r>
      <w:r>
        <w:t>The Psalms of Prime</w:t>
      </w:r>
      <w:r>
        <w:fldChar w:fldCharType="end"/>
      </w:r>
      <w:r>
        <w:t xml:space="preserve"> continue with </w:t>
      </w:r>
      <w:r>
        <w:fldChar w:fldCharType="begin"/>
      </w:r>
      <w:r>
        <w:instrText xml:space="preserve"> REF _Ref412098168 \h </w:instrText>
      </w:r>
      <w:r>
        <w:fldChar w:fldCharType="separate"/>
      </w:r>
      <w:r>
        <w:t>Psalm</w:t>
      </w:r>
      <w:r w:rsidRPr="00AB1781">
        <w:t xml:space="preserve"> 2</w:t>
      </w:r>
      <w:r>
        <w:t>: Why do the nations rage</w:t>
      </w:r>
      <w:r>
        <w:fldChar w:fldCharType="end"/>
      </w:r>
      <w:r>
        <w:t xml:space="preserve">, on page </w:t>
      </w:r>
      <w:r>
        <w:fldChar w:fldCharType="begin"/>
      </w:r>
      <w:r>
        <w:instrText xml:space="preserve"> PAGEREF _Ref412098168 \h </w:instrText>
      </w:r>
      <w:r>
        <w:fldChar w:fldCharType="separate"/>
      </w:r>
      <w:r>
        <w:rPr>
          <w:noProof/>
        </w:rPr>
        <w:t>318</w:t>
      </w:r>
      <w:r>
        <w:fldChar w:fldCharType="end"/>
      </w:r>
      <w:r>
        <w:t>.</w:t>
      </w:r>
    </w:p>
    <w:p w14:paraId="5D0E6F55" w14:textId="77777777" w:rsidR="00E54261" w:rsidRPr="009C1C97" w:rsidRDefault="009C1C97" w:rsidP="00BF0205">
      <w:pPr>
        <w:pStyle w:val="Heading4"/>
      </w:pPr>
      <w:bookmarkStart w:id="950" w:name="_Ref412098168"/>
      <w:r>
        <w:t>Psalm</w:t>
      </w:r>
      <w:r w:rsidR="00E54261" w:rsidRPr="00AB1781">
        <w:t xml:space="preserve"> 2</w:t>
      </w:r>
      <w:r>
        <w:t>: Why do the nations rage</w:t>
      </w:r>
      <w:bookmarkEnd w:id="950"/>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072BD720" w14:textId="77777777" w:rsidR="00E54261" w:rsidRPr="00AB1781" w:rsidRDefault="00E54261" w:rsidP="009C1C97">
      <w:pPr>
        <w:pStyle w:val="EnglishHangNoCoptic"/>
      </w:pPr>
      <w:r w:rsidRPr="00AB1781">
        <w:lastRenderedPageBreak/>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36"/>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9"/>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40"/>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lastRenderedPageBreak/>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3E8C1228" w:rsidR="00F35AEA" w:rsidRPr="009C1C97" w:rsidRDefault="00F35AEA" w:rsidP="00F35AEA">
      <w:pPr>
        <w:pStyle w:val="Rubric"/>
      </w:pPr>
      <w:r>
        <w:t xml:space="preserve">Alleluia. </w:t>
      </w:r>
      <w:r>
        <w:fldChar w:fldCharType="begin"/>
      </w:r>
      <w:r>
        <w:instrText xml:space="preserve"> REF _Ref448061221 \h </w:instrText>
      </w:r>
      <w:r>
        <w:fldChar w:fldCharType="separate"/>
      </w:r>
      <w:r>
        <w:t>The Psalms of Prime</w:t>
      </w:r>
      <w:r>
        <w:fldChar w:fldCharType="end"/>
      </w:r>
      <w:r>
        <w:t xml:space="preserve"> continue with </w:t>
      </w:r>
      <w:r>
        <w:fldChar w:fldCharType="begin"/>
      </w:r>
      <w:r>
        <w:instrText xml:space="preserve"> REF _Ref448061339 \h </w:instrText>
      </w:r>
      <w:r>
        <w:fldChar w:fldCharType="separate"/>
      </w:r>
      <w:r>
        <w:t>Psalm</w:t>
      </w:r>
      <w:r w:rsidRPr="00AB1781">
        <w:t xml:space="preserve"> 3</w:t>
      </w:r>
      <w:r>
        <w:t>: Lord, why have those that rouble me increased?</w:t>
      </w:r>
      <w:r>
        <w:fldChar w:fldCharType="end"/>
      </w:r>
      <w:r>
        <w:t xml:space="preserve">, on page </w:t>
      </w:r>
      <w:r>
        <w:fldChar w:fldCharType="begin"/>
      </w:r>
      <w:r>
        <w:instrText xml:space="preserve"> PAGEREF _Ref448061339 \h </w:instrText>
      </w:r>
      <w:r>
        <w:fldChar w:fldCharType="separate"/>
      </w:r>
      <w:r>
        <w:rPr>
          <w:noProof/>
        </w:rPr>
        <w:t>320</w:t>
      </w:r>
      <w:r>
        <w:fldChar w:fldCharType="end"/>
      </w:r>
    </w:p>
    <w:p w14:paraId="5515C273" w14:textId="42A30CBF" w:rsidR="00D71939" w:rsidRDefault="00D71939" w:rsidP="00D71939">
      <w:pPr>
        <w:pStyle w:val="Rubric"/>
      </w:pPr>
      <w:bookmarkStart w:id="951" w:name="_Ref412026989"/>
      <w:r>
        <w:t>The first group of Psalms of David (Psalms 3 – 40) begins here.</w:t>
      </w:r>
    </w:p>
    <w:p w14:paraId="69E1836E" w14:textId="38885115" w:rsidR="00E54261" w:rsidRPr="009C1C97" w:rsidRDefault="009C1C97" w:rsidP="00BF0205">
      <w:pPr>
        <w:pStyle w:val="Heading4"/>
      </w:pPr>
      <w:bookmarkStart w:id="952" w:name="_Ref448061339"/>
      <w:r>
        <w:t>Psalm</w:t>
      </w:r>
      <w:r w:rsidR="00E54261" w:rsidRPr="00AB1781">
        <w:t xml:space="preserve"> 3</w:t>
      </w:r>
      <w:r>
        <w:t xml:space="preserve">: Lord, </w:t>
      </w:r>
      <w:r w:rsidR="00B6371D">
        <w:t>why have those that rouble me increased?</w:t>
      </w:r>
      <w:bookmarkEnd w:id="951"/>
      <w:bookmarkEnd w:id="952"/>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2FB90E83" w:rsidR="00E54261" w:rsidRPr="00AB1781" w:rsidRDefault="00E54261" w:rsidP="009C1C97">
      <w:pPr>
        <w:pStyle w:val="EnglishHangEndNoCoptic"/>
      </w:pPr>
      <w:r w:rsidRPr="00AB1781">
        <w:tab/>
        <w:t xml:space="preserve">my glory, and the </w:t>
      </w:r>
      <w:r w:rsidR="006D65F6">
        <w:t>one who lifts</w:t>
      </w:r>
      <w:r w:rsidRPr="00AB1781">
        <w:t xml:space="preserve"> up of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35AD8AF1"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 xml:space="preserve">who </w:t>
      </w:r>
      <w:r>
        <w:t xml:space="preserve">are </w:t>
      </w:r>
      <w:r w:rsidR="00E54261" w:rsidRPr="00AB1781">
        <w:t>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503ADE73" w:rsidR="00F35AEA" w:rsidRPr="009C1C97" w:rsidRDefault="00F35AEA" w:rsidP="00F35AEA">
      <w:pPr>
        <w:pStyle w:val="Rubric"/>
      </w:pPr>
      <w:r>
        <w:t xml:space="preserve">Alleluia. </w:t>
      </w:r>
      <w:r>
        <w:fldChar w:fldCharType="begin"/>
      </w:r>
      <w:r>
        <w:instrText xml:space="preserve"> REF _Ref448061221 \h </w:instrText>
      </w:r>
      <w:r>
        <w:fldChar w:fldCharType="separate"/>
      </w:r>
      <w:r>
        <w:t>The Psalms of Prime</w:t>
      </w:r>
      <w:r>
        <w:fldChar w:fldCharType="end"/>
      </w:r>
      <w:r>
        <w:t xml:space="preserve"> continue with </w:t>
      </w:r>
      <w:r>
        <w:fldChar w:fldCharType="begin"/>
      </w:r>
      <w:r>
        <w:instrText xml:space="preserve"> REF _Ref412025808 \h </w:instrText>
      </w:r>
      <w:r>
        <w:fldChar w:fldCharType="separate"/>
      </w:r>
      <w:r>
        <w:t>Psalm</w:t>
      </w:r>
      <w:r w:rsidRPr="00AB1781">
        <w:t xml:space="preserve"> 4</w:t>
      </w:r>
      <w:r>
        <w:t>: You hear me when I call</w:t>
      </w:r>
      <w:r>
        <w:fldChar w:fldCharType="end"/>
      </w:r>
      <w:r>
        <w:t xml:space="preserve">, page </w:t>
      </w:r>
      <w:r>
        <w:fldChar w:fldCharType="begin"/>
      </w:r>
      <w:r>
        <w:instrText xml:space="preserve"> PAGEREF _Ref412025808 \h </w:instrText>
      </w:r>
      <w:r>
        <w:fldChar w:fldCharType="separate"/>
      </w:r>
      <w:r>
        <w:rPr>
          <w:noProof/>
        </w:rPr>
        <w:t>321</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E611C7">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E611C7">
        <w:t>Psalm</w:t>
      </w:r>
      <w:r w:rsidR="00E611C7" w:rsidRPr="00AB1781">
        <w:t xml:space="preserve"> 6</w:t>
      </w:r>
      <w:r w:rsidR="00E611C7">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E611C7">
        <w:rPr>
          <w:noProof/>
        </w:rPr>
        <w:t>323</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77777777" w:rsidR="00E54261" w:rsidRPr="009C1C97" w:rsidRDefault="009C1C97" w:rsidP="00BF0205">
      <w:pPr>
        <w:pStyle w:val="Heading4"/>
      </w:pPr>
      <w:bookmarkStart w:id="953" w:name="_Ref412025808"/>
      <w:r>
        <w:t>Psalm</w:t>
      </w:r>
      <w:r w:rsidR="00E54261" w:rsidRPr="00AB1781">
        <w:t xml:space="preserve"> 4</w:t>
      </w:r>
      <w:r>
        <w:t xml:space="preserve">: </w:t>
      </w:r>
      <w:r w:rsidR="00390B7C">
        <w:t>You hear</w:t>
      </w:r>
      <w:r>
        <w:t xml:space="preserve"> me when I call</w:t>
      </w:r>
      <w:bookmarkEnd w:id="953"/>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42"/>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3"/>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44"/>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5"/>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6"/>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47"/>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lastRenderedPageBreak/>
        <w:t>9 I will rest and sleep</w:t>
      </w:r>
      <w:r w:rsidR="00AC01E8">
        <w:t xml:space="preserve"> in peace</w:t>
      </w:r>
      <w:r w:rsidRPr="00AB1781">
        <w:t>;</w:t>
      </w:r>
      <w:r w:rsidRPr="00AB1781">
        <w:rPr>
          <w:rStyle w:val="FootnoteReference"/>
        </w:rPr>
        <w:footnoteReference w:id="48"/>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9"/>
      </w:r>
    </w:p>
    <w:p w14:paraId="30E2736C" w14:textId="3E0CC59C" w:rsidR="00F35AEA" w:rsidRPr="009C1C97" w:rsidRDefault="00F35AEA" w:rsidP="00F35AEA">
      <w:pPr>
        <w:pStyle w:val="Rubric"/>
      </w:pPr>
      <w:r>
        <w:t xml:space="preserve">Alleluia. </w:t>
      </w:r>
      <w:r>
        <w:fldChar w:fldCharType="begin"/>
      </w:r>
      <w:r>
        <w:instrText xml:space="preserve"> REF _Ref448061221 \h </w:instrText>
      </w:r>
      <w:r>
        <w:fldChar w:fldCharType="separate"/>
      </w:r>
      <w:r>
        <w:t>The Psalms of Prime</w:t>
      </w:r>
      <w:r>
        <w:fldChar w:fldCharType="end"/>
      </w:r>
      <w:r>
        <w:t xml:space="preserve"> continue with </w:t>
      </w:r>
      <w:r>
        <w:fldChar w:fldCharType="begin"/>
      </w:r>
      <w:r>
        <w:instrText xml:space="preserve"> REF _Ref412098238 \h </w:instrText>
      </w:r>
      <w:r>
        <w:fldChar w:fldCharType="separate"/>
      </w:r>
      <w:r>
        <w:t>Psalm</w:t>
      </w:r>
      <w:r w:rsidRPr="00AB1781">
        <w:t xml:space="preserve"> 5</w:t>
      </w:r>
      <w:r>
        <w:t>: Give ear to my words, O Lord</w:t>
      </w:r>
      <w:r>
        <w:fldChar w:fldCharType="end"/>
      </w:r>
      <w:r>
        <w:t xml:space="preserve">, page </w:t>
      </w:r>
      <w:r>
        <w:fldChar w:fldCharType="begin"/>
      </w:r>
      <w:r>
        <w:instrText xml:space="preserve"> PAGEREF _Ref412098238 \h </w:instrText>
      </w:r>
      <w:r>
        <w:fldChar w:fldCharType="separate"/>
      </w:r>
      <w:r>
        <w:rPr>
          <w:noProof/>
        </w:rPr>
        <w:t>322</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B35B25">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B35B25">
        <w:t>Psalm</w:t>
      </w:r>
      <w:r w:rsidR="00B35B25" w:rsidRPr="00AB1781">
        <w:t xml:space="preserve"> 6</w:t>
      </w:r>
      <w:r w:rsidR="00B35B25">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B35B25">
        <w:rPr>
          <w:noProof/>
        </w:rPr>
        <w:t>323</w:t>
      </w:r>
      <w:r w:rsidR="00B35B25">
        <w:fldChar w:fldCharType="end"/>
      </w:r>
      <w:r w:rsidR="00B35B25">
        <w:t>.</w:t>
      </w:r>
    </w:p>
    <w:p w14:paraId="20A6142B" w14:textId="77777777" w:rsidR="00E54261" w:rsidRPr="009C1C97" w:rsidRDefault="009C1C97" w:rsidP="00BF0205">
      <w:pPr>
        <w:pStyle w:val="Heading4"/>
      </w:pPr>
      <w:bookmarkStart w:id="954" w:name="_Ref412098238"/>
      <w:r>
        <w:t>Psalm</w:t>
      </w:r>
      <w:r w:rsidR="00E54261" w:rsidRPr="00AB1781">
        <w:t xml:space="preserve"> 5</w:t>
      </w:r>
      <w:r>
        <w:t>: Give ear to my words, O Lord</w:t>
      </w:r>
      <w:bookmarkEnd w:id="954"/>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50"/>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51"/>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52"/>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6DA1ED3B" w:rsidR="00E54261" w:rsidRPr="00AB1781" w:rsidRDefault="00E54261" w:rsidP="009C1C97">
      <w:pPr>
        <w:pStyle w:val="EnglishHangNoCoptic"/>
      </w:pPr>
      <w:r w:rsidRPr="00AB1781">
        <w:tab/>
      </w:r>
      <w:r w:rsidR="00423962">
        <w:t>cast them out in the multitude of their ungodlienss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53"/>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proofErr w:type="gramStart"/>
      <w:r>
        <w:t>You</w:t>
      </w:r>
      <w:proofErr w:type="gramEnd"/>
      <w:r>
        <w:t xml:space="preserve"> </w:t>
      </w:r>
      <w:r w:rsidR="00E54261" w:rsidRPr="00AB1781">
        <w:t xml:space="preserve">crowned us with </w:t>
      </w:r>
      <w:r w:rsidR="00423962">
        <w:t xml:space="preserve">the shield of Your </w:t>
      </w:r>
      <w:r w:rsidR="00E54261" w:rsidRPr="00AB1781">
        <w:t>goodwill.</w:t>
      </w:r>
    </w:p>
    <w:p w14:paraId="68BE1970" w14:textId="55BC2679" w:rsidR="00F35AEA" w:rsidRPr="009C1C97" w:rsidRDefault="00F35AEA" w:rsidP="00F35AEA">
      <w:pPr>
        <w:pStyle w:val="Rubric"/>
      </w:pPr>
      <w:r>
        <w:t xml:space="preserve">Alleluia. </w:t>
      </w:r>
      <w:r>
        <w:fldChar w:fldCharType="begin"/>
      </w:r>
      <w:r>
        <w:instrText xml:space="preserve"> REF _Ref448061221 \h </w:instrText>
      </w:r>
      <w:r>
        <w:fldChar w:fldCharType="separate"/>
      </w:r>
      <w:r>
        <w:t>The Psalms of Prime</w:t>
      </w:r>
      <w:r>
        <w:fldChar w:fldCharType="end"/>
      </w:r>
      <w:r>
        <w:t xml:space="preserve"> continue with </w:t>
      </w:r>
      <w:r>
        <w:fldChar w:fldCharType="begin"/>
      </w:r>
      <w:r>
        <w:instrText xml:space="preserve"> REF _Ref412025822 \h </w:instrText>
      </w:r>
      <w:r>
        <w:fldChar w:fldCharType="separate"/>
      </w:r>
      <w:r>
        <w:t>Psalm</w:t>
      </w:r>
      <w:r w:rsidRPr="00AB1781">
        <w:t xml:space="preserve"> 6</w:t>
      </w:r>
      <w:r>
        <w:t>: O Lord, rebuke me, but not in Your anger</w:t>
      </w:r>
      <w:r>
        <w:fldChar w:fldCharType="end"/>
      </w:r>
      <w:r>
        <w:t xml:space="preserve">, page </w:t>
      </w:r>
      <w:r>
        <w:fldChar w:fldCharType="begin"/>
      </w:r>
      <w:r>
        <w:instrText xml:space="preserve"> PAGEREF _Ref412025822 \h </w:instrText>
      </w:r>
      <w:r>
        <w:fldChar w:fldCharType="separate"/>
      </w:r>
      <w:r>
        <w:rPr>
          <w:noProof/>
        </w:rPr>
        <w:t>323</w:t>
      </w:r>
      <w:r>
        <w:fldChar w:fldCharType="end"/>
      </w:r>
      <w:r>
        <w:t>.</w:t>
      </w:r>
    </w:p>
    <w:p w14:paraId="3514BA70" w14:textId="77777777" w:rsidR="00E54261" w:rsidRPr="009C1C97" w:rsidRDefault="009C1C97" w:rsidP="00BF0205">
      <w:pPr>
        <w:pStyle w:val="Heading4"/>
      </w:pPr>
      <w:bookmarkStart w:id="955" w:name="_Ref412025822"/>
      <w:r>
        <w:t>Psalm</w:t>
      </w:r>
      <w:r w:rsidR="00E54261" w:rsidRPr="00AB1781">
        <w:t xml:space="preserve"> 6</w:t>
      </w:r>
      <w:r>
        <w:t xml:space="preserve">: O Lord, rebuke me, but not in </w:t>
      </w:r>
      <w:r w:rsidR="00390B7C">
        <w:t>Your</w:t>
      </w:r>
      <w:r>
        <w:t xml:space="preserve"> anger</w:t>
      </w:r>
      <w:bookmarkEnd w:id="955"/>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54"/>
      </w:r>
      <w:r w:rsidR="00DA5133">
        <w:rPr>
          <w:i/>
        </w:rPr>
        <w:t>)</w:t>
      </w:r>
    </w:p>
    <w:p w14:paraId="4787A773" w14:textId="751BECAC" w:rsidR="00E54261" w:rsidRPr="00AB1781" w:rsidRDefault="00E54261" w:rsidP="009C1C97">
      <w:pPr>
        <w:pStyle w:val="EnglishHangNoCoptic"/>
      </w:pPr>
      <w:r w:rsidRPr="00AB1781">
        <w:t xml:space="preserve">2 O Lord, rebuke </w:t>
      </w:r>
      <w:proofErr w:type="gramStart"/>
      <w:r w:rsidRPr="00AB1781">
        <w:t>me</w:t>
      </w:r>
      <w:r w:rsidR="00530F84">
        <w:t>[</w:t>
      </w:r>
      <w:proofErr w:type="gramEnd"/>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55"/>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6"/>
      </w:r>
    </w:p>
    <w:p w14:paraId="09FEE392" w14:textId="77777777" w:rsidR="00E54261" w:rsidRPr="00AB1781" w:rsidRDefault="00E54261" w:rsidP="009C1C97">
      <w:pPr>
        <w:pStyle w:val="EnglishHangNoCoptic"/>
      </w:pPr>
      <w:r w:rsidRPr="00AB1781">
        <w:lastRenderedPageBreak/>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57"/>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8"/>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0964F996" w:rsidR="00F35AEA" w:rsidRPr="009C1C97" w:rsidRDefault="00F35AEA" w:rsidP="00B35B25">
      <w:pPr>
        <w:pStyle w:val="Rubric"/>
      </w:pPr>
      <w:r>
        <w:t xml:space="preserve">Alleluia. </w:t>
      </w:r>
      <w:r>
        <w:fldChar w:fldCharType="begin"/>
      </w:r>
      <w:r>
        <w:instrText xml:space="preserve"> REF _Ref448061221 \h </w:instrText>
      </w:r>
      <w:r>
        <w:fldChar w:fldCharType="separate"/>
      </w:r>
      <w:r>
        <w:t>The Psalms of Prime</w:t>
      </w:r>
      <w:r>
        <w:fldChar w:fldCharType="end"/>
      </w:r>
      <w:r>
        <w:t xml:space="preserve"> continue with </w:t>
      </w:r>
      <w:r>
        <w:fldChar w:fldCharType="begin"/>
      </w:r>
      <w:r>
        <w:instrText xml:space="preserve"> REF _Ref412098295 \h </w:instrText>
      </w:r>
      <w:r>
        <w:fldChar w:fldCharType="separate"/>
      </w:r>
      <w:r>
        <w:t>Psalm</w:t>
      </w:r>
      <w:r w:rsidRPr="00AB1781">
        <w:t xml:space="preserve"> 8</w:t>
      </w:r>
      <w:r>
        <w:t>: O Lord, our Lord, how wonderful is Your Name</w:t>
      </w:r>
      <w:r>
        <w:fldChar w:fldCharType="end"/>
      </w:r>
      <w:r>
        <w:t xml:space="preserve">, page </w:t>
      </w:r>
      <w:r>
        <w:fldChar w:fldCharType="begin"/>
      </w:r>
      <w:r>
        <w:instrText xml:space="preserve"> PAGEREF _Ref412098295 \h </w:instrText>
      </w:r>
      <w:r>
        <w:fldChar w:fldCharType="separate"/>
      </w:r>
      <w:r>
        <w:rPr>
          <w:noProof/>
        </w:rPr>
        <w:t>326</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B35B25">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E611C7">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B35B25">
        <w:t>Psalm</w:t>
      </w:r>
      <w:r w:rsidR="00B35B25" w:rsidRPr="00AB1781">
        <w:t xml:space="preserve"> 12</w:t>
      </w:r>
      <w:r w:rsidR="00B35B25">
        <w:t>: How long, O Lord, will You forget me? Forever?</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B35B25">
        <w:rPr>
          <w:noProof/>
        </w:rPr>
        <w:t>331</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9"/>
      </w:r>
      <w:r w:rsidRPr="00AB1781">
        <w:t xml:space="preserve"> seize my soul like a lion,</w:t>
      </w:r>
      <w:r w:rsidRPr="00AB1781">
        <w:rPr>
          <w:rStyle w:val="FootnoteReference"/>
        </w:rPr>
        <w:footnoteReference w:id="60"/>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61"/>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62"/>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lastRenderedPageBreak/>
        <w:t xml:space="preserve">18 I will </w:t>
      </w:r>
      <w:r w:rsidR="00741EF6">
        <w:t>confess</w:t>
      </w:r>
      <w:r w:rsidR="00741EF6">
        <w:rPr>
          <w:rStyle w:val="FootnoteReference"/>
        </w:rPr>
        <w:footnoteReference w:id="63"/>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 xml:space="preserve">ame of the Lord </w:t>
      </w:r>
      <w:proofErr w:type="gramStart"/>
      <w:r w:rsidR="00E54261" w:rsidRPr="00AB1781">
        <w:t>Most High</w:t>
      </w:r>
      <w:proofErr w:type="gramEnd"/>
      <w:r w:rsidR="00E54261" w:rsidRPr="00AB1781">
        <w:t>.</w:t>
      </w:r>
    </w:p>
    <w:p w14:paraId="6E7D1CB8" w14:textId="77777777" w:rsidR="00E54261" w:rsidRPr="009C1C97" w:rsidRDefault="009C1C97" w:rsidP="00BF0205">
      <w:pPr>
        <w:pStyle w:val="Heading4"/>
      </w:pPr>
      <w:bookmarkStart w:id="956" w:name="_Ref412098295"/>
      <w:r>
        <w:t>Psalm</w:t>
      </w:r>
      <w:r w:rsidR="00E54261" w:rsidRPr="00AB1781">
        <w:t xml:space="preserve"> 8</w:t>
      </w:r>
      <w:r>
        <w:t xml:space="preserve">: O Lord, our Lord, how wonderful is </w:t>
      </w:r>
      <w:r w:rsidR="001040C8">
        <w:t>Your N</w:t>
      </w:r>
      <w:r>
        <w:t>ame</w:t>
      </w:r>
      <w:bookmarkEnd w:id="956"/>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64"/>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65"/>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66"/>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7"/>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153187A" w:rsidR="00F35AEA" w:rsidRDefault="00F35AEA" w:rsidP="00F35AEA">
      <w:pPr>
        <w:pStyle w:val="Rubric"/>
      </w:pPr>
      <w:r>
        <w:lastRenderedPageBreak/>
        <w:t xml:space="preserve">Alleluia. </w:t>
      </w:r>
      <w:r>
        <w:fldChar w:fldCharType="begin"/>
      </w:r>
      <w:r>
        <w:instrText xml:space="preserve"> REF _Ref448061221 \h </w:instrText>
      </w:r>
      <w:r>
        <w:fldChar w:fldCharType="separate"/>
      </w:r>
      <w:r>
        <w:t>The Psalms of Prime</w:t>
      </w:r>
      <w:r>
        <w:fldChar w:fldCharType="end"/>
      </w:r>
      <w:r>
        <w:t xml:space="preserve"> continue with </w:t>
      </w:r>
      <w:r>
        <w:fldChar w:fldCharType="begin"/>
      </w:r>
      <w:r>
        <w:instrText xml:space="preserve"> REF _Ref412098310 \h </w:instrText>
      </w:r>
      <w:r>
        <w:fldChar w:fldCharType="separate"/>
      </w:r>
      <w:r>
        <w:t>Psalm</w:t>
      </w:r>
      <w:r w:rsidRPr="00AB1781">
        <w:t xml:space="preserve"> 11</w:t>
      </w:r>
      <w:r>
        <w:t>: Save me, O Lord, for there is no saint left</w:t>
      </w:r>
      <w:r>
        <w:fldChar w:fldCharType="end"/>
      </w:r>
      <w:r>
        <w:t xml:space="preserve">, page </w:t>
      </w:r>
      <w:r>
        <w:fldChar w:fldCharType="begin"/>
      </w:r>
      <w:r>
        <w:instrText xml:space="preserve"> PAGEREF _Ref412098310 \h </w:instrText>
      </w:r>
      <w:r>
        <w:fldChar w:fldCharType="separate"/>
      </w:r>
      <w:r>
        <w:rPr>
          <w:noProof/>
        </w:rPr>
        <w:t>330</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57" w:name="_Ref435438475"/>
      <w:r w:rsidRPr="00AB1781">
        <w:t>K</w:t>
      </w:r>
      <w:r>
        <w:t>athisma 2</w:t>
      </w:r>
      <w:bookmarkEnd w:id="957"/>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8"/>
      </w:r>
      <w:r w:rsidRPr="00AB1781">
        <w:t xml:space="preserve"> </w:t>
      </w:r>
      <w:r w:rsidR="001040C8">
        <w:t>You</w:t>
      </w:r>
      <w:r w:rsidR="0019202B">
        <w:rPr>
          <w:rStyle w:val="FootnoteReference"/>
        </w:rPr>
        <w:footnoteReference w:id="69"/>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70"/>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71"/>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lastRenderedPageBreak/>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72"/>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73"/>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lastRenderedPageBreak/>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7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75"/>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lastRenderedPageBreak/>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7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73F19213" w14:textId="77777777" w:rsidR="00435BD3" w:rsidRPr="00AB1781" w:rsidRDefault="00435BD3" w:rsidP="00435BD3">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58" w:name="_Ref412098310"/>
      <w:r>
        <w:t>Psalm</w:t>
      </w:r>
      <w:r w:rsidRPr="00AB1781">
        <w:t xml:space="preserve"> 11</w:t>
      </w:r>
      <w:r>
        <w:t>: Save me, O Lord, for there is no saint left</w:t>
      </w:r>
      <w:bookmarkEnd w:id="958"/>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lastRenderedPageBreak/>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7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7290FFB5" w:rsidR="00F35AEA" w:rsidRPr="00435BD3" w:rsidRDefault="00F35AEA" w:rsidP="00F35AEA">
      <w:pPr>
        <w:pStyle w:val="Rubric"/>
      </w:pPr>
      <w:r>
        <w:t xml:space="preserve">Alleluia. </w:t>
      </w:r>
      <w:r>
        <w:fldChar w:fldCharType="begin"/>
      </w:r>
      <w:r>
        <w:instrText xml:space="preserve"> REF _Ref448061221 \h </w:instrText>
      </w:r>
      <w:r>
        <w:fldChar w:fldCharType="separate"/>
      </w:r>
      <w:r>
        <w:t>The Psalms of Prime</w:t>
      </w:r>
      <w:r>
        <w:fldChar w:fldCharType="end"/>
      </w:r>
      <w:r>
        <w:t xml:space="preserve"> continue with </w:t>
      </w:r>
      <w:r>
        <w:fldChar w:fldCharType="begin"/>
      </w:r>
      <w:r>
        <w:instrText xml:space="preserve"> REF _Ref412025965 \h </w:instrText>
      </w:r>
      <w:r>
        <w:fldChar w:fldCharType="separate"/>
      </w:r>
      <w:r>
        <w:t>Psalm</w:t>
      </w:r>
      <w:r w:rsidRPr="00AB1781">
        <w:t xml:space="preserve"> 12</w:t>
      </w:r>
      <w:r>
        <w:t>: How long, O Lord, will You forget me? Forever?</w:t>
      </w:r>
      <w:r>
        <w:fldChar w:fldCharType="end"/>
      </w:r>
      <w:r>
        <w:t xml:space="preserve">, page </w:t>
      </w:r>
      <w:r>
        <w:fldChar w:fldCharType="begin"/>
      </w:r>
      <w:r>
        <w:instrText xml:space="preserve"> PAGEREF _Ref412025965 \h </w:instrText>
      </w:r>
      <w:r>
        <w:fldChar w:fldCharType="separate"/>
      </w:r>
      <w:r>
        <w:rPr>
          <w:noProof/>
        </w:rPr>
        <w:t>331</w:t>
      </w:r>
      <w:r>
        <w:fldChar w:fldCharType="end"/>
      </w:r>
      <w:r>
        <w:t>.</w:t>
      </w:r>
    </w:p>
    <w:p w14:paraId="14C73BB1" w14:textId="16D301C3" w:rsidR="00435BD3" w:rsidRPr="00435BD3" w:rsidRDefault="00435BD3" w:rsidP="00BF0205">
      <w:pPr>
        <w:pStyle w:val="Heading4"/>
      </w:pPr>
      <w:bookmarkStart w:id="959" w:name="_Ref412025965"/>
      <w:r>
        <w:t>Psalm</w:t>
      </w:r>
      <w:r w:rsidRPr="00AB1781">
        <w:t xml:space="preserve"> 12</w:t>
      </w:r>
      <w:r w:rsidR="00B6371D">
        <w:t>: How long, O Lord, will</w:t>
      </w:r>
      <w:r>
        <w:t xml:space="preserve"> </w:t>
      </w:r>
      <w:r w:rsidR="001040C8">
        <w:t>You</w:t>
      </w:r>
      <w:r>
        <w:t xml:space="preserve"> forget me</w:t>
      </w:r>
      <w:r w:rsidR="00B6371D">
        <w:t xml:space="preserve">? </w:t>
      </w:r>
      <w:r w:rsidR="009043B3">
        <w:t>Forever</w:t>
      </w:r>
      <w:r>
        <w:t>?</w:t>
      </w:r>
      <w:bookmarkEnd w:id="959"/>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A7B45F5" w14:textId="2AFFA87F" w:rsidR="00435BD3" w:rsidRPr="00AB1781" w:rsidRDefault="00435BD3" w:rsidP="00435BD3">
      <w:pPr>
        <w:pStyle w:val="Rubric"/>
      </w:pPr>
      <w:r w:rsidRPr="00AB1781">
        <w:lastRenderedPageBreak/>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 xml:space="preserve">ame of the Lord </w:t>
      </w:r>
      <w:proofErr w:type="gramStart"/>
      <w:r w:rsidR="00435BD3" w:rsidRPr="00AB1781">
        <w:t>Most High</w:t>
      </w:r>
      <w:proofErr w:type="gramEnd"/>
      <w:r w:rsidR="00435BD3" w:rsidRPr="00AB1781">
        <w:t>.</w:t>
      </w:r>
    </w:p>
    <w:p w14:paraId="3FAEC0A2" w14:textId="711E3D14" w:rsidR="00F35AEA" w:rsidRPr="00435BD3" w:rsidRDefault="00F35AEA" w:rsidP="00E611C7">
      <w:pPr>
        <w:pStyle w:val="Rubric"/>
      </w:pPr>
      <w:r>
        <w:t xml:space="preserve">Alleluia. </w:t>
      </w:r>
      <w:r>
        <w:fldChar w:fldCharType="begin"/>
      </w:r>
      <w:r>
        <w:instrText xml:space="preserve"> REF _Ref448061221 \h </w:instrText>
      </w:r>
      <w:r>
        <w:fldChar w:fldCharType="separate"/>
      </w:r>
      <w:r>
        <w:t>The Psalms of Prime</w:t>
      </w:r>
      <w:r>
        <w:fldChar w:fldCharType="end"/>
      </w:r>
      <w:r>
        <w:t xml:space="preserve"> continue with </w:t>
      </w:r>
      <w:r>
        <w:fldChar w:fldCharType="begin"/>
      </w:r>
      <w:r>
        <w:instrText xml:space="preserve"> REF _Ref412098343 \h </w:instrText>
      </w:r>
      <w:r>
        <w:fldChar w:fldCharType="separate"/>
      </w:r>
      <w:r>
        <w:t>Psalm</w:t>
      </w:r>
      <w:r w:rsidRPr="00AB1781">
        <w:t xml:space="preserve"> 14</w:t>
      </w:r>
      <w:r>
        <w:t>: Lord, who can dwell in Your sanctuary</w:t>
      </w:r>
      <w:r>
        <w:fldChar w:fldCharType="end"/>
      </w:r>
      <w:r>
        <w:t xml:space="preserve">, page </w:t>
      </w:r>
      <w:r>
        <w:fldChar w:fldCharType="begin"/>
      </w:r>
      <w:r>
        <w:instrText xml:space="preserve"> PAGEREF _Ref412098343 \h </w:instrText>
      </w:r>
      <w:r>
        <w:fldChar w:fldCharType="separate"/>
      </w:r>
      <w:r>
        <w:rPr>
          <w:noProof/>
        </w:rPr>
        <w:t>333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B35B25">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B35B25">
        <w:t>Psalm</w:t>
      </w:r>
      <w:r w:rsidR="00B35B25" w:rsidRPr="00AB1781">
        <w:t xml:space="preserve"> 15</w:t>
      </w:r>
      <w:r w:rsidR="00B35B25">
        <w:t>: Keep me, O Lord, for my trust is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B35B25">
        <w:rPr>
          <w:noProof/>
        </w:rPr>
        <w:t>334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E611C7">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E611C7">
        <w:t>Psalm</w:t>
      </w:r>
      <w:r w:rsidR="00E611C7" w:rsidRPr="00AB1781">
        <w:t xml:space="preserve"> 69</w:t>
      </w:r>
      <w:r w:rsidR="00E611C7">
        <w:t>: O God, come to my help</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E611C7">
        <w:rPr>
          <w:noProof/>
        </w:rPr>
        <w:t>418</w:t>
      </w:r>
      <w:r w:rsidR="00E611C7">
        <w:fldChar w:fldCharType="end"/>
      </w:r>
      <w:r w:rsidR="00E611C7">
        <w:t>.</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7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48314559" w:rsidR="00435BD3" w:rsidRPr="00AB1781" w:rsidRDefault="00435BD3" w:rsidP="00435BD3">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 xml:space="preserve">turned </w:t>
      </w:r>
      <w:proofErr w:type="gramStart"/>
      <w:r w:rsidR="00FB7BD2">
        <w:t>aside</w:t>
      </w:r>
      <w:r w:rsidRPr="00AB1781">
        <w:t>,</w:t>
      </w:r>
      <w:proofErr w:type="gramEnd"/>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lastRenderedPageBreak/>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9"/>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60" w:name="_Ref412098343"/>
      <w:r>
        <w:t>Psalm</w:t>
      </w:r>
      <w:r w:rsidRPr="00AB1781">
        <w:t xml:space="preserve"> 14</w:t>
      </w:r>
      <w:r>
        <w:t xml:space="preserve">: Lord, who can dwell in </w:t>
      </w:r>
      <w:r w:rsidR="00E570CB">
        <w:t>Your</w:t>
      </w:r>
      <w:r>
        <w:t xml:space="preserve"> sanctuary</w:t>
      </w:r>
      <w:bookmarkEnd w:id="960"/>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lastRenderedPageBreak/>
        <w:t>6 He who does these things will never be shaken.</w:t>
      </w:r>
    </w:p>
    <w:p w14:paraId="214F486A" w14:textId="2469CEBF"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t>The Psalms of Prime</w:t>
      </w:r>
      <w:r>
        <w:fldChar w:fldCharType="end"/>
      </w:r>
      <w:r>
        <w:t xml:space="preserve"> continue with </w:t>
      </w:r>
      <w:r>
        <w:fldChar w:fldCharType="begin"/>
      </w:r>
      <w:r>
        <w:instrText xml:space="preserve"> REF _Ref412025981 \h </w:instrText>
      </w:r>
      <w:r>
        <w:fldChar w:fldCharType="separate"/>
      </w:r>
      <w:r>
        <w:t>Psalm</w:t>
      </w:r>
      <w:r w:rsidRPr="00AB1781">
        <w:t xml:space="preserve"> 15</w:t>
      </w:r>
      <w:r>
        <w:t>: Keep me, O Lord, for my trust is in You</w:t>
      </w:r>
      <w:r>
        <w:fldChar w:fldCharType="end"/>
      </w:r>
      <w:r>
        <w:t xml:space="preserve">, page </w:t>
      </w:r>
      <w:r>
        <w:fldChar w:fldCharType="begin"/>
      </w:r>
      <w:r>
        <w:instrText xml:space="preserve"> PAGEREF _Ref412025981 \h </w:instrText>
      </w:r>
      <w:r>
        <w:fldChar w:fldCharType="separate"/>
      </w:r>
      <w:r>
        <w:rPr>
          <w:noProof/>
        </w:rPr>
        <w:t>334</w:t>
      </w:r>
      <w:r>
        <w:fldChar w:fldCharType="end"/>
      </w:r>
      <w:r>
        <w:t>.</w:t>
      </w:r>
    </w:p>
    <w:p w14:paraId="7999CE77" w14:textId="77777777" w:rsidR="00435BD3" w:rsidRPr="00435BD3" w:rsidRDefault="00520302" w:rsidP="00BF0205">
      <w:pPr>
        <w:pStyle w:val="Heading4"/>
      </w:pPr>
      <w:bookmarkStart w:id="961" w:name="_Ref412025981"/>
      <w:r>
        <w:t>Psalm</w:t>
      </w:r>
      <w:r w:rsidR="00435BD3" w:rsidRPr="00AB1781">
        <w:t xml:space="preserve"> 15</w:t>
      </w:r>
      <w:r>
        <w:t xml:space="preserve">: Keep me, O Lord, for my trust is in </w:t>
      </w:r>
      <w:r w:rsidR="001040C8">
        <w:t>You</w:t>
      </w:r>
      <w:bookmarkEnd w:id="961"/>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80"/>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81"/>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82"/>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lastRenderedPageBreak/>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83"/>
      </w:r>
    </w:p>
    <w:p w14:paraId="501763F1" w14:textId="5AC21FE1" w:rsidR="00435BD3" w:rsidRDefault="00435BD3" w:rsidP="00435BD3">
      <w:pPr>
        <w:pStyle w:val="EnglishHangEndNoCoptic"/>
      </w:pPr>
      <w:r w:rsidRPr="00AB1781">
        <w:tab/>
        <w:t>At</w:t>
      </w:r>
      <w:r w:rsidRPr="00AB1781">
        <w:rPr>
          <w:rStyle w:val="FootnoteReference"/>
        </w:rPr>
        <w:footnoteReference w:id="84"/>
      </w:r>
      <w:r w:rsidRPr="00AB1781">
        <w:t xml:space="preserve"> </w:t>
      </w:r>
      <w:r w:rsidR="00E570CB">
        <w:t>Your</w:t>
      </w:r>
      <w:r w:rsidRPr="00AB1781">
        <w:t xml:space="preserve"> right hand are delights</w:t>
      </w:r>
      <w:r w:rsidR="003F1DDB">
        <w:t xml:space="preserve"> forevermore</w:t>
      </w:r>
      <w:r w:rsidRPr="00AB1781">
        <w:t>.</w:t>
      </w:r>
    </w:p>
    <w:p w14:paraId="0A2D3621" w14:textId="588F2609" w:rsidR="00F35AEA" w:rsidRPr="00435BD3" w:rsidRDefault="00F35AEA" w:rsidP="00B35B25">
      <w:pPr>
        <w:pStyle w:val="Rubric"/>
      </w:pPr>
      <w:r>
        <w:t xml:space="preserve">Alleluia. </w:t>
      </w:r>
      <w:r>
        <w:fldChar w:fldCharType="begin"/>
      </w:r>
      <w:r>
        <w:instrText xml:space="preserve"> REF _Ref448061221 \h </w:instrText>
      </w:r>
      <w:r>
        <w:fldChar w:fldCharType="separate"/>
      </w:r>
      <w:r>
        <w:t>The Psalms of Prime</w:t>
      </w:r>
      <w:r>
        <w:fldChar w:fldCharType="end"/>
      </w:r>
      <w:r>
        <w:t xml:space="preserve"> continue with </w:t>
      </w:r>
      <w:r>
        <w:fldChar w:fldCharType="begin"/>
      </w:r>
      <w:r>
        <w:instrText xml:space="preserve"> REF _Ref412098373 \h </w:instrText>
      </w:r>
      <w:r>
        <w:fldChar w:fldCharType="separate"/>
      </w:r>
      <w:r>
        <w:t>Psalm</w:t>
      </w:r>
      <w:r w:rsidRPr="00AB1781">
        <w:t xml:space="preserve"> 18</w:t>
      </w:r>
      <w:r>
        <w:t>: The heavens declare the glory of God</w:t>
      </w:r>
      <w:r>
        <w:fldChar w:fldCharType="end"/>
      </w:r>
      <w:r>
        <w:t xml:space="preserve">, page </w:t>
      </w:r>
      <w:r>
        <w:fldChar w:fldCharType="begin"/>
      </w:r>
      <w:r>
        <w:instrText xml:space="preserve"> PAGEREF _Ref412098373 \h </w:instrText>
      </w:r>
      <w:r>
        <w:fldChar w:fldCharType="separate"/>
      </w:r>
      <w:r>
        <w:rPr>
          <w:noProof/>
        </w:rPr>
        <w:t>340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B35B25">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B35B25">
        <w:t>Psalm</w:t>
      </w:r>
      <w:r w:rsidR="00B35B25" w:rsidRPr="00AB1781">
        <w:t xml:space="preserve"> 24</w:t>
      </w:r>
      <w:r w:rsidR="00B35B25">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B35B25">
        <w:rPr>
          <w:noProof/>
        </w:rPr>
        <w:t>349</w:t>
      </w:r>
      <w:r w:rsidR="00B35B25">
        <w:fldChar w:fldCharType="end"/>
      </w:r>
      <w:r w:rsidR="00B35B25">
        <w:t>.</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85"/>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86"/>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7"/>
      </w:r>
      <w:r w:rsidR="0088413A">
        <w:t xml:space="preserve"> of an eye;</w:t>
      </w:r>
    </w:p>
    <w:p w14:paraId="37269875" w14:textId="2683341E" w:rsidR="00435BD3" w:rsidRPr="00AB1781" w:rsidRDefault="00435BD3" w:rsidP="0088413A">
      <w:pPr>
        <w:pStyle w:val="EnglishHangEndNoCoptic"/>
      </w:pPr>
      <w:r w:rsidRPr="00AB1781">
        <w:lastRenderedPageBreak/>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8"/>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62" w:name="_Ref435438484"/>
      <w:r w:rsidRPr="00AB1781">
        <w:t>K</w:t>
      </w:r>
      <w:r>
        <w:t>athisma 3</w:t>
      </w:r>
      <w:bookmarkEnd w:id="962"/>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9"/>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lastRenderedPageBreak/>
        <w:t>3 The Lord is my support</w:t>
      </w:r>
      <w:r>
        <w:rPr>
          <w:rStyle w:val="FootnoteReference"/>
        </w:rPr>
        <w:footnoteReference w:id="90"/>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91"/>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92"/>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93"/>
      </w:r>
    </w:p>
    <w:p w14:paraId="352BAB2B" w14:textId="77777777" w:rsidR="00CF35A1" w:rsidRPr="00AB1781" w:rsidRDefault="00CF35A1" w:rsidP="00CF35A1">
      <w:pPr>
        <w:pStyle w:val="EnglishHangNoCoptic"/>
      </w:pPr>
      <w:r w:rsidRPr="00AB1781">
        <w:lastRenderedPageBreak/>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94"/>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95"/>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63"/>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63"/>
      <w:r w:rsidR="007F516C">
        <w:rPr>
          <w:rStyle w:val="CommentReference"/>
          <w:rFonts w:eastAsiaTheme="minorHAnsi" w:cstheme="minorBidi"/>
          <w:color w:val="auto"/>
          <w:lang w:val="en-CA"/>
        </w:rPr>
        <w:commentReference w:id="963"/>
      </w:r>
      <w:r w:rsidRPr="00AB1781">
        <w:t>.</w:t>
      </w:r>
      <w:r w:rsidRPr="00AB1781">
        <w:rPr>
          <w:rStyle w:val="FootnoteReference"/>
        </w:rPr>
        <w:footnoteReference w:id="96"/>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lastRenderedPageBreak/>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7"/>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8"/>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lastRenderedPageBreak/>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9"/>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100"/>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101"/>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102"/>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64" w:name="_Ref412098373"/>
      <w:r>
        <w:t>Psalm</w:t>
      </w:r>
      <w:r w:rsidR="00CF35A1" w:rsidRPr="00AB1781">
        <w:t xml:space="preserve"> 18</w:t>
      </w:r>
      <w:r>
        <w:t>: The heavens declare the glory of God</w:t>
      </w:r>
      <w:bookmarkEnd w:id="964"/>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lastRenderedPageBreak/>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103"/>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104"/>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105"/>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6"/>
      </w:r>
      <w:r w:rsidRPr="00AB1781">
        <w:t xml:space="preserve"> in the sun;</w:t>
      </w:r>
      <w:r w:rsidRPr="00AB1781">
        <w:rPr>
          <w:rStyle w:val="FootnoteReference"/>
        </w:rPr>
        <w:footnoteReference w:id="107"/>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8"/>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109"/>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10"/>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11"/>
      </w:r>
    </w:p>
    <w:p w14:paraId="492F9664" w14:textId="739AE0E1" w:rsidR="00CF35A1" w:rsidRPr="00AB1781" w:rsidRDefault="006303CE" w:rsidP="00CF35A1">
      <w:pPr>
        <w:pStyle w:val="EnglishHangNoCoptic"/>
      </w:pPr>
      <w:r>
        <w:lastRenderedPageBreak/>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12"/>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54CE8BDE" w:rsidR="00F35AEA" w:rsidRPr="00CF35A1" w:rsidRDefault="00F35AEA" w:rsidP="00F35AEA">
      <w:pPr>
        <w:pStyle w:val="Rubric"/>
      </w:pPr>
      <w:r>
        <w:t xml:space="preserve">Alleluia. </w:t>
      </w:r>
      <w:r>
        <w:fldChar w:fldCharType="begin"/>
      </w:r>
      <w:r>
        <w:instrText xml:space="preserve"> REF _Ref448061221 \h </w:instrText>
      </w:r>
      <w:r>
        <w:fldChar w:fldCharType="separate"/>
      </w:r>
      <w:r>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t>Psalm</w:t>
      </w:r>
      <w:r w:rsidRPr="00AB1781">
        <w:t xml:space="preserve"> 24</w:t>
      </w:r>
      <w:r>
        <w:t>: To You, O Lord, I lift up my soul</w:t>
      </w:r>
      <w:r>
        <w:fldChar w:fldCharType="end"/>
      </w:r>
      <w:r>
        <w:t xml:space="preserve">, page </w:t>
      </w:r>
      <w:r>
        <w:fldChar w:fldCharType="begin"/>
      </w:r>
      <w:r>
        <w:instrText xml:space="preserve"> PAGEREF _Ref412026003 \h </w:instrText>
      </w:r>
      <w:r>
        <w:fldChar w:fldCharType="separate"/>
      </w:r>
      <w:r>
        <w:rPr>
          <w:noProof/>
        </w:rPr>
        <w:t>349</w:t>
      </w:r>
      <w:r>
        <w:fldChar w:fldCharType="end"/>
      </w:r>
      <w:r>
        <w:t>.</w:t>
      </w:r>
    </w:p>
    <w:p w14:paraId="2E6C9A8C" w14:textId="77777777" w:rsidR="00CF35A1" w:rsidRPr="00CF35A1" w:rsidRDefault="002D71F0" w:rsidP="00BF0205">
      <w:pPr>
        <w:pStyle w:val="Heading4"/>
      </w:pPr>
      <w:bookmarkStart w:id="965" w:name="_Ref412110716"/>
      <w:r>
        <w:t>Psalm</w:t>
      </w:r>
      <w:r w:rsidR="00CF35A1" w:rsidRPr="00AB1781">
        <w:t xml:space="preserve"> 19</w:t>
      </w:r>
      <w:r>
        <w:t>: May the Lord hear you in the day of trouble</w:t>
      </w:r>
      <w:bookmarkEnd w:id="965"/>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13"/>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14"/>
      </w:r>
    </w:p>
    <w:p w14:paraId="165FEA3C" w14:textId="77777777" w:rsidR="00CF35A1" w:rsidRPr="00AB1781" w:rsidRDefault="00CF35A1" w:rsidP="00CF35A1">
      <w:pPr>
        <w:pStyle w:val="EnglishHangNoCoptic"/>
      </w:pPr>
      <w:r w:rsidRPr="00AB1781">
        <w:lastRenderedPageBreak/>
        <w:t>7 Now I know that the Lord has saved His Christ;</w:t>
      </w:r>
      <w:r w:rsidRPr="00AB1781">
        <w:rPr>
          <w:rStyle w:val="FootnoteReference"/>
        </w:rPr>
        <w:footnoteReference w:id="115"/>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98B9CA8" w:rsidR="00B35B25" w:rsidRPr="00CF35A1" w:rsidRDefault="00B35B25" w:rsidP="00B35B25">
      <w:pPr>
        <w:pStyle w:val="Rubric"/>
      </w:pPr>
      <w:r>
        <w:t xml:space="preserve">Alleluia. </w:t>
      </w:r>
      <w:r>
        <w:fldChar w:fldCharType="begin"/>
      </w:r>
      <w:r>
        <w:instrText xml:space="preserve"> REF _Ref448124439 \h </w:instrText>
      </w:r>
      <w:r>
        <w:fldChar w:fldCharType="separate"/>
      </w:r>
      <w:r>
        <w:t>The Psalms of the Third Hour</w:t>
      </w:r>
      <w:r>
        <w:fldChar w:fldCharType="end"/>
      </w:r>
      <w:r>
        <w:t xml:space="preserve"> continue with </w:t>
      </w:r>
      <w:r>
        <w:fldChar w:fldCharType="begin"/>
      </w:r>
      <w:r>
        <w:instrText xml:space="preserve"> REF _Ref412026111 \h </w:instrText>
      </w:r>
      <w:r>
        <w:fldChar w:fldCharType="separate"/>
      </w:r>
      <w:r>
        <w:t>Psalm</w:t>
      </w:r>
      <w:r w:rsidRPr="00AB1781">
        <w:t xml:space="preserve"> 22</w:t>
      </w:r>
      <w:r>
        <w:t>: The Lord is my Shepherd, and will deny me nothing</w:t>
      </w:r>
      <w:r>
        <w:fldChar w:fldCharType="end"/>
      </w:r>
      <w:r>
        <w:t xml:space="preserve">, page </w:t>
      </w:r>
      <w:r>
        <w:fldChar w:fldCharType="begin"/>
      </w:r>
      <w:r>
        <w:instrText xml:space="preserve"> PAGEREF _Ref412026111 \h </w:instrText>
      </w:r>
      <w:r>
        <w:fldChar w:fldCharType="separate"/>
      </w:r>
      <w:r>
        <w:rPr>
          <w:noProof/>
        </w:rPr>
        <w:t>347</w:t>
      </w:r>
      <w:r>
        <w:fldChar w:fldCharType="end"/>
      </w:r>
      <w:r>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16"/>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7"/>
      </w:r>
    </w:p>
    <w:p w14:paraId="0533D54D" w14:textId="56851637" w:rsidR="00CF35A1" w:rsidRPr="00AB1781" w:rsidRDefault="00CF35A1" w:rsidP="00CF35A1">
      <w:pPr>
        <w:pStyle w:val="EnglishHangNoCoptic"/>
      </w:pPr>
      <w:r w:rsidRPr="00AB1781">
        <w:lastRenderedPageBreak/>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8"/>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9"/>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20"/>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21"/>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lastRenderedPageBreak/>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22"/>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23"/>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24"/>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lastRenderedPageBreak/>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5"/>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6"/>
      </w:r>
      <w:r w:rsidRPr="00AB1781">
        <w:t xml:space="preserve"> from the power of the dog.</w:t>
      </w:r>
      <w:r w:rsidR="00ED0D70">
        <w:rPr>
          <w:rStyle w:val="FootnoteReference"/>
        </w:rPr>
        <w:footnoteReference w:id="127"/>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8"/>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9"/>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30"/>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31"/>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32"/>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33"/>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lastRenderedPageBreak/>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34"/>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35"/>
      </w:r>
    </w:p>
    <w:p w14:paraId="3B6A8177" w14:textId="77777777" w:rsidR="00CF35A1" w:rsidRPr="00CF35A1" w:rsidRDefault="002D71F0" w:rsidP="00BF0205">
      <w:pPr>
        <w:pStyle w:val="Heading4"/>
      </w:pPr>
      <w:bookmarkStart w:id="966" w:name="_Ref412026111"/>
      <w:r>
        <w:t>Psalm</w:t>
      </w:r>
      <w:r w:rsidR="00CF35A1" w:rsidRPr="00AB1781">
        <w:t xml:space="preserve"> 22</w:t>
      </w:r>
      <w:r>
        <w:t>: The Lord is my Shepherd, and will deny me nothing</w:t>
      </w:r>
      <w:bookmarkEnd w:id="966"/>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6"/>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7"/>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8"/>
      </w:r>
    </w:p>
    <w:p w14:paraId="26A7A53B" w14:textId="43E18636" w:rsidR="00B35B25" w:rsidRPr="00CF35A1" w:rsidRDefault="00B35B25" w:rsidP="00B35B25">
      <w:pPr>
        <w:pStyle w:val="Rubric"/>
      </w:pPr>
      <w:r>
        <w:lastRenderedPageBreak/>
        <w:t xml:space="preserve">Alleluia. </w:t>
      </w:r>
      <w:r>
        <w:fldChar w:fldCharType="begin"/>
      </w:r>
      <w:r>
        <w:instrText xml:space="preserve"> REF _Ref448124439 \h </w:instrText>
      </w:r>
      <w:r>
        <w:fldChar w:fldCharType="separate"/>
      </w:r>
      <w:r>
        <w:t>The Psalms of the Third Hour</w:t>
      </w:r>
      <w:r>
        <w:fldChar w:fldCharType="end"/>
      </w:r>
      <w:r>
        <w:t xml:space="preserve"> continue with </w:t>
      </w:r>
      <w:r>
        <w:fldChar w:fldCharType="begin"/>
      </w:r>
      <w:r>
        <w:instrText xml:space="preserve"> REF _Ref412110755 \h </w:instrText>
      </w:r>
      <w:r>
        <w:fldChar w:fldCharType="separate"/>
      </w:r>
      <w:r>
        <w:t>Psalm</w:t>
      </w:r>
      <w:r w:rsidRPr="00AB1781">
        <w:t xml:space="preserve"> 23</w:t>
      </w:r>
      <w:r>
        <w:t>: The earth is the Lord's and all that is in it</w:t>
      </w:r>
      <w:r>
        <w:fldChar w:fldCharType="end"/>
      </w:r>
      <w:r>
        <w:t xml:space="preserve">, page </w:t>
      </w:r>
      <w:r>
        <w:fldChar w:fldCharType="begin"/>
      </w:r>
      <w:r>
        <w:instrText xml:space="preserve"> PAGEREF _Ref412110755 \h </w:instrText>
      </w:r>
      <w:r>
        <w:fldChar w:fldCharType="separate"/>
      </w:r>
      <w:r>
        <w:rPr>
          <w:noProof/>
        </w:rPr>
        <w:t>348</w:t>
      </w:r>
      <w:r>
        <w:fldChar w:fldCharType="end"/>
      </w:r>
      <w:r>
        <w:t xml:space="preserve">. </w:t>
      </w:r>
      <w:r>
        <w:fldChar w:fldCharType="begin"/>
      </w:r>
      <w:r>
        <w:instrText xml:space="preserve"> REF _Ref434578449 \h </w:instrText>
      </w:r>
      <w:r>
        <w:fldChar w:fldCharType="separate"/>
      </w:r>
      <w:r>
        <w:rPr>
          <w:lang w:val="en-GB"/>
        </w:rPr>
        <w:t>The Psalms of the Veil</w:t>
      </w:r>
      <w:r>
        <w:fldChar w:fldCharType="end"/>
      </w:r>
      <w:r>
        <w:t xml:space="preserve"> continue with </w:t>
      </w:r>
      <w:r>
        <w:fldChar w:fldCharType="begin"/>
      </w:r>
      <w:r>
        <w:instrText xml:space="preserve"> REF _Ref412026124 \h </w:instrText>
      </w:r>
      <w:r>
        <w:fldChar w:fldCharType="separate"/>
      </w:r>
      <w:r>
        <w:t>Psalm</w:t>
      </w:r>
      <w:r w:rsidRPr="00AB1781">
        <w:t xml:space="preserve"> 29</w:t>
      </w:r>
      <w:r>
        <w:t>: I will lift You on high, O Lord</w:t>
      </w:r>
      <w:r>
        <w:fldChar w:fldCharType="end"/>
      </w:r>
      <w:r>
        <w:t xml:space="preserve">, page </w:t>
      </w:r>
      <w:r>
        <w:fldChar w:fldCharType="begin"/>
      </w:r>
      <w:r>
        <w:instrText xml:space="preserve"> PAGEREF _Ref412026124 \h </w:instrText>
      </w:r>
      <w:r>
        <w:fldChar w:fldCharType="separate"/>
      </w:r>
      <w:r>
        <w:rPr>
          <w:noProof/>
        </w:rPr>
        <w:t>356</w:t>
      </w:r>
      <w:r>
        <w:fldChar w:fldCharType="end"/>
      </w:r>
      <w:r>
        <w:t>.</w:t>
      </w:r>
    </w:p>
    <w:p w14:paraId="3DFD110A" w14:textId="77777777" w:rsidR="00CF35A1" w:rsidRPr="00CF35A1" w:rsidRDefault="002D71F0" w:rsidP="00BF0205">
      <w:pPr>
        <w:pStyle w:val="Heading4"/>
      </w:pPr>
      <w:bookmarkStart w:id="967" w:name="_Ref412110755"/>
      <w:r>
        <w:t>Psalm</w:t>
      </w:r>
      <w:r w:rsidR="00CF35A1" w:rsidRPr="00AB1781">
        <w:t xml:space="preserve"> 23</w:t>
      </w:r>
      <w:r>
        <w:t>: The earth is the Lord's and all that is in it</w:t>
      </w:r>
      <w:bookmarkEnd w:id="967"/>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39"/>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40"/>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w:t>
      </w:r>
      <w:proofErr w:type="gramStart"/>
      <w:r w:rsidRPr="00AB1781">
        <w:t>Jacob.</w:t>
      </w:r>
      <w:proofErr w:type="gramEnd"/>
      <w:r w:rsidRPr="00AB1781">
        <w:t xml:space="preserve">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41"/>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lastRenderedPageBreak/>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7780F5BF" w:rsidR="00B35B25" w:rsidRDefault="00B35B25" w:rsidP="00B35B25">
      <w:pPr>
        <w:pStyle w:val="Rubric"/>
      </w:pPr>
      <w:r>
        <w:t xml:space="preserve">Alleluia. </w:t>
      </w:r>
      <w:r>
        <w:fldChar w:fldCharType="begin"/>
      </w:r>
      <w:r>
        <w:instrText xml:space="preserve"> REF _Ref448124439 \h </w:instrText>
      </w:r>
      <w:r>
        <w:fldChar w:fldCharType="separate"/>
      </w:r>
      <w:r>
        <w:t>The Psalms of the Third Hour</w:t>
      </w:r>
      <w:r>
        <w:fldChar w:fldCharType="end"/>
      </w:r>
      <w:r>
        <w:t xml:space="preserve"> continue with </w:t>
      </w:r>
      <w:r>
        <w:fldChar w:fldCharType="begin"/>
      </w:r>
      <w:r>
        <w:instrText xml:space="preserve"> REF _Ref412110770 \h </w:instrText>
      </w:r>
      <w:r>
        <w:fldChar w:fldCharType="separate"/>
      </w:r>
      <w:r>
        <w:t>Psalm</w:t>
      </w:r>
      <w:r w:rsidRPr="00AB1781">
        <w:t xml:space="preserve"> 25</w:t>
      </w:r>
      <w:r>
        <w:t>: Judge me, O Lord, for I have walked in my innocence</w:t>
      </w:r>
      <w:r>
        <w:fldChar w:fldCharType="end"/>
      </w:r>
      <w:r>
        <w:t xml:space="preserve">, page </w:t>
      </w:r>
      <w:r>
        <w:fldChar w:fldCharType="begin"/>
      </w:r>
      <w:r>
        <w:instrText xml:space="preserve"> PAGEREF _Ref412110770 \h </w:instrText>
      </w:r>
      <w:r>
        <w:fldChar w:fldCharType="separate"/>
      </w:r>
      <w:r>
        <w:rPr>
          <w:noProof/>
        </w:rPr>
        <w:t>351</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68" w:name="_Ref435989991"/>
      <w:r>
        <w:t>Kathisma 4</w:t>
      </w:r>
      <w:bookmarkEnd w:id="968"/>
    </w:p>
    <w:p w14:paraId="125C09B3" w14:textId="77777777" w:rsidR="002D71F0" w:rsidRPr="00AB1781" w:rsidRDefault="002D71F0" w:rsidP="00BF0205">
      <w:pPr>
        <w:pStyle w:val="Heading4"/>
      </w:pPr>
      <w:bookmarkStart w:id="969" w:name="_Ref412026003"/>
      <w:r>
        <w:t>Psalm</w:t>
      </w:r>
      <w:r w:rsidRPr="00AB1781">
        <w:t xml:space="preserve"> 24</w:t>
      </w:r>
      <w:r>
        <w:t xml:space="preserve">: To </w:t>
      </w:r>
      <w:r w:rsidR="001040C8">
        <w:t>You</w:t>
      </w:r>
      <w:r>
        <w:t>, O Lord, I lift up my soul</w:t>
      </w:r>
      <w:bookmarkEnd w:id="969"/>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w:t>
      </w:r>
      <w:proofErr w:type="gramStart"/>
      <w:r w:rsidR="005A5E13">
        <w:t>are</w:t>
      </w:r>
      <w:proofErr w:type="gramEnd"/>
      <w:r w:rsidR="005A5E13">
        <w:t xml:space="preserv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42"/>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lastRenderedPageBreak/>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43"/>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44"/>
      </w:r>
      <w:r w:rsidRPr="00AB1781">
        <w:t xml:space="preserve"> His covenant and His </w:t>
      </w:r>
      <w:r w:rsidR="00055722">
        <w:t>testimonies</w:t>
      </w:r>
      <w:r w:rsidRPr="00AB1781">
        <w:t>.</w:t>
      </w:r>
      <w:r w:rsidRPr="00AB1781">
        <w:rPr>
          <w:rStyle w:val="FootnoteReference"/>
        </w:rPr>
        <w:footnoteReference w:id="145"/>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6"/>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7"/>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8"/>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9"/>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50"/>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51"/>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lastRenderedPageBreak/>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0D21BD6A" w:rsidR="00F35AEA" w:rsidRPr="00906079" w:rsidRDefault="00F35AEA" w:rsidP="00B35B25">
      <w:pPr>
        <w:pStyle w:val="Rubric"/>
      </w:pPr>
      <w:r>
        <w:t xml:space="preserve">Alleluia. </w:t>
      </w:r>
      <w:r>
        <w:fldChar w:fldCharType="begin"/>
      </w:r>
      <w:r>
        <w:instrText xml:space="preserve"> REF _Ref448061221 \h </w:instrText>
      </w:r>
      <w:r>
        <w:fldChar w:fldCharType="separate"/>
      </w:r>
      <w:r>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B35B25">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t>Psalm</w:t>
      </w:r>
      <w:r w:rsidRPr="00AB1781">
        <w:t xml:space="preserve"> 26</w:t>
      </w:r>
      <w:r>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Pr>
          <w:noProof/>
        </w:rPr>
        <w:t>352</w:t>
      </w:r>
      <w:r>
        <w:fldChar w:fldCharType="end"/>
      </w:r>
      <w:r>
        <w:t>.</w:t>
      </w:r>
    </w:p>
    <w:p w14:paraId="4F2251F9" w14:textId="77777777" w:rsidR="002D71F0" w:rsidRPr="00906079" w:rsidRDefault="00906079" w:rsidP="00BF0205">
      <w:pPr>
        <w:pStyle w:val="Heading4"/>
      </w:pPr>
      <w:bookmarkStart w:id="970" w:name="_Ref412110770"/>
      <w:r>
        <w:t>Psalm</w:t>
      </w:r>
      <w:r w:rsidR="002D71F0" w:rsidRPr="00AB1781">
        <w:t xml:space="preserve"> 25</w:t>
      </w:r>
      <w:r>
        <w:t>: Judge me, O Lord, for I have walked in my innocence</w:t>
      </w:r>
      <w:bookmarkEnd w:id="970"/>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52"/>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lastRenderedPageBreak/>
        <w:t xml:space="preserve">8 O Lord, I love the beauty of </w:t>
      </w:r>
      <w:r w:rsidR="00E570CB">
        <w:t>Your</w:t>
      </w:r>
      <w:r w:rsidRPr="00AB1781">
        <w:t xml:space="preserve"> house</w:t>
      </w:r>
      <w:r w:rsidRPr="00AB1781">
        <w:rPr>
          <w:rStyle w:val="FootnoteReference"/>
        </w:rPr>
        <w:footnoteReference w:id="153"/>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54"/>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5"/>
      </w:r>
    </w:p>
    <w:p w14:paraId="7BB9F7DC" w14:textId="47E0BC3F" w:rsidR="00B35B25" w:rsidRPr="00906079" w:rsidRDefault="00B35B25" w:rsidP="00B35B25">
      <w:pPr>
        <w:pStyle w:val="Rubric"/>
      </w:pPr>
      <w:r>
        <w:t xml:space="preserve">Alleluia. </w:t>
      </w:r>
      <w:r>
        <w:fldChar w:fldCharType="begin"/>
      </w:r>
      <w:r>
        <w:instrText xml:space="preserve"> REF _Ref448124439 \h </w:instrText>
      </w:r>
      <w:r>
        <w:fldChar w:fldCharType="separate"/>
      </w:r>
      <w:r>
        <w:t>The Psalms of the Third Hour</w:t>
      </w:r>
      <w:r>
        <w:fldChar w:fldCharType="end"/>
      </w:r>
      <w:r>
        <w:t xml:space="preserve"> continue with </w:t>
      </w:r>
      <w:r>
        <w:fldChar w:fldCharType="begin"/>
      </w:r>
      <w:r>
        <w:instrText xml:space="preserve"> REF _Ref412110790 \h </w:instrText>
      </w:r>
      <w:r>
        <w:fldChar w:fldCharType="separate"/>
      </w:r>
      <w:r>
        <w:t>Psalm</w:t>
      </w:r>
      <w:r w:rsidRPr="00AB1781">
        <w:t xml:space="preserve"> 28</w:t>
      </w:r>
      <w:r>
        <w:t>: Bring to the Lord, O sons of God</w:t>
      </w:r>
      <w:r>
        <w:fldChar w:fldCharType="end"/>
      </w:r>
      <w:r>
        <w:t xml:space="preserve">, page </w:t>
      </w:r>
      <w:r>
        <w:fldChar w:fldCharType="begin"/>
      </w:r>
      <w:r>
        <w:instrText xml:space="preserve"> PAGEREF _Ref412110790 \h </w:instrText>
      </w:r>
      <w:r>
        <w:fldChar w:fldCharType="separate"/>
      </w:r>
      <w:r>
        <w:rPr>
          <w:noProof/>
        </w:rPr>
        <w:t>355</w:t>
      </w:r>
      <w:r>
        <w:fldChar w:fldCharType="end"/>
      </w:r>
      <w:r>
        <w:t>.</w:t>
      </w:r>
    </w:p>
    <w:p w14:paraId="4B35662F" w14:textId="77777777" w:rsidR="002D71F0" w:rsidRPr="00906079" w:rsidRDefault="00906079" w:rsidP="00BF0205">
      <w:pPr>
        <w:pStyle w:val="Heading4"/>
      </w:pPr>
      <w:bookmarkStart w:id="971" w:name="_Ref412026021"/>
      <w:r>
        <w:t>Psalm</w:t>
      </w:r>
      <w:r w:rsidR="002D71F0" w:rsidRPr="00AB1781">
        <w:t xml:space="preserve"> 26</w:t>
      </w:r>
      <w:r>
        <w:t xml:space="preserve"> The Lord is my light and my Saviour; whom shall I fear</w:t>
      </w:r>
      <w:bookmarkEnd w:id="971"/>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proofErr w:type="gramStart"/>
      <w:r w:rsidR="008A40DF">
        <w:t>tabernacle</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6"/>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7"/>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8"/>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lastRenderedPageBreak/>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618BC19B" w:rsidR="00F35AEA" w:rsidRPr="00906079" w:rsidRDefault="00F35AEA" w:rsidP="00B35B25">
      <w:pPr>
        <w:pStyle w:val="Rubric"/>
      </w:pPr>
      <w:r>
        <w:t xml:space="preserve">Alleluia. </w:t>
      </w:r>
      <w:r>
        <w:fldChar w:fldCharType="begin"/>
      </w:r>
      <w:r>
        <w:instrText xml:space="preserve"> REF _Ref448061221 \h </w:instrText>
      </w:r>
      <w:r>
        <w:fldChar w:fldCharType="separate"/>
      </w:r>
      <w:r>
        <w:t>The Psalms of Prime</w:t>
      </w:r>
      <w:r>
        <w:fldChar w:fldCharType="end"/>
      </w:r>
      <w:r>
        <w:t xml:space="preserve"> continue with </w:t>
      </w:r>
      <w:r>
        <w:fldChar w:fldCharType="begin"/>
      </w:r>
      <w:r>
        <w:instrText xml:space="preserve"> REF _Ref412098429 \h </w:instrText>
      </w:r>
      <w:r>
        <w:fldChar w:fldCharType="separate"/>
      </w:r>
      <w:r>
        <w:t>Psalm</w:t>
      </w:r>
      <w:r w:rsidRPr="00AB1781">
        <w:t xml:space="preserve"> 62</w:t>
      </w:r>
      <w:r>
        <w:t>: O God, my God, I rise early and pray to You</w:t>
      </w:r>
      <w:r>
        <w:fldChar w:fldCharType="end"/>
      </w:r>
      <w:r>
        <w:t xml:space="preserve">, page </w:t>
      </w:r>
      <w:r>
        <w:fldChar w:fldCharType="begin"/>
      </w:r>
      <w:r>
        <w:instrText xml:space="preserve"> PAGEREF _Ref412098429 \h </w:instrText>
      </w:r>
      <w:r>
        <w:fldChar w:fldCharType="separate"/>
      </w:r>
      <w:r>
        <w:rPr>
          <w:noProof/>
        </w:rPr>
        <w:t>405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B35B25">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B35B25">
        <w:t>Psalm</w:t>
      </w:r>
      <w:r w:rsidR="00B35B25" w:rsidRPr="00AB1781">
        <w:t xml:space="preserve"> 66</w:t>
      </w:r>
      <w:r w:rsidR="00B35B25">
        <w:t>: My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B35B25">
        <w:rPr>
          <w:noProof/>
        </w:rPr>
        <w:t>411</w:t>
      </w:r>
      <w:r w:rsidR="00B35B25">
        <w:fldChar w:fldCharType="end"/>
      </w:r>
      <w:r w:rsidR="00B35B25">
        <w:t>.</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9"/>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lastRenderedPageBreak/>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60"/>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61"/>
      </w:r>
    </w:p>
    <w:p w14:paraId="74EB604D" w14:textId="77777777" w:rsidR="002D71F0" w:rsidRPr="00906079" w:rsidRDefault="00906079" w:rsidP="00BF0205">
      <w:pPr>
        <w:pStyle w:val="Heading4"/>
      </w:pPr>
      <w:bookmarkStart w:id="972" w:name="_Ref412110790"/>
      <w:r>
        <w:t>Psalm</w:t>
      </w:r>
      <w:r w:rsidR="002D71F0" w:rsidRPr="00AB1781">
        <w:t xml:space="preserve"> 28</w:t>
      </w:r>
      <w:r>
        <w:t>: Bring to the Lord, O sons of God</w:t>
      </w:r>
      <w:bookmarkEnd w:id="972"/>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62"/>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lastRenderedPageBreak/>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63"/>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6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1BFC0D" w:rsidR="00B35B25" w:rsidRPr="00906079" w:rsidRDefault="00B35B25" w:rsidP="00B35B25">
      <w:pPr>
        <w:pStyle w:val="Rubric"/>
      </w:pPr>
      <w:r>
        <w:t xml:space="preserve">Alleluia. </w:t>
      </w:r>
      <w:r>
        <w:fldChar w:fldCharType="begin"/>
      </w:r>
      <w:r>
        <w:instrText xml:space="preserve"> REF _Ref448124439 \h </w:instrText>
      </w:r>
      <w:r>
        <w:instrText xml:space="preserve"> \* MERGEFORMAT </w:instrText>
      </w:r>
      <w:r>
        <w:fldChar w:fldCharType="separate"/>
      </w:r>
      <w:r>
        <w:t>The Psalms of the Third Hour</w:t>
      </w:r>
      <w:r>
        <w:fldChar w:fldCharType="end"/>
      </w:r>
      <w:r>
        <w:t xml:space="preserve"> continue with </w:t>
      </w:r>
      <w:r>
        <w:fldChar w:fldCharType="begin"/>
      </w:r>
      <w:r>
        <w:instrText xml:space="preserve"> REF _Ref412026124 \h </w:instrText>
      </w:r>
      <w:r>
        <w:fldChar w:fldCharType="separate"/>
      </w:r>
      <w:r>
        <w:t>Psalm</w:t>
      </w:r>
      <w:r w:rsidRPr="00AB1781">
        <w:t xml:space="preserve"> 29</w:t>
      </w:r>
      <w:r>
        <w:t>: I will lift You on high, O Lord</w:t>
      </w:r>
      <w:r>
        <w:fldChar w:fldCharType="end"/>
      </w:r>
      <w:r>
        <w:t xml:space="preserve">, page </w:t>
      </w:r>
      <w:r>
        <w:fldChar w:fldCharType="begin"/>
      </w:r>
      <w:r>
        <w:instrText xml:space="preserve"> PAGEREF _Ref412026124 \h </w:instrText>
      </w:r>
      <w:r>
        <w:fldChar w:fldCharType="separate"/>
      </w:r>
      <w:r>
        <w:rPr>
          <w:noProof/>
        </w:rPr>
        <w:t>356</w:t>
      </w:r>
      <w:r>
        <w:fldChar w:fldCharType="end"/>
      </w:r>
      <w:r>
        <w:t>.</w:t>
      </w:r>
    </w:p>
    <w:p w14:paraId="511CF4D8" w14:textId="77777777" w:rsidR="002D71F0" w:rsidRPr="00906079" w:rsidRDefault="00906079" w:rsidP="00BF0205">
      <w:pPr>
        <w:pStyle w:val="Heading4"/>
      </w:pPr>
      <w:bookmarkStart w:id="973" w:name="_Ref412026124"/>
      <w:r>
        <w:t>Psalm</w:t>
      </w:r>
      <w:r w:rsidR="002D71F0" w:rsidRPr="00AB1781">
        <w:t xml:space="preserve"> 29</w:t>
      </w:r>
      <w:r>
        <w:t xml:space="preserve">: I will lift </w:t>
      </w:r>
      <w:r w:rsidR="001040C8">
        <w:t>You</w:t>
      </w:r>
      <w:r>
        <w:t xml:space="preserve"> on high, O Lord</w:t>
      </w:r>
      <w:bookmarkEnd w:id="973"/>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 xml:space="preserve">5 Sing to the Lord, you </w:t>
      </w:r>
      <w:proofErr w:type="gramStart"/>
      <w:r>
        <w:t>s</w:t>
      </w:r>
      <w:r w:rsidR="002D71F0" w:rsidRPr="00AB1781">
        <w:t>aints</w:t>
      </w:r>
      <w:proofErr w:type="gramEnd"/>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6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lastRenderedPageBreak/>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6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proofErr w:type="gramStart"/>
      <w:r w:rsidR="001040C8">
        <w:t>You</w:t>
      </w:r>
      <w:r w:rsidRPr="00AB1781">
        <w:t>,</w:t>
      </w:r>
      <w:proofErr w:type="gramEnd"/>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proofErr w:type="gramStart"/>
      <w:r w:rsidR="00994707">
        <w:t>tore</w:t>
      </w:r>
      <w:proofErr w:type="gramEnd"/>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8"/>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9"/>
      </w:r>
      <w:r w:rsidRPr="00AB1781">
        <w:t xml:space="preserve"> </w:t>
      </w:r>
      <w:r w:rsidR="001040C8">
        <w:t>You</w:t>
      </w:r>
      <w:r w:rsidRPr="00AB1781">
        <w:t xml:space="preserve"> </w:t>
      </w:r>
      <w:r w:rsidR="00A8396B">
        <w:t>forever</w:t>
      </w:r>
      <w:r w:rsidRPr="00AB1781">
        <w:t>.</w:t>
      </w:r>
    </w:p>
    <w:p w14:paraId="554C34EF" w14:textId="09270312" w:rsidR="00B35B25" w:rsidRPr="00906079" w:rsidRDefault="00B35B25" w:rsidP="00B35B25">
      <w:pPr>
        <w:pStyle w:val="Rubric"/>
      </w:pPr>
      <w:r>
        <w:t xml:space="preserve">Alleluia. </w:t>
      </w:r>
      <w:r>
        <w:fldChar w:fldCharType="begin"/>
      </w:r>
      <w:r>
        <w:instrText xml:space="preserve"> REF _Ref448124439 \h </w:instrText>
      </w:r>
      <w:r>
        <w:instrText xml:space="preserve"> \* MERGEFORMAT </w:instrText>
      </w:r>
      <w:r>
        <w:fldChar w:fldCharType="separate"/>
      </w:r>
      <w:r>
        <w:t>The Psalms of the Third Hour</w:t>
      </w:r>
      <w:r>
        <w:fldChar w:fldCharType="end"/>
      </w:r>
      <w:r>
        <w:t xml:space="preserve"> continue with </w:t>
      </w:r>
      <w:r>
        <w:fldChar w:fldCharType="begin"/>
      </w:r>
      <w:r>
        <w:instrText xml:space="preserve"> REF _Ref412110815 \h </w:instrText>
      </w:r>
      <w:r>
        <w:fldChar w:fldCharType="separate"/>
      </w:r>
      <w:r>
        <w:t>Psalm</w:t>
      </w:r>
      <w:r w:rsidRPr="00AB1781">
        <w:t xml:space="preserve"> 33</w:t>
      </w:r>
      <w:r>
        <w:t>: I will bless the Lord at all times</w:t>
      </w:r>
      <w:r>
        <w:fldChar w:fldCharType="end"/>
      </w:r>
      <w:r>
        <w:t xml:space="preserve">, page </w:t>
      </w:r>
      <w:r>
        <w:fldChar w:fldCharType="begin"/>
      </w:r>
      <w:r>
        <w:instrText xml:space="preserve"> PAGEREF _Ref412110815 \h </w:instrText>
      </w:r>
      <w:r>
        <w:fldChar w:fldCharType="separate"/>
      </w:r>
      <w:r>
        <w:rPr>
          <w:noProof/>
        </w:rPr>
        <w:t>363</w:t>
      </w:r>
      <w:r>
        <w:fldChar w:fldCharType="end"/>
      </w:r>
      <w:r>
        <w:t xml:space="preserve">. </w:t>
      </w:r>
      <w:r>
        <w:fldChar w:fldCharType="begin"/>
      </w:r>
      <w:r>
        <w:instrText xml:space="preserve"> REF _Ref434578449 \h </w:instrText>
      </w:r>
      <w:r>
        <w:fldChar w:fldCharType="separate"/>
      </w:r>
      <w:r>
        <w:rPr>
          <w:lang w:val="en-GB"/>
        </w:rPr>
        <w:t>The Psalms of the Veil</w:t>
      </w:r>
      <w:r>
        <w:fldChar w:fldCharType="end"/>
      </w:r>
      <w:r>
        <w:t xml:space="preserve"> continue with </w:t>
      </w:r>
      <w:r>
        <w:fldChar w:fldCharType="begin"/>
      </w:r>
      <w:r>
        <w:instrText xml:space="preserve"> REF _Ref412026139 \h </w:instrText>
      </w:r>
      <w:r>
        <w:fldChar w:fldCharType="separate"/>
      </w:r>
      <w:r>
        <w:t>Psalm</w:t>
      </w:r>
      <w:r w:rsidRPr="00AB1781">
        <w:t xml:space="preserve"> 42</w:t>
      </w:r>
      <w:r>
        <w:t>: Judge me, O God, and defend my cause</w:t>
      </w:r>
      <w:r>
        <w:fldChar w:fldCharType="end"/>
      </w:r>
      <w:r>
        <w:t xml:space="preserve">, page </w:t>
      </w:r>
      <w:r>
        <w:fldChar w:fldCharType="begin"/>
      </w:r>
      <w:r>
        <w:instrText xml:space="preserve"> PAGEREF _Ref412026139 \h </w:instrText>
      </w:r>
      <w:r>
        <w:fldChar w:fldCharType="separate"/>
      </w:r>
      <w:r>
        <w:rPr>
          <w:noProof/>
        </w:rPr>
        <w:t>379</w:t>
      </w:r>
      <w:r>
        <w:fldChar w:fldCharType="end"/>
      </w:r>
      <w:r>
        <w:t>.</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lastRenderedPageBreak/>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7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proofErr w:type="gramStart"/>
      <w:r w:rsidR="00C1759A">
        <w:t>protector</w:t>
      </w:r>
      <w:proofErr w:type="gramEnd"/>
      <w:r w:rsidR="00C1759A">
        <w:t>-</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7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7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lastRenderedPageBreak/>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4"/>
      </w:r>
      <w:r w:rsidRPr="00AB1781">
        <w:t>:</w:t>
      </w:r>
    </w:p>
    <w:p w14:paraId="567B385F" w14:textId="31133FDE" w:rsidR="002D71F0" w:rsidRPr="00AB1781" w:rsidRDefault="00110257" w:rsidP="00906079">
      <w:pPr>
        <w:pStyle w:val="EnglishHangNoCoptic"/>
      </w:pPr>
      <w:r>
        <w:lastRenderedPageBreak/>
        <w:tab/>
        <w:t>“I have been cast from before Your eyes.”</w:t>
      </w:r>
      <w:r w:rsidR="002D71F0" w:rsidRPr="00AB1781">
        <w:rPr>
          <w:rStyle w:val="FootnoteReference"/>
        </w:rPr>
        <w:footnoteReference w:id="175"/>
      </w:r>
    </w:p>
    <w:p w14:paraId="502E6AC1" w14:textId="458DF8D0" w:rsidR="002D71F0" w:rsidRPr="00AB1781" w:rsidRDefault="002D71F0" w:rsidP="00906079">
      <w:pPr>
        <w:pStyle w:val="EnglishHangNoCoptic"/>
      </w:pPr>
      <w:r w:rsidRPr="00AB1781">
        <w:tab/>
      </w:r>
      <w:proofErr w:type="gramStart"/>
      <w:r w:rsidR="00110257">
        <w:t>Therefore</w:t>
      </w:r>
      <w:proofErr w:type="gramEnd"/>
      <w:r w:rsidR="00110257">
        <w:t xml:space="preserv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76"/>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7"/>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8"/>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79"/>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lastRenderedPageBreak/>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80"/>
      </w:r>
      <w:r w:rsidR="00E87C17">
        <w:t>,</w:t>
      </w:r>
      <w:r w:rsidRPr="00AB1781">
        <w:t xml:space="preserve"> all you </w:t>
      </w:r>
      <w:r w:rsidR="00121720">
        <w:t>upright in</w:t>
      </w:r>
      <w:r w:rsidRPr="00AB1781">
        <w:t xml:space="preserve"> heart.</w:t>
      </w:r>
      <w:r w:rsidRPr="00AB1781">
        <w:rPr>
          <w:rStyle w:val="FootnoteReference"/>
        </w:rPr>
        <w:footnoteReference w:id="181"/>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74" w:name="_Ref435438533"/>
      <w:r w:rsidRPr="00AB1781">
        <w:t>K</w:t>
      </w:r>
      <w:r>
        <w:t>athisma 5</w:t>
      </w:r>
      <w:bookmarkEnd w:id="974"/>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82"/>
      </w:r>
      <w:r w:rsidRPr="00AB1781">
        <w:t xml:space="preserve"> the Lord with the </w:t>
      </w:r>
      <w:r w:rsidR="00643986">
        <w:t>lyre</w:t>
      </w:r>
      <w:r w:rsidR="00643986">
        <w:rPr>
          <w:rStyle w:val="FootnoteReference"/>
        </w:rPr>
        <w:footnoteReference w:id="183"/>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lastRenderedPageBreak/>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4"/>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proofErr w:type="gramStart"/>
      <w:r w:rsidR="002C27B3">
        <w:t>storehouses</w:t>
      </w:r>
      <w:r w:rsidR="00950468" w:rsidRPr="00AB1781">
        <w:t>.</w:t>
      </w:r>
      <w:proofErr w:type="gramEnd"/>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5"/>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6"/>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7"/>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88"/>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lastRenderedPageBreak/>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 xml:space="preserve">hope in His </w:t>
      </w:r>
      <w:proofErr w:type="gramStart"/>
      <w:r w:rsidR="000F1929">
        <w:t>holy</w:t>
      </w:r>
      <w:proofErr w:type="gramEnd"/>
      <w:r w:rsidR="000F1929">
        <w:t xml:space="preserve">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75" w:name="_Ref412110815"/>
      <w:r>
        <w:t>Psalm</w:t>
      </w:r>
      <w:r w:rsidRPr="00AB1781">
        <w:t xml:space="preserve"> 33</w:t>
      </w:r>
      <w:r>
        <w:t>: I will bless the Lord at all times</w:t>
      </w:r>
      <w:bookmarkEnd w:id="975"/>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89"/>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lastRenderedPageBreak/>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90"/>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91"/>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92"/>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3"/>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4"/>
      </w:r>
      <w:r w:rsidRPr="00AB1781">
        <w:t>.</w:t>
      </w:r>
    </w:p>
    <w:p w14:paraId="77115137" w14:textId="74D30C8F" w:rsidR="00B35B25" w:rsidRPr="00950468" w:rsidRDefault="00B35B25" w:rsidP="00B35B25">
      <w:pPr>
        <w:pStyle w:val="Rubric"/>
      </w:pPr>
      <w:r>
        <w:lastRenderedPageBreak/>
        <w:t xml:space="preserve">Alleluia. </w:t>
      </w:r>
      <w:r>
        <w:fldChar w:fldCharType="begin"/>
      </w:r>
      <w:r>
        <w:instrText xml:space="preserve"> REF _Ref448124439 \h </w:instrText>
      </w:r>
      <w:r>
        <w:fldChar w:fldCharType="separate"/>
      </w:r>
      <w:r>
        <w:t>The Psalms of the Third Hour</w:t>
      </w:r>
      <w:r>
        <w:fldChar w:fldCharType="end"/>
      </w:r>
      <w:r>
        <w:t xml:space="preserve"> continue with </w:t>
      </w:r>
      <w:r>
        <w:fldChar w:fldCharType="begin"/>
      </w:r>
      <w:r>
        <w:instrText xml:space="preserve"> REF _Ref412110829 \h </w:instrText>
      </w:r>
      <w:r>
        <w:fldChar w:fldCharType="separate"/>
      </w:r>
      <w:r>
        <w:t>Psalm</w:t>
      </w:r>
      <w:r w:rsidRPr="00AB1781">
        <w:t xml:space="preserve"> 40</w:t>
      </w:r>
      <w:r>
        <w:t>: Blessed is he who considers the poor and needy</w:t>
      </w:r>
      <w:r>
        <w:fldChar w:fldCharType="end"/>
      </w:r>
      <w:r>
        <w:t xml:space="preserve">, page </w:t>
      </w:r>
      <w:r>
        <w:fldChar w:fldCharType="begin"/>
      </w:r>
      <w:r>
        <w:instrText xml:space="preserve"> PAGEREF _Ref412110829 \h </w:instrText>
      </w:r>
      <w:r>
        <w:fldChar w:fldCharType="separate"/>
      </w:r>
      <w:r>
        <w:rPr>
          <w:noProof/>
        </w:rPr>
        <w:t>377</w:t>
      </w:r>
      <w:r>
        <w:fldChar w:fldCharType="end"/>
      </w:r>
      <w:r>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5"/>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w:t>
      </w:r>
      <w:proofErr w:type="gramStart"/>
      <w:r w:rsidRPr="00AB1781">
        <w:t>rescues</w:t>
      </w:r>
      <w:proofErr w:type="gramEnd"/>
      <w:r w:rsidRPr="00AB1781">
        <w:t xml:space="preserve">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lastRenderedPageBreak/>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6"/>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7"/>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8"/>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99"/>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200"/>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201"/>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lastRenderedPageBreak/>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202"/>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lastRenderedPageBreak/>
        <w:t xml:space="preserve">6 O Lord, </w:t>
      </w:r>
      <w:proofErr w:type="gramStart"/>
      <w:r w:rsidR="00E570CB">
        <w:t>Your</w:t>
      </w:r>
      <w:proofErr w:type="gramEnd"/>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3"/>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4"/>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5"/>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6"/>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7"/>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208"/>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lastRenderedPageBreak/>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9"/>
      </w:r>
      <w:r w:rsidRPr="00AB1781">
        <w:t xml:space="preserve"> and be fed </w:t>
      </w:r>
      <w:r w:rsidR="00402CB0">
        <w:t>by</w:t>
      </w:r>
      <w:r w:rsidRPr="00AB1781">
        <w:t xml:space="preserve"> its wealth.</w:t>
      </w:r>
      <w:r w:rsidRPr="00AB1781">
        <w:rPr>
          <w:rStyle w:val="FootnoteReference"/>
        </w:rPr>
        <w:footnoteReference w:id="210"/>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1"/>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2"/>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3"/>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4"/>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5"/>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6"/>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7"/>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lastRenderedPageBreak/>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8"/>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lastRenderedPageBreak/>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w:t>
      </w:r>
      <w:proofErr w:type="gramStart"/>
      <w:r w:rsidRPr="00AB1781">
        <w:t>a</w:t>
      </w:r>
      <w:proofErr w:type="gramEnd"/>
      <w:r w:rsidRPr="00AB1781">
        <w:t xml:space="preserve">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9"/>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20"/>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976" w:name="_Ref435438548"/>
      <w:r w:rsidRPr="00AB1781">
        <w:t>K</w:t>
      </w:r>
      <w:r>
        <w:t>athisma 6</w:t>
      </w:r>
      <w:bookmarkEnd w:id="976"/>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1"/>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2"/>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23"/>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lastRenderedPageBreak/>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4"/>
      </w:r>
    </w:p>
    <w:p w14:paraId="2F949DC5" w14:textId="68CB687D" w:rsidR="00950468" w:rsidRPr="00AB1781" w:rsidRDefault="00950468" w:rsidP="004E0D33">
      <w:pPr>
        <w:pStyle w:val="EnglishHangNoCoptic"/>
      </w:pPr>
      <w:r w:rsidRPr="00AB1781">
        <w:t xml:space="preserve">6 </w:t>
      </w:r>
      <w:r w:rsidR="00182A92">
        <w:t xml:space="preserve">behold, </w:t>
      </w:r>
      <w:proofErr w:type="gramStart"/>
      <w:r w:rsidR="001040C8">
        <w:t>You</w:t>
      </w:r>
      <w:proofErr w:type="gramEnd"/>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5"/>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lastRenderedPageBreak/>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2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lastRenderedPageBreak/>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3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proofErr w:type="gramStart"/>
      <w:r w:rsidR="001040C8">
        <w:t>You</w:t>
      </w:r>
      <w:proofErr w:type="gramEnd"/>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1"/>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lastRenderedPageBreak/>
        <w:t>Glory…</w:t>
      </w:r>
    </w:p>
    <w:p w14:paraId="46FCFA84" w14:textId="77777777" w:rsidR="00950468" w:rsidRPr="004E0D33" w:rsidRDefault="004E0D33" w:rsidP="00BF0205">
      <w:pPr>
        <w:pStyle w:val="Heading4"/>
      </w:pPr>
      <w:bookmarkStart w:id="977" w:name="_Ref412110829"/>
      <w:r>
        <w:t>Psalm</w:t>
      </w:r>
      <w:r w:rsidR="00950468" w:rsidRPr="00AB1781">
        <w:t xml:space="preserve"> 40</w:t>
      </w:r>
      <w:r>
        <w:t>: Blessed is he who considers the poor and needy</w:t>
      </w:r>
      <w:bookmarkEnd w:id="97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3"/>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4"/>
      </w:r>
    </w:p>
    <w:p w14:paraId="3987AA74" w14:textId="1B443818" w:rsidR="00950468" w:rsidRPr="00AB1781" w:rsidRDefault="00950468" w:rsidP="004E0D33">
      <w:pPr>
        <w:pStyle w:val="EnglishHangNoCoptic"/>
      </w:pPr>
      <w:r w:rsidRPr="00AB1781">
        <w:lastRenderedPageBreak/>
        <w:t xml:space="preserve">11 But </w:t>
      </w:r>
      <w:r w:rsidR="001040C8">
        <w:t>You</w:t>
      </w:r>
      <w:r w:rsidRPr="00AB1781">
        <w:t>, O Lord, have mercy on me</w:t>
      </w:r>
      <w:r w:rsidR="008612F3">
        <w:t>,</w:t>
      </w:r>
      <w:r w:rsidRPr="00AB1781">
        <w:rPr>
          <w:rStyle w:val="FootnoteReference"/>
        </w:rPr>
        <w:footnoteReference w:id="23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36"/>
      </w:r>
    </w:p>
    <w:p w14:paraId="3B07415D" w14:textId="709BA9D7" w:rsidR="00B35B25" w:rsidRDefault="00B35B25" w:rsidP="00B35B25">
      <w:pPr>
        <w:pStyle w:val="Rubric"/>
      </w:pPr>
      <w:r>
        <w:t xml:space="preserve">Alleluia. </w:t>
      </w:r>
      <w:r>
        <w:fldChar w:fldCharType="begin"/>
      </w:r>
      <w:r>
        <w:instrText xml:space="preserve"> REF _Ref448124439 \h </w:instrText>
      </w:r>
      <w:r>
        <w:instrText xml:space="preserve"> \* MERGEFORMAT </w:instrText>
      </w:r>
      <w:r>
        <w:fldChar w:fldCharType="separate"/>
      </w:r>
      <w:r>
        <w:t>The Psalms of the Third Hour</w:t>
      </w:r>
      <w:r>
        <w:fldChar w:fldCharType="end"/>
      </w:r>
      <w:r>
        <w:t xml:space="preserve"> continue with </w:t>
      </w:r>
      <w:r>
        <w:fldChar w:fldCharType="begin"/>
      </w:r>
      <w:r>
        <w:instrText xml:space="preserve"> REF _Ref412026139 \h </w:instrText>
      </w:r>
      <w:r>
        <w:fldChar w:fldCharType="separate"/>
      </w:r>
      <w:r>
        <w:t>Psalm</w:t>
      </w:r>
      <w:r w:rsidRPr="00AB1781">
        <w:t xml:space="preserve"> 42</w:t>
      </w:r>
      <w:r>
        <w:t>: Judge me, O God, and defend my cause</w:t>
      </w:r>
      <w:r>
        <w:fldChar w:fldCharType="end"/>
      </w:r>
      <w:r>
        <w:t xml:space="preserve">, page </w:t>
      </w:r>
      <w:r>
        <w:fldChar w:fldCharType="begin"/>
      </w:r>
      <w:r>
        <w:instrText xml:space="preserve"> PAGEREF _Ref412026139 \h </w:instrText>
      </w:r>
      <w:r>
        <w:fldChar w:fldCharType="separate"/>
      </w:r>
      <w:r>
        <w:rPr>
          <w:noProof/>
        </w:rPr>
        <w:t>379</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3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8"/>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lastRenderedPageBreak/>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39"/>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r>
      <w:proofErr w:type="gramStart"/>
      <w:r>
        <w:t>t</w:t>
      </w:r>
      <w:r w:rsidR="00950468" w:rsidRPr="00AB1781">
        <w:t>herefore</w:t>
      </w:r>
      <w:proofErr w:type="gramEnd"/>
      <w:r w:rsidR="00950468"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78" w:name="_Ref412026139"/>
      <w:r>
        <w:t>Psalm</w:t>
      </w:r>
      <w:r w:rsidR="00950468" w:rsidRPr="00AB1781">
        <w:t xml:space="preserve"> 42</w:t>
      </w:r>
      <w:r>
        <w:t>: Judge me, O God, and defend my cause</w:t>
      </w:r>
      <w:bookmarkEnd w:id="97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lastRenderedPageBreak/>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0"/>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1"/>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2"/>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3"/>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098DD73D" w:rsidR="00B35B25" w:rsidRPr="004E0D33" w:rsidRDefault="00B35B25" w:rsidP="00B35B25">
      <w:pPr>
        <w:pStyle w:val="Rubric"/>
      </w:pPr>
      <w:r>
        <w:t xml:space="preserve">Alleluia. </w:t>
      </w:r>
      <w:r>
        <w:fldChar w:fldCharType="begin"/>
      </w:r>
      <w:r>
        <w:instrText xml:space="preserve"> REF _Ref448124439 \h </w:instrText>
      </w:r>
      <w:r>
        <w:fldChar w:fldCharType="separate"/>
      </w:r>
      <w:r>
        <w:t>The Psalms of the Third Hour</w:t>
      </w:r>
      <w:r>
        <w:fldChar w:fldCharType="end"/>
      </w:r>
      <w:r>
        <w:t xml:space="preserve"> continue with </w:t>
      </w:r>
      <w:r>
        <w:fldChar w:fldCharType="begin"/>
      </w:r>
      <w:r>
        <w:instrText xml:space="preserve"> REF _Ref412110857 \h </w:instrText>
      </w:r>
      <w:r>
        <w:fldChar w:fldCharType="separate"/>
      </w:r>
      <w:r>
        <w:t>Psalm</w:t>
      </w:r>
      <w:r w:rsidRPr="00AB1781">
        <w:t xml:space="preserve"> 44</w:t>
      </w:r>
      <w:r>
        <w:t>: My heart is bubbling over with a good word</w:t>
      </w:r>
      <w:r>
        <w:fldChar w:fldCharType="end"/>
      </w:r>
      <w:r>
        <w:t xml:space="preserve">, page </w:t>
      </w:r>
      <w:r>
        <w:fldChar w:fldCharType="begin"/>
      </w:r>
      <w:r>
        <w:instrText xml:space="preserve"> PAGEREF _Ref412110857 \h </w:instrText>
      </w:r>
      <w:r>
        <w:fldChar w:fldCharType="separate"/>
      </w:r>
      <w:r>
        <w:rPr>
          <w:noProof/>
        </w:rPr>
        <w:t>382</w:t>
      </w:r>
      <w:r>
        <w:fldChar w:fldCharType="end"/>
      </w:r>
      <w:r>
        <w:t xml:space="preserve">. </w:t>
      </w:r>
      <w:r>
        <w:fldChar w:fldCharType="begin"/>
      </w:r>
      <w:r>
        <w:instrText xml:space="preserve"> REF _Ref434578449 \h </w:instrText>
      </w:r>
      <w:r>
        <w:fldChar w:fldCharType="separate"/>
      </w:r>
      <w:r>
        <w:rPr>
          <w:lang w:val="en-GB"/>
        </w:rPr>
        <w:t>The Psalms of the Veil</w:t>
      </w:r>
      <w:r>
        <w:fldChar w:fldCharType="end"/>
      </w:r>
      <w:r>
        <w:t xml:space="preserve"> continue with </w:t>
      </w:r>
      <w:r>
        <w:fldChar w:fldCharType="begin"/>
      </w:r>
      <w:r>
        <w:instrText xml:space="preserve"> REF _Ref412026190 \h </w:instrText>
      </w:r>
      <w:r>
        <w:fldChar w:fldCharType="separate"/>
      </w:r>
      <w:r>
        <w:t>Psalm</w:t>
      </w:r>
      <w:r w:rsidRPr="00AB1781">
        <w:t xml:space="preserve"> 56</w:t>
      </w:r>
      <w:r>
        <w:t>: Have mercy on me, O God, have mercy on me</w:t>
      </w:r>
      <w:r>
        <w:fldChar w:fldCharType="end"/>
      </w:r>
      <w:r>
        <w:t xml:space="preserve">, page </w:t>
      </w:r>
      <w:r>
        <w:fldChar w:fldCharType="begin"/>
      </w:r>
      <w:r>
        <w:instrText xml:space="preserve"> PAGEREF _Ref412026190 \h </w:instrText>
      </w:r>
      <w:r>
        <w:fldChar w:fldCharType="separate"/>
      </w:r>
      <w:r>
        <w:rPr>
          <w:noProof/>
        </w:rPr>
        <w:t>399</w:t>
      </w:r>
      <w:r>
        <w:fldChar w:fldCharType="end"/>
      </w:r>
      <w:r>
        <w:t>.</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4"/>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lastRenderedPageBreak/>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45"/>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w:t>
      </w:r>
      <w:proofErr w:type="gramStart"/>
      <w:r w:rsidRPr="00AB1781">
        <w:t>Jacob.</w:t>
      </w:r>
      <w:proofErr w:type="gramEnd"/>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46"/>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47"/>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lastRenderedPageBreak/>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48"/>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9"/>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9" w:name="_Ref412110857"/>
      <w:r>
        <w:t>Psalm</w:t>
      </w:r>
      <w:r w:rsidR="00950468" w:rsidRPr="00AB1781">
        <w:t xml:space="preserve"> 44</w:t>
      </w:r>
      <w:r>
        <w:t>: My heart is bubbling over with a good word</w:t>
      </w:r>
      <w:bookmarkEnd w:id="97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lastRenderedPageBreak/>
        <w:t xml:space="preserve">2 My heart </w:t>
      </w:r>
      <w:r w:rsidR="008A76D3">
        <w:t>erupted</w:t>
      </w:r>
      <w:r w:rsidRPr="00AB1781">
        <w:t xml:space="preserve"> with a good word;</w:t>
      </w:r>
      <w:r w:rsidRPr="00AB1781">
        <w:rPr>
          <w:rStyle w:val="FootnoteReference"/>
        </w:rPr>
        <w:footnoteReference w:id="250"/>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1"/>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2"/>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r>
      <w:proofErr w:type="gramStart"/>
      <w:r w:rsidRPr="00AB1781">
        <w:t>Therefore</w:t>
      </w:r>
      <w:proofErr w:type="gramEnd"/>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3"/>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54"/>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55"/>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lastRenderedPageBreak/>
        <w:tab/>
        <w:t xml:space="preserve">the richest of the people will entreat </w:t>
      </w:r>
      <w:r w:rsidR="005E56A9">
        <w:t>your</w:t>
      </w:r>
      <w:r w:rsidRPr="00AB1781">
        <w:t xml:space="preserve"> favor.</w:t>
      </w:r>
      <w:r w:rsidRPr="00AB1781">
        <w:rPr>
          <w:rStyle w:val="FootnoteReference"/>
        </w:rPr>
        <w:footnoteReference w:id="256"/>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r>
      <w:proofErr w:type="gramStart"/>
      <w:r w:rsidRPr="00AB1781">
        <w:t>therefore</w:t>
      </w:r>
      <w:proofErr w:type="gramEnd"/>
      <w:r w:rsidRPr="00AB1781">
        <w:t xml:space="preserv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3B2C23E9" w:rsidR="00B35B25" w:rsidRPr="008242AB" w:rsidRDefault="00B35B25" w:rsidP="00B35B25">
      <w:pPr>
        <w:pStyle w:val="Rubric"/>
      </w:pPr>
      <w:r>
        <w:t xml:space="preserve">Alleluia. </w:t>
      </w:r>
      <w:r>
        <w:fldChar w:fldCharType="begin"/>
      </w:r>
      <w:r>
        <w:instrText xml:space="preserve"> REF _Ref448124439 \h </w:instrText>
      </w:r>
      <w:r>
        <w:fldChar w:fldCharType="separate"/>
      </w:r>
      <w:r>
        <w:t>The Psalms of the Third Hour</w:t>
      </w:r>
      <w:r>
        <w:fldChar w:fldCharType="end"/>
      </w:r>
      <w:r>
        <w:t xml:space="preserve"> continue with </w:t>
      </w:r>
      <w:r>
        <w:fldChar w:fldCharType="begin"/>
      </w:r>
      <w:r>
        <w:instrText xml:space="preserve"> REF _Ref412110915 \h </w:instrText>
      </w:r>
      <w:r>
        <w:fldChar w:fldCharType="separate"/>
      </w:r>
      <w:r>
        <w:t>Psalm</w:t>
      </w:r>
      <w:r w:rsidRPr="00AB1781">
        <w:t xml:space="preserve"> 45</w:t>
      </w:r>
      <w:r>
        <w:t>: Our God is our refuge and strength</w:t>
      </w:r>
      <w:r>
        <w:fldChar w:fldCharType="end"/>
      </w:r>
      <w:r>
        <w:t xml:space="preserve">, page </w:t>
      </w:r>
      <w:r>
        <w:fldChar w:fldCharType="begin"/>
      </w:r>
      <w:r>
        <w:instrText xml:space="preserve"> PAGEREF _Ref412110915 \h </w:instrText>
      </w:r>
      <w:r>
        <w:fldChar w:fldCharType="separate"/>
      </w:r>
      <w:r>
        <w:rPr>
          <w:noProof/>
        </w:rPr>
        <w:t>384</w:t>
      </w:r>
      <w:r>
        <w:fldChar w:fldCharType="end"/>
      </w:r>
      <w:r>
        <w:t>.</w:t>
      </w:r>
    </w:p>
    <w:p w14:paraId="5C84228E" w14:textId="77777777" w:rsidR="00950468" w:rsidRPr="008242AB" w:rsidRDefault="008242AB" w:rsidP="00BF0205">
      <w:pPr>
        <w:pStyle w:val="Heading4"/>
      </w:pPr>
      <w:bookmarkStart w:id="980" w:name="_Ref412110915"/>
      <w:r>
        <w:t>Psalm</w:t>
      </w:r>
      <w:r w:rsidR="00950468" w:rsidRPr="00AB1781">
        <w:t xml:space="preserve"> 45</w:t>
      </w:r>
      <w:r>
        <w:t>: Our God is our refuge and strength</w:t>
      </w:r>
      <w:bookmarkEnd w:id="98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57"/>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58"/>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9"/>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0"/>
      </w:r>
    </w:p>
    <w:p w14:paraId="2D3EF404" w14:textId="77777777" w:rsidR="00714A98" w:rsidRPr="00AB1781" w:rsidRDefault="00714A98" w:rsidP="00714A98">
      <w:pPr>
        <w:pStyle w:val="EnglishHangNoCoptic"/>
      </w:pPr>
      <w:r w:rsidRPr="00AB1781">
        <w:lastRenderedPageBreak/>
        <w:t xml:space="preserve">7 Nations </w:t>
      </w:r>
      <w:r>
        <w:t xml:space="preserve">were </w:t>
      </w:r>
      <w:proofErr w:type="gramStart"/>
      <w:r>
        <w:t>troubled</w:t>
      </w:r>
      <w:r w:rsidRPr="00AB1781">
        <w:t>,</w:t>
      </w:r>
      <w:proofErr w:type="gramEnd"/>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1"/>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2"/>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7AC2A581" w:rsidR="00B35B25" w:rsidRDefault="00B35B25" w:rsidP="00B35B25">
      <w:pPr>
        <w:pStyle w:val="Rubric"/>
      </w:pPr>
      <w:r>
        <w:t xml:space="preserve">Alleluia. </w:t>
      </w:r>
      <w:r>
        <w:fldChar w:fldCharType="begin"/>
      </w:r>
      <w:r>
        <w:instrText xml:space="preserve"> REF _Ref448124439 \h </w:instrText>
      </w:r>
      <w:r>
        <w:fldChar w:fldCharType="separate"/>
      </w:r>
      <w:r>
        <w:t>The Psalms of the Third Hour</w:t>
      </w:r>
      <w:r>
        <w:fldChar w:fldCharType="end"/>
      </w:r>
      <w:r>
        <w:t xml:space="preserve"> continue with </w:t>
      </w:r>
      <w:r>
        <w:fldChar w:fldCharType="begin"/>
      </w:r>
      <w:r>
        <w:instrText xml:space="preserve"> REF _Ref412110929 \h </w:instrText>
      </w:r>
      <w:r>
        <w:fldChar w:fldCharType="separate"/>
      </w:r>
      <w:r>
        <w:t>Psalm</w:t>
      </w:r>
      <w:r w:rsidRPr="00AB1781">
        <w:t xml:space="preserve"> 46</w:t>
      </w:r>
      <w:r>
        <w:t>: All you nations, clap your hands</w:t>
      </w:r>
      <w:r>
        <w:fldChar w:fldCharType="end"/>
      </w:r>
      <w:r>
        <w:t xml:space="preserve">, page </w:t>
      </w:r>
      <w:r>
        <w:fldChar w:fldCharType="begin"/>
      </w:r>
      <w:r>
        <w:instrText xml:space="preserve"> PAGEREF _Ref412110929 \h </w:instrText>
      </w:r>
      <w:r>
        <w:fldChar w:fldCharType="separate"/>
      </w:r>
      <w:r>
        <w:rPr>
          <w:noProof/>
        </w:rPr>
        <w:t>385</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81" w:name="_Ref435990010"/>
      <w:r>
        <w:t>Kathisma 7</w:t>
      </w:r>
      <w:bookmarkEnd w:id="981"/>
    </w:p>
    <w:p w14:paraId="3F629085" w14:textId="77777777" w:rsidR="00A6346F" w:rsidRPr="00A6346F" w:rsidRDefault="00A6346F" w:rsidP="00BF0205">
      <w:pPr>
        <w:pStyle w:val="Heading4"/>
      </w:pPr>
      <w:bookmarkStart w:id="982" w:name="_Ref412110929"/>
      <w:r>
        <w:t>Psalm</w:t>
      </w:r>
      <w:r w:rsidRPr="00AB1781">
        <w:t xml:space="preserve"> 46</w:t>
      </w:r>
      <w:r>
        <w:t xml:space="preserve">: All </w:t>
      </w:r>
      <w:proofErr w:type="gramStart"/>
      <w:r>
        <w:t>you</w:t>
      </w:r>
      <w:proofErr w:type="gramEnd"/>
      <w:r>
        <w:t xml:space="preserve"> nations, clap your hands</w:t>
      </w:r>
      <w:bookmarkEnd w:id="98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3"/>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64"/>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lastRenderedPageBreak/>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65"/>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66"/>
      </w:r>
    </w:p>
    <w:p w14:paraId="262D1E8F" w14:textId="62D2E05C" w:rsidR="00B35B25" w:rsidRPr="00A6346F" w:rsidRDefault="00B35B25" w:rsidP="00B35B25">
      <w:pPr>
        <w:pStyle w:val="Rubric"/>
      </w:pPr>
      <w:r>
        <w:t xml:space="preserve">Alleluia. </w:t>
      </w:r>
      <w:r>
        <w:fldChar w:fldCharType="begin"/>
      </w:r>
      <w:r>
        <w:instrText xml:space="preserve"> REF _Ref448124439 \h </w:instrText>
      </w:r>
      <w:r>
        <w:instrText xml:space="preserve"> \* MERGEFORMAT </w:instrText>
      </w:r>
      <w:r>
        <w:fldChar w:fldCharType="separate"/>
      </w:r>
      <w:r>
        <w:t>The Psalms of the Third Hour</w:t>
      </w:r>
      <w:r>
        <w:fldChar w:fldCharType="end"/>
      </w:r>
      <w:r>
        <w:t xml:space="preserve"> are completed.</w:t>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67"/>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68"/>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9"/>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70"/>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1"/>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74"/>
      </w:r>
      <w:r w:rsidR="00A6346F" w:rsidRPr="00AB1781">
        <w:t>.</w:t>
      </w:r>
    </w:p>
    <w:p w14:paraId="145771CF" w14:textId="77777777" w:rsidR="00A6346F" w:rsidRPr="00A6346F" w:rsidRDefault="00A6346F" w:rsidP="00BF0205">
      <w:pPr>
        <w:pStyle w:val="Heading4"/>
      </w:pPr>
      <w:r>
        <w:lastRenderedPageBreak/>
        <w:t>Psalm</w:t>
      </w:r>
      <w:r w:rsidRPr="00AB1781">
        <w:t xml:space="preserve"> 48</w:t>
      </w:r>
      <w:r>
        <w:t xml:space="preserve">: Hear this, all </w:t>
      </w:r>
      <w:proofErr w:type="gramStart"/>
      <w:r>
        <w:t>you</w:t>
      </w:r>
      <w:proofErr w:type="gramEnd"/>
      <w:r>
        <w:t xml:space="preserve">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7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76"/>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77"/>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78"/>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9"/>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lastRenderedPageBreak/>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0"/>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lastRenderedPageBreak/>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1"/>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lastRenderedPageBreak/>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2"/>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83" w:name="_Ref411967565"/>
      <w:r>
        <w:t>Psalm</w:t>
      </w:r>
      <w:r w:rsidRPr="00AB1781">
        <w:t xml:space="preserve"> 50</w:t>
      </w:r>
      <w:r>
        <w:t xml:space="preserve">: Have mercy on me, O God, in </w:t>
      </w:r>
      <w:r w:rsidR="00E570CB">
        <w:t>Your</w:t>
      </w:r>
      <w:r>
        <w:t xml:space="preserve"> great mercy</w:t>
      </w:r>
      <w:bookmarkEnd w:id="98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3E6DC3">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3E6DC3">
        <w:rPr>
          <w:noProof/>
        </w:rPr>
        <w:t>47</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3E6DC3">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3E6DC3">
        <w:rPr>
          <w:noProof/>
        </w:rPr>
        <w:t>249</w:t>
      </w:r>
      <w:r>
        <w:fldChar w:fldCharType="end"/>
      </w:r>
      <w:r>
        <w:t xml:space="preserve">; </w:t>
      </w:r>
      <w:r>
        <w:fldChar w:fldCharType="begin"/>
      </w:r>
      <w:r>
        <w:instrText xml:space="preserve"> REF _Ref435434353 \h </w:instrText>
      </w:r>
      <w:r>
        <w:fldChar w:fldCharType="separate"/>
      </w:r>
      <w:r w:rsidR="003E6DC3">
        <w:t>The Psalms of the Third Hour</w:t>
      </w:r>
      <w:r>
        <w:fldChar w:fldCharType="end"/>
      </w:r>
      <w:r>
        <w:t xml:space="preserve">, page </w:t>
      </w:r>
      <w:r>
        <w:fldChar w:fldCharType="begin"/>
      </w:r>
      <w:r>
        <w:instrText xml:space="preserve"> PAGEREF _Ref435434358 \h </w:instrText>
      </w:r>
      <w:r>
        <w:fldChar w:fldCharType="separate"/>
      </w:r>
      <w:r w:rsidR="003E6DC3">
        <w:rPr>
          <w:noProof/>
        </w:rPr>
        <w:t>269</w:t>
      </w:r>
      <w:r>
        <w:fldChar w:fldCharType="end"/>
      </w:r>
      <w:r>
        <w:t xml:space="preserve">; </w:t>
      </w:r>
      <w:r>
        <w:fldChar w:fldCharType="begin"/>
      </w:r>
      <w:r>
        <w:instrText xml:space="preserve"> REF _Ref435434365 \h </w:instrText>
      </w:r>
      <w:r>
        <w:fldChar w:fldCharType="separate"/>
      </w:r>
      <w:r w:rsidR="003E6DC3">
        <w:t>The Psalms of the Sixth Hour</w:t>
      </w:r>
      <w:r>
        <w:fldChar w:fldCharType="end"/>
      </w:r>
      <w:r>
        <w:t xml:space="preserve">, page </w:t>
      </w:r>
      <w:r>
        <w:fldChar w:fldCharType="begin"/>
      </w:r>
      <w:r>
        <w:instrText xml:space="preserve"> PAGEREF _Ref435434371 \p \h </w:instrText>
      </w:r>
      <w:r>
        <w:fldChar w:fldCharType="separate"/>
      </w:r>
      <w:r w:rsidR="003E6DC3">
        <w:rPr>
          <w:noProof/>
        </w:rPr>
        <w:t>on page 270</w:t>
      </w:r>
      <w:r>
        <w:fldChar w:fldCharType="end"/>
      </w:r>
      <w:r>
        <w:t xml:space="preserve">; </w:t>
      </w:r>
      <w:r>
        <w:fldChar w:fldCharType="begin"/>
      </w:r>
      <w:r>
        <w:instrText xml:space="preserve"> REF _Ref435434381 \h </w:instrText>
      </w:r>
      <w:r>
        <w:fldChar w:fldCharType="separate"/>
      </w:r>
      <w:r w:rsidR="003E6DC3">
        <w:t>The Psalms of the Ninth Hour</w:t>
      </w:r>
      <w:r>
        <w:fldChar w:fldCharType="end"/>
      </w:r>
      <w:r>
        <w:t xml:space="preserve">, page </w:t>
      </w:r>
      <w:r>
        <w:fldChar w:fldCharType="begin"/>
      </w:r>
      <w:r>
        <w:instrText xml:space="preserve"> PAGEREF _Ref435434387 \h </w:instrText>
      </w:r>
      <w:r>
        <w:fldChar w:fldCharType="separate"/>
      </w:r>
      <w:r w:rsidR="003E6DC3">
        <w:rPr>
          <w:noProof/>
        </w:rPr>
        <w:t>274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lastRenderedPageBreak/>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3"/>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84"/>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proofErr w:type="gramStart"/>
      <w:r w:rsidR="001040C8">
        <w:t>You</w:t>
      </w:r>
      <w:proofErr w:type="gramEnd"/>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85"/>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86"/>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87"/>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007E0330">
        <w:t>guiding</w:t>
      </w:r>
      <w:proofErr w:type="gramEnd"/>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lastRenderedPageBreak/>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88"/>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lastRenderedPageBreak/>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9"/>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lastRenderedPageBreak/>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84" w:name="_Ref412111187"/>
      <w:r>
        <w:t>Psalm</w:t>
      </w:r>
      <w:r w:rsidR="00A6346F" w:rsidRPr="00AB1781">
        <w:t xml:space="preserve"> 53</w:t>
      </w:r>
      <w:r>
        <w:t xml:space="preserve">: O God, save me by </w:t>
      </w:r>
      <w:r w:rsidR="00E570CB">
        <w:t>Your</w:t>
      </w:r>
      <w:r>
        <w:t xml:space="preserve"> Name</w:t>
      </w:r>
      <w:bookmarkEnd w:id="98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0"/>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1"/>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2"/>
      </w:r>
      <w:r w:rsidRPr="00AB1781">
        <w:t xml:space="preserve"> </w:t>
      </w:r>
      <w:r w:rsidR="00E570CB">
        <w:t>Your</w:t>
      </w:r>
      <w:r w:rsidRPr="00AB1781">
        <w:t xml:space="preserve"> Name, O Lord, for it is good.</w:t>
      </w:r>
      <w:r w:rsidRPr="00AB1781">
        <w:rPr>
          <w:rStyle w:val="FootnoteReference"/>
        </w:rPr>
        <w:footnoteReference w:id="293"/>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94"/>
      </w:r>
    </w:p>
    <w:p w14:paraId="01F8EC09" w14:textId="70B9CCD9" w:rsidR="00B35B25" w:rsidRPr="00FD3FDA" w:rsidRDefault="00B35B25" w:rsidP="00B35B25">
      <w:pPr>
        <w:pStyle w:val="Rubric"/>
      </w:pPr>
      <w:r>
        <w:lastRenderedPageBreak/>
        <w:t xml:space="preserve">Alleluia. </w:t>
      </w:r>
      <w:r>
        <w:fldChar w:fldCharType="begin"/>
      </w:r>
      <w:r>
        <w:instrText xml:space="preserve"> REF _Ref434576249 \h </w:instrText>
      </w:r>
      <w:r>
        <w:fldChar w:fldCharType="separate"/>
      </w:r>
      <w:r>
        <w:rPr>
          <w:lang w:val="en-GB"/>
        </w:rPr>
        <w:t>The Psalms of Noon (The Sixth Hour)</w:t>
      </w:r>
      <w:r>
        <w:fldChar w:fldCharType="end"/>
      </w:r>
      <w:r>
        <w:t xml:space="preserve"> continue with </w:t>
      </w:r>
      <w:r>
        <w:fldChar w:fldCharType="begin"/>
      </w:r>
      <w:r>
        <w:instrText xml:space="preserve"> REF _Ref412026190 \h </w:instrText>
      </w:r>
      <w:r>
        <w:fldChar w:fldCharType="separate"/>
      </w:r>
      <w:r>
        <w:t>Psalm</w:t>
      </w:r>
      <w:r w:rsidRPr="00AB1781">
        <w:t xml:space="preserve"> 56</w:t>
      </w:r>
      <w:r>
        <w:t>: Have mercy on me, O God, have mercy on me</w:t>
      </w:r>
      <w:r>
        <w:fldChar w:fldCharType="end"/>
      </w:r>
      <w:r>
        <w:t xml:space="preserve">, page </w:t>
      </w:r>
      <w:r>
        <w:fldChar w:fldCharType="begin"/>
      </w:r>
      <w:r>
        <w:instrText xml:space="preserve"> PAGEREF _Ref412026190 \h </w:instrText>
      </w:r>
      <w:r>
        <w:fldChar w:fldCharType="separate"/>
      </w:r>
      <w:r>
        <w:rPr>
          <w:noProof/>
        </w:rPr>
        <w:t>399</w:t>
      </w:r>
      <w:r>
        <w:fldChar w:fldCharType="end"/>
      </w:r>
      <w:r>
        <w:t>.</w:t>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95"/>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96"/>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lastRenderedPageBreak/>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97"/>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 xml:space="preserve">the righteous </w:t>
      </w:r>
      <w:proofErr w:type="gramStart"/>
      <w:r w:rsidR="00006CCF">
        <w:t>to  be</w:t>
      </w:r>
      <w:proofErr w:type="gramEnd"/>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lastRenderedPageBreak/>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85" w:name="_Ref435438564"/>
      <w:r w:rsidRPr="00AB1781">
        <w:t>K</w:t>
      </w:r>
      <w:r>
        <w:t>athisma</w:t>
      </w:r>
      <w:r w:rsidR="0044639B">
        <w:t xml:space="preserve"> 8</w:t>
      </w:r>
      <w:bookmarkEnd w:id="985"/>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98"/>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99"/>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0"/>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lastRenderedPageBreak/>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86" w:name="_Ref412026190"/>
      <w:r>
        <w:t>Psalm</w:t>
      </w:r>
      <w:r w:rsidRPr="00AB1781">
        <w:t xml:space="preserve"> 56</w:t>
      </w:r>
      <w:r>
        <w:t>: Have mercy on me, O God, have mercy on me</w:t>
      </w:r>
      <w:bookmarkEnd w:id="986"/>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1"/>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w:t>
      </w:r>
      <w:proofErr w:type="gramStart"/>
      <w:r w:rsidRPr="00AB1781">
        <w:t>lions</w:t>
      </w:r>
      <w:proofErr w:type="gramEnd"/>
      <w:r w:rsidR="002F7B19">
        <w:t xml:space="preserve"> cubs</w:t>
      </w:r>
      <w:r w:rsidRPr="00AB1781">
        <w:t>.</w:t>
      </w:r>
    </w:p>
    <w:p w14:paraId="7D853818" w14:textId="1E90FDEC" w:rsidR="009E7111" w:rsidRPr="00AB1781" w:rsidRDefault="009E7111" w:rsidP="009E7111">
      <w:pPr>
        <w:pStyle w:val="EnglishHangNoCoptic"/>
      </w:pPr>
      <w:r w:rsidRPr="00AB1781">
        <w:lastRenderedPageBreak/>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2"/>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3"/>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04"/>
      </w:r>
    </w:p>
    <w:p w14:paraId="46679648" w14:textId="4A32B334" w:rsidR="00B35B25" w:rsidRPr="009E7111" w:rsidRDefault="00B35B25" w:rsidP="00E611C7">
      <w:pPr>
        <w:pStyle w:val="Rubric"/>
      </w:pPr>
      <w:r>
        <w:t xml:space="preserve">Alleluia. </w:t>
      </w:r>
      <w:r>
        <w:fldChar w:fldCharType="begin"/>
      </w:r>
      <w:r>
        <w:instrText xml:space="preserve"> REF _Ref434576249 \h </w:instrText>
      </w:r>
      <w:r>
        <w:fldChar w:fldCharType="separate"/>
      </w:r>
      <w:r>
        <w:rPr>
          <w:lang w:val="en-GB"/>
        </w:rPr>
        <w:t>The Psalms of Noon (The Sixth Hour)</w:t>
      </w:r>
      <w:r>
        <w:fldChar w:fldCharType="end"/>
      </w:r>
      <w:r>
        <w:t xml:space="preserve"> continue with </w:t>
      </w:r>
      <w:r>
        <w:fldChar w:fldCharType="begin"/>
      </w:r>
      <w:r>
        <w:instrText xml:space="preserve"> REF _Ref412111219 \h </w:instrText>
      </w:r>
      <w:r>
        <w:fldChar w:fldCharType="separate"/>
      </w:r>
      <w:r>
        <w:t>Psalm</w:t>
      </w:r>
      <w:r w:rsidRPr="00AB1781">
        <w:t xml:space="preserve"> 60</w:t>
      </w:r>
      <w:r>
        <w:t>: Hear, O God, my supplication</w:t>
      </w:r>
      <w:r>
        <w:fldChar w:fldCharType="end"/>
      </w:r>
      <w:r>
        <w:t xml:space="preserve">, page </w:t>
      </w:r>
      <w:r>
        <w:fldChar w:fldCharType="begin"/>
      </w:r>
      <w:r>
        <w:instrText xml:space="preserve"> PAGEREF _Ref412111219 \h </w:instrText>
      </w:r>
      <w:r>
        <w:fldChar w:fldCharType="separate"/>
      </w:r>
      <w:r>
        <w:rPr>
          <w:noProof/>
        </w:rPr>
        <w:t>404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611C7">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E611C7">
        <w:t>Psalm</w:t>
      </w:r>
      <w:r w:rsidR="00E611C7" w:rsidRPr="00AB1781">
        <w:t xml:space="preserve"> 85</w:t>
      </w:r>
      <w:r w:rsidR="00E611C7">
        <w:t>: Incline Your ear, O Lord, and answer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E611C7">
        <w:rPr>
          <w:noProof/>
        </w:rPr>
        <w:t>446</w:t>
      </w:r>
      <w:r w:rsidR="00E611C7">
        <w:fldChar w:fldCharType="end"/>
      </w:r>
      <w:r w:rsidR="00E611C7">
        <w:t>.</w:t>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lastRenderedPageBreak/>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lastRenderedPageBreak/>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05"/>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lastRenderedPageBreak/>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06"/>
      </w:r>
    </w:p>
    <w:p w14:paraId="4DC48000" w14:textId="77777777" w:rsidR="009E7111" w:rsidRPr="00035647" w:rsidRDefault="00035647" w:rsidP="00BF0205">
      <w:pPr>
        <w:pStyle w:val="Heading4"/>
      </w:pPr>
      <w:r>
        <w:t>Psalm</w:t>
      </w:r>
      <w:r w:rsidR="009E7111" w:rsidRPr="00AB1781">
        <w:t xml:space="preserve"> 59</w:t>
      </w:r>
      <w:r>
        <w:t xml:space="preserve">: O God, </w:t>
      </w:r>
      <w:proofErr w:type="gramStart"/>
      <w:r w:rsidR="001040C8">
        <w:t>You</w:t>
      </w:r>
      <w:proofErr w:type="gramEnd"/>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0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lastRenderedPageBreak/>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t>
      </w:r>
      <w:proofErr w:type="gramStart"/>
      <w:r w:rsidR="009E7111" w:rsidRPr="00AB1781">
        <w:t>Who</w:t>
      </w:r>
      <w:proofErr w:type="gramEnd"/>
      <w:r w:rsidR="009E7111" w:rsidRPr="00AB1781">
        <w:t xml:space="preserve">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87" w:name="_Ref412111219"/>
      <w:r>
        <w:t>Psalm</w:t>
      </w:r>
      <w:r w:rsidR="009E7111" w:rsidRPr="00AB1781">
        <w:t xml:space="preserve"> 60</w:t>
      </w:r>
      <w:r>
        <w:t>: Hear, O God, my supplication</w:t>
      </w:r>
      <w:bookmarkEnd w:id="987"/>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lastRenderedPageBreak/>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 xml:space="preserve">to his </w:t>
      </w:r>
      <w:proofErr w:type="gramStart"/>
      <w:r w:rsidR="00DC4A15">
        <w:t>years</w:t>
      </w:r>
      <w:proofErr w:type="gramEnd"/>
      <w:r w:rsidR="00DC4A15">
        <w:t xml:space="preserve">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1FEBF6E3" w:rsidR="00B35B25" w:rsidRPr="00035647" w:rsidRDefault="00B35B25" w:rsidP="00B35B25">
      <w:pPr>
        <w:pStyle w:val="Rubric"/>
      </w:pPr>
      <w:r>
        <w:t xml:space="preserve">Alleluia. </w:t>
      </w:r>
      <w:r>
        <w:fldChar w:fldCharType="begin"/>
      </w:r>
      <w:r>
        <w:instrText xml:space="preserve"> REF _Ref434576249 \h </w:instrText>
      </w:r>
      <w:r>
        <w:fldChar w:fldCharType="separate"/>
      </w:r>
      <w:r>
        <w:rPr>
          <w:lang w:val="en-GB"/>
        </w:rPr>
        <w:t>The Psalms of Noon (The Sixth Hour)</w:t>
      </w:r>
      <w:r>
        <w:fldChar w:fldCharType="end"/>
      </w:r>
      <w:r>
        <w:t xml:space="preserve"> continue with </w:t>
      </w:r>
      <w:r>
        <w:fldChar w:fldCharType="begin"/>
      </w:r>
      <w:r>
        <w:instrText xml:space="preserve"> REF _Ref412098429 \h </w:instrText>
      </w:r>
      <w:r>
        <w:fldChar w:fldCharType="separate"/>
      </w:r>
      <w:r>
        <w:t>Psalm</w:t>
      </w:r>
      <w:r w:rsidRPr="00AB1781">
        <w:t xml:space="preserve"> 62</w:t>
      </w:r>
      <w:r>
        <w:t>: O God, my God, I rise early and pray to You</w:t>
      </w:r>
      <w:r>
        <w:fldChar w:fldCharType="end"/>
      </w:r>
      <w:r>
        <w:t xml:space="preserve">, page </w:t>
      </w:r>
      <w:r>
        <w:fldChar w:fldCharType="begin"/>
      </w:r>
      <w:r>
        <w:instrText xml:space="preserve"> PAGEREF _Ref412098429 \h </w:instrText>
      </w:r>
      <w:r>
        <w:fldChar w:fldCharType="separate"/>
      </w:r>
      <w:r>
        <w:rPr>
          <w:noProof/>
        </w:rPr>
        <w:t>406</w:t>
      </w:r>
      <w:r>
        <w:fldChar w:fldCharType="end"/>
      </w:r>
      <w:r>
        <w:t>.</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lastRenderedPageBreak/>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1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13"/>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1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88" w:name="_Ref412098429"/>
      <w:r>
        <w:t>Psalm</w:t>
      </w:r>
      <w:r w:rsidR="009E7111" w:rsidRPr="00AB1781">
        <w:t xml:space="preserve"> 62</w:t>
      </w:r>
      <w:r>
        <w:t xml:space="preserve">: O God, my God, I rise early and pray to </w:t>
      </w:r>
      <w:r w:rsidR="001040C8">
        <w:t>You</w:t>
      </w:r>
      <w:bookmarkEnd w:id="98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proofErr w:type="gramStart"/>
      <w:r w:rsidR="001040C8">
        <w:t>You</w:t>
      </w:r>
      <w:proofErr w:type="gramEnd"/>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15"/>
      </w:r>
      <w:r w:rsidR="00B2668D">
        <w:t>,</w:t>
      </w:r>
    </w:p>
    <w:p w14:paraId="460D77CE" w14:textId="77777777" w:rsidR="009E7111" w:rsidRPr="00AB1781" w:rsidRDefault="009E7111" w:rsidP="00035647">
      <w:pPr>
        <w:pStyle w:val="EnglishHangEndNoCoptic"/>
      </w:pPr>
      <w:r w:rsidRPr="00AB1781">
        <w:lastRenderedPageBreak/>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16"/>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4B1859E5" w:rsidR="00F35AEA" w:rsidRPr="00035647" w:rsidRDefault="00F35AEA" w:rsidP="00B35B25">
      <w:pPr>
        <w:pStyle w:val="Rubric"/>
      </w:pPr>
      <w:r>
        <w:t xml:space="preserve">Alleluia. </w:t>
      </w:r>
      <w:r>
        <w:fldChar w:fldCharType="begin"/>
      </w:r>
      <w:r>
        <w:instrText xml:space="preserve"> REF _Ref448061221 \h </w:instrText>
      </w:r>
      <w:r>
        <w:fldChar w:fldCharType="separate"/>
      </w:r>
      <w:r>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B35B25">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t>Psalm</w:t>
      </w:r>
      <w:r w:rsidRPr="00AB1781">
        <w:t xml:space="preserve"> 66</w:t>
      </w:r>
      <w:r>
        <w:t>: My God have compassion on us and bless us</w:t>
      </w:r>
      <w:r>
        <w:fldChar w:fldCharType="end"/>
      </w:r>
      <w:r>
        <w:t xml:space="preserve">, page </w:t>
      </w:r>
      <w:r>
        <w:fldChar w:fldCharType="begin"/>
      </w:r>
      <w:r>
        <w:instrText xml:space="preserve"> PAGEREF _Ref412026041 \h </w:instrText>
      </w:r>
      <w:r>
        <w:fldChar w:fldCharType="separate"/>
      </w:r>
      <w:r>
        <w:rPr>
          <w:noProof/>
        </w:rPr>
        <w:t>411</w:t>
      </w:r>
      <w:r>
        <w:fldChar w:fldCharType="end"/>
      </w:r>
      <w:r>
        <w:t>.</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lastRenderedPageBreak/>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9" w:name="_Ref435438574"/>
      <w:r w:rsidRPr="00AB1781">
        <w:t>K</w:t>
      </w:r>
      <w:r>
        <w:t>athisma 9</w:t>
      </w:r>
      <w:bookmarkEnd w:id="989"/>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lastRenderedPageBreak/>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17"/>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18"/>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19"/>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lastRenderedPageBreak/>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20"/>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21"/>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22"/>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23"/>
      </w:r>
      <w:r w:rsidRPr="00AB1781">
        <w:t xml:space="preserve"> worship</w:t>
      </w:r>
      <w:r w:rsidR="000E01D1">
        <w:rPr>
          <w:rStyle w:val="FootnoteReference"/>
        </w:rPr>
        <w:footnoteReference w:id="324"/>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25"/>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26"/>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27"/>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28"/>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29"/>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30"/>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90" w:name="_Ref412026041"/>
      <w:r>
        <w:t>Psalm</w:t>
      </w:r>
      <w:r w:rsidRPr="00AB1781">
        <w:t xml:space="preserve"> 66</w:t>
      </w:r>
      <w:r>
        <w:t>: My God have compassion on us and bless us</w:t>
      </w:r>
      <w:bookmarkEnd w:id="99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31"/>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32"/>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33"/>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34"/>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06F7FAC"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B35B25">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B35B25">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t>Psalm</w:t>
      </w:r>
      <w:r w:rsidRPr="00AB1781">
        <w:t xml:space="preserve"> 69</w:t>
      </w:r>
      <w:r>
        <w:t>: O God, come to my help</w:t>
      </w:r>
      <w:r>
        <w:fldChar w:fldCharType="end"/>
      </w:r>
      <w:r>
        <w:t xml:space="preserve">, page </w:t>
      </w:r>
      <w:r>
        <w:fldChar w:fldCharType="begin"/>
      </w:r>
      <w:r>
        <w:instrText xml:space="preserve"> PAGEREF _Ref412026055 \h </w:instrText>
      </w:r>
      <w:r>
        <w:fldChar w:fldCharType="separate"/>
      </w:r>
      <w:r>
        <w:rPr>
          <w:noProof/>
        </w:rPr>
        <w:t>418</w:t>
      </w:r>
      <w:r>
        <w:fldChar w:fldCharType="end"/>
      </w:r>
      <w:r>
        <w:t>.</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35"/>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36"/>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37"/>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proofErr w:type="gramStart"/>
      <w:r w:rsidR="003863C1">
        <w:t>You</w:t>
      </w:r>
      <w:proofErr w:type="gramEnd"/>
      <w:r w:rsidR="003863C1">
        <w:t xml:space="preserve">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38"/>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39"/>
      </w:r>
      <w:r w:rsidR="00C879D4" w:rsidRPr="00AB1781">
        <w:t xml:space="preserve"> of the Beloved</w:t>
      </w:r>
    </w:p>
    <w:p w14:paraId="52437274" w14:textId="77777777" w:rsidR="00C879D4" w:rsidRPr="00AB1781" w:rsidRDefault="00C879D4" w:rsidP="00C879D4">
      <w:pPr>
        <w:pStyle w:val="EnglishHangNoCoptic"/>
      </w:pPr>
      <w:r w:rsidRPr="00AB1781">
        <w:lastRenderedPageBreak/>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40"/>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41"/>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w:t>
      </w:r>
      <w:proofErr w:type="gramStart"/>
      <w:r w:rsidR="0080282E">
        <w:t>You</w:t>
      </w:r>
      <w:proofErr w:type="gramEnd"/>
      <w:r w:rsidR="0080282E">
        <w:t xml:space="preserve">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42"/>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lastRenderedPageBreak/>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43"/>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44"/>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w:t>
      </w:r>
      <w:proofErr w:type="gramStart"/>
      <w:r w:rsidR="000C6C77">
        <w:t>you</w:t>
      </w:r>
      <w:proofErr w:type="gramEnd"/>
      <w:r w:rsidR="000C6C77">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t>
      </w:r>
      <w:proofErr w:type="gramStart"/>
      <w:r w:rsidRPr="00AB1781">
        <w:t>Who</w:t>
      </w:r>
      <w:proofErr w:type="gramEnd"/>
      <w:r w:rsidRPr="00AB1781">
        <w:t xml:space="preserve">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45"/>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lastRenderedPageBreak/>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46"/>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 xml:space="preserve">grow weary of </w:t>
      </w:r>
      <w:proofErr w:type="gramStart"/>
      <w:r w:rsidR="00A10925">
        <w:t>crying</w:t>
      </w:r>
      <w:r w:rsidRPr="00AB1781">
        <w:t>,</w:t>
      </w:r>
      <w:proofErr w:type="gramEnd"/>
      <w:r w:rsidRPr="00AB1781">
        <w:t xml:space="preserve">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47"/>
      </w:r>
    </w:p>
    <w:p w14:paraId="75B079FC" w14:textId="34FA1BF6" w:rsidR="00C879D4" w:rsidRPr="00AB1781" w:rsidRDefault="00C879D4" w:rsidP="00B139A8">
      <w:pPr>
        <w:pStyle w:val="EnglishHangNoCoptic"/>
      </w:pPr>
      <w:r w:rsidRPr="00AB1781">
        <w:t xml:space="preserve">6 O God, </w:t>
      </w:r>
      <w:proofErr w:type="gramStart"/>
      <w:r w:rsidR="001040C8">
        <w:t>You</w:t>
      </w:r>
      <w:proofErr w:type="gramEnd"/>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proofErr w:type="gramStart"/>
      <w:r w:rsidR="0089583B">
        <w:t>became</w:t>
      </w:r>
      <w:proofErr w:type="gramEnd"/>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48"/>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49"/>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50"/>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51"/>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52"/>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lastRenderedPageBreak/>
        <w:tab/>
        <w:t>and bend their back</w:t>
      </w:r>
      <w:r w:rsidR="00F213BA">
        <w:t>s</w:t>
      </w:r>
      <w:r w:rsidRPr="00AB1781">
        <w:t xml:space="preserve"> continually.</w:t>
      </w:r>
      <w:r w:rsidRPr="00AB1781">
        <w:rPr>
          <w:rStyle w:val="FootnoteReference"/>
        </w:rPr>
        <w:footnoteReference w:id="353"/>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54"/>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91" w:name="_Ref412026055"/>
      <w:r>
        <w:t>Psalm</w:t>
      </w:r>
      <w:r w:rsidR="00C879D4" w:rsidRPr="00AB1781">
        <w:t xml:space="preserve"> 69</w:t>
      </w:r>
      <w:r>
        <w:t>: O God, come to my help</w:t>
      </w:r>
      <w:bookmarkEnd w:id="99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 xml:space="preserve">y David, </w:t>
      </w:r>
      <w:proofErr w:type="gramStart"/>
      <w:r w:rsidRPr="00AB1781">
        <w:t>In</w:t>
      </w:r>
      <w:proofErr w:type="gramEnd"/>
      <w:r w:rsidRPr="00AB1781">
        <w:t xml:space="preserve">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55"/>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56"/>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2DED949B" w:rsidR="00F35AEA" w:rsidRDefault="00F35AEA" w:rsidP="00E611C7">
      <w:pPr>
        <w:pStyle w:val="Rubric"/>
      </w:pPr>
      <w:r>
        <w:t xml:space="preserve">Alleluia. </w:t>
      </w:r>
      <w:r>
        <w:fldChar w:fldCharType="begin"/>
      </w:r>
      <w:r>
        <w:instrText xml:space="preserve"> REF _Ref448061221 \h </w:instrText>
      </w:r>
      <w:r>
        <w:fldChar w:fldCharType="separate"/>
      </w:r>
      <w:r>
        <w:t>The Psalms of Prime</w:t>
      </w:r>
      <w:r>
        <w:fldChar w:fldCharType="end"/>
      </w:r>
      <w:r>
        <w:t xml:space="preserve"> continue with </w:t>
      </w:r>
      <w:r>
        <w:fldChar w:fldCharType="begin"/>
      </w:r>
      <w:r>
        <w:instrText xml:space="preserve"> REF _Ref412098484 \h </w:instrText>
      </w:r>
      <w:r>
        <w:fldChar w:fldCharType="separate"/>
      </w:r>
      <w:r>
        <w:t>Psalm</w:t>
      </w:r>
      <w:r w:rsidRPr="00AB1781">
        <w:t xml:space="preserve"> 112</w:t>
      </w:r>
      <w:r>
        <w:t>: Praise the Lord, you children</w:t>
      </w:r>
      <w:r>
        <w:fldChar w:fldCharType="end"/>
      </w:r>
      <w:r>
        <w:t xml:space="preserve">, page </w:t>
      </w:r>
      <w:r>
        <w:fldChar w:fldCharType="begin"/>
      </w:r>
      <w:r>
        <w:instrText xml:space="preserve"> PAGEREF _Ref412098484 \h </w:instrText>
      </w:r>
      <w:r>
        <w:fldChar w:fldCharType="separate"/>
      </w:r>
      <w:r>
        <w:rPr>
          <w:noProof/>
        </w:rPr>
        <w:t>491</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B35B25">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B35B25">
        <w:t>Psalm</w:t>
      </w:r>
      <w:r w:rsidR="00B35B25" w:rsidRPr="00AB1781">
        <w:t xml:space="preserve"> 83</w:t>
      </w:r>
      <w:r w:rsidR="00B35B25">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B35B25">
        <w:rPr>
          <w:noProof/>
        </w:rPr>
        <w:t>443</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B35B25">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B35B25">
        <w:t>Psalm</w:t>
      </w:r>
      <w:r w:rsidR="00B35B25" w:rsidRPr="00AB1781">
        <w:t xml:space="preserve"> 22</w:t>
      </w:r>
      <w:r w:rsidR="00B35B25">
        <w:t>: The Lord is my Shepherd, and will deny me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B35B25">
        <w:rPr>
          <w:noProof/>
        </w:rPr>
        <w:t>347</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E611C7">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E611C7">
        <w:t>Psalm</w:t>
      </w:r>
      <w:r w:rsidR="00E611C7" w:rsidRPr="00AB1781">
        <w:t xml:space="preserve"> 85</w:t>
      </w:r>
      <w:r w:rsidR="00E611C7">
        <w:t>: Incline Your ear, O Lord, and answer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E611C7">
        <w:rPr>
          <w:noProof/>
        </w:rPr>
        <w:t>446</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92" w:name="_Ref435438582"/>
      <w:r w:rsidRPr="00AB1781">
        <w:t>K</w:t>
      </w:r>
      <w:r>
        <w:t>athisma 10</w:t>
      </w:r>
      <w:bookmarkEnd w:id="992"/>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57"/>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58"/>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59"/>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60"/>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61"/>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lastRenderedPageBreak/>
        <w:t>1 (For Solomon)</w:t>
      </w:r>
      <w:r w:rsidRPr="00AB1781">
        <w:rPr>
          <w:rStyle w:val="FootnoteReference"/>
        </w:rPr>
        <w:footnoteReference w:id="362"/>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63"/>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64"/>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65"/>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66"/>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67"/>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68"/>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lastRenderedPageBreak/>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69"/>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70"/>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71"/>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lastRenderedPageBreak/>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72"/>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73"/>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 xml:space="preserve">ere knowledge in the </w:t>
      </w:r>
      <w:proofErr w:type="gramStart"/>
      <w:r>
        <w:t>Most High</w:t>
      </w:r>
      <w:proofErr w:type="gramEnd"/>
      <w:r>
        <w:t>?”</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74"/>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75"/>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76"/>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77"/>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lastRenderedPageBreak/>
        <w:tab/>
        <w:t>in the gates of the daughter of Zion.</w:t>
      </w:r>
      <w:r w:rsidRPr="00AB1781">
        <w:rPr>
          <w:rStyle w:val="FootnoteReference"/>
        </w:rPr>
        <w:footnoteReference w:id="378"/>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79"/>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80"/>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81"/>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82"/>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83"/>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 xml:space="preserve">no longer he </w:t>
      </w:r>
      <w:proofErr w:type="gramStart"/>
      <w:r w:rsidR="00452817">
        <w:t>know</w:t>
      </w:r>
      <w:proofErr w:type="gramEnd"/>
      <w:r w:rsidR="00452817">
        <w:t xml:space="preserve">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lastRenderedPageBreak/>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 xml:space="preserve">heads </w:t>
      </w:r>
      <w:proofErr w:type="gramStart"/>
      <w:r w:rsidR="00452817">
        <w:t>of  the</w:t>
      </w:r>
      <w:proofErr w:type="gramEnd"/>
      <w:r w:rsidR="00452817">
        <w:t xml:space="preserv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84"/>
      </w:r>
    </w:p>
    <w:p w14:paraId="11327820" w14:textId="3B3CCACB"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85"/>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lastRenderedPageBreak/>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86"/>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87"/>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88"/>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89"/>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90"/>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91"/>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92"/>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93"/>
      </w:r>
      <w:r w:rsidRPr="00AB1781">
        <w:t xml:space="preserve"> of the earth.</w:t>
      </w:r>
    </w:p>
    <w:p w14:paraId="515BDCAC" w14:textId="77777777" w:rsidR="00CA0029" w:rsidRPr="00AB1781" w:rsidRDefault="00CA0029" w:rsidP="00BF0205">
      <w:pPr>
        <w:pStyle w:val="Heading4"/>
      </w:pPr>
      <w:r>
        <w:lastRenderedPageBreak/>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94"/>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 xml:space="preserve">he right hand of the </w:t>
      </w:r>
      <w:proofErr w:type="gramStart"/>
      <w:r w:rsidR="001E7CE9">
        <w:t>Most High</w:t>
      </w:r>
      <w:proofErr w:type="gramEnd"/>
      <w:r w:rsidR="001E7CE9">
        <w:t>!”</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lastRenderedPageBreak/>
        <w:t xml:space="preserve">14 O God, </w:t>
      </w:r>
      <w:proofErr w:type="gramStart"/>
      <w:r w:rsidR="00E570CB">
        <w:t>Your</w:t>
      </w:r>
      <w:proofErr w:type="gramEnd"/>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95"/>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96"/>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97"/>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93" w:name="_Ref435438587"/>
      <w:r w:rsidRPr="00AB1781">
        <w:t>K</w:t>
      </w:r>
      <w:r>
        <w:t>athisma</w:t>
      </w:r>
      <w:r w:rsidRPr="00AB1781">
        <w:t xml:space="preserve"> 1</w:t>
      </w:r>
      <w:r>
        <w:t>1</w:t>
      </w:r>
      <w:bookmarkEnd w:id="993"/>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lastRenderedPageBreak/>
        <w:t>2 I</w:t>
      </w:r>
      <w:r w:rsidR="00E47504">
        <w:t xml:space="preserve"> will speak my mind in parables;</w:t>
      </w:r>
      <w:r w:rsidRPr="00AB1781">
        <w:rPr>
          <w:rStyle w:val="FootnoteReference"/>
        </w:rPr>
        <w:footnoteReference w:id="398"/>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99"/>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00"/>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lastRenderedPageBreak/>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01"/>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02"/>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 xml:space="preserve">and by His </w:t>
      </w:r>
      <w:proofErr w:type="gramStart"/>
      <w:r w:rsidRPr="00AB1781">
        <w:t>power</w:t>
      </w:r>
      <w:proofErr w:type="gramEnd"/>
      <w:r w:rsidR="00DD31B9">
        <w:t xml:space="preserve"> He brought in a southwest wind;</w:t>
      </w:r>
    </w:p>
    <w:p w14:paraId="50FFE075" w14:textId="3FE39C51" w:rsidR="004A51E7" w:rsidRPr="00AB1781" w:rsidRDefault="004A51E7" w:rsidP="004A51E7">
      <w:pPr>
        <w:pStyle w:val="EnglishHangNoCoptic"/>
      </w:pPr>
      <w:r w:rsidRPr="00AB1781">
        <w:lastRenderedPageBreak/>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03"/>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lastRenderedPageBreak/>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proofErr w:type="gramStart"/>
      <w:r w:rsidRPr="00AB1781">
        <w:t>spared</w:t>
      </w:r>
      <w:proofErr w:type="gramEnd"/>
      <w:r w:rsidRPr="00AB1781">
        <w:t xml:space="preserve">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lastRenderedPageBreak/>
        <w:t xml:space="preserve">56 Yet they </w:t>
      </w:r>
      <w:r w:rsidR="00287CDE">
        <w:t>tested</w:t>
      </w:r>
      <w:r w:rsidRPr="00AB1781">
        <w:t xml:space="preserve"> and provoked the </w:t>
      </w:r>
      <w:proofErr w:type="gramStart"/>
      <w:r w:rsidRPr="00AB1781">
        <w:t>Most High</w:t>
      </w:r>
      <w:proofErr w:type="gramEnd"/>
      <w:r w:rsidRPr="00AB1781">
        <w:t xml:space="preserve">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04"/>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05"/>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lastRenderedPageBreak/>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06"/>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lastRenderedPageBreak/>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07"/>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08"/>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09"/>
      </w:r>
      <w:r>
        <w:t xml:space="preserve">, </w:t>
      </w:r>
      <w:r w:rsidR="006B0A9B">
        <w:t>manifest Yourself</w:t>
      </w:r>
      <w:r w:rsidR="006B0A9B">
        <w:rPr>
          <w:rStyle w:val="FootnoteReference"/>
        </w:rPr>
        <w:footnoteReference w:id="410"/>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11"/>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lastRenderedPageBreak/>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12"/>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lastRenderedPageBreak/>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13"/>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14"/>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15"/>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lastRenderedPageBreak/>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16"/>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17"/>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18"/>
      </w:r>
    </w:p>
    <w:p w14:paraId="65A343DC" w14:textId="31254CAF" w:rsidR="004A51E7" w:rsidRPr="00AB1781" w:rsidRDefault="003D6ABB" w:rsidP="00A93CE8">
      <w:pPr>
        <w:pStyle w:val="EnglishHangNoCoptic"/>
      </w:pPr>
      <w:r>
        <w:lastRenderedPageBreak/>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19"/>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20"/>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proofErr w:type="gramStart"/>
      <w:r w:rsidR="00E570CB">
        <w:t>Your</w:t>
      </w:r>
      <w:proofErr w:type="gramEnd"/>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lastRenderedPageBreak/>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94" w:name="_Ref412111290"/>
      <w:r>
        <w:t>Psalm</w:t>
      </w:r>
      <w:r w:rsidR="004A51E7" w:rsidRPr="00AB1781">
        <w:t xml:space="preserve"> 83</w:t>
      </w:r>
      <w:r>
        <w:t xml:space="preserve">: How I love </w:t>
      </w:r>
      <w:r w:rsidR="00E570CB">
        <w:t>Your</w:t>
      </w:r>
      <w:r>
        <w:t xml:space="preserve"> dwellings, O Lord of Hosts</w:t>
      </w:r>
      <w:bookmarkEnd w:id="99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21"/>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lastRenderedPageBreak/>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22"/>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23"/>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24"/>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724B801F" w:rsidR="00B35B25" w:rsidRPr="00A93CE8" w:rsidRDefault="00B35B25" w:rsidP="00B35B25">
      <w:pPr>
        <w:pStyle w:val="Rubric"/>
      </w:pPr>
      <w:r>
        <w:t xml:space="preserve">Alleluia. </w:t>
      </w:r>
      <w:r>
        <w:fldChar w:fldCharType="begin"/>
      </w:r>
      <w:r>
        <w:instrText xml:space="preserve"> REF _Ref434576249 \h </w:instrText>
      </w:r>
      <w:r>
        <w:fldChar w:fldCharType="separate"/>
      </w:r>
      <w:r>
        <w:rPr>
          <w:lang w:val="en-GB"/>
        </w:rPr>
        <w:t>The Psalms of Noon (The Sixth Hour)</w:t>
      </w:r>
      <w:r>
        <w:fldChar w:fldCharType="end"/>
      </w:r>
      <w:r>
        <w:t xml:space="preserve"> continue with </w:t>
      </w:r>
      <w:r>
        <w:fldChar w:fldCharType="begin"/>
      </w:r>
      <w:r>
        <w:instrText xml:space="preserve"> REF _Ref412111302 \h </w:instrText>
      </w:r>
      <w:r>
        <w:fldChar w:fldCharType="separate"/>
      </w:r>
      <w:r>
        <w:t>Psalm</w:t>
      </w:r>
      <w:r w:rsidRPr="00AB1781">
        <w:t xml:space="preserve"> 84</w:t>
      </w:r>
      <w:r>
        <w:t>: O Lord, You has blessed Your land</w:t>
      </w:r>
      <w:r>
        <w:fldChar w:fldCharType="end"/>
      </w:r>
      <w:r>
        <w:t xml:space="preserve">, page </w:t>
      </w:r>
      <w:r>
        <w:fldChar w:fldCharType="begin"/>
      </w:r>
      <w:r>
        <w:instrText xml:space="preserve"> PAGEREF _Ref412111302 \h </w:instrText>
      </w:r>
      <w:r>
        <w:fldChar w:fldCharType="separate"/>
      </w:r>
      <w:r>
        <w:rPr>
          <w:noProof/>
        </w:rPr>
        <w:t>444</w:t>
      </w:r>
      <w:r>
        <w:fldChar w:fldCharType="end"/>
      </w:r>
      <w:r>
        <w:t>.</w:t>
      </w:r>
    </w:p>
    <w:p w14:paraId="2EFF1703" w14:textId="77777777" w:rsidR="004A51E7" w:rsidRPr="00AB1781" w:rsidRDefault="00A93CE8" w:rsidP="00BF0205">
      <w:pPr>
        <w:pStyle w:val="Heading4"/>
      </w:pPr>
      <w:bookmarkStart w:id="995" w:name="_Ref412111302"/>
      <w:r>
        <w:t>Psalm</w:t>
      </w:r>
      <w:r w:rsidR="004A51E7" w:rsidRPr="00AB1781">
        <w:t xml:space="preserve"> 84</w:t>
      </w:r>
      <w:r>
        <w:t xml:space="preserve">: O Lord, </w:t>
      </w:r>
      <w:proofErr w:type="gramStart"/>
      <w:r w:rsidR="001040C8">
        <w:t>You</w:t>
      </w:r>
      <w:proofErr w:type="gramEnd"/>
      <w:r>
        <w:t xml:space="preserve"> has blessed </w:t>
      </w:r>
      <w:r w:rsidR="00E570CB">
        <w:t>Your</w:t>
      </w:r>
      <w:r>
        <w:t xml:space="preserve"> land</w:t>
      </w:r>
      <w:bookmarkEnd w:id="99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48D7A56C" w14:textId="061983BC" w:rsidR="004A51E7" w:rsidRPr="00AB1781" w:rsidRDefault="004A51E7" w:rsidP="00A93CE8">
      <w:pPr>
        <w:pStyle w:val="Rubric"/>
      </w:pPr>
      <w:r w:rsidRPr="00AB1781">
        <w:lastRenderedPageBreak/>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25"/>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26"/>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27"/>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28"/>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3EC34439" w:rsidR="00B35B25" w:rsidRDefault="00B35B25" w:rsidP="00B35B25">
      <w:pPr>
        <w:pStyle w:val="Rubric"/>
      </w:pPr>
      <w:r>
        <w:lastRenderedPageBreak/>
        <w:t xml:space="preserve">Alleluia. </w:t>
      </w:r>
      <w:r>
        <w:fldChar w:fldCharType="begin"/>
      </w:r>
      <w:r>
        <w:instrText xml:space="preserve"> REF _Ref434576249 \h </w:instrText>
      </w:r>
      <w:r>
        <w:fldChar w:fldCharType="separate"/>
      </w:r>
      <w:r>
        <w:rPr>
          <w:lang w:val="en-GB"/>
        </w:rPr>
        <w:t>The Psalms of Noon (The Sixth Hour)</w:t>
      </w:r>
      <w:r>
        <w:fldChar w:fldCharType="end"/>
      </w:r>
      <w:r>
        <w:t xml:space="preserve"> continue with </w:t>
      </w:r>
      <w:r>
        <w:fldChar w:fldCharType="begin"/>
      </w:r>
      <w:r>
        <w:instrText xml:space="preserve"> REF _Ref412026212 \h </w:instrText>
      </w:r>
      <w:r>
        <w:fldChar w:fldCharType="separate"/>
      </w:r>
      <w:r>
        <w:t>Psalm</w:t>
      </w:r>
      <w:r w:rsidRPr="00AB1781">
        <w:t xml:space="preserve"> 85</w:t>
      </w:r>
      <w:r>
        <w:t>: Incline Your ear, O Lord, and answer me</w:t>
      </w:r>
      <w:r>
        <w:fldChar w:fldCharType="end"/>
      </w:r>
      <w:r>
        <w:t xml:space="preserve">, page </w:t>
      </w:r>
      <w:r>
        <w:fldChar w:fldCharType="begin"/>
      </w:r>
      <w:r>
        <w:instrText xml:space="preserve"> PAGEREF _Ref412026212 \h </w:instrText>
      </w:r>
      <w:r>
        <w:fldChar w:fldCharType="separate"/>
      </w:r>
      <w:r>
        <w:rPr>
          <w:noProof/>
        </w:rPr>
        <w:t>445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96" w:name="_Ref435990025"/>
      <w:r>
        <w:t>Kathisma 12</w:t>
      </w:r>
      <w:bookmarkEnd w:id="996"/>
    </w:p>
    <w:p w14:paraId="3C923651" w14:textId="77777777" w:rsidR="00935D4B" w:rsidRPr="00AB1781" w:rsidRDefault="00935D4B" w:rsidP="00BF0205">
      <w:pPr>
        <w:pStyle w:val="Heading4"/>
      </w:pPr>
      <w:bookmarkStart w:id="997" w:name="_Ref412026212"/>
      <w:r>
        <w:t>Psalm</w:t>
      </w:r>
      <w:r w:rsidRPr="00AB1781">
        <w:t xml:space="preserve"> 85</w:t>
      </w:r>
      <w:r>
        <w:t xml:space="preserve">: Incline </w:t>
      </w:r>
      <w:r w:rsidR="001040C8">
        <w:t>Your</w:t>
      </w:r>
      <w:r>
        <w:t xml:space="preserve"> ear, O Lord, and answer me</w:t>
      </w:r>
      <w:bookmarkEnd w:id="99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29"/>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30"/>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31"/>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 xml:space="preserve">I will </w:t>
      </w:r>
      <w:proofErr w:type="gramStart"/>
      <w:r w:rsidR="00751701">
        <w:t>cried</w:t>
      </w:r>
      <w:proofErr w:type="gramEnd"/>
      <w:r w:rsidR="00751701">
        <w:t xml:space="preserve">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 xml:space="preserve">9 All the </w:t>
      </w:r>
      <w:proofErr w:type="gramStart"/>
      <w:r w:rsidRPr="00AB1781">
        <w:t>nations</w:t>
      </w:r>
      <w:r w:rsidR="00751701">
        <w:t>[</w:t>
      </w:r>
      <w:proofErr w:type="gramEnd"/>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32"/>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lastRenderedPageBreak/>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33"/>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34"/>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35"/>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36"/>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37"/>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499630DA" w:rsidR="00B35B25" w:rsidRPr="00935D4B" w:rsidRDefault="00B35B25" w:rsidP="00E611C7">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w:t>
      </w:r>
      <w:r>
        <w:fldChar w:fldCharType="begin"/>
      </w:r>
      <w:r>
        <w:instrText xml:space="preserve"> REF _Ref412111328 \h </w:instrText>
      </w:r>
      <w:r>
        <w:fldChar w:fldCharType="separate"/>
      </w:r>
      <w:r>
        <w:t>Psalm</w:t>
      </w:r>
      <w:r w:rsidRPr="00AB1781">
        <w:t xml:space="preserve"> 86</w:t>
      </w:r>
      <w:r>
        <w:t>: His foundations are on the holy mountains</w:t>
      </w:r>
      <w:r>
        <w:fldChar w:fldCharType="end"/>
      </w:r>
      <w:r>
        <w:t xml:space="preserve">, page </w:t>
      </w:r>
      <w:r>
        <w:fldChar w:fldCharType="begin"/>
      </w:r>
      <w:r>
        <w:instrText xml:space="preserve"> PAGEREF _Ref412111328 \h </w:instrText>
      </w:r>
      <w:r>
        <w:fldChar w:fldCharType="separate"/>
      </w:r>
      <w:r>
        <w:rPr>
          <w:noProof/>
        </w:rPr>
        <w:t>447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611C7">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E611C7">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E611C7">
        <w:t>Psalm</w:t>
      </w:r>
      <w:r w:rsidR="00E611C7" w:rsidRPr="00AB1781">
        <w:t xml:space="preserve"> 90</w:t>
      </w:r>
      <w:r w:rsidR="00E611C7">
        <w:t>: He who dwells in the help of the Most High will live</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E611C7">
        <w:rPr>
          <w:noProof/>
        </w:rPr>
        <w:t>455</w:t>
      </w:r>
      <w:r w:rsidR="00E611C7">
        <w:fldChar w:fldCharType="end"/>
      </w:r>
      <w:r w:rsidR="00E611C7">
        <w:t>.</w:t>
      </w:r>
    </w:p>
    <w:p w14:paraId="45920DE7" w14:textId="77777777" w:rsidR="00935D4B" w:rsidRPr="00AB1781" w:rsidRDefault="00935D4B" w:rsidP="00BF0205">
      <w:pPr>
        <w:pStyle w:val="Heading4"/>
      </w:pPr>
      <w:bookmarkStart w:id="998" w:name="_Ref412111328"/>
      <w:r>
        <w:t>Psalm</w:t>
      </w:r>
      <w:r w:rsidRPr="00AB1781">
        <w:t xml:space="preserve"> 86</w:t>
      </w:r>
      <w:r>
        <w:t>: His foundations are on the holy mountains</w:t>
      </w:r>
      <w:bookmarkEnd w:id="99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0010512A" w14:textId="77777777" w:rsidR="00935D4B" w:rsidRPr="00AB1781" w:rsidRDefault="00935D4B" w:rsidP="00935D4B">
      <w:pPr>
        <w:pStyle w:val="Rubric"/>
      </w:pPr>
      <w:r w:rsidRPr="00AB1781">
        <w:lastRenderedPageBreak/>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38"/>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39"/>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40"/>
      </w:r>
    </w:p>
    <w:p w14:paraId="41ECC6AA" w14:textId="04147FD6" w:rsidR="00935D4B" w:rsidRPr="00AB1781" w:rsidRDefault="00ED7AD3" w:rsidP="00935D4B">
      <w:pPr>
        <w:pStyle w:val="EnglishHangNoCoptic"/>
      </w:pPr>
      <w:r>
        <w:tab/>
        <w:t>and, “a man was born in her,”</w:t>
      </w:r>
      <w:r>
        <w:rPr>
          <w:rStyle w:val="FootnoteReference"/>
        </w:rPr>
        <w:footnoteReference w:id="441"/>
      </w:r>
    </w:p>
    <w:p w14:paraId="338E4C9D" w14:textId="60232CF0" w:rsidR="00935D4B" w:rsidRPr="00AB1781" w:rsidRDefault="00ED7AD3" w:rsidP="00935D4B">
      <w:pPr>
        <w:pStyle w:val="EnglishHangEndNoCoptic"/>
      </w:pPr>
      <w:r>
        <w:tab/>
        <w:t>for t</w:t>
      </w:r>
      <w:r w:rsidR="00935D4B" w:rsidRPr="00AB1781">
        <w:t xml:space="preserve">he </w:t>
      </w:r>
      <w:proofErr w:type="gramStart"/>
      <w:r w:rsidR="00935D4B" w:rsidRPr="00AB1781">
        <w:t>Most High</w:t>
      </w:r>
      <w:proofErr w:type="gramEnd"/>
      <w:r w:rsidR="00935D4B" w:rsidRPr="00AB1781">
        <w:t xml:space="preserve">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42"/>
      </w:r>
    </w:p>
    <w:p w14:paraId="238BF1CD" w14:textId="13700B33"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Pr>
          <w:lang w:val="en-GB"/>
        </w:rPr>
        <w:t>The Psalms of Noon (The Sixth Hour)</w:t>
      </w:r>
      <w:r>
        <w:fldChar w:fldCharType="end"/>
      </w:r>
      <w:r>
        <w:t xml:space="preserve"> continue with </w:t>
      </w:r>
      <w:r>
        <w:fldChar w:fldCharType="begin"/>
      </w:r>
      <w:r>
        <w:instrText xml:space="preserve"> REF _Ref412026283 \h </w:instrText>
      </w:r>
      <w:r>
        <w:fldChar w:fldCharType="separate"/>
      </w:r>
      <w:r>
        <w:t>Psalm</w:t>
      </w:r>
      <w:r w:rsidRPr="00AB1781">
        <w:t xml:space="preserve"> 90</w:t>
      </w:r>
      <w:r>
        <w:t>: He who dwells in the help of the Most High will live</w:t>
      </w:r>
      <w:r>
        <w:fldChar w:fldCharType="end"/>
      </w:r>
      <w:r>
        <w:t xml:space="preserve">, page </w:t>
      </w:r>
      <w:r>
        <w:fldChar w:fldCharType="begin"/>
      </w:r>
      <w:r>
        <w:instrText xml:space="preserve"> PAGEREF _Ref412026283 \h </w:instrText>
      </w:r>
      <w:r>
        <w:fldChar w:fldCharType="separate"/>
      </w:r>
      <w:r>
        <w:rPr>
          <w:noProof/>
        </w:rPr>
        <w:t>455</w:t>
      </w:r>
      <w:r>
        <w:fldChar w:fldCharType="end"/>
      </w:r>
      <w:r>
        <w:t>.</w:t>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w:t>
      </w:r>
      <w:proofErr w:type="gramStart"/>
      <w:r w:rsidR="004E2A9B">
        <w:t>You</w:t>
      </w:r>
      <w:proofErr w:type="gramEnd"/>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proofErr w:type="gramStart"/>
      <w:r w:rsidR="00BD2048">
        <w:t>supplication</w:t>
      </w:r>
      <w:r w:rsidR="004E2A9B">
        <w:t>[</w:t>
      </w:r>
      <w:proofErr w:type="gramEnd"/>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lastRenderedPageBreak/>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43"/>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44"/>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45"/>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46"/>
      </w:r>
      <w:r>
        <w:t xml:space="preserve"> confess</w:t>
      </w:r>
      <w:r w:rsidR="00F06A9C">
        <w:rPr>
          <w:rStyle w:val="FootnoteReference"/>
        </w:rPr>
        <w:footnoteReference w:id="447"/>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48"/>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49"/>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50"/>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51"/>
      </w:r>
      <w:r w:rsidRPr="00AB1781">
        <w:t xml:space="preserve"> </w:t>
      </w:r>
      <w:r w:rsidR="006D6CF8">
        <w:t>forever</w:t>
      </w:r>
      <w:r w:rsidR="006D6CF8">
        <w:rPr>
          <w:rStyle w:val="FootnoteReference"/>
        </w:rPr>
        <w:footnoteReference w:id="452"/>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53"/>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54"/>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55"/>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lastRenderedPageBreak/>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56"/>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57"/>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58"/>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59"/>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60"/>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lastRenderedPageBreak/>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61"/>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62"/>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63"/>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64"/>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65"/>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66"/>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67"/>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lastRenderedPageBreak/>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68"/>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69"/>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lastRenderedPageBreak/>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70"/>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71"/>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proofErr w:type="gramStart"/>
      <w:r w:rsidR="001040C8">
        <w:t>You</w:t>
      </w:r>
      <w:proofErr w:type="gramEnd"/>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proofErr w:type="gramStart"/>
      <w:r w:rsidR="001040C8">
        <w:t>You</w:t>
      </w:r>
      <w:proofErr w:type="gramEnd"/>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72"/>
      </w:r>
      <w:r w:rsidRPr="00AB1781">
        <w:t xml:space="preserve"> in </w:t>
      </w:r>
      <w:r w:rsidR="00E570CB">
        <w:t>Your</w:t>
      </w:r>
      <w:r w:rsidRPr="00AB1781">
        <w:t xml:space="preserve"> wrath,</w:t>
      </w:r>
      <w:r w:rsidRPr="00AB1781">
        <w:rPr>
          <w:rStyle w:val="FootnoteReference"/>
        </w:rPr>
        <w:footnoteReference w:id="473"/>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lastRenderedPageBreak/>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74"/>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75"/>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9" w:name="_Ref412026283"/>
      <w:r>
        <w:t>Psalm</w:t>
      </w:r>
      <w:r w:rsidRPr="00AB1781">
        <w:t xml:space="preserve"> 90</w:t>
      </w:r>
      <w:r>
        <w:t xml:space="preserve">: He who dwells in the help of the </w:t>
      </w:r>
      <w:proofErr w:type="gramStart"/>
      <w:r>
        <w:t>Most High</w:t>
      </w:r>
      <w:proofErr w:type="gramEnd"/>
      <w:r>
        <w:t xml:space="preserve"> will live</w:t>
      </w:r>
      <w:bookmarkEnd w:id="99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76"/>
      </w:r>
      <w:r w:rsidRPr="00AB1781">
        <w:t xml:space="preserve"> of the Most High,</w:t>
      </w:r>
    </w:p>
    <w:p w14:paraId="5DF9C955" w14:textId="5571C874" w:rsidR="00935D4B" w:rsidRPr="00AB1781" w:rsidRDefault="00935D4B" w:rsidP="00935D4B">
      <w:pPr>
        <w:pStyle w:val="EnglishHangEndNoCoptic"/>
      </w:pPr>
      <w:r w:rsidRPr="00AB1781">
        <w:lastRenderedPageBreak/>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77"/>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78"/>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lastRenderedPageBreak/>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027EFB5E" w:rsidR="00B35B25" w:rsidRDefault="00B35B25" w:rsidP="00E611C7">
      <w:pPr>
        <w:pStyle w:val="Rubric"/>
      </w:pPr>
      <w:r>
        <w:t xml:space="preserve">Alleluia. </w:t>
      </w:r>
      <w:r>
        <w:fldChar w:fldCharType="begin"/>
      </w:r>
      <w:r>
        <w:instrText xml:space="preserve"> REF _Ref434576249 \h </w:instrText>
      </w:r>
      <w:r>
        <w:fldChar w:fldCharType="separate"/>
      </w:r>
      <w:r>
        <w:rPr>
          <w:lang w:val="en-GB"/>
        </w:rPr>
        <w:t>The Psalms of Noon (The Sixth Hour)</w:t>
      </w:r>
      <w:r>
        <w:fldChar w:fldCharType="end"/>
      </w:r>
      <w:r>
        <w:t xml:space="preserve"> continue with </w:t>
      </w:r>
      <w:r>
        <w:fldChar w:fldCharType="begin"/>
      </w:r>
      <w:r>
        <w:instrText xml:space="preserve"> REF _Ref412111374 \h </w:instrText>
      </w:r>
      <w:r>
        <w:fldChar w:fldCharType="separate"/>
      </w:r>
      <w:r>
        <w:t>Psalm</w:t>
      </w:r>
      <w:r w:rsidRPr="00AB1781">
        <w:t xml:space="preserve"> 92</w:t>
      </w:r>
      <w:r>
        <w:t>: The Lord is reigning, He is robed in beauty</w:t>
      </w:r>
      <w:r>
        <w:fldChar w:fldCharType="end"/>
      </w:r>
      <w:r>
        <w:t xml:space="preserve">, page </w:t>
      </w:r>
      <w:r>
        <w:fldChar w:fldCharType="begin"/>
      </w:r>
      <w:r>
        <w:instrText xml:space="preserve"> PAGEREF _Ref412111374 \h </w:instrText>
      </w:r>
      <w:r>
        <w:fldChar w:fldCharType="separate"/>
      </w:r>
      <w:r>
        <w:rPr>
          <w:noProof/>
        </w:rPr>
        <w:t>458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611C7">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E611C7">
        <w:t>Psalm</w:t>
      </w:r>
      <w:r w:rsidR="00E611C7" w:rsidRPr="00AB1781">
        <w:t xml:space="preserve"> 96</w:t>
      </w:r>
      <w:r w:rsidR="00E611C7">
        <w:t>: The Lord is reigning,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E611C7">
        <w:rPr>
          <w:noProof/>
        </w:rPr>
        <w:t>463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E611C7">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E611C7">
        <w:t>Psalm</w:t>
      </w:r>
      <w:r w:rsidR="00E611C7" w:rsidRPr="00AB1781">
        <w:t xml:space="preserve"> 116</w:t>
      </w:r>
      <w:r w:rsidR="00E611C7">
        <w:t>: All you nations, praise the Lord</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E611C7">
        <w:rPr>
          <w:noProof/>
        </w:rPr>
        <w:t>498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1000" w:name="_Ref435438606"/>
      <w:r w:rsidRPr="00AB1781">
        <w:t>K</w:t>
      </w:r>
      <w:r>
        <w:t>athisma</w:t>
      </w:r>
      <w:r w:rsidRPr="00AB1781">
        <w:t xml:space="preserve"> 1</w:t>
      </w:r>
      <w:r>
        <w:t>3</w:t>
      </w:r>
      <w:bookmarkEnd w:id="1000"/>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4C34F6BE" w:rsidR="008016CF" w:rsidRPr="00AB1781" w:rsidRDefault="008016CF" w:rsidP="008016CF">
      <w:pPr>
        <w:pStyle w:val="EnglishHangNoCoptic"/>
      </w:pPr>
      <w:r w:rsidRPr="00AB1781">
        <w:t xml:space="preserve">2 It is good to give </w:t>
      </w:r>
      <w:r w:rsidR="003E7D85">
        <w:t>confess</w:t>
      </w:r>
      <w:r w:rsidR="003E7D85">
        <w:rPr>
          <w:rStyle w:val="FootnoteReference"/>
        </w:rPr>
        <w:footnoteReference w:id="479"/>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80"/>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81"/>
      </w:r>
      <w:r w:rsidRPr="00AB1781">
        <w:t>.</w:t>
      </w:r>
    </w:p>
    <w:p w14:paraId="29E00D07" w14:textId="3910F60E" w:rsidR="008016CF" w:rsidRPr="00AB1781" w:rsidRDefault="008016CF" w:rsidP="008016CF">
      <w:pPr>
        <w:pStyle w:val="EnglishHangEndNoCoptic"/>
      </w:pPr>
      <w:r w:rsidRPr="00AB1781">
        <w:lastRenderedPageBreak/>
        <w:t xml:space="preserve">9 But </w:t>
      </w:r>
      <w:r w:rsidR="001040C8">
        <w:t>You</w:t>
      </w:r>
      <w:r w:rsidRPr="00AB1781">
        <w:t xml:space="preserve"> </w:t>
      </w:r>
      <w:proofErr w:type="gramStart"/>
      <w:r w:rsidR="00C104A1">
        <w:t>are</w:t>
      </w:r>
      <w:proofErr w:type="gramEnd"/>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proofErr w:type="gramStart"/>
      <w:r w:rsidR="00E570CB">
        <w:t>Your</w:t>
      </w:r>
      <w:proofErr w:type="gramEnd"/>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82"/>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83"/>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proofErr w:type="gramStart"/>
      <w:r w:rsidRPr="00AB1781">
        <w:t>hears</w:t>
      </w:r>
      <w:proofErr w:type="gramEnd"/>
      <w:r w:rsidRPr="00AB1781">
        <w:t xml:space="preserve">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84"/>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85"/>
      </w:r>
      <w:r w:rsidRPr="00AB1781">
        <w:t xml:space="preserve"> in a ripe</w:t>
      </w:r>
      <w:r w:rsidR="00325B16">
        <w:rPr>
          <w:rStyle w:val="FootnoteReference"/>
        </w:rPr>
        <w:footnoteReference w:id="486"/>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1001" w:name="_Ref412111374"/>
      <w:r>
        <w:t>Psalm</w:t>
      </w:r>
      <w:r w:rsidRPr="00AB1781">
        <w:t xml:space="preserve"> 92</w:t>
      </w:r>
      <w:r>
        <w:t>: The Lord is reigning, He is robed in beauty</w:t>
      </w:r>
      <w:bookmarkEnd w:id="100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87"/>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lastRenderedPageBreak/>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88"/>
      </w:r>
      <w:r w:rsidRPr="00AB1781">
        <w:t>.</w:t>
      </w:r>
    </w:p>
    <w:p w14:paraId="4C593705" w14:textId="7372D192" w:rsidR="00B35B25" w:rsidRPr="008016CF" w:rsidRDefault="00B35B25" w:rsidP="00B35B25">
      <w:pPr>
        <w:pStyle w:val="Rubric"/>
      </w:pPr>
      <w:r>
        <w:t xml:space="preserve">Alleluia. </w:t>
      </w:r>
      <w:r>
        <w:fldChar w:fldCharType="begin"/>
      </w:r>
      <w:r>
        <w:instrText xml:space="preserve"> REF _Ref434576249 \h </w:instrText>
      </w:r>
      <w:r>
        <w:fldChar w:fldCharType="separate"/>
      </w:r>
      <w:r>
        <w:rPr>
          <w:lang w:val="en-GB"/>
        </w:rPr>
        <w:t>The Psalms of Noon (The Sixth Hour)</w:t>
      </w:r>
      <w:r>
        <w:fldChar w:fldCharType="end"/>
      </w:r>
      <w:r>
        <w:t xml:space="preserve"> are completed.</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89"/>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90"/>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proofErr w:type="gramStart"/>
      <w:r w:rsidR="0002098A">
        <w:t>fools</w:t>
      </w:r>
      <w:proofErr w:type="gramEnd"/>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w:t>
      </w:r>
      <w:proofErr w:type="gramStart"/>
      <w:r w:rsidRPr="00AB1781">
        <w:t>you</w:t>
      </w:r>
      <w:proofErr w:type="gramEnd"/>
      <w:r w:rsidRPr="00AB1781">
        <w:t xml:space="preserve"> </w:t>
      </w:r>
      <w:r w:rsidR="0002098A">
        <w:t>stupid ones, for once!</w:t>
      </w:r>
    </w:p>
    <w:p w14:paraId="4EB763D6" w14:textId="77777777" w:rsidR="008016CF" w:rsidRPr="00AB1781" w:rsidRDefault="008016CF" w:rsidP="008016CF">
      <w:pPr>
        <w:pStyle w:val="EnglishHangNoCoptic"/>
      </w:pPr>
      <w:r w:rsidRPr="00AB1781">
        <w:lastRenderedPageBreak/>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91"/>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proofErr w:type="gramStart"/>
      <w:r w:rsidR="0002098A">
        <w:t>sojourned</w:t>
      </w:r>
      <w:proofErr w:type="gramEnd"/>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92"/>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lastRenderedPageBreak/>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93"/>
      </w:r>
      <w:r w:rsidRPr="00AB1781">
        <w:t xml:space="preserve"> with thanksgiving</w:t>
      </w:r>
      <w:r w:rsidR="000470D3">
        <w:rPr>
          <w:rStyle w:val="FootnoteReference"/>
        </w:rPr>
        <w:footnoteReference w:id="494"/>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95"/>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96"/>
      </w:r>
      <w:r w:rsidRPr="00AB1781">
        <w:t xml:space="preserve"> and fall down</w:t>
      </w:r>
      <w:r w:rsidR="002A2713">
        <w:rPr>
          <w:rStyle w:val="FootnoteReference"/>
        </w:rPr>
        <w:footnoteReference w:id="497"/>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98"/>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99"/>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00"/>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lastRenderedPageBreak/>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01"/>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02"/>
      </w:r>
    </w:p>
    <w:p w14:paraId="0D54EE54" w14:textId="77777777" w:rsidR="008016CF" w:rsidRPr="00AB1781" w:rsidRDefault="008016CF" w:rsidP="00BF0205">
      <w:pPr>
        <w:pStyle w:val="Heading4"/>
      </w:pPr>
      <w:bookmarkStart w:id="1002" w:name="_Ref412111699"/>
      <w:r>
        <w:t>Psalm</w:t>
      </w:r>
      <w:r w:rsidRPr="00AB1781">
        <w:t xml:space="preserve"> 95</w:t>
      </w:r>
      <w:r>
        <w:t>: Sing to the Lord a new song; sing to the Lord all the earth</w:t>
      </w:r>
      <w:bookmarkEnd w:id="100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03"/>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04"/>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05"/>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06"/>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07"/>
      </w:r>
      <w:r w:rsidRPr="00AB1781">
        <w:t xml:space="preserve"> the Lord in His holy court;</w:t>
      </w:r>
    </w:p>
    <w:p w14:paraId="48BD061D" w14:textId="1A31CFCA" w:rsidR="008016CF" w:rsidRPr="008016CF" w:rsidRDefault="008016CF" w:rsidP="008016CF">
      <w:pPr>
        <w:pStyle w:val="EnglishHangEndNoCoptic"/>
      </w:pPr>
      <w:r w:rsidRPr="00AB1781">
        <w:lastRenderedPageBreak/>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08"/>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09"/>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10"/>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11"/>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12"/>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6F82502C" w:rsidR="00B35B25" w:rsidRPr="008016CF" w:rsidRDefault="00B35B25" w:rsidP="00B35B25">
      <w:pPr>
        <w:pStyle w:val="Rubric"/>
      </w:pPr>
      <w:r>
        <w:t xml:space="preserve">Alleluia. </w:t>
      </w:r>
      <w:r>
        <w:fldChar w:fldCharType="begin"/>
      </w:r>
      <w:r>
        <w:instrText xml:space="preserve"> REF _Ref434576482 \h </w:instrText>
      </w:r>
      <w:r>
        <w:fldChar w:fldCharType="separate"/>
      </w:r>
      <w:r>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t>Psalm</w:t>
      </w:r>
      <w:r w:rsidRPr="00AB1781">
        <w:t xml:space="preserve"> 96</w:t>
      </w:r>
      <w:r>
        <w:t>: The Lord is reigning, let the earth rejoice</w:t>
      </w:r>
      <w:r>
        <w:fldChar w:fldCharType="end"/>
      </w:r>
      <w:r>
        <w:t xml:space="preserve">, page </w:t>
      </w:r>
      <w:r>
        <w:fldChar w:fldCharType="begin"/>
      </w:r>
      <w:r>
        <w:instrText xml:space="preserve"> PAGEREF _Ref412026313 \h </w:instrText>
      </w:r>
      <w:r>
        <w:fldChar w:fldCharType="separate"/>
      </w:r>
      <w:r>
        <w:rPr>
          <w:noProof/>
        </w:rPr>
        <w:t>463</w:t>
      </w:r>
      <w:r>
        <w:fldChar w:fldCharType="end"/>
      </w:r>
      <w:r>
        <w:t>.</w:t>
      </w:r>
    </w:p>
    <w:p w14:paraId="27826D3E" w14:textId="77777777" w:rsidR="008016CF" w:rsidRPr="00AB1781" w:rsidRDefault="00A0015F" w:rsidP="00BF0205">
      <w:pPr>
        <w:pStyle w:val="Heading4"/>
      </w:pPr>
      <w:bookmarkStart w:id="1003" w:name="_Ref412026313"/>
      <w:r>
        <w:t>Psalm</w:t>
      </w:r>
      <w:r w:rsidR="008016CF" w:rsidRPr="00AB1781">
        <w:t xml:space="preserve"> 96</w:t>
      </w:r>
      <w:r>
        <w:t>: The Lord is reigning, let the earth rejoice</w:t>
      </w:r>
      <w:bookmarkEnd w:id="100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054E90A" w14:textId="51403B8C" w:rsidR="008016CF" w:rsidRPr="00AB1781" w:rsidRDefault="00AF055B" w:rsidP="00A0015F">
      <w:pPr>
        <w:pStyle w:val="Rubric"/>
      </w:pPr>
      <w:r>
        <w:t xml:space="preserve">1 (By David, when His earth was </w:t>
      </w:r>
      <w:proofErr w:type="gramStart"/>
      <w:r>
        <w:t>is</w:t>
      </w:r>
      <w:proofErr w:type="gramEnd"/>
      <w:r>
        <w:t xml:space="preserve">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513"/>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lastRenderedPageBreak/>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14"/>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15"/>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16"/>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 xml:space="preserve">rd </w:t>
      </w:r>
      <w:proofErr w:type="gramStart"/>
      <w:r>
        <w:t>Most High</w:t>
      </w:r>
      <w:proofErr w:type="gramEnd"/>
      <w:r>
        <w:t xml:space="preserve">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17"/>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18"/>
      </w:r>
      <w:r w:rsidRPr="00AB1781">
        <w:t xml:space="preserve"> at the remembrance of His holiness.</w:t>
      </w:r>
    </w:p>
    <w:p w14:paraId="087C431E" w14:textId="0C291785" w:rsidR="00B35B25" w:rsidRDefault="00B35B25" w:rsidP="00E611C7">
      <w:pPr>
        <w:pStyle w:val="Rubric"/>
      </w:pPr>
      <w:r>
        <w:t xml:space="preserve">Alleluia. </w:t>
      </w:r>
      <w:r>
        <w:fldChar w:fldCharType="begin"/>
      </w:r>
      <w:r>
        <w:instrText xml:space="preserve"> REF _Ref434576249 \h </w:instrText>
      </w:r>
      <w:r>
        <w:fldChar w:fldCharType="separate"/>
      </w:r>
      <w:r>
        <w:rPr>
          <w:lang w:val="en-GB"/>
        </w:rPr>
        <w:t>The Psalms of Noon (The Sixth Hour)</w:t>
      </w:r>
      <w:r>
        <w:fldChar w:fldCharType="end"/>
      </w:r>
      <w:r>
        <w:t xml:space="preserve"> continue with </w:t>
      </w:r>
      <w:r>
        <w:fldChar w:fldCharType="begin"/>
      </w:r>
      <w:r>
        <w:instrText xml:space="preserve"> REF _Ref412111720 \h </w:instrText>
      </w:r>
      <w:r>
        <w:fldChar w:fldCharType="separate"/>
      </w:r>
      <w:r>
        <w:t>Psalm</w:t>
      </w:r>
      <w:r w:rsidRPr="00AB1781">
        <w:t xml:space="preserve"> 97</w:t>
      </w:r>
      <w:r>
        <w:t>: O sing to the Lord a new song, for the Lord has done wonders</w:t>
      </w:r>
      <w:r>
        <w:fldChar w:fldCharType="end"/>
      </w:r>
      <w:r>
        <w:t xml:space="preserve">, page </w:t>
      </w:r>
      <w:r>
        <w:fldChar w:fldCharType="begin"/>
      </w:r>
      <w:r>
        <w:instrText xml:space="preserve"> PAGEREF _Ref412111720 \h </w:instrText>
      </w:r>
      <w:r>
        <w:fldChar w:fldCharType="separate"/>
      </w:r>
      <w:r>
        <w:rPr>
          <w:noProof/>
        </w:rPr>
        <w:t>464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611C7">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E611C7">
        <w:t>Psalm</w:t>
      </w:r>
      <w:r w:rsidR="00E611C7" w:rsidRPr="00AB1781">
        <w:t xml:space="preserve"> 109</w:t>
      </w:r>
      <w:r w:rsidR="00E611C7">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E611C7">
        <w:rPr>
          <w:noProof/>
        </w:rPr>
        <w:t>489</w:t>
      </w:r>
      <w:r w:rsidR="00E611C7">
        <w:fldChar w:fldCharType="end"/>
      </w:r>
      <w:r w:rsidR="00E611C7">
        <w:t>.</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1004" w:name="_Ref412111720"/>
      <w:r>
        <w:t>Psalm</w:t>
      </w:r>
      <w:r w:rsidR="008016CF" w:rsidRPr="00AB1781">
        <w:t xml:space="preserve"> 97</w:t>
      </w:r>
      <w:r>
        <w:t>: O sing to the Lord a new song, for the Lord has done wonders</w:t>
      </w:r>
      <w:bookmarkEnd w:id="100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6781491A" w14:textId="77777777" w:rsidR="008016CF" w:rsidRPr="00AB1781" w:rsidRDefault="008016CF" w:rsidP="00A0015F">
      <w:pPr>
        <w:pStyle w:val="Rubric"/>
      </w:pPr>
      <w:r w:rsidRPr="00AB1781">
        <w:lastRenderedPageBreak/>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19"/>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4BE2CB3E" w:rsidR="00B35B25" w:rsidRPr="00A0015F" w:rsidRDefault="00B35B25" w:rsidP="00B35B25">
      <w:pPr>
        <w:pStyle w:val="Rubric"/>
      </w:pPr>
      <w:r>
        <w:t xml:space="preserve">Alleluia. </w:t>
      </w:r>
      <w:r>
        <w:fldChar w:fldCharType="begin"/>
      </w:r>
      <w:r>
        <w:instrText xml:space="preserve"> REF _Ref434576249 \h </w:instrText>
      </w:r>
      <w:r>
        <w:fldChar w:fldCharType="separate"/>
      </w:r>
      <w:r>
        <w:rPr>
          <w:lang w:val="en-GB"/>
        </w:rPr>
        <w:t>The Psalms of Noon (The Sixth Hour)</w:t>
      </w:r>
      <w:r>
        <w:fldChar w:fldCharType="end"/>
      </w:r>
      <w:r>
        <w:t xml:space="preserve"> continue with </w:t>
      </w:r>
      <w:r>
        <w:fldChar w:fldCharType="begin"/>
      </w:r>
      <w:r>
        <w:instrText xml:space="preserve"> REF _Ref412111731 \h </w:instrText>
      </w:r>
      <w:r>
        <w:fldChar w:fldCharType="separate"/>
      </w:r>
      <w:r>
        <w:t>Psalm</w:t>
      </w:r>
      <w:r w:rsidRPr="00AB1781">
        <w:t xml:space="preserve"> 98</w:t>
      </w:r>
      <w:r>
        <w:t>: The Lord is reigning, let the peoples rage</w:t>
      </w:r>
      <w:r>
        <w:fldChar w:fldCharType="end"/>
      </w:r>
      <w:r>
        <w:t xml:space="preserve">, page </w:t>
      </w:r>
      <w:r>
        <w:fldChar w:fldCharType="begin"/>
      </w:r>
      <w:r>
        <w:instrText xml:space="preserve"> PAGEREF _Ref412111731 \h </w:instrText>
      </w:r>
      <w:r>
        <w:fldChar w:fldCharType="separate"/>
      </w:r>
      <w:r>
        <w:rPr>
          <w:noProof/>
        </w:rPr>
        <w:t>465</w:t>
      </w:r>
      <w:r>
        <w:fldChar w:fldCharType="end"/>
      </w:r>
      <w:r>
        <w:t>.</w:t>
      </w:r>
    </w:p>
    <w:p w14:paraId="45190D05" w14:textId="77777777" w:rsidR="008016CF" w:rsidRPr="00A0015F" w:rsidRDefault="00A0015F" w:rsidP="00BF0205">
      <w:pPr>
        <w:pStyle w:val="Heading4"/>
      </w:pPr>
      <w:bookmarkStart w:id="1005" w:name="_Ref412111731"/>
      <w:r>
        <w:t>Psalm</w:t>
      </w:r>
      <w:r w:rsidR="008016CF" w:rsidRPr="00AB1781">
        <w:t xml:space="preserve"> 98</w:t>
      </w:r>
      <w:r>
        <w:t>: The Lord is reigning, let the peoples rage</w:t>
      </w:r>
      <w:bookmarkEnd w:id="100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lastRenderedPageBreak/>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20"/>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21"/>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22"/>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23"/>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proofErr w:type="gramStart"/>
      <w:r w:rsidR="001040C8">
        <w:t>You</w:t>
      </w:r>
      <w:proofErr w:type="gramEnd"/>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24"/>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25"/>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4416ED11" w:rsidR="00B35B25" w:rsidRPr="00A0015F" w:rsidRDefault="00B35B25" w:rsidP="00B35B25">
      <w:pPr>
        <w:pStyle w:val="Rubric"/>
      </w:pPr>
      <w:r>
        <w:t xml:space="preserve">Alleluia. </w:t>
      </w:r>
      <w:r>
        <w:fldChar w:fldCharType="begin"/>
      </w:r>
      <w:r>
        <w:instrText xml:space="preserve"> REF _Ref434576249 \h </w:instrText>
      </w:r>
      <w:r>
        <w:instrText xml:space="preserve"> \* MERGEFORMAT </w:instrText>
      </w:r>
      <w:r>
        <w:fldChar w:fldCharType="separate"/>
      </w:r>
      <w:r>
        <w:rPr>
          <w:lang w:val="en-GB"/>
        </w:rPr>
        <w:t>The Psalms of Noon (The Sixth Hour)</w:t>
      </w:r>
      <w:r>
        <w:fldChar w:fldCharType="end"/>
      </w:r>
      <w:r>
        <w:t xml:space="preserve"> continue with </w:t>
      </w:r>
      <w:r>
        <w:fldChar w:fldCharType="begin"/>
      </w:r>
      <w:r>
        <w:instrText xml:space="preserve"> REF _Ref412111741 \h </w:instrText>
      </w:r>
      <w:r>
        <w:fldChar w:fldCharType="separate"/>
      </w:r>
      <w:r>
        <w:t>Psalm</w:t>
      </w:r>
      <w:r w:rsidRPr="00AB1781">
        <w:t xml:space="preserve"> 99</w:t>
      </w:r>
      <w:r>
        <w:t>: Shout for joy to the Lord, all the earth</w:t>
      </w:r>
      <w:r>
        <w:fldChar w:fldCharType="end"/>
      </w:r>
      <w:r>
        <w:t xml:space="preserve">, page </w:t>
      </w:r>
      <w:r>
        <w:fldChar w:fldCharType="begin"/>
      </w:r>
      <w:r>
        <w:instrText xml:space="preserve"> PAGEREF _Ref412111741 \h </w:instrText>
      </w:r>
      <w:r>
        <w:fldChar w:fldCharType="separate"/>
      </w:r>
      <w:r>
        <w:rPr>
          <w:noProof/>
        </w:rPr>
        <w:t>466</w:t>
      </w:r>
      <w:r>
        <w:fldChar w:fldCharType="end"/>
      </w:r>
      <w:r>
        <w:t>.</w:t>
      </w:r>
    </w:p>
    <w:p w14:paraId="03F16376" w14:textId="77777777" w:rsidR="008016CF" w:rsidRPr="00A0015F" w:rsidRDefault="00A0015F" w:rsidP="00BF0205">
      <w:pPr>
        <w:pStyle w:val="Heading4"/>
      </w:pPr>
      <w:bookmarkStart w:id="1006" w:name="_Ref412111741"/>
      <w:r>
        <w:t>Psalm</w:t>
      </w:r>
      <w:r w:rsidR="008016CF" w:rsidRPr="00AB1781">
        <w:t xml:space="preserve"> 99</w:t>
      </w:r>
      <w:r>
        <w:t>: Shout for joy to the Lord, all the earth</w:t>
      </w:r>
      <w:bookmarkEnd w:id="100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26"/>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27"/>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28"/>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75325C6F" w:rsidR="00B35B25" w:rsidRPr="00A0015F" w:rsidRDefault="00B35B25" w:rsidP="00B35B25">
      <w:pPr>
        <w:pStyle w:val="Rubric"/>
      </w:pPr>
      <w:r>
        <w:t xml:space="preserve">Alleluia. </w:t>
      </w:r>
      <w:r>
        <w:fldChar w:fldCharType="begin"/>
      </w:r>
      <w:r>
        <w:instrText xml:space="preserve"> REF _Ref434576249 \h </w:instrText>
      </w:r>
      <w:r>
        <w:instrText xml:space="preserve"> \* MERGEFORMAT </w:instrText>
      </w:r>
      <w:r>
        <w:fldChar w:fldCharType="separate"/>
      </w:r>
      <w:r>
        <w:rPr>
          <w:lang w:val="en-GB"/>
        </w:rPr>
        <w:t>The Psalms of Noon (The Sixth Hour)</w:t>
      </w:r>
      <w:r>
        <w:fldChar w:fldCharType="end"/>
      </w:r>
      <w:r>
        <w:t xml:space="preserve"> continue with </w:t>
      </w:r>
      <w:r>
        <w:fldChar w:fldCharType="begin"/>
      </w:r>
      <w:r>
        <w:instrText xml:space="preserve"> REF _Ref412111752 \h </w:instrText>
      </w:r>
      <w:r>
        <w:fldChar w:fldCharType="separate"/>
      </w:r>
      <w:r>
        <w:t>Psalm</w:t>
      </w:r>
      <w:r w:rsidRPr="00AB1781">
        <w:t xml:space="preserve"> 100</w:t>
      </w:r>
      <w:r>
        <w:t>: I will sing to You of mercy and judgment, O Lord</w:t>
      </w:r>
      <w:r>
        <w:fldChar w:fldCharType="end"/>
      </w:r>
      <w:r>
        <w:t xml:space="preserve">, page </w:t>
      </w:r>
      <w:r>
        <w:fldChar w:fldCharType="begin"/>
      </w:r>
      <w:r>
        <w:instrText xml:space="preserve"> PAGEREF _Ref412111752 \h </w:instrText>
      </w:r>
      <w:r>
        <w:fldChar w:fldCharType="separate"/>
      </w:r>
      <w:r>
        <w:rPr>
          <w:noProof/>
        </w:rPr>
        <w:t>467</w:t>
      </w:r>
      <w:r>
        <w:fldChar w:fldCharType="end"/>
      </w:r>
      <w:r>
        <w:t>.</w:t>
      </w:r>
    </w:p>
    <w:p w14:paraId="1FF767BE" w14:textId="77777777" w:rsidR="008016CF" w:rsidRPr="00A0015F" w:rsidRDefault="00A0015F" w:rsidP="00BF0205">
      <w:pPr>
        <w:pStyle w:val="Heading4"/>
      </w:pPr>
      <w:bookmarkStart w:id="1007" w:name="_Ref412111752"/>
      <w:r>
        <w:t>Psalm</w:t>
      </w:r>
      <w:r w:rsidR="008016CF" w:rsidRPr="00AB1781">
        <w:t xml:space="preserve"> 100</w:t>
      </w:r>
      <w:r>
        <w:t xml:space="preserve">: I will sing to </w:t>
      </w:r>
      <w:r w:rsidR="001040C8">
        <w:t>You</w:t>
      </w:r>
      <w:r>
        <w:t xml:space="preserve"> of mercy and judgment, O Lord</w:t>
      </w:r>
      <w:bookmarkEnd w:id="100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lastRenderedPageBreak/>
        <w:tab/>
        <w:t>I hate</w:t>
      </w:r>
      <w:r w:rsidR="00CD361B">
        <w:t>d</w:t>
      </w:r>
      <w:r w:rsidRPr="00AB1781">
        <w:t xml:space="preserve"> those who </w:t>
      </w:r>
      <w:r w:rsidR="00CD361B">
        <w:t>commit transgressions</w:t>
      </w:r>
      <w:r w:rsidR="00C050C7">
        <w:rPr>
          <w:rStyle w:val="FootnoteReference"/>
        </w:rPr>
        <w:footnoteReference w:id="529"/>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30"/>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31"/>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B464D70" w:rsidR="00B35B25" w:rsidRDefault="00B35B25" w:rsidP="00B35B25">
      <w:pPr>
        <w:pStyle w:val="Rubric"/>
      </w:pPr>
      <w:r>
        <w:t xml:space="preserve">Alleluia. </w:t>
      </w:r>
      <w:r>
        <w:fldChar w:fldCharType="begin"/>
      </w:r>
      <w:r>
        <w:instrText xml:space="preserve"> REF _Ref434576249 \h </w:instrText>
      </w:r>
      <w:r>
        <w:fldChar w:fldCharType="separate"/>
      </w:r>
      <w:r>
        <w:rPr>
          <w:lang w:val="en-GB"/>
        </w:rPr>
        <w:t>The Psalms of Noon (The Sixth Hour)</w:t>
      </w:r>
      <w:r>
        <w:fldChar w:fldCharType="end"/>
      </w:r>
      <w:r>
        <w:t xml:space="preserve"> continue with </w:t>
      </w:r>
      <w:r>
        <w:fldChar w:fldCharType="begin"/>
      </w:r>
      <w:r>
        <w:instrText xml:space="preserve"> REF _Ref412026343 \h </w:instrText>
      </w:r>
      <w:r>
        <w:fldChar w:fldCharType="separate"/>
      </w:r>
      <w:r>
        <w:t>Psalm</w:t>
      </w:r>
      <w:r w:rsidRPr="00AB1781">
        <w:t xml:space="preserve"> 109</w:t>
      </w:r>
      <w:r>
        <w:t>: The Lord said to my Lord: 'Sit at My right hand</w:t>
      </w:r>
      <w:r>
        <w:fldChar w:fldCharType="end"/>
      </w:r>
      <w:r>
        <w:t xml:space="preserve">, page </w:t>
      </w:r>
      <w:r>
        <w:fldChar w:fldCharType="begin"/>
      </w:r>
      <w:r>
        <w:instrText xml:space="preserve"> PAGEREF _Ref412026343 \h </w:instrText>
      </w:r>
      <w:r>
        <w:fldChar w:fldCharType="separate"/>
      </w:r>
      <w:r>
        <w:rPr>
          <w:noProof/>
        </w:rPr>
        <w:t>489</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8" w:name="_Ref435438613"/>
      <w:r w:rsidRPr="00AB1781">
        <w:t>K</w:t>
      </w:r>
      <w:r>
        <w:t>athisma</w:t>
      </w:r>
      <w:r w:rsidRPr="00AB1781">
        <w:t xml:space="preserve"> 1</w:t>
      </w:r>
      <w:r>
        <w:t>4</w:t>
      </w:r>
      <w:bookmarkEnd w:id="1008"/>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lastRenderedPageBreak/>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32"/>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33"/>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34"/>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lastRenderedPageBreak/>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35"/>
      </w:r>
      <w:r w:rsidRPr="00AB1781">
        <w:t xml:space="preserve"> will be </w:t>
      </w:r>
      <w:r w:rsidR="002D4349">
        <w:t>led to prosperity</w:t>
      </w:r>
      <w:r w:rsidRPr="00AB1781">
        <w:t xml:space="preserve"> </w:t>
      </w:r>
      <w:r w:rsidR="00A8396B">
        <w:t>forever</w:t>
      </w:r>
      <w:r w:rsidRPr="00AB1781">
        <w:t>.</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36"/>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lastRenderedPageBreak/>
        <w:t>Bless the Lord, O my soul,</w:t>
      </w:r>
    </w:p>
    <w:p w14:paraId="23BEAC7C" w14:textId="42A46D18" w:rsidR="00EC728E" w:rsidRPr="00AB1781" w:rsidRDefault="00EC728E" w:rsidP="00EC728E">
      <w:pPr>
        <w:pStyle w:val="EnglishHangEndNoCoptic"/>
      </w:pPr>
      <w:r w:rsidRPr="00AB1781">
        <w:tab/>
        <w:t>and all that is within me</w:t>
      </w:r>
      <w:r w:rsidR="00C37403">
        <w:t xml:space="preserve">, bless His </w:t>
      </w:r>
      <w:proofErr w:type="gramStart"/>
      <w:r w:rsidR="00C37403">
        <w:t>holy</w:t>
      </w:r>
      <w:proofErr w:type="gramEnd"/>
      <w:r w:rsidR="00C37403">
        <w:t xml:space="preserve">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37"/>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38"/>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39"/>
      </w:r>
      <w:r w:rsidRPr="00AB1781">
        <w:t xml:space="preserve"> from us.</w:t>
      </w:r>
      <w:r w:rsidRPr="00AB1781">
        <w:rPr>
          <w:rStyle w:val="FootnoteReference"/>
        </w:rPr>
        <w:footnoteReference w:id="54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lastRenderedPageBreak/>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4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4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 xml:space="preserve">who are mighty in strength, who do His </w:t>
      </w:r>
      <w:proofErr w:type="gramStart"/>
      <w:r w:rsidRPr="00AB1781">
        <w:t>word</w:t>
      </w:r>
      <w:r w:rsidR="00417F44">
        <w:t>,</w:t>
      </w:r>
      <w:proofErr w:type="gramEnd"/>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4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4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45"/>
      </w:r>
    </w:p>
    <w:p w14:paraId="303BEE05" w14:textId="06735257" w:rsidR="00EC728E" w:rsidRPr="00AB1781" w:rsidRDefault="00EC728E" w:rsidP="00DA6717">
      <w:pPr>
        <w:pStyle w:val="EnglishHangNoCoptic"/>
      </w:pPr>
      <w:r w:rsidRPr="00AB1781">
        <w:lastRenderedPageBreak/>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54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4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48"/>
      </w:r>
      <w:r w:rsidR="00342E73">
        <w:t xml:space="preserve"> flames of fire.</w:t>
      </w:r>
      <w:r w:rsidRPr="00AB1781">
        <w:rPr>
          <w:rStyle w:val="FootnoteReference"/>
        </w:rPr>
        <w:footnoteReference w:id="54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5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5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52"/>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lastRenderedPageBreak/>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5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proofErr w:type="gramStart"/>
      <w:r w:rsidRPr="00AB1781">
        <w:t>sea,;</w:t>
      </w:r>
      <w:proofErr w:type="gramEnd"/>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54"/>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55"/>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lastRenderedPageBreak/>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56"/>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 xml:space="preserve">have </w:t>
      </w:r>
      <w:proofErr w:type="gramStart"/>
      <w:r w:rsidR="00915FD3">
        <w:t>being</w:t>
      </w:r>
      <w:proofErr w:type="gramEnd"/>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57"/>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58"/>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59"/>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60"/>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 xml:space="preserve">3 Glory in His </w:t>
      </w:r>
      <w:proofErr w:type="gramStart"/>
      <w:r>
        <w:t>holy</w:t>
      </w:r>
      <w:proofErr w:type="gramEnd"/>
      <w:r>
        <w:t xml:space="preserve">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lastRenderedPageBreak/>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61"/>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62"/>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63"/>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proofErr w:type="gramStart"/>
      <w:r w:rsidRPr="00AB1781">
        <w:t xml:space="preserve">9  </w:t>
      </w:r>
      <w:r w:rsidR="00321F6F">
        <w:t>[</w:t>
      </w:r>
      <w:proofErr w:type="gramEnd"/>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64"/>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65"/>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66"/>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lastRenderedPageBreak/>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lastRenderedPageBreak/>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67"/>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68"/>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69"/>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70"/>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71"/>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9" w:name="_Ref435438622"/>
      <w:r w:rsidRPr="00AB1781">
        <w:t>K</w:t>
      </w:r>
      <w:r>
        <w:t>athisma</w:t>
      </w:r>
      <w:r w:rsidRPr="00AB1781">
        <w:t xml:space="preserve"> 1</w:t>
      </w:r>
      <w:r>
        <w:t>5</w:t>
      </w:r>
      <w:bookmarkEnd w:id="1009"/>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72"/>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73"/>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74"/>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75"/>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76"/>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77"/>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lastRenderedPageBreak/>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78"/>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79"/>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80"/>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81"/>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proofErr w:type="gramStart"/>
      <w:r w:rsidR="00FF4329">
        <w:t>Who</w:t>
      </w:r>
      <w:proofErr w:type="gramEnd"/>
      <w:r w:rsidR="00FF4329">
        <w:t xml:space="preserve">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82"/>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lastRenderedPageBreak/>
        <w:t xml:space="preserve">27 to </w:t>
      </w:r>
      <w:r w:rsidR="00335B68">
        <w:t>cast down</w:t>
      </w:r>
      <w:r w:rsidRPr="00AB1781">
        <w:t xml:space="preserve"> their children among the nations</w:t>
      </w:r>
      <w:r w:rsidRPr="00AB1781">
        <w:rPr>
          <w:rStyle w:val="FootnoteReference"/>
        </w:rPr>
        <w:footnoteReference w:id="583"/>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84"/>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85"/>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86"/>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87"/>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lastRenderedPageBreak/>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88"/>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89"/>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90"/>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91"/>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lastRenderedPageBreak/>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92"/>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93"/>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94"/>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lastRenderedPageBreak/>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95"/>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96"/>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97"/>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98"/>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lastRenderedPageBreak/>
        <w:t xml:space="preserve">31 Let them </w:t>
      </w:r>
      <w:r w:rsidR="0048178C">
        <w:t>confess</w:t>
      </w:r>
      <w:r w:rsidR="0048178C">
        <w:rPr>
          <w:rStyle w:val="FootnoteReference"/>
        </w:rPr>
        <w:footnoteReference w:id="599"/>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00"/>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lastRenderedPageBreak/>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01"/>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02"/>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03"/>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04"/>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05"/>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lastRenderedPageBreak/>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06"/>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lastRenderedPageBreak/>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07"/>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08"/>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09"/>
      </w:r>
    </w:p>
    <w:p w14:paraId="2122C8C8" w14:textId="29876CA5" w:rsidR="00510795" w:rsidRPr="00AB1781" w:rsidRDefault="002C75EC" w:rsidP="00510795">
      <w:pPr>
        <w:pStyle w:val="EnglishHangNoCoptic"/>
      </w:pPr>
      <w:r>
        <w:lastRenderedPageBreak/>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10"/>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10" w:name="_Ref435990041"/>
      <w:r>
        <w:t>Kathisma 16</w:t>
      </w:r>
      <w:bookmarkEnd w:id="1010"/>
    </w:p>
    <w:p w14:paraId="10F0C415" w14:textId="77777777" w:rsidR="00510795" w:rsidRPr="00267F42" w:rsidRDefault="00267F42" w:rsidP="00BF0205">
      <w:pPr>
        <w:pStyle w:val="Heading4"/>
      </w:pPr>
      <w:bookmarkStart w:id="1011" w:name="_Ref412026343"/>
      <w:r>
        <w:t>Psalm</w:t>
      </w:r>
      <w:r w:rsidR="00510795" w:rsidRPr="00AB1781">
        <w:t xml:space="preserve"> 109</w:t>
      </w:r>
      <w:r>
        <w:t>: The Lord said to my Lord: 'Sit at My right hand</w:t>
      </w:r>
      <w:bookmarkEnd w:id="101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11"/>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12"/>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13"/>
      </w:r>
      <w:r w:rsidRPr="00AB1781">
        <w:t>,</w:t>
      </w:r>
    </w:p>
    <w:p w14:paraId="2AAB874F" w14:textId="399E0542" w:rsidR="00510795" w:rsidRPr="00AB1781" w:rsidRDefault="00510795" w:rsidP="00267F42">
      <w:pPr>
        <w:pStyle w:val="EnglishHangNoCoptic"/>
      </w:pPr>
      <w:r w:rsidRPr="00AB1781">
        <w:lastRenderedPageBreak/>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14"/>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15"/>
      </w:r>
      <w:r w:rsidRPr="00AB1781">
        <w:t>.</w:t>
      </w:r>
      <w:r w:rsidRPr="00AB1781">
        <w:rPr>
          <w:rStyle w:val="FootnoteReference"/>
        </w:rPr>
        <w:footnoteReference w:id="616"/>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17"/>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18"/>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19"/>
      </w:r>
    </w:p>
    <w:p w14:paraId="3ABB1A49" w14:textId="2CBB624F" w:rsidR="00B35B25" w:rsidRDefault="00B35B25" w:rsidP="00E611C7">
      <w:pPr>
        <w:pStyle w:val="Rubric"/>
      </w:pPr>
      <w:r>
        <w:t xml:space="preserve">Alleluia. </w:t>
      </w:r>
      <w:r>
        <w:fldChar w:fldCharType="begin"/>
      </w:r>
      <w:r>
        <w:instrText xml:space="preserve"> REF _Ref434576249 \h </w:instrText>
      </w:r>
      <w:r>
        <w:instrText xml:space="preserve"> \* MERGEFORMAT </w:instrText>
      </w:r>
      <w:r>
        <w:fldChar w:fldCharType="separate"/>
      </w:r>
      <w:r>
        <w:rPr>
          <w:lang w:val="en-GB"/>
        </w:rPr>
        <w:t>The Psalms of Noon (The Sixth Hour)</w:t>
      </w:r>
      <w:r>
        <w:fldChar w:fldCharType="end"/>
      </w:r>
      <w:r>
        <w:t xml:space="preserve"> continue with </w:t>
      </w:r>
      <w:r>
        <w:fldChar w:fldCharType="begin"/>
      </w:r>
      <w:r>
        <w:instrText xml:space="preserve"> REF _Ref412111792 \h </w:instrText>
      </w:r>
      <w:r>
        <w:fldChar w:fldCharType="separate"/>
      </w:r>
      <w:r>
        <w:t>Psalm</w:t>
      </w:r>
      <w:r w:rsidRPr="00AB1781">
        <w:t xml:space="preserve"> 110</w:t>
      </w:r>
      <w:r>
        <w:t>: I will thank You, O Lord, with my whole heart</w:t>
      </w:r>
      <w:r>
        <w:fldChar w:fldCharType="end"/>
      </w:r>
      <w:r>
        <w:t xml:space="preserve">, page </w:t>
      </w:r>
      <w:r>
        <w:fldChar w:fldCharType="begin"/>
      </w:r>
      <w:r>
        <w:instrText xml:space="preserve"> PAGEREF _Ref412111792 \h </w:instrText>
      </w:r>
      <w:r>
        <w:fldChar w:fldCharType="separate"/>
      </w:r>
      <w:r>
        <w:rPr>
          <w:noProof/>
        </w:rPr>
        <w:t>490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611C7">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E611C7">
        <w:t>Psalm</w:t>
      </w:r>
      <w:r w:rsidR="00E611C7" w:rsidRPr="00AB1781">
        <w:t xml:space="preserve"> 114</w:t>
      </w:r>
      <w:r w:rsidR="00E611C7">
        <w:t>: I love Him because the Lord hears the cry of my prayer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E611C7">
        <w:rPr>
          <w:noProof/>
        </w:rPr>
        <w:t>496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12" w:name="_Ref412111792"/>
      <w:r>
        <w:t>Psalm</w:t>
      </w:r>
      <w:r w:rsidR="00510795" w:rsidRPr="00AB1781">
        <w:t xml:space="preserve"> 110</w:t>
      </w:r>
      <w:r>
        <w:t xml:space="preserve">: I will thank </w:t>
      </w:r>
      <w:r w:rsidR="001040C8">
        <w:t>You</w:t>
      </w:r>
      <w:r>
        <w:t>, O Lord, with my whole heart</w:t>
      </w:r>
      <w:bookmarkEnd w:id="101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20"/>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21"/>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22"/>
      </w:r>
      <w:r w:rsidRPr="00AB1781">
        <w:t>.</w:t>
      </w:r>
    </w:p>
    <w:p w14:paraId="20EF6C9E" w14:textId="78C46078" w:rsidR="00510795" w:rsidRPr="00AB1781" w:rsidRDefault="00510795" w:rsidP="00267F42">
      <w:pPr>
        <w:pStyle w:val="EnglishHangNoCoptic"/>
      </w:pPr>
      <w:r w:rsidRPr="00AB1781">
        <w:lastRenderedPageBreak/>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23"/>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24"/>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25"/>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26"/>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27"/>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28"/>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38E3B8F1" w:rsidR="00B35B25" w:rsidRPr="00267F42" w:rsidRDefault="00B35B25" w:rsidP="00B35B25">
      <w:pPr>
        <w:pStyle w:val="Rubric"/>
      </w:pPr>
      <w:r>
        <w:t xml:space="preserve">Alleluia. </w:t>
      </w:r>
      <w:r>
        <w:fldChar w:fldCharType="begin"/>
      </w:r>
      <w:r>
        <w:instrText xml:space="preserve"> REF _Ref434576249 \h </w:instrText>
      </w:r>
      <w:r>
        <w:instrText xml:space="preserve"> \* MERGEFORMAT </w:instrText>
      </w:r>
      <w:r>
        <w:fldChar w:fldCharType="separate"/>
      </w:r>
      <w:r>
        <w:rPr>
          <w:lang w:val="en-GB"/>
        </w:rPr>
        <w:t>The Psalms of Noon (The Sixth Hour)</w:t>
      </w:r>
      <w:r>
        <w:fldChar w:fldCharType="end"/>
      </w:r>
      <w:r>
        <w:t xml:space="preserve"> continue with </w:t>
      </w:r>
      <w:r>
        <w:fldChar w:fldCharType="begin"/>
      </w:r>
      <w:r>
        <w:instrText xml:space="preserve"> REF _Ref412111806 \h </w:instrText>
      </w:r>
      <w:r>
        <w:fldChar w:fldCharType="separate"/>
      </w:r>
      <w:r>
        <w:t>Psalm</w:t>
      </w:r>
      <w:r w:rsidRPr="00AB1781">
        <w:t xml:space="preserve"> 111</w:t>
      </w:r>
      <w:r>
        <w:t>: Blessed is the man who fears the Lord</w:t>
      </w:r>
      <w:r>
        <w:fldChar w:fldCharType="end"/>
      </w:r>
      <w:r>
        <w:t xml:space="preserve">, page </w:t>
      </w:r>
      <w:r>
        <w:fldChar w:fldCharType="begin"/>
      </w:r>
      <w:r>
        <w:instrText xml:space="preserve"> PAGEREF _Ref412111806 \h </w:instrText>
      </w:r>
      <w:r>
        <w:fldChar w:fldCharType="separate"/>
      </w:r>
      <w:r>
        <w:rPr>
          <w:noProof/>
        </w:rPr>
        <w:t>491</w:t>
      </w:r>
      <w:r>
        <w:fldChar w:fldCharType="end"/>
      </w:r>
      <w:r>
        <w:t>.</w:t>
      </w:r>
    </w:p>
    <w:p w14:paraId="15C2806A" w14:textId="77777777" w:rsidR="00510795" w:rsidRPr="00267F42" w:rsidRDefault="00267F42" w:rsidP="00BF0205">
      <w:pPr>
        <w:pStyle w:val="Heading4"/>
      </w:pPr>
      <w:bookmarkStart w:id="1013" w:name="_Ref412111806"/>
      <w:r>
        <w:t>Psalm</w:t>
      </w:r>
      <w:r w:rsidR="00510795" w:rsidRPr="00AB1781">
        <w:t xml:space="preserve"> 111</w:t>
      </w:r>
      <w:r>
        <w:t>: Blessed is the man who fears the Lord</w:t>
      </w:r>
      <w:bookmarkEnd w:id="101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D18353E" w14:textId="77777777" w:rsidR="00510795" w:rsidRPr="00AB1781" w:rsidRDefault="00510795" w:rsidP="00267F42">
      <w:pPr>
        <w:pStyle w:val="Rubric"/>
      </w:pPr>
      <w:r w:rsidRPr="00AB1781">
        <w:lastRenderedPageBreak/>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29"/>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30"/>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w:t>
      </w:r>
      <w:proofErr w:type="gramStart"/>
      <w:r w:rsidRPr="00AB1781">
        <w:t>firm,</w:t>
      </w:r>
      <w:proofErr w:type="gramEnd"/>
      <w:r w:rsidRPr="00AB1781">
        <w:t xml:space="preserve">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31"/>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32"/>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33"/>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34"/>
      </w:r>
    </w:p>
    <w:p w14:paraId="6BACCBFA" w14:textId="12109CB5" w:rsidR="00B35B25" w:rsidRDefault="00B35B25" w:rsidP="00B35B25">
      <w:pPr>
        <w:pStyle w:val="Rubric"/>
      </w:pPr>
      <w:r>
        <w:t xml:space="preserve">Alleluia. </w:t>
      </w:r>
      <w:r>
        <w:fldChar w:fldCharType="begin"/>
      </w:r>
      <w:r>
        <w:instrText xml:space="preserve"> REF _Ref434576249 \h </w:instrText>
      </w:r>
      <w:r>
        <w:instrText xml:space="preserve"> \* MERGEFORMAT </w:instrText>
      </w:r>
      <w:r>
        <w:fldChar w:fldCharType="separate"/>
      </w:r>
      <w:r>
        <w:rPr>
          <w:lang w:val="en-GB"/>
        </w:rPr>
        <w:t>The Psalms of Noon (The Sixth Hour)</w:t>
      </w:r>
      <w:r>
        <w:fldChar w:fldCharType="end"/>
      </w:r>
      <w:r>
        <w:t xml:space="preserve"> continue with </w:t>
      </w:r>
      <w:r>
        <w:fldChar w:fldCharType="begin"/>
      </w:r>
      <w:r>
        <w:instrText xml:space="preserve"> REF _Ref412098484 \h </w:instrText>
      </w:r>
      <w:r>
        <w:fldChar w:fldCharType="separate"/>
      </w:r>
      <w:r>
        <w:t>Psalm</w:t>
      </w:r>
      <w:r w:rsidRPr="00AB1781">
        <w:t xml:space="preserve"> 112</w:t>
      </w:r>
      <w:r>
        <w:t>: Praise the Lord, you children</w:t>
      </w:r>
      <w:r>
        <w:fldChar w:fldCharType="end"/>
      </w:r>
      <w:r>
        <w:t xml:space="preserve">, page </w:t>
      </w:r>
      <w:r>
        <w:fldChar w:fldCharType="begin"/>
      </w:r>
      <w:r>
        <w:instrText xml:space="preserve"> PAGEREF _Ref412098484 \h </w:instrText>
      </w:r>
      <w:r>
        <w:fldChar w:fldCharType="separate"/>
      </w:r>
      <w:r>
        <w:rPr>
          <w:noProof/>
        </w:rPr>
        <w:t>492</w:t>
      </w:r>
      <w:r>
        <w:fldChar w:fldCharType="end"/>
      </w:r>
      <w:r>
        <w:t>.</w:t>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1014"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635"/>
      </w:r>
      <w:r w:rsidR="00267F42">
        <w:t>: Praise the Lord, you children</w:t>
      </w:r>
      <w:bookmarkEnd w:id="101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36"/>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01CCF2B6" w:rsidR="00F35AEA" w:rsidRPr="00267F42" w:rsidRDefault="00F35AEA" w:rsidP="00B35B25">
      <w:pPr>
        <w:pStyle w:val="Rubric"/>
      </w:pPr>
      <w:r>
        <w:t xml:space="preserve">Alleluia. </w:t>
      </w:r>
      <w:r>
        <w:fldChar w:fldCharType="begin"/>
      </w:r>
      <w:r>
        <w:instrText xml:space="preserve"> REF _Ref448061221 \h </w:instrText>
      </w:r>
      <w:r>
        <w:fldChar w:fldCharType="separate"/>
      </w:r>
      <w:r>
        <w:t>The Psalms of Prime</w:t>
      </w:r>
      <w:r>
        <w:fldChar w:fldCharType="end"/>
      </w:r>
      <w:r>
        <w:t xml:space="preserve"> continue with </w:t>
      </w:r>
      <w:r>
        <w:fldChar w:fldCharType="begin"/>
      </w:r>
      <w:r>
        <w:instrText xml:space="preserve"> REF _Ref412098508 \h </w:instrText>
      </w:r>
      <w:r>
        <w:fldChar w:fldCharType="separate"/>
      </w:r>
      <w:r>
        <w:t>Psalm</w:t>
      </w:r>
      <w:r w:rsidRPr="00AB1781">
        <w:t xml:space="preserve"> 142</w:t>
      </w:r>
      <w:r>
        <w:t>: Lord, hear my prayer; give ear to my petition in Your truth</w:t>
      </w:r>
      <w:r>
        <w:fldChar w:fldCharType="end"/>
      </w:r>
      <w:r>
        <w:t xml:space="preserve">, page </w:t>
      </w:r>
      <w:r>
        <w:fldChar w:fldCharType="begin"/>
      </w:r>
      <w:r>
        <w:instrText xml:space="preserve"> PAGEREF _Ref412098508 \h </w:instrText>
      </w:r>
      <w:r>
        <w:fldChar w:fldCharType="separate"/>
      </w:r>
      <w:r>
        <w:rPr>
          <w:noProof/>
        </w:rPr>
        <w:t>538</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B35B25">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B35B25">
        <w:t>Psalm</w:t>
      </w:r>
      <w:r w:rsidR="00B35B25" w:rsidRPr="00AB1781">
        <w:t xml:space="preserve"> 114</w:t>
      </w:r>
      <w:r w:rsidR="00B35B25">
        <w:t>: I love Him because the Lord hears the cry of my prayer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B35B25">
        <w:rPr>
          <w:noProof/>
        </w:rPr>
        <w:t>495</w:t>
      </w:r>
      <w:r w:rsidR="00B35B25">
        <w:fldChar w:fldCharType="end"/>
      </w:r>
      <w:r w:rsidR="00B35B25">
        <w:t>.</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37"/>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38"/>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39"/>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40"/>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lastRenderedPageBreak/>
        <w:tab/>
        <w:t xml:space="preserve">He does whatever He </w:t>
      </w:r>
      <w:r w:rsidR="000A2EEC">
        <w:t>wills</w:t>
      </w:r>
      <w:r w:rsidRPr="00AB1781">
        <w:t>.</w:t>
      </w:r>
      <w:r w:rsidRPr="00AB1781">
        <w:rPr>
          <w:rStyle w:val="FootnoteReference"/>
        </w:rPr>
        <w:footnoteReference w:id="641"/>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42"/>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43"/>
      </w:r>
      <w:r w:rsidR="00510795" w:rsidRPr="00AB1781">
        <w:t>.</w:t>
      </w:r>
    </w:p>
    <w:p w14:paraId="397629CE" w14:textId="77777777" w:rsidR="00510795" w:rsidRPr="00267F42" w:rsidRDefault="00267F42" w:rsidP="00BF0205">
      <w:pPr>
        <w:pStyle w:val="Heading4"/>
      </w:pPr>
      <w:bookmarkStart w:id="1015" w:name="_Ref412026361"/>
      <w:r>
        <w:t>Psalm</w:t>
      </w:r>
      <w:r w:rsidR="00510795" w:rsidRPr="00AB1781">
        <w:t xml:space="preserve"> 114</w:t>
      </w:r>
      <w:r>
        <w:t>: I love Him because the Lord hears the cry of my prayer</w:t>
      </w:r>
      <w:bookmarkEnd w:id="101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44"/>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45"/>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proofErr w:type="gramStart"/>
      <w:r w:rsidR="00D27B1F">
        <w:t>therefore</w:t>
      </w:r>
      <w:proofErr w:type="gramEnd"/>
      <w:r w:rsidR="00D27B1F">
        <w:t xml:space="preserv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46"/>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47"/>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48"/>
      </w:r>
    </w:p>
    <w:p w14:paraId="30D31F28" w14:textId="11F59766" w:rsidR="00510795" w:rsidRDefault="00510795" w:rsidP="00267F42">
      <w:pPr>
        <w:pStyle w:val="EnglishHangEndNoCoptic"/>
      </w:pPr>
      <w:r w:rsidRPr="00AB1781">
        <w:tab/>
        <w:t>in the land of the living.</w:t>
      </w:r>
    </w:p>
    <w:p w14:paraId="15BDDE6D" w14:textId="4410D05B" w:rsidR="00B35B25" w:rsidRDefault="00B35B25" w:rsidP="00B35B25">
      <w:pPr>
        <w:pStyle w:val="Rubric"/>
      </w:pPr>
      <w:r>
        <w:lastRenderedPageBreak/>
        <w:t xml:space="preserve">Alleluia. </w:t>
      </w:r>
      <w:r>
        <w:fldChar w:fldCharType="begin"/>
      </w:r>
      <w:r>
        <w:instrText xml:space="preserve"> REF _Ref434576249 \h </w:instrText>
      </w:r>
      <w:r>
        <w:instrText xml:space="preserve"> \* MERGEFORMAT </w:instrText>
      </w:r>
      <w:r>
        <w:fldChar w:fldCharType="separate"/>
      </w:r>
      <w:r>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E611C7">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t>Psalm</w:t>
      </w:r>
      <w:r w:rsidRPr="00AB1781">
        <w:t xml:space="preserve"> 115</w:t>
      </w:r>
      <w:r>
        <w:t>: I believed and so I spoke; but I was deeply humiliated</w:t>
      </w:r>
      <w:r>
        <w:fldChar w:fldCharType="end"/>
      </w:r>
      <w:r>
        <w:t xml:space="preserve">, page </w:t>
      </w:r>
      <w:r>
        <w:fldChar w:fldCharType="begin"/>
      </w:r>
      <w:r>
        <w:instrText xml:space="preserve"> PAGEREF _Ref412026376 \h </w:instrText>
      </w:r>
      <w:r>
        <w:fldChar w:fldCharType="separate"/>
      </w:r>
      <w:r>
        <w:rPr>
          <w:noProof/>
        </w:rPr>
        <w:t>496</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77777777" w:rsidR="00510795" w:rsidRPr="00267F42" w:rsidRDefault="00267F42" w:rsidP="00BF0205">
      <w:pPr>
        <w:pStyle w:val="Heading4"/>
      </w:pPr>
      <w:bookmarkStart w:id="1016" w:name="_Ref412026376"/>
      <w:r>
        <w:t>Psalm</w:t>
      </w:r>
      <w:r w:rsidR="00510795" w:rsidRPr="00AB1781">
        <w:t xml:space="preserve"> 115</w:t>
      </w:r>
      <w:r>
        <w:t>: I believed and so I spoke; but I was deeply humiliated</w:t>
      </w:r>
      <w:bookmarkEnd w:id="101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49"/>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50"/>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51"/>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52"/>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53"/>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54"/>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55"/>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lastRenderedPageBreak/>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56"/>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35FE52C" w:rsidR="00B35B25" w:rsidRPr="00267F42" w:rsidRDefault="00B35B25" w:rsidP="00E611C7">
      <w:pPr>
        <w:pStyle w:val="Rubric"/>
      </w:pPr>
      <w:r>
        <w:t xml:space="preserve">Alleluia. </w:t>
      </w:r>
      <w:r>
        <w:fldChar w:fldCharType="begin"/>
      </w:r>
      <w:r>
        <w:instrText xml:space="preserve"> REF _Ref434576249 \h </w:instrText>
      </w:r>
      <w:r>
        <w:fldChar w:fldCharType="separate"/>
      </w:r>
      <w:r>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E611C7">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E611C7">
        <w:t>Psalm</w:t>
      </w:r>
      <w:r w:rsidR="00E611C7" w:rsidRPr="00AB1781">
        <w:t xml:space="preserve"> 120</w:t>
      </w:r>
      <w:r w:rsidR="00E611C7">
        <w:t>: I lift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E611C7">
        <w:rPr>
          <w:noProof/>
        </w:rPr>
        <w:t>516</w:t>
      </w:r>
      <w:r w:rsidR="00E611C7">
        <w:fldChar w:fldCharType="end"/>
      </w:r>
      <w:r w:rsidR="00E611C7">
        <w:t>.</w:t>
      </w:r>
    </w:p>
    <w:p w14:paraId="2E64A8D8" w14:textId="77777777" w:rsidR="00510795" w:rsidRPr="00267F42" w:rsidRDefault="00267F42" w:rsidP="00BF0205">
      <w:pPr>
        <w:pStyle w:val="Heading4"/>
      </w:pPr>
      <w:bookmarkStart w:id="1017" w:name="_Ref411967180"/>
      <w:r>
        <w:t>Psalm</w:t>
      </w:r>
      <w:r w:rsidR="00510795" w:rsidRPr="00AB1781">
        <w:t xml:space="preserve"> 116</w:t>
      </w:r>
      <w:r>
        <w:t xml:space="preserve">: All </w:t>
      </w:r>
      <w:proofErr w:type="gramStart"/>
      <w:r>
        <w:t>you</w:t>
      </w:r>
      <w:proofErr w:type="gramEnd"/>
      <w:r>
        <w:t xml:space="preserve"> nations, praise the Lord</w:t>
      </w:r>
      <w:bookmarkEnd w:id="101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 xml:space="preserve">ll </w:t>
      </w:r>
      <w:proofErr w:type="gramStart"/>
      <w:r w:rsidR="00510795" w:rsidRPr="00AB1781">
        <w:t>you</w:t>
      </w:r>
      <w:proofErr w:type="gramEnd"/>
      <w:r w:rsidR="00510795" w:rsidRPr="00AB1781">
        <w:t xml:space="preserve">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57"/>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58"/>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5FD1FA55"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E611C7">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3E6DC3">
        <w:t>Psalm</w:t>
      </w:r>
      <w:r w:rsidR="003E6DC3" w:rsidRPr="00AB1781">
        <w:t xml:space="preserve"> 117</w:t>
      </w:r>
      <w:r w:rsidR="003E6DC3">
        <w:t>: Give thanks to the Lord, He is good</w:t>
      </w:r>
      <w:r>
        <w:fldChar w:fldCharType="end"/>
      </w:r>
      <w:r>
        <w:t xml:space="preserve">, page </w:t>
      </w:r>
      <w:r>
        <w:fldChar w:fldCharType="begin"/>
      </w:r>
      <w:r>
        <w:instrText xml:space="preserve"> PAGEREF _Ref411967211 \h </w:instrText>
      </w:r>
      <w:r>
        <w:fldChar w:fldCharType="separate"/>
      </w:r>
      <w:r w:rsidR="003E6DC3">
        <w:rPr>
          <w:noProof/>
        </w:rPr>
        <w:t>491</w:t>
      </w:r>
      <w:r>
        <w:fldChar w:fldCharType="end"/>
      </w:r>
      <w:r>
        <w:t>.</w:t>
      </w:r>
    </w:p>
    <w:p w14:paraId="0CBD83A7" w14:textId="77777777" w:rsidR="00510795" w:rsidRPr="00267F42" w:rsidRDefault="00267F42" w:rsidP="00BF0205">
      <w:pPr>
        <w:pStyle w:val="Heading4"/>
      </w:pPr>
      <w:bookmarkStart w:id="1018" w:name="_Ref411967211"/>
      <w:r>
        <w:t>Psalm</w:t>
      </w:r>
      <w:r w:rsidR="00510795" w:rsidRPr="00AB1781">
        <w:t xml:space="preserve"> 117</w:t>
      </w:r>
      <w:r>
        <w:t>: Give thanks to the Lord, He is good</w:t>
      </w:r>
      <w:bookmarkEnd w:id="101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59"/>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lastRenderedPageBreak/>
        <w:tab/>
        <w:t>His mercy</w:t>
      </w:r>
      <w:r w:rsidRPr="00AB1781">
        <w:rPr>
          <w:rStyle w:val="FootnoteReference"/>
        </w:rPr>
        <w:footnoteReference w:id="660"/>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61"/>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62"/>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lastRenderedPageBreak/>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63"/>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64"/>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65"/>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66"/>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67"/>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68"/>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69"/>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70"/>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71"/>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72"/>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06994309" w:rsidR="00550889" w:rsidRDefault="00550889" w:rsidP="00E611C7">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 with </w:t>
      </w:r>
      <w:r>
        <w:fldChar w:fldCharType="begin"/>
      </w:r>
      <w:r>
        <w:instrText xml:space="preserve"> REF _Ref411967235 \h </w:instrText>
      </w:r>
      <w:r>
        <w:fldChar w:fldCharType="separate"/>
      </w:r>
      <w:r w:rsidR="003E6DC3">
        <w:t>Psalm</w:t>
      </w:r>
      <w:r w:rsidR="003E6DC3" w:rsidRPr="00AB1781">
        <w:t xml:space="preserve"> 119</w:t>
      </w:r>
      <w:r w:rsidR="003E6DC3">
        <w:t>: To the Lord in the hour of my distress I cry</w:t>
      </w:r>
      <w:r>
        <w:fldChar w:fldCharType="end"/>
      </w:r>
      <w:r>
        <w:t xml:space="preserve">, page </w:t>
      </w:r>
      <w:r>
        <w:fldChar w:fldCharType="begin"/>
      </w:r>
      <w:r>
        <w:instrText xml:space="preserve"> PAGEREF _Ref411967235 \h </w:instrText>
      </w:r>
      <w:r>
        <w:fldChar w:fldCharType="separate"/>
      </w:r>
      <w:r w:rsidR="003E6DC3">
        <w:rPr>
          <w:noProof/>
        </w:rPr>
        <w:t>508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E611C7">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E611C7">
        <w:t>Psalm</w:t>
      </w:r>
      <w:r w:rsidR="00E611C7" w:rsidRPr="00AB1781">
        <w:t xml:space="preserve"> 118</w:t>
      </w:r>
      <w:r w:rsidR="00E611C7">
        <w:t>: Blessed are they who are faultless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E611C7">
        <w:rPr>
          <w:noProof/>
        </w:rPr>
        <w:t>501</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9" w:name="_Ref435990049"/>
      <w:r>
        <w:t>Kathisma 17</w:t>
      </w:r>
      <w:bookmarkEnd w:id="1019"/>
    </w:p>
    <w:p w14:paraId="5D7D7323" w14:textId="77777777" w:rsidR="00385CB8" w:rsidRPr="00385CB8" w:rsidRDefault="00385CB8" w:rsidP="00BF0205">
      <w:pPr>
        <w:pStyle w:val="Heading4"/>
      </w:pPr>
      <w:bookmarkStart w:id="1020" w:name="_Ref412027139"/>
      <w:r>
        <w:t>Psalm</w:t>
      </w:r>
      <w:r w:rsidRPr="00AB1781">
        <w:t xml:space="preserve"> 118</w:t>
      </w:r>
      <w:r>
        <w:t>: Blessed are they who are faultless in the way</w:t>
      </w:r>
      <w:bookmarkEnd w:id="102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3B57222" w14:textId="77777777" w:rsidR="00385CB8" w:rsidRPr="00385CB8" w:rsidRDefault="00385CB8" w:rsidP="00385CB8">
      <w:pPr>
        <w:pStyle w:val="Rubric"/>
      </w:pPr>
      <w:r w:rsidRPr="00AB1781">
        <w:t>(Alleluia)</w:t>
      </w:r>
    </w:p>
    <w:p w14:paraId="52E8579E" w14:textId="22EB33DD"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Blessed are </w:t>
      </w:r>
      <w:r w:rsidR="006D46AA">
        <w:t xml:space="preserve">the blameless </w:t>
      </w:r>
      <w:r w:rsidR="00494693">
        <w:t>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73"/>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74"/>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75"/>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76"/>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77"/>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78"/>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364D5E89"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How </w:t>
      </w:r>
      <w:r w:rsidR="00E869A6">
        <w:t>will</w:t>
      </w:r>
      <w:r w:rsidR="00494693">
        <w:t xml:space="preserve"> a young man </w:t>
      </w:r>
      <w:r w:rsidR="00E869A6">
        <w:t xml:space="preserve">straighten </w:t>
      </w:r>
      <w:r w:rsidR="00494693">
        <w:t>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79"/>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13BACCE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C66B19">
        <w:t>Reward</w:t>
      </w:r>
      <w:r w:rsidR="00494693">
        <w:t xml:space="preserve"> to Your </w:t>
      </w:r>
      <w:r w:rsidR="00C66B19">
        <w:t>servant</w:t>
      </w:r>
    </w:p>
    <w:p w14:paraId="2B8A511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80"/>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81"/>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82"/>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83"/>
      </w:r>
    </w:p>
    <w:p w14:paraId="3F558538" w14:textId="2DCF8D66" w:rsidR="00E611C7" w:rsidRDefault="00E611C7" w:rsidP="00E611C7">
      <w:pPr>
        <w:pStyle w:val="Rubric"/>
      </w:pPr>
      <w:r>
        <w:t>Glory to You, O Love of mankind.</w:t>
      </w:r>
    </w:p>
    <w:p w14:paraId="3AC029D7" w14:textId="5979AB06"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My soul clings to the </w:t>
      </w:r>
      <w:r w:rsidR="005E7419">
        <w:t>ground</w:t>
      </w:r>
    </w:p>
    <w:p w14:paraId="7911DE8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84"/>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85"/>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58C7F1B5"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Make</w:t>
      </w:r>
      <w:r w:rsidR="00494693">
        <w:t xml:space="preserve"> </w:t>
      </w:r>
      <w:r w:rsidR="00B5676D">
        <w:t>the way of Your satutes my law</w:t>
      </w:r>
    </w:p>
    <w:p w14:paraId="012EF18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86"/>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87"/>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88"/>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89"/>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90"/>
      </w:r>
    </w:p>
    <w:p w14:paraId="07029D45" w14:textId="47AB7D43" w:rsidR="00E611C7" w:rsidRDefault="00E611C7" w:rsidP="00E611C7">
      <w:pPr>
        <w:pStyle w:val="Rubric"/>
      </w:pPr>
      <w:r>
        <w:t>Glory to You, O Love of mankind.</w:t>
      </w:r>
    </w:p>
    <w:p w14:paraId="7A5B896B" w14:textId="6806C807"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27255BAC"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Remember Your words to Your s</w:t>
      </w:r>
      <w:r w:rsidR="00CB069B">
        <w:t>ervant</w:t>
      </w:r>
    </w:p>
    <w:p w14:paraId="23B9D16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7ECB805D"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91"/>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92"/>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93"/>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2DB00C5E"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You have shown kindness to Your s</w:t>
      </w:r>
      <w:r w:rsidR="00B24F7C">
        <w:t>ervant</w:t>
      </w:r>
    </w:p>
    <w:p w14:paraId="58C9685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proofErr w:type="gramStart"/>
      <w:r w:rsidR="00B24F7C">
        <w:t>therefore</w:t>
      </w:r>
      <w:proofErr w:type="gramEnd"/>
      <w:r w:rsidR="00B24F7C">
        <w:t xml:space="preserv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94"/>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95"/>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2A9C3763"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F6DC9A6"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My soul earnestly longs </w:t>
      </w:r>
      <w:r w:rsidR="00494693">
        <w:t>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96"/>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97"/>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98"/>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99"/>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00"/>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779BC37B"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01"/>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02"/>
      </w:r>
    </w:p>
    <w:p w14:paraId="5DDC9F34" w14:textId="7BEF146F" w:rsidR="00E611C7" w:rsidRDefault="00E611C7" w:rsidP="00E611C7">
      <w:pPr>
        <w:pStyle w:val="Rubric"/>
      </w:pPr>
      <w:r>
        <w:t>Glory to You, O Love of mankind.</w:t>
      </w:r>
    </w:p>
    <w:p w14:paraId="21186F2F" w14:textId="76DEE72E"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lastRenderedPageBreak/>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703"/>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459E46B"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04"/>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05"/>
      </w:r>
      <w:r w:rsidRPr="00AB1781">
        <w:t>.</w:t>
      </w:r>
    </w:p>
    <w:p w14:paraId="109D6785" w14:textId="0175886C" w:rsidR="00E611C7" w:rsidRDefault="00E611C7" w:rsidP="00E611C7">
      <w:pPr>
        <w:pStyle w:val="Rubric"/>
      </w:pPr>
      <w:r>
        <w:t>Glory to You, O Love of mankind.</w:t>
      </w:r>
    </w:p>
    <w:p w14:paraId="7EEFC2A5" w14:textId="6FE039AC"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I hate </w:t>
      </w:r>
      <w:r w:rsidR="004D36A2">
        <w:t>transgressors</w:t>
      </w:r>
      <w:r>
        <w:t>,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06"/>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07"/>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A92131F"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08"/>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09"/>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10"/>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11"/>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490A384C"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proofErr w:type="gramStart"/>
      <w:r w:rsidR="00027E51">
        <w:t>therefore</w:t>
      </w:r>
      <w:proofErr w:type="gramEnd"/>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12"/>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13"/>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lastRenderedPageBreak/>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14"/>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090916BF"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You are Righteou</w:t>
      </w:r>
      <w:r>
        <w:t>,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15"/>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16"/>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3B8FF4C8"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17"/>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18"/>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19"/>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58CF8747" w:rsidR="00494693" w:rsidRPr="00AB1781" w:rsidRDefault="00494693" w:rsidP="00BF0205">
      <w:pPr>
        <w:pStyle w:val="Heading5"/>
      </w:pPr>
      <w:bookmarkStart w:id="1021" w:name="_Ref434579036"/>
      <w:r>
        <w:t xml:space="preserve">Psalm 118 Part 20 </w:t>
      </w:r>
      <w:r w:rsidR="00F224C9">
        <w:t>(</w:t>
      </w:r>
      <w:r w:rsidR="00F224C9" w:rsidRPr="0082523C">
        <w:rPr>
          <w:rFonts w:ascii="Tahoma" w:eastAsia="Tahoma" w:hAnsi="Tahoma" w:cs="Tahoma"/>
        </w:rPr>
        <w:t>ר</w:t>
      </w:r>
      <w:r w:rsidR="00F224C9">
        <w:t xml:space="preserve">): </w:t>
      </w:r>
      <w:r>
        <w:t xml:space="preserve">See my </w:t>
      </w:r>
      <w:r w:rsidR="00806AA6">
        <w:t>humiliation</w:t>
      </w:r>
      <w:r>
        <w:t xml:space="preserve"> and rescue me, for I </w:t>
      </w:r>
      <w:r w:rsidR="00806AA6">
        <w:t>have</w:t>
      </w:r>
      <w:r>
        <w:t xml:space="preserve"> not forge</w:t>
      </w:r>
      <w:r w:rsidR="00806AA6">
        <w:t>tten</w:t>
      </w:r>
      <w:bookmarkEnd w:id="1021"/>
    </w:p>
    <w:p w14:paraId="1B546F80"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lastRenderedPageBreak/>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20"/>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3B64AD26"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Pr>
          <w:lang w:val="en-GB"/>
        </w:rPr>
        <w:t>The Psalms of the Veil</w:t>
      </w:r>
      <w:r>
        <w:fldChar w:fldCharType="end"/>
      </w:r>
      <w:r>
        <w:t xml:space="preserve"> continue with </w:t>
      </w:r>
      <w:r>
        <w:fldChar w:fldCharType="begin"/>
      </w:r>
      <w:r>
        <w:instrText xml:space="preserve"> REF _Ref434579051 \h </w:instrText>
      </w:r>
      <w:r>
        <w:fldChar w:fldCharType="separate"/>
      </w:r>
      <w:r>
        <w:t>Psalm 118 Part 21 (</w:t>
      </w:r>
      <w:r w:rsidRPr="0082523C">
        <w:rPr>
          <w:rFonts w:ascii="Tahoma" w:eastAsia="Tahoma" w:hAnsi="Tahoma" w:cs="Tahoma"/>
        </w:rPr>
        <w:t>ש</w:t>
      </w:r>
      <w:r>
        <w:t>): Rulers persecute me without cause</w:t>
      </w:r>
      <w:r>
        <w:fldChar w:fldCharType="end"/>
      </w:r>
      <w:r>
        <w:t>.</w:t>
      </w:r>
    </w:p>
    <w:p w14:paraId="4DDA1B57" w14:textId="7193F070" w:rsidR="00494693" w:rsidRPr="00494693" w:rsidRDefault="00494693" w:rsidP="00BF0205">
      <w:pPr>
        <w:pStyle w:val="Heading5"/>
      </w:pPr>
      <w:bookmarkStart w:id="1022" w:name="_Ref434579051"/>
      <w:r>
        <w:t>Psalm 118 Part 21</w:t>
      </w:r>
      <w:r w:rsidR="00F224C9">
        <w:t xml:space="preserve"> (</w:t>
      </w:r>
      <w:r w:rsidR="00F224C9" w:rsidRPr="0082523C">
        <w:rPr>
          <w:rFonts w:ascii="Tahoma" w:eastAsia="Tahoma" w:hAnsi="Tahoma" w:cs="Tahoma"/>
        </w:rPr>
        <w:t>ש</w:t>
      </w:r>
      <w:r w:rsidR="00F224C9">
        <w:t>)</w:t>
      </w:r>
      <w:r>
        <w:t>: Rulers persecute me without cause</w:t>
      </w:r>
      <w:bookmarkEnd w:id="1022"/>
    </w:p>
    <w:p w14:paraId="4357BBB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21"/>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22"/>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lastRenderedPageBreak/>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27A7F51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Pr>
          <w:lang w:val="en-GB"/>
        </w:rPr>
        <w:t>The Psalms of the Veil</w:t>
      </w:r>
      <w:r>
        <w:fldChar w:fldCharType="end"/>
      </w:r>
      <w:r>
        <w:t xml:space="preserve"> continue with </w:t>
      </w:r>
      <w:r>
        <w:fldChar w:fldCharType="begin"/>
      </w:r>
      <w:r>
        <w:instrText xml:space="preserve"> REF _Ref434579065 \h </w:instrText>
      </w:r>
      <w:r>
        <w:fldChar w:fldCharType="separate"/>
      </w:r>
      <w:r>
        <w:t>Psalm 118 Part 22 (</w:t>
      </w:r>
      <w:r w:rsidRPr="0082523C">
        <w:rPr>
          <w:rFonts w:ascii="Tahoma" w:eastAsia="Tahoma" w:hAnsi="Tahoma" w:cs="Tahoma"/>
        </w:rPr>
        <w:t>ת</w:t>
      </w:r>
      <w:r>
        <w:t>): Let my supplication come before You, O Lord</w:t>
      </w:r>
      <w:r>
        <w:fldChar w:fldCharType="end"/>
      </w:r>
      <w:r>
        <w:t>.</w:t>
      </w:r>
    </w:p>
    <w:p w14:paraId="473F235B" w14:textId="5C21C9A8" w:rsidR="00494693" w:rsidRPr="00AB1781" w:rsidRDefault="00494693" w:rsidP="00BF0205">
      <w:pPr>
        <w:pStyle w:val="Heading5"/>
      </w:pPr>
      <w:bookmarkStart w:id="1023" w:name="_Ref434579065"/>
      <w:r>
        <w:t>Psalm 118 Part 22</w:t>
      </w:r>
      <w:r w:rsidR="00F224C9">
        <w:t xml:space="preserve"> (</w:t>
      </w:r>
      <w:r w:rsidR="00F224C9" w:rsidRPr="0082523C">
        <w:rPr>
          <w:rFonts w:ascii="Tahoma" w:eastAsia="Tahoma" w:hAnsi="Tahoma" w:cs="Tahoma"/>
        </w:rPr>
        <w:t>ת</w:t>
      </w:r>
      <w:r w:rsidR="00F224C9">
        <w:t>)</w:t>
      </w:r>
      <w:r>
        <w:t xml:space="preserve">: Let my </w:t>
      </w:r>
      <w:r w:rsidR="00922B79">
        <w:t>supplication</w:t>
      </w:r>
      <w:r>
        <w:t xml:space="preserve"> come before You, O Lord</w:t>
      </w:r>
      <w:bookmarkEnd w:id="1023"/>
    </w:p>
    <w:p w14:paraId="5C3C407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23"/>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3D420CB2" w:rsidR="00E611C7" w:rsidRDefault="00E611C7" w:rsidP="00E611C7">
      <w:pPr>
        <w:pStyle w:val="Rubric"/>
      </w:pPr>
      <w:r>
        <w:t xml:space="preserve">Alleluia. </w:t>
      </w:r>
      <w:r>
        <w:fldChar w:fldCharType="begin"/>
      </w:r>
      <w:r>
        <w:instrText xml:space="preserve"> REF _Ref434578449 \h </w:instrText>
      </w:r>
      <w:r>
        <w:fldChar w:fldCharType="separate"/>
      </w:r>
      <w:r>
        <w:rPr>
          <w:lang w:val="en-GB"/>
        </w:rPr>
        <w:t>The Psalms of the Veil</w:t>
      </w:r>
      <w:r>
        <w:fldChar w:fldCharType="end"/>
      </w:r>
      <w:r>
        <w:t xml:space="preserve"> and </w:t>
      </w:r>
      <w:r>
        <w:fldChar w:fldCharType="begin"/>
      </w:r>
      <w:r>
        <w:instrText xml:space="preserve"> REF _Ref448127130 \h </w:instrText>
      </w:r>
      <w:r>
        <w:fldChar w:fldCharType="separate"/>
      </w:r>
      <w:r>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24" w:name="_Ref435990063"/>
      <w:r>
        <w:lastRenderedPageBreak/>
        <w:t>Kathisma 18</w:t>
      </w:r>
      <w:bookmarkEnd w:id="1024"/>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25" w:name="_Ref411967235"/>
      <w:r>
        <w:t>Psalm</w:t>
      </w:r>
      <w:r w:rsidRPr="00AB1781">
        <w:t xml:space="preserve"> 119</w:t>
      </w:r>
      <w:r>
        <w:t>: To the Lord in the hour of my distress I cry</w:t>
      </w:r>
      <w:bookmarkEnd w:id="102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A12307C"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24"/>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25"/>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493113B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C61C1A">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3E6DC3">
        <w:t>Psalm</w:t>
      </w:r>
      <w:r w:rsidR="003E6DC3" w:rsidRPr="00AB1781">
        <w:t xml:space="preserve"> 120</w:t>
      </w:r>
      <w:r w:rsidR="003E6DC3">
        <w:t>: I lift up my eyes to the mountains</w:t>
      </w:r>
      <w:r>
        <w:fldChar w:fldCharType="end"/>
      </w:r>
      <w:r>
        <w:t xml:space="preserve">, page </w:t>
      </w:r>
      <w:r>
        <w:fldChar w:fldCharType="begin"/>
      </w:r>
      <w:r>
        <w:instrText xml:space="preserve"> PAGEREF _Ref411967252 \h </w:instrText>
      </w:r>
      <w:r>
        <w:fldChar w:fldCharType="separate"/>
      </w:r>
      <w:r w:rsidR="003E6DC3">
        <w:rPr>
          <w:noProof/>
        </w:rPr>
        <w:t>509</w:t>
      </w:r>
      <w:r>
        <w:fldChar w:fldCharType="end"/>
      </w:r>
      <w:r>
        <w:t>.</w:t>
      </w:r>
      <w:r w:rsidR="00C61C1A">
        <w:t xml:space="preserve"> </w:t>
      </w:r>
    </w:p>
    <w:p w14:paraId="75788234" w14:textId="77777777" w:rsidR="00FD25B7" w:rsidRPr="00FD25B7" w:rsidRDefault="00FD25B7" w:rsidP="00BF0205">
      <w:pPr>
        <w:pStyle w:val="Heading4"/>
      </w:pPr>
      <w:bookmarkStart w:id="1026" w:name="_Ref411967252"/>
      <w:r>
        <w:lastRenderedPageBreak/>
        <w:t>Psalm</w:t>
      </w:r>
      <w:r w:rsidRPr="00AB1781">
        <w:t xml:space="preserve"> 120</w:t>
      </w:r>
      <w:r>
        <w:t>: I lift up my eyes to the mountains</w:t>
      </w:r>
      <w:bookmarkEnd w:id="102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2AD6FEB"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26"/>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27"/>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0CF22BC5"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C61C1A">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3E6DC3">
        <w:t>Psalm</w:t>
      </w:r>
      <w:r w:rsidR="003E6DC3" w:rsidRPr="00AB1781">
        <w:t xml:space="preserve"> 121</w:t>
      </w:r>
      <w:r w:rsidR="003E6DC3">
        <w:t>: I was glad when they said to me: 'Let us go to the house of the Lord'</w:t>
      </w:r>
      <w:r>
        <w:fldChar w:fldCharType="end"/>
      </w:r>
      <w:r>
        <w:t xml:space="preserve">, page </w:t>
      </w:r>
      <w:r>
        <w:fldChar w:fldCharType="begin"/>
      </w:r>
      <w:r>
        <w:instrText xml:space="preserve"> PAGEREF _Ref411967283 \h </w:instrText>
      </w:r>
      <w:r>
        <w:fldChar w:fldCharType="separate"/>
      </w:r>
      <w:r w:rsidR="003E6DC3">
        <w:rPr>
          <w:noProof/>
        </w:rPr>
        <w:t>510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611C7">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E611C7">
        <w:t>Psalm</w:t>
      </w:r>
      <w:r w:rsidR="00E611C7" w:rsidRPr="00AB1781">
        <w:t xml:space="preserve"> 128</w:t>
      </w:r>
      <w:r w:rsidR="00E611C7">
        <w:t>: Often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E611C7">
        <w:rPr>
          <w:noProof/>
        </w:rPr>
        <w:t>523</w:t>
      </w:r>
      <w:r w:rsidR="00E611C7">
        <w:fldChar w:fldCharType="end"/>
      </w:r>
      <w:r w:rsidR="00E611C7">
        <w:t>.</w:t>
      </w:r>
    </w:p>
    <w:p w14:paraId="7438C3A4" w14:textId="77777777" w:rsidR="00FD25B7" w:rsidRPr="00FD25B7" w:rsidRDefault="00FD25B7" w:rsidP="00BF0205">
      <w:pPr>
        <w:pStyle w:val="Heading4"/>
      </w:pPr>
      <w:bookmarkStart w:id="1027" w:name="_Ref411967283"/>
      <w:r>
        <w:t>Psalm</w:t>
      </w:r>
      <w:r w:rsidRPr="00AB1781">
        <w:t xml:space="preserve"> 121</w:t>
      </w:r>
      <w:r>
        <w:t>: I was glad when they said to me: 'Let us go to the house of the Lord'</w:t>
      </w:r>
      <w:bookmarkEnd w:id="102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397E425" w:rsidR="00F14AA6" w:rsidRDefault="00F14AA6" w:rsidP="00FD25B7">
      <w:pPr>
        <w:pStyle w:val="Rubric"/>
      </w:pPr>
      <w:r>
        <w:lastRenderedPageBreak/>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28"/>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29"/>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30"/>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31"/>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32"/>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E4349F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C61C1A">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3E6DC3">
        <w:t>Psalm</w:t>
      </w:r>
      <w:r w:rsidR="003E6DC3" w:rsidRPr="00AB1781">
        <w:t xml:space="preserve"> 122</w:t>
      </w:r>
      <w:r w:rsidR="003E6DC3">
        <w:t>: To You I lift up my eyes, O You Who dwell in heaven</w:t>
      </w:r>
      <w:r>
        <w:fldChar w:fldCharType="end"/>
      </w:r>
      <w:r>
        <w:t xml:space="preserve">, page </w:t>
      </w:r>
      <w:r>
        <w:fldChar w:fldCharType="begin"/>
      </w:r>
      <w:r>
        <w:instrText xml:space="preserve"> PAGEREF _Ref411967299 \h </w:instrText>
      </w:r>
      <w:r>
        <w:fldChar w:fldCharType="separate"/>
      </w:r>
      <w:r w:rsidR="003E6DC3">
        <w:rPr>
          <w:noProof/>
        </w:rPr>
        <w:t>510</w:t>
      </w:r>
      <w:r>
        <w:fldChar w:fldCharType="end"/>
      </w:r>
      <w:r>
        <w:t>.</w:t>
      </w:r>
    </w:p>
    <w:p w14:paraId="3D506578" w14:textId="77777777" w:rsidR="00FD25B7" w:rsidRPr="00FD25B7" w:rsidRDefault="00FD25B7" w:rsidP="00BF0205">
      <w:pPr>
        <w:pStyle w:val="Heading4"/>
      </w:pPr>
      <w:bookmarkStart w:id="102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33"/>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Our Eyes are on the Lord</w:t>
      </w:r>
    </w:p>
    <w:p w14:paraId="78035777" w14:textId="053AF76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34"/>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0270043B"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C61C1A">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3E6DC3">
        <w:t>Psalm</w:t>
      </w:r>
      <w:r w:rsidR="003E6DC3" w:rsidRPr="00AB1781">
        <w:t xml:space="preserve"> 123</w:t>
      </w:r>
      <w:r w:rsidR="003E6DC3">
        <w:t>: 'Unless the Lord had been among us,' let Israel now say</w:t>
      </w:r>
      <w:r>
        <w:fldChar w:fldCharType="end"/>
      </w:r>
      <w:r>
        <w:t xml:space="preserve">, page </w:t>
      </w:r>
      <w:r>
        <w:fldChar w:fldCharType="begin"/>
      </w:r>
      <w:r>
        <w:instrText xml:space="preserve"> PAGEREF _Ref411967321 \h </w:instrText>
      </w:r>
      <w:r>
        <w:fldChar w:fldCharType="separate"/>
      </w:r>
      <w:r w:rsidR="003E6DC3">
        <w:rPr>
          <w:noProof/>
        </w:rPr>
        <w:t>512</w:t>
      </w:r>
      <w:r>
        <w:fldChar w:fldCharType="end"/>
      </w:r>
      <w:r>
        <w:t>.</w:t>
      </w:r>
    </w:p>
    <w:p w14:paraId="0C3917C8" w14:textId="77777777" w:rsidR="00FD25B7" w:rsidRPr="00FD25B7" w:rsidRDefault="00FD25B7" w:rsidP="00BF0205">
      <w:pPr>
        <w:pStyle w:val="Heading4"/>
      </w:pPr>
      <w:bookmarkStart w:id="1029" w:name="_Ref411967321"/>
      <w:r>
        <w:t>Psalm</w:t>
      </w:r>
      <w:r w:rsidRPr="00AB1781">
        <w:t xml:space="preserve"> 123</w:t>
      </w:r>
      <w:r>
        <w:t>: 'Unless the Lord had been among us,' let Israel now say</w:t>
      </w:r>
      <w:bookmarkEnd w:id="102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1346F3A" w:rsidR="00FD25B7" w:rsidRP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lastRenderedPageBreak/>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35"/>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4FB1A43B"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C61C1A">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3E6DC3">
        <w:t>Psalm</w:t>
      </w:r>
      <w:r w:rsidR="003E6DC3" w:rsidRPr="00AB1781">
        <w:t xml:space="preserve"> 124</w:t>
      </w:r>
      <w:r w:rsidR="003E6DC3">
        <w:t>: Those who trust in the Lord are like Mount Zion</w:t>
      </w:r>
      <w:r>
        <w:fldChar w:fldCharType="end"/>
      </w:r>
      <w:r>
        <w:t xml:space="preserve">, page </w:t>
      </w:r>
      <w:r>
        <w:fldChar w:fldCharType="begin"/>
      </w:r>
      <w:r>
        <w:instrText xml:space="preserve"> PAGEREF _Ref411967338 \h </w:instrText>
      </w:r>
      <w:r>
        <w:fldChar w:fldCharType="separate"/>
      </w:r>
      <w:r w:rsidR="003E6DC3">
        <w:rPr>
          <w:noProof/>
        </w:rPr>
        <w:t>513</w:t>
      </w:r>
      <w:r>
        <w:fldChar w:fldCharType="end"/>
      </w:r>
      <w:r>
        <w:t>.</w:t>
      </w:r>
    </w:p>
    <w:p w14:paraId="5C7DBE57" w14:textId="663B3465" w:rsidR="00FD25B7" w:rsidRPr="00FD25B7" w:rsidRDefault="003A7286" w:rsidP="00BF0205">
      <w:pPr>
        <w:pStyle w:val="Heading4"/>
      </w:pPr>
      <w:bookmarkStart w:id="1030" w:name="_Ref411967338"/>
      <w:r>
        <w:t>P</w:t>
      </w:r>
      <w:r w:rsidR="00FD25B7">
        <w:t>salm</w:t>
      </w:r>
      <w:r w:rsidR="00FD25B7" w:rsidRPr="00AB1781">
        <w:t xml:space="preserve"> 124</w:t>
      </w:r>
      <w:r w:rsidR="00FD25B7">
        <w:t>: Those who trust in the Lord are like Mount Zion</w:t>
      </w:r>
      <w:bookmarkEnd w:id="103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6057191"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36"/>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lastRenderedPageBreak/>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37FC775F"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C61C1A">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3E6DC3">
        <w:t>Psalm</w:t>
      </w:r>
      <w:r w:rsidR="003E6DC3" w:rsidRPr="00AB1781">
        <w:t xml:space="preserve"> 125</w:t>
      </w:r>
      <w:r w:rsidR="003E6DC3">
        <w:t>: When the Lord brought back the captives to Zion</w:t>
      </w:r>
      <w:r>
        <w:fldChar w:fldCharType="end"/>
      </w:r>
      <w:r>
        <w:t xml:space="preserve">, page </w:t>
      </w:r>
      <w:r>
        <w:fldChar w:fldCharType="begin"/>
      </w:r>
      <w:r>
        <w:instrText xml:space="preserve"> PAGEREF _Ref411967353 \h </w:instrText>
      </w:r>
      <w:r>
        <w:fldChar w:fldCharType="separate"/>
      </w:r>
      <w:r w:rsidR="003E6DC3">
        <w:rPr>
          <w:noProof/>
        </w:rPr>
        <w:t>514</w:t>
      </w:r>
      <w:r>
        <w:fldChar w:fldCharType="end"/>
      </w:r>
      <w:r>
        <w:t>.</w:t>
      </w:r>
    </w:p>
    <w:p w14:paraId="29D5D02A" w14:textId="77777777" w:rsidR="00FD25B7" w:rsidRPr="00FD25B7" w:rsidRDefault="00FD25B7" w:rsidP="00BF0205">
      <w:pPr>
        <w:pStyle w:val="Heading4"/>
      </w:pPr>
      <w:bookmarkStart w:id="1031" w:name="_Ref411967353"/>
      <w:r>
        <w:t>Psalm</w:t>
      </w:r>
      <w:r w:rsidRPr="00AB1781">
        <w:t xml:space="preserve"> 125</w:t>
      </w:r>
      <w:r>
        <w:t>: When the Lord brought back the captives to Zion</w:t>
      </w:r>
      <w:bookmarkEnd w:id="103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2CA79A42"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37"/>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38"/>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4A04F19A"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C61C1A">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3E6DC3">
        <w:t>Psalm</w:t>
      </w:r>
      <w:r w:rsidR="003E6DC3" w:rsidRPr="00AB1781">
        <w:t xml:space="preserve"> 126</w:t>
      </w:r>
      <w:r w:rsidR="003E6DC3">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3E6DC3">
        <w:rPr>
          <w:noProof/>
        </w:rPr>
        <w:t>514</w:t>
      </w:r>
      <w:r>
        <w:fldChar w:fldCharType="end"/>
      </w:r>
      <w:r>
        <w:t>.</w:t>
      </w:r>
    </w:p>
    <w:p w14:paraId="7ABE7E2A" w14:textId="77777777" w:rsidR="00FD25B7" w:rsidRPr="00FD25B7" w:rsidRDefault="00FD25B7" w:rsidP="00BF0205">
      <w:pPr>
        <w:pStyle w:val="Heading4"/>
      </w:pPr>
      <w:bookmarkStart w:id="1032" w:name="_Ref411967372"/>
      <w:r>
        <w:lastRenderedPageBreak/>
        <w:t>Psalm</w:t>
      </w:r>
      <w:r w:rsidRPr="00AB1781">
        <w:t xml:space="preserve"> 126</w:t>
      </w:r>
      <w:r>
        <w:t>: Unless the Lord builds the house, the builders labour in vain</w:t>
      </w:r>
      <w:bookmarkEnd w:id="103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AB5B385"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39"/>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40"/>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proofErr w:type="gramStart"/>
      <w:r w:rsidR="003169DD">
        <w:t>ones</w:t>
      </w:r>
      <w:proofErr w:type="gramEnd"/>
      <w:r w:rsidR="003169DD">
        <w:t xml:space="preserve">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41"/>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42"/>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1431231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C61C1A">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3E6DC3">
        <w:t>Psalm</w:t>
      </w:r>
      <w:r w:rsidR="003E6DC3" w:rsidRPr="00AB1781">
        <w:t xml:space="preserve"> 127</w:t>
      </w:r>
      <w:r w:rsidR="003E6DC3">
        <w:t>: Blessed are all who fear the Lord, who walk in His ways</w:t>
      </w:r>
      <w:r>
        <w:fldChar w:fldCharType="end"/>
      </w:r>
      <w:r>
        <w:t xml:space="preserve">, page </w:t>
      </w:r>
      <w:r>
        <w:fldChar w:fldCharType="begin"/>
      </w:r>
      <w:r>
        <w:instrText xml:space="preserve"> PAGEREF _Ref411967385 \h </w:instrText>
      </w:r>
      <w:r>
        <w:fldChar w:fldCharType="separate"/>
      </w:r>
      <w:r w:rsidR="003E6DC3">
        <w:rPr>
          <w:noProof/>
        </w:rPr>
        <w:t>515</w:t>
      </w:r>
      <w:r>
        <w:fldChar w:fldCharType="end"/>
      </w:r>
      <w:r>
        <w:t>.</w:t>
      </w:r>
    </w:p>
    <w:p w14:paraId="3AAB1DE2" w14:textId="77777777" w:rsidR="00FD25B7" w:rsidRPr="00FD25B7" w:rsidRDefault="00FD25B7" w:rsidP="00BF0205">
      <w:pPr>
        <w:pStyle w:val="Heading4"/>
      </w:pPr>
      <w:bookmarkStart w:id="1033" w:name="_Ref411967385"/>
      <w:r>
        <w:t>Psalm</w:t>
      </w:r>
      <w:r w:rsidRPr="00AB1781">
        <w:t xml:space="preserve"> 127</w:t>
      </w:r>
      <w:r>
        <w:t>: Blessed are</w:t>
      </w:r>
      <w:r w:rsidR="000D0A3F">
        <w:t xml:space="preserve"> </w:t>
      </w:r>
      <w:r>
        <w:t>all who fear the Lord, who walk in His ways</w:t>
      </w:r>
      <w:bookmarkEnd w:id="103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9F15F60"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B0027E8" w14:textId="77777777" w:rsidR="00FD25B7" w:rsidRPr="00AB1781" w:rsidRDefault="00FD25B7" w:rsidP="00FD25B7">
      <w:pPr>
        <w:pStyle w:val="Rubric"/>
      </w:pPr>
      <w:r w:rsidRPr="00AB1781">
        <w:lastRenderedPageBreak/>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43"/>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44"/>
      </w:r>
    </w:p>
    <w:p w14:paraId="2D925D0C" w14:textId="3CAA3245" w:rsidR="00FD25B7" w:rsidRDefault="00FD25B7" w:rsidP="00FD25B7">
      <w:pPr>
        <w:pStyle w:val="EnglishHangEndNoCoptic"/>
      </w:pPr>
      <w:r w:rsidRPr="00AB1781">
        <w:tab/>
      </w:r>
      <w:r w:rsidR="00087D9B">
        <w:t>Peace be upon Israel!</w:t>
      </w:r>
    </w:p>
    <w:p w14:paraId="0FE658EC" w14:textId="132A487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C61C1A">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3E6DC3">
        <w:t>Psalm</w:t>
      </w:r>
      <w:r w:rsidR="003E6DC3" w:rsidRPr="00AB1781">
        <w:t xml:space="preserve"> 128</w:t>
      </w:r>
      <w:r w:rsidR="003E6DC3">
        <w:t>: Often have they warred against me from my youth</w:t>
      </w:r>
      <w:r>
        <w:fldChar w:fldCharType="end"/>
      </w:r>
      <w:r>
        <w:t xml:space="preserve">, page </w:t>
      </w:r>
      <w:r>
        <w:fldChar w:fldCharType="begin"/>
      </w:r>
      <w:r>
        <w:instrText xml:space="preserve"> PAGEREF _Ref411967400 \h </w:instrText>
      </w:r>
      <w:r>
        <w:fldChar w:fldCharType="separate"/>
      </w:r>
      <w:r w:rsidR="003E6DC3">
        <w:rPr>
          <w:noProof/>
        </w:rPr>
        <w:t>516</w:t>
      </w:r>
      <w:r>
        <w:fldChar w:fldCharType="end"/>
      </w:r>
      <w:r>
        <w:t>.</w:t>
      </w:r>
    </w:p>
    <w:p w14:paraId="63084F0D" w14:textId="77777777" w:rsidR="00FD25B7" w:rsidRPr="00AB1781" w:rsidRDefault="00FD25B7" w:rsidP="00BF0205">
      <w:pPr>
        <w:pStyle w:val="Heading4"/>
      </w:pPr>
      <w:bookmarkStart w:id="1034" w:name="_Ref411967400"/>
      <w:r>
        <w:t>Psalm</w:t>
      </w:r>
      <w:r w:rsidRPr="00AB1781">
        <w:t xml:space="preserve"> 128</w:t>
      </w:r>
      <w:r>
        <w:t>: Often have they warred against me from my youth</w:t>
      </w:r>
      <w:bookmarkEnd w:id="103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F183A5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45"/>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46"/>
      </w:r>
      <w:r w:rsidRPr="00AB1781">
        <w:t>.</w:t>
      </w:r>
    </w:p>
    <w:p w14:paraId="3EDA7DE8" w14:textId="210F9638" w:rsidR="00FD25B7" w:rsidRPr="00AB1781" w:rsidRDefault="00FD25B7" w:rsidP="00FD25B7">
      <w:pPr>
        <w:pStyle w:val="EnglishHangNoCoptic"/>
      </w:pPr>
      <w:r w:rsidRPr="00AB1781">
        <w:lastRenderedPageBreak/>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0970C7EA" w:rsidR="00550889" w:rsidRDefault="00550889" w:rsidP="00E611C7">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C61C1A">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E611C7">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E611C7">
        <w:t>Psalm</w:t>
      </w:r>
      <w:r w:rsidR="00E611C7" w:rsidRPr="00AB1781">
        <w:t xml:space="preserve"> 129</w:t>
      </w:r>
      <w:r w:rsidR="00E611C7">
        <w:t>: Out of the depths I cry to You, O Lord</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E611C7">
        <w:rPr>
          <w:noProof/>
        </w:rPr>
        <w:t>524</w:t>
      </w:r>
      <w:r w:rsidR="00E611C7">
        <w:fldChar w:fldCharType="end"/>
      </w:r>
      <w:r w:rsidR="00E611C7">
        <w:t>.</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35" w:name="_Ref411968046"/>
      <w:r>
        <w:t>Psalm</w:t>
      </w:r>
      <w:r w:rsidRPr="00AB1781">
        <w:t xml:space="preserve"> 129</w:t>
      </w:r>
      <w:r>
        <w:t xml:space="preserve">: Out of the depths I cry to </w:t>
      </w:r>
      <w:r w:rsidR="001040C8">
        <w:t>You</w:t>
      </w:r>
      <w:r>
        <w:t>, O Lord</w:t>
      </w:r>
      <w:bookmarkEnd w:id="103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867C6AA"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47"/>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48"/>
      </w:r>
      <w:r w:rsidRPr="00AB1781">
        <w:t>,</w:t>
      </w:r>
    </w:p>
    <w:p w14:paraId="2CFAE321" w14:textId="2130B7C4" w:rsidR="00FD25B7" w:rsidRPr="00AB1781" w:rsidRDefault="00FD25B7" w:rsidP="00FD25B7">
      <w:pPr>
        <w:pStyle w:val="EnglishHangEndNoCoptic"/>
      </w:pPr>
      <w:r w:rsidRPr="00AB1781">
        <w:tab/>
        <w:t xml:space="preserve">O Lord, who would </w:t>
      </w:r>
      <w:proofErr w:type="gramStart"/>
      <w:r w:rsidR="00714F88">
        <w:t>stand</w:t>
      </w:r>
      <w:r w:rsidRPr="00AB1781">
        <w:t>?</w:t>
      </w:r>
      <w:r w:rsidR="00714F88">
        <w:t>—</w:t>
      </w:r>
      <w:proofErr w:type="gramEnd"/>
    </w:p>
    <w:p w14:paraId="2FE84680" w14:textId="72E2DDC0" w:rsidR="00FD25B7" w:rsidRPr="00AB1781" w:rsidRDefault="00FD25B7" w:rsidP="00FD25B7">
      <w:pPr>
        <w:pStyle w:val="EnglishHangEndNoCoptic"/>
      </w:pPr>
      <w:r w:rsidRPr="00AB1781">
        <w:lastRenderedPageBreak/>
        <w:t xml:space="preserve">4 </w:t>
      </w:r>
      <w:r w:rsidR="00714F88">
        <w:t>For</w:t>
      </w:r>
      <w:r w:rsidRPr="00AB1781">
        <w:t xml:space="preserve"> </w:t>
      </w:r>
      <w:r w:rsidR="00714F88">
        <w:t>there is atonement</w:t>
      </w:r>
      <w:r w:rsidR="00714F88">
        <w:rPr>
          <w:rStyle w:val="FootnoteReference"/>
        </w:rPr>
        <w:footnoteReference w:id="749"/>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50"/>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51"/>
      </w:r>
    </w:p>
    <w:p w14:paraId="5BFD100E" w14:textId="2D7F1FB3"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E611C7">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9E6CAF">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t>Psalm</w:t>
      </w:r>
      <w:r w:rsidRPr="00AB1781">
        <w:t xml:space="preserve"> 130</w:t>
      </w:r>
      <w:r>
        <w:t>: O Lord, my heart is not haughty, nor my eyes lofty</w:t>
      </w:r>
      <w:r>
        <w:fldChar w:fldCharType="end"/>
      </w:r>
      <w:r>
        <w:t xml:space="preserve">, page </w:t>
      </w:r>
      <w:r>
        <w:fldChar w:fldCharType="begin"/>
      </w:r>
      <w:r>
        <w:instrText xml:space="preserve"> PAGEREF _Ref411968066 \h </w:instrText>
      </w:r>
      <w:r>
        <w:fldChar w:fldCharType="separate"/>
      </w:r>
      <w:r>
        <w:rPr>
          <w:noProof/>
        </w:rPr>
        <w:t>519</w:t>
      </w:r>
      <w:r>
        <w:fldChar w:fldCharType="end"/>
      </w:r>
      <w:r>
        <w:t>.</w:t>
      </w:r>
      <w:r w:rsidR="00E611C7">
        <w:t xml:space="preserve"> </w:t>
      </w:r>
    </w:p>
    <w:p w14:paraId="0B5F9423" w14:textId="77777777" w:rsidR="00FD25B7" w:rsidRPr="00FD25B7" w:rsidRDefault="00FD25B7" w:rsidP="00BF0205">
      <w:pPr>
        <w:pStyle w:val="Heading4"/>
      </w:pPr>
      <w:bookmarkStart w:id="1036" w:name="_Ref411968066"/>
      <w:r>
        <w:t>Psalm</w:t>
      </w:r>
      <w:r w:rsidRPr="00AB1781">
        <w:t xml:space="preserve"> 130</w:t>
      </w:r>
      <w:r>
        <w:t>: O Lord, my heart is not haughty, nor my eyes lofty</w:t>
      </w:r>
      <w:bookmarkEnd w:id="103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835A0DF"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52"/>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93EEAC4"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E611C7">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9E6CAF">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t>Psalm</w:t>
      </w:r>
      <w:r w:rsidRPr="00AB1781">
        <w:t xml:space="preserve"> 131</w:t>
      </w:r>
      <w:r>
        <w:t>: O Lord, remember David and all his meekness</w:t>
      </w:r>
      <w:r>
        <w:fldChar w:fldCharType="end"/>
      </w:r>
      <w:r>
        <w:t xml:space="preserve">, page </w:t>
      </w:r>
      <w:r>
        <w:fldChar w:fldCharType="begin"/>
      </w:r>
      <w:r>
        <w:instrText xml:space="preserve"> PAGEREF _Ref411968081 \h </w:instrText>
      </w:r>
      <w:r>
        <w:fldChar w:fldCharType="separate"/>
      </w:r>
      <w:r>
        <w:rPr>
          <w:noProof/>
        </w:rPr>
        <w:t>520</w:t>
      </w:r>
      <w:r>
        <w:fldChar w:fldCharType="end"/>
      </w:r>
      <w:r>
        <w:t>.</w:t>
      </w:r>
    </w:p>
    <w:p w14:paraId="43A0FD26" w14:textId="77777777" w:rsidR="00FD25B7" w:rsidRPr="00F431B1" w:rsidRDefault="00F431B1" w:rsidP="00BF0205">
      <w:pPr>
        <w:pStyle w:val="Heading4"/>
      </w:pPr>
      <w:bookmarkStart w:id="1037" w:name="_Ref411968081"/>
      <w:r>
        <w:t>Psalm</w:t>
      </w:r>
      <w:r w:rsidR="00FD25B7" w:rsidRPr="00AB1781">
        <w:t xml:space="preserve"> 131</w:t>
      </w:r>
      <w:r>
        <w:t>: O Lord, remember David and all his meekness</w:t>
      </w:r>
      <w:bookmarkEnd w:id="103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3EED97CB"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53"/>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54"/>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55"/>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56"/>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57"/>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58"/>
      </w:r>
      <w:r w:rsidRPr="00AB1781">
        <w:t>.</w:t>
      </w:r>
    </w:p>
    <w:p w14:paraId="23B5DEB7" w14:textId="0DDFAFB3" w:rsidR="00FD25B7" w:rsidRPr="00AB1781" w:rsidRDefault="00FD25B7" w:rsidP="00F431B1">
      <w:pPr>
        <w:pStyle w:val="EnglishHangNoCoptic"/>
      </w:pPr>
      <w:r w:rsidRPr="00AB1781">
        <w:lastRenderedPageBreak/>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59"/>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60"/>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61"/>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62"/>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63"/>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64"/>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44BF46D9" w:rsidR="003E6DC3" w:rsidRPr="00F431B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E611C7">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9E6CAF">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t>Psalm</w:t>
      </w:r>
      <w:r w:rsidRPr="00AB1781">
        <w:t xml:space="preserve"> 132</w:t>
      </w:r>
      <w:r>
        <w:t>: Behold, how good and how delightful it is when brothers dwell together in unity</w:t>
      </w:r>
      <w:r>
        <w:fldChar w:fldCharType="end"/>
      </w:r>
      <w:r>
        <w:t xml:space="preserve">, page </w:t>
      </w:r>
      <w:r>
        <w:fldChar w:fldCharType="begin"/>
      </w:r>
      <w:r>
        <w:instrText xml:space="preserve"> PAGEREF _Ref411968095 \h </w:instrText>
      </w:r>
      <w:r>
        <w:fldChar w:fldCharType="separate"/>
      </w:r>
      <w:r>
        <w:rPr>
          <w:noProof/>
        </w:rPr>
        <w:t>521</w:t>
      </w:r>
      <w:r>
        <w:fldChar w:fldCharType="end"/>
      </w:r>
      <w:r>
        <w:t>.</w:t>
      </w:r>
    </w:p>
    <w:p w14:paraId="359E6A39" w14:textId="77777777" w:rsidR="00FD25B7" w:rsidRPr="00F431B1" w:rsidRDefault="00F431B1" w:rsidP="00BF0205">
      <w:pPr>
        <w:pStyle w:val="Heading4"/>
      </w:pPr>
      <w:bookmarkStart w:id="1038" w:name="_Ref411968095"/>
      <w:r>
        <w:t>Psalm</w:t>
      </w:r>
      <w:r w:rsidR="00FD25B7" w:rsidRPr="00AB1781">
        <w:t xml:space="preserve"> 132</w:t>
      </w:r>
      <w:r>
        <w:t>: Behold, how good and how delightful it is when brothers dwell together in unity</w:t>
      </w:r>
      <w:bookmarkEnd w:id="103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14:paraId="0FDA0B21" w14:textId="61FA36D3"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65"/>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66"/>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223001E7"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E611C7">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9E6CAF">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t>Psalm</w:t>
      </w:r>
      <w:r w:rsidRPr="00AB1781">
        <w:t xml:space="preserve"> 133</w:t>
      </w:r>
      <w:r>
        <w:t>: Behold now bless the Lord, all you slaves of the Lord</w:t>
      </w:r>
      <w:r>
        <w:fldChar w:fldCharType="end"/>
      </w:r>
      <w:r>
        <w:t xml:space="preserve">, page </w:t>
      </w:r>
      <w:r>
        <w:fldChar w:fldCharType="begin"/>
      </w:r>
      <w:r>
        <w:instrText xml:space="preserve"> PAGEREF _Ref411968119 \h </w:instrText>
      </w:r>
      <w:r>
        <w:fldChar w:fldCharType="separate"/>
      </w:r>
      <w:r>
        <w:rPr>
          <w:noProof/>
        </w:rPr>
        <w:t>522</w:t>
      </w:r>
      <w:r>
        <w:fldChar w:fldCharType="end"/>
      </w:r>
      <w:r>
        <w:t>.</w:t>
      </w:r>
    </w:p>
    <w:p w14:paraId="2852ED99" w14:textId="77777777" w:rsidR="00FD25B7" w:rsidRPr="00AB1781" w:rsidRDefault="00FD25B7" w:rsidP="00BF0205">
      <w:pPr>
        <w:pStyle w:val="Heading4"/>
      </w:pPr>
      <w:bookmarkStart w:id="1039" w:name="_Ref411968119"/>
      <w:r>
        <w:t>Psalm</w:t>
      </w:r>
      <w:r w:rsidRPr="00AB1781">
        <w:t xml:space="preserve"> 133</w:t>
      </w:r>
      <w:r>
        <w:t xml:space="preserve">: Behold now bless the Lord, all you </w:t>
      </w:r>
      <w:proofErr w:type="gramStart"/>
      <w:r>
        <w:t>slaves</w:t>
      </w:r>
      <w:proofErr w:type="gramEnd"/>
      <w:r>
        <w:t xml:space="preserve"> of the Lord</w:t>
      </w:r>
      <w:bookmarkEnd w:id="103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6EDBFFD"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67"/>
      </w:r>
    </w:p>
    <w:p w14:paraId="4A0C0244" w14:textId="77777777" w:rsidR="00FD25B7" w:rsidRPr="00AB1781" w:rsidRDefault="00FD25B7" w:rsidP="00FD25B7">
      <w:pPr>
        <w:pStyle w:val="EnglishHangEndNoCoptic"/>
      </w:pPr>
      <w:r w:rsidRPr="00AB1781">
        <w:lastRenderedPageBreak/>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A71A90F" w:rsidR="003E6DC3"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E611C7">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9E6CAF">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t>Psalm</w:t>
      </w:r>
      <w:r w:rsidRPr="00AB1781">
        <w:t xml:space="preserve"> 136</w:t>
      </w:r>
      <w:r>
        <w:t>: By the rivers of Babylon we sat down and wept</w:t>
      </w:r>
      <w:r>
        <w:fldChar w:fldCharType="end"/>
      </w:r>
      <w:r>
        <w:t xml:space="preserve">, page </w:t>
      </w:r>
      <w:r>
        <w:fldChar w:fldCharType="begin"/>
      </w:r>
      <w:r>
        <w:instrText xml:space="preserve"> PAGEREF _Ref411968136 \h </w:instrText>
      </w:r>
      <w:r>
        <w:fldChar w:fldCharType="separate"/>
      </w:r>
      <w:r>
        <w:rPr>
          <w:noProof/>
        </w:rPr>
        <w:t>526</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40" w:name="_Ref435438658"/>
      <w:r w:rsidRPr="00AB1781">
        <w:t>K</w:t>
      </w:r>
      <w:r>
        <w:t>athisma</w:t>
      </w:r>
      <w:r w:rsidRPr="00AB1781">
        <w:t xml:space="preserve"> 1</w:t>
      </w:r>
      <w:r>
        <w:t>9</w:t>
      </w:r>
      <w:bookmarkEnd w:id="1040"/>
    </w:p>
    <w:p w14:paraId="7F20BF5D" w14:textId="77777777" w:rsidR="00E276C1" w:rsidRPr="00E276C1" w:rsidRDefault="00E276C1" w:rsidP="00BF0205">
      <w:pPr>
        <w:pStyle w:val="Heading4"/>
      </w:pPr>
      <w:r>
        <w:t>Psalm</w:t>
      </w:r>
      <w:r w:rsidRPr="00AB1781">
        <w:t xml:space="preserve"> 134</w:t>
      </w:r>
      <w:r>
        <w:t xml:space="preserve">: Praise the name of the Lord; praise the Lord, you </w:t>
      </w:r>
      <w:proofErr w:type="gramStart"/>
      <w:r>
        <w:t>slaves</w:t>
      </w:r>
      <w:proofErr w:type="gramEnd"/>
      <w:r>
        <w:t xml:space="preserve">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68"/>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lastRenderedPageBreak/>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69"/>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70"/>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71"/>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lastRenderedPageBreak/>
        <w:tab/>
      </w:r>
      <w:r w:rsidR="009F1DA0">
        <w:t xml:space="preserve">He </w:t>
      </w:r>
      <w:r w:rsidRPr="00AB1781">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72"/>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3E6DC3">
        <w:t>The Second Canticle: Psalm 135</w:t>
      </w:r>
      <w:r>
        <w:fldChar w:fldCharType="end"/>
      </w:r>
      <w:r>
        <w:t xml:space="preserve">, page </w:t>
      </w:r>
      <w:r>
        <w:fldChar w:fldCharType="begin"/>
      </w:r>
      <w:r>
        <w:instrText xml:space="preserve"> PAGEREF _Ref434580763 \h </w:instrText>
      </w:r>
      <w:r>
        <w:fldChar w:fldCharType="separate"/>
      </w:r>
      <w:r w:rsidR="003E6DC3">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73"/>
      </w:r>
      <w:r w:rsidR="00E276C1" w:rsidRPr="00AB1781">
        <w:t xml:space="preserve"> the Lord, </w:t>
      </w:r>
      <w:r w:rsidR="001D5562">
        <w:t xml:space="preserve">for </w:t>
      </w:r>
      <w:r w:rsidR="00747E7D">
        <w:t>He is good,</w:t>
      </w:r>
    </w:p>
    <w:p w14:paraId="23C5AA06" w14:textId="2FF199A2" w:rsidR="00E276C1" w:rsidRPr="00AB1781" w:rsidRDefault="00E276C1" w:rsidP="00E276C1">
      <w:pPr>
        <w:pStyle w:val="EnglishHangEndNoCoptic"/>
      </w:pPr>
      <w:r w:rsidRPr="00AB1781">
        <w:tab/>
      </w:r>
      <w:r w:rsidR="009F1DA0">
        <w:rPr>
          <w:i/>
        </w:rPr>
        <w:t>Alleluia:</w:t>
      </w:r>
      <w:r w:rsidR="009F1DA0">
        <w:rPr>
          <w:rStyle w:val="FootnoteReference"/>
          <w:i/>
        </w:rPr>
        <w:footnoteReference w:id="774"/>
      </w:r>
      <w:r w:rsidR="009F1DA0">
        <w:rPr>
          <w:i/>
        </w:rPr>
        <w:t xml:space="preserve"> </w:t>
      </w:r>
      <w:r w:rsidR="001D5562">
        <w:t xml:space="preserve">for </w:t>
      </w:r>
      <w:r w:rsidRPr="00AB1781">
        <w:t>His mercy</w:t>
      </w:r>
      <w:r w:rsidRPr="00AB1781">
        <w:rPr>
          <w:rStyle w:val="FootnoteReference"/>
        </w:rPr>
        <w:footnoteReference w:id="775"/>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347019CA" w:rsidR="00E276C1" w:rsidRPr="00AB1781" w:rsidRDefault="009F1DA0" w:rsidP="009F1DA0">
      <w:pPr>
        <w:pStyle w:val="EngIndEnd"/>
        <w:ind w:firstLine="432"/>
      </w:pPr>
      <w:r>
        <w:rPr>
          <w:i/>
        </w:rPr>
        <w:t xml:space="preserve">Alleluia: </w:t>
      </w:r>
      <w:r w:rsidR="001D5562">
        <w:t xml:space="preserve">for </w:t>
      </w:r>
      <w:r w:rsidR="00E276C1" w:rsidRPr="00AB1781">
        <w:t xml:space="preserve">His mercy </w:t>
      </w:r>
      <w:r>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7E8C204E" w:rsidR="009F1DA0" w:rsidRPr="00AB1781" w:rsidRDefault="009F1DA0" w:rsidP="009F1DA0">
      <w:pPr>
        <w:pStyle w:val="EngIndEnd"/>
        <w:ind w:firstLine="432"/>
      </w:pPr>
      <w:r>
        <w:rPr>
          <w:i/>
        </w:rPr>
        <w:t xml:space="preserve">Alleluia: </w:t>
      </w:r>
      <w:r w:rsidR="001D5562">
        <w:t xml:space="preserve">for </w:t>
      </w:r>
      <w:r w:rsidRPr="00AB1781">
        <w:t xml:space="preserve">His mercy </w:t>
      </w:r>
      <w:r>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76"/>
      </w:r>
      <w:r w:rsidR="001D5562">
        <w:t xml:space="preserve"> W</w:t>
      </w:r>
      <w:r w:rsidR="00747E7D">
        <w:t>ho alone does great wonders,</w:t>
      </w:r>
    </w:p>
    <w:p w14:paraId="4D67C464" w14:textId="6AEF3F87" w:rsidR="00E276C1" w:rsidRPr="00AB1781" w:rsidRDefault="00E276C1" w:rsidP="00E276C1">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6DC8A92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3951435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2B1C1FE5" w:rsidR="00E276C1" w:rsidRPr="00AB1781" w:rsidRDefault="00E276C1" w:rsidP="00E276C1">
      <w:pPr>
        <w:pStyle w:val="EnglishHangEndNoCoptic"/>
      </w:pPr>
      <w:r w:rsidRPr="00AB1781">
        <w:tab/>
      </w:r>
      <w:r w:rsidR="009F1DA0">
        <w:rPr>
          <w:i/>
        </w:rPr>
        <w:t xml:space="preserve">Alleluia: </w:t>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226196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61C0C4D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lastRenderedPageBreak/>
        <w:t xml:space="preserve">10 Who struck Egypt </w:t>
      </w:r>
      <w:r w:rsidR="001D5562">
        <w:t>in</w:t>
      </w:r>
      <w:r w:rsidR="00747E7D">
        <w:t xml:space="preserve"> their firstborn,</w:t>
      </w:r>
    </w:p>
    <w:p w14:paraId="56ACDA7A" w14:textId="68A5590E" w:rsidR="00E276C1" w:rsidRPr="00AB1781" w:rsidRDefault="00E276C1" w:rsidP="009F1DA0">
      <w:pPr>
        <w:pStyle w:val="EnglishHangEndNoCoptic"/>
      </w:pPr>
      <w:r w:rsidRPr="00AB1781">
        <w:tab/>
      </w:r>
      <w:r w:rsidR="009F1DA0">
        <w:rPr>
          <w:i/>
        </w:rPr>
        <w:t xml:space="preserve">Alleluia: </w:t>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7B91C327" w:rsidR="00E276C1" w:rsidRPr="00AB1781" w:rsidRDefault="00E276C1" w:rsidP="009F1DA0">
      <w:pPr>
        <w:pStyle w:val="EnglishHangEndNoCoptic"/>
      </w:pPr>
      <w:r w:rsidRPr="00AB1781">
        <w:tab/>
      </w:r>
      <w:r w:rsidR="009F1DA0">
        <w:rPr>
          <w:i/>
        </w:rPr>
        <w:t xml:space="preserve">Alleluia: </w:t>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663655A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293F93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4649064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77"/>
      </w:r>
      <w:r>
        <w:t>,</w:t>
      </w:r>
    </w:p>
    <w:p w14:paraId="3772B5E5" w14:textId="6516EC0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26C44BDC"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3DCC7529" w:rsidR="00AE1E0F" w:rsidRPr="00AE1E0F" w:rsidRDefault="00AE1E0F" w:rsidP="00AE1E0F">
      <w:pPr>
        <w:pStyle w:val="EnglishHangEndNoCoptic"/>
        <w:ind w:firstLine="0"/>
      </w:pPr>
      <w:r>
        <w:rPr>
          <w:i/>
        </w:rPr>
        <w:t xml:space="preserve">Alleluia: </w:t>
      </w: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5F66B2EA"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78"/>
      </w:r>
      <w:r>
        <w:t xml:space="preserve"> mighty kings,</w:t>
      </w:r>
    </w:p>
    <w:p w14:paraId="57C66445" w14:textId="7B276F1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01CEDF0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1B72EDF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3C570B9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4904213C"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0B54A65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lastRenderedPageBreak/>
        <w:t>24 and redeemed</w:t>
      </w:r>
      <w:r w:rsidR="00747E7D">
        <w:t xml:space="preserve"> us from our enemies,</w:t>
      </w:r>
    </w:p>
    <w:p w14:paraId="050AF20F" w14:textId="6A7782E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64F2A00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45377D26"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79"/>
      </w:r>
      <w:r w:rsidRPr="00AB1781">
        <w:t>;</w:t>
      </w:r>
    </w:p>
    <w:p w14:paraId="4C6277B9" w14:textId="1B923C3F" w:rsidR="00AE1E0F" w:rsidRPr="00E276C1" w:rsidRDefault="00AE1E0F" w:rsidP="00AE1E0F">
      <w:pPr>
        <w:pStyle w:val="EnglishHangEndNoCoptic"/>
      </w:pPr>
      <w:r w:rsidRPr="00AB1781">
        <w:tab/>
      </w:r>
      <w:r>
        <w:rPr>
          <w:i/>
        </w:rPr>
        <w:t xml:space="preserve">Alleluia: </w:t>
      </w:r>
      <w:r>
        <w:t xml:space="preserve">for </w:t>
      </w:r>
      <w:r w:rsidRPr="00AB1781">
        <w:t xml:space="preserve">His mercy </w:t>
      </w:r>
      <w:r w:rsidR="00DE2F02">
        <w:t>endures forever.</w:t>
      </w:r>
    </w:p>
    <w:p w14:paraId="1EB2B132" w14:textId="77777777" w:rsidR="00E276C1" w:rsidRPr="00E276C1" w:rsidRDefault="00E276C1" w:rsidP="00BF0205">
      <w:pPr>
        <w:pStyle w:val="Heading4"/>
      </w:pPr>
      <w:bookmarkStart w:id="1041" w:name="_Ref411968136"/>
      <w:r>
        <w:t>Psalm</w:t>
      </w:r>
      <w:r w:rsidRPr="00AB1781">
        <w:t xml:space="preserve"> 136</w:t>
      </w:r>
      <w:r>
        <w:t>: By the rivers of Babylon we sat down and wept</w:t>
      </w:r>
      <w:bookmarkEnd w:id="104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A46676E" w:rsidR="00F14AA6" w:rsidRDefault="00F14AA6" w:rsidP="00F14AA6">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80"/>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81"/>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lastRenderedPageBreak/>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 xml:space="preserve">“Empty it out! Empty it </w:t>
      </w:r>
      <w:proofErr w:type="gramStart"/>
      <w:r>
        <w:t>out!,</w:t>
      </w:r>
      <w:proofErr w:type="gramEnd"/>
      <w:r>
        <w:t xml:space="preserve"> even to its foundations!”</w:t>
      </w:r>
    </w:p>
    <w:p w14:paraId="59DDC28E" w14:textId="602882A4" w:rsidR="00E276C1" w:rsidRPr="00AB1781" w:rsidRDefault="00E276C1" w:rsidP="00E276C1">
      <w:pPr>
        <w:pStyle w:val="EnglishHangNoCoptic"/>
      </w:pPr>
      <w:r w:rsidRPr="00AB1781">
        <w:t>8 O daughter of Babylon</w:t>
      </w:r>
      <w:r w:rsidR="00F75260">
        <w:t xml:space="preserve">, </w:t>
      </w:r>
      <w:proofErr w:type="gramStart"/>
      <w:r w:rsidR="00F75260">
        <w:t>you</w:t>
      </w:r>
      <w:proofErr w:type="gramEnd"/>
      <w:r w:rsidR="00F75260">
        <w:t xml:space="preserve">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82"/>
      </w:r>
    </w:p>
    <w:p w14:paraId="0078B0CE" w14:textId="06CD56A6" w:rsidR="003E6DC3" w:rsidRDefault="003E6DC3" w:rsidP="00E611C7">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9E6CAF">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t>Psalm</w:t>
      </w:r>
      <w:r w:rsidRPr="00AB1781">
        <w:t xml:space="preserve"> 137</w:t>
      </w:r>
      <w:r>
        <w:t>: I will praise and thank You, O Lord, with my whole heart</w:t>
      </w:r>
      <w:r>
        <w:fldChar w:fldCharType="end"/>
      </w:r>
      <w:r>
        <w:t xml:space="preserve">, page </w:t>
      </w:r>
      <w:r>
        <w:fldChar w:fldCharType="begin"/>
      </w:r>
      <w:r>
        <w:instrText xml:space="preserve"> PAGEREF _Ref411968152 \h </w:instrText>
      </w:r>
      <w:r>
        <w:fldChar w:fldCharType="separate"/>
      </w:r>
      <w:r>
        <w:rPr>
          <w:noProof/>
        </w:rPr>
        <w:t>527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611C7">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E611C7">
        <w:t>Psalm</w:t>
      </w:r>
      <w:r w:rsidR="00E611C7" w:rsidRPr="00AB1781">
        <w:t xml:space="preserve"> 140</w:t>
      </w:r>
      <w:r w:rsidR="00E611C7">
        <w:t>: Lord, I cry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E611C7">
        <w:rPr>
          <w:noProof/>
        </w:rPr>
        <w:t>538</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42" w:name="_Ref411968152"/>
      <w:r>
        <w:t>Psalm</w:t>
      </w:r>
      <w:r w:rsidRPr="00AB1781">
        <w:t xml:space="preserve"> 137</w:t>
      </w:r>
      <w:r>
        <w:t xml:space="preserve">: I will praise and thank </w:t>
      </w:r>
      <w:r w:rsidR="001040C8">
        <w:t>You</w:t>
      </w:r>
      <w:r>
        <w:t>, O Lord, with my whole heart</w:t>
      </w:r>
      <w:bookmarkEnd w:id="104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2AE4982D"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83"/>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84"/>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85"/>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86"/>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87"/>
      </w:r>
    </w:p>
    <w:p w14:paraId="6B2EA6BB" w14:textId="5EC97696" w:rsidR="00E276C1" w:rsidRPr="00AB1781" w:rsidRDefault="00E276C1" w:rsidP="00E276C1">
      <w:pPr>
        <w:pStyle w:val="EnglishHangNoCoptic"/>
      </w:pPr>
      <w:r w:rsidRPr="00AB1781">
        <w:lastRenderedPageBreak/>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88"/>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89"/>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90"/>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46B725AB"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9E6CAF">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t>Psalm</w:t>
      </w:r>
      <w:r w:rsidRPr="00AB1781">
        <w:t xml:space="preserve"> 140</w:t>
      </w:r>
      <w:r>
        <w:t>: Lord, I cry to You, hear me</w:t>
      </w:r>
      <w:r>
        <w:fldChar w:fldCharType="end"/>
      </w:r>
      <w:r>
        <w:t xml:space="preserve">, page </w:t>
      </w:r>
      <w:r>
        <w:fldChar w:fldCharType="begin"/>
      </w:r>
      <w:r>
        <w:instrText xml:space="preserve"> PAGEREF _Ref411968172 \h </w:instrText>
      </w:r>
      <w:r>
        <w:fldChar w:fldCharType="separate"/>
      </w:r>
      <w:r>
        <w:rPr>
          <w:noProof/>
        </w:rPr>
        <w:t>531</w:t>
      </w:r>
      <w:r>
        <w:fldChar w:fldCharType="end"/>
      </w:r>
      <w:r>
        <w:t>.</w:t>
      </w:r>
    </w:p>
    <w:p w14:paraId="430C29DF" w14:textId="77777777" w:rsidR="00E276C1" w:rsidRPr="00E276C1" w:rsidRDefault="00E276C1" w:rsidP="00BF0205">
      <w:pPr>
        <w:pStyle w:val="Heading4"/>
      </w:pPr>
      <w:r>
        <w:t>Psalm</w:t>
      </w:r>
      <w:r w:rsidRPr="00AB1781">
        <w:t xml:space="preserve"> 138</w:t>
      </w:r>
      <w:r>
        <w:t xml:space="preserve">: O, Lord, </w:t>
      </w:r>
      <w:proofErr w:type="gramStart"/>
      <w:r w:rsidR="001040C8">
        <w:t>You</w:t>
      </w:r>
      <w:proofErr w:type="gramEnd"/>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proofErr w:type="gramStart"/>
      <w:r w:rsidR="001040C8">
        <w:t>You</w:t>
      </w:r>
      <w:proofErr w:type="gramEnd"/>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proofErr w:type="gramStart"/>
      <w:r w:rsidR="006C07E3">
        <w:t>You</w:t>
      </w:r>
      <w:proofErr w:type="gramEnd"/>
      <w:r w:rsidR="006C07E3">
        <w:t xml:space="preserve">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lastRenderedPageBreak/>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91"/>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proofErr w:type="gramStart"/>
      <w:r w:rsidR="001040C8">
        <w:t>You</w:t>
      </w:r>
      <w:proofErr w:type="gramEnd"/>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92"/>
      </w:r>
      <w:r w:rsidRPr="00AB1781">
        <w:t xml:space="preserve"> my heart,</w:t>
      </w:r>
      <w:r w:rsidRPr="00AB1781">
        <w:rPr>
          <w:rStyle w:val="FootnoteReference"/>
        </w:rPr>
        <w:footnoteReference w:id="793"/>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794"/>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lastRenderedPageBreak/>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95"/>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96"/>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97"/>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1182FEA5" w:rsidR="00E276C1" w:rsidRPr="00AB1781" w:rsidRDefault="00E276C1" w:rsidP="00E276C1">
      <w:pPr>
        <w:pStyle w:val="EnglishHangNoCoptic"/>
      </w:pPr>
      <w:r w:rsidRPr="00AB1781">
        <w:t xml:space="preserve">2 </w:t>
      </w:r>
      <w:r w:rsidR="00FF4A4F">
        <w:t>Deliver</w:t>
      </w:r>
      <w:r w:rsidRPr="00AB1781">
        <w:t xml:space="preserve"> me, O Lord, from evil </w:t>
      </w:r>
      <w:r w:rsidR="00FF4A4F">
        <w:t>the 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w:t>
      </w:r>
      <w:proofErr w:type="gramStart"/>
      <w:r w:rsidRPr="00AB1781">
        <w:t>steps.</w:t>
      </w:r>
      <w:proofErr w:type="gramEnd"/>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lastRenderedPageBreak/>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98"/>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99"/>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43" w:name="_Ref411968172"/>
      <w:r>
        <w:t>Psalm</w:t>
      </w:r>
      <w:r w:rsidRPr="00AB1781">
        <w:t xml:space="preserve"> 140</w:t>
      </w:r>
      <w:r>
        <w:t xml:space="preserve">: Lord, I cry to </w:t>
      </w:r>
      <w:r w:rsidR="001040C8">
        <w:t>You</w:t>
      </w:r>
      <w:r>
        <w:t>, hear me</w:t>
      </w:r>
      <w:bookmarkEnd w:id="104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E84CC04"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lastRenderedPageBreak/>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00"/>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01"/>
      </w:r>
    </w:p>
    <w:p w14:paraId="7853C3F1" w14:textId="6601A6D8" w:rsidR="003E6DC3" w:rsidRPr="00E276C1" w:rsidRDefault="003E6DC3" w:rsidP="00E611C7">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9E6CAF">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t>Psalm</w:t>
      </w:r>
      <w:r w:rsidRPr="00AB1781">
        <w:t xml:space="preserve"> 141</w:t>
      </w:r>
      <w:r>
        <w:t>: I cry to the Lord with all my voice, I pray with all my voice</w:t>
      </w:r>
      <w:r>
        <w:fldChar w:fldCharType="end"/>
      </w:r>
      <w:r>
        <w:t xml:space="preserve">, page </w:t>
      </w:r>
      <w:r>
        <w:fldChar w:fldCharType="begin"/>
      </w:r>
      <w:r>
        <w:instrText xml:space="preserve"> PAGEREF _Ref411968182 \h </w:instrText>
      </w:r>
      <w:r>
        <w:fldChar w:fldCharType="separate"/>
      </w:r>
      <w:r>
        <w:rPr>
          <w:noProof/>
        </w:rPr>
        <w:t>533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611C7">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E611C7">
        <w:t>Psalm</w:t>
      </w:r>
      <w:r w:rsidR="00E611C7" w:rsidRPr="00AB1781">
        <w:t xml:space="preserve"> 145</w:t>
      </w:r>
      <w:r w:rsidR="00E611C7">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E611C7">
        <w:rPr>
          <w:noProof/>
        </w:rPr>
        <w:t>545</w:t>
      </w:r>
      <w:r w:rsidR="00E611C7">
        <w:fldChar w:fldCharType="end"/>
      </w:r>
      <w:r w:rsidR="00E611C7">
        <w:t>.</w:t>
      </w:r>
    </w:p>
    <w:p w14:paraId="51E1BFBF" w14:textId="77777777" w:rsidR="00E276C1" w:rsidRPr="00E276C1" w:rsidRDefault="00E276C1" w:rsidP="00BF0205">
      <w:pPr>
        <w:pStyle w:val="Heading4"/>
      </w:pPr>
      <w:bookmarkStart w:id="1044" w:name="_Ref411968182"/>
      <w:r>
        <w:t>Psalm</w:t>
      </w:r>
      <w:r w:rsidRPr="00AB1781">
        <w:t xml:space="preserve"> 141</w:t>
      </w:r>
      <w:r>
        <w:t>: I cry to the Lord with all my voice, I pray with all my voice</w:t>
      </w:r>
      <w:bookmarkEnd w:id="104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2EA2F352"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lastRenderedPageBreak/>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02"/>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03"/>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7CFBF8BB"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9E6CAF">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538</w:t>
      </w:r>
      <w:r>
        <w:fldChar w:fldCharType="end"/>
      </w:r>
      <w:r>
        <w:t>.</w:t>
      </w:r>
    </w:p>
    <w:p w14:paraId="1BBA4A8E" w14:textId="77777777" w:rsidR="00E276C1" w:rsidRPr="00E276C1" w:rsidRDefault="00E276C1" w:rsidP="00BF0205">
      <w:pPr>
        <w:pStyle w:val="Heading4"/>
      </w:pPr>
      <w:bookmarkStart w:id="1045" w:name="_Ref412098508"/>
      <w:r>
        <w:t>Psalm</w:t>
      </w:r>
      <w:r w:rsidRPr="00AB1781">
        <w:t xml:space="preserve"> 142</w:t>
      </w:r>
      <w:r>
        <w:t xml:space="preserve">: Lord, hear my prayer; give ear to my petition in </w:t>
      </w:r>
      <w:r w:rsidR="00E570CB">
        <w:t>Your</w:t>
      </w:r>
      <w:r>
        <w:t xml:space="preserve"> truth</w:t>
      </w:r>
      <w:bookmarkEnd w:id="104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lastRenderedPageBreak/>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04"/>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27182B70" w:rsidR="00F35AEA" w:rsidRDefault="00F35AEA" w:rsidP="00F35AEA">
      <w:pPr>
        <w:pStyle w:val="Rubric"/>
      </w:pPr>
      <w:r>
        <w:t xml:space="preserve">Alleluia. </w:t>
      </w:r>
      <w:r>
        <w:fldChar w:fldCharType="begin"/>
      </w:r>
      <w:r>
        <w:instrText xml:space="preserve"> REF _Ref448061221 \h </w:instrText>
      </w:r>
      <w:r>
        <w:fldChar w:fldCharType="separate"/>
      </w:r>
      <w:r>
        <w:t>The Psalms of Prime</w:t>
      </w:r>
      <w:r>
        <w:fldChar w:fldCharType="end"/>
      </w:r>
      <w:r>
        <w:t xml:space="preserve"> are concluded.</w:t>
      </w:r>
    </w:p>
    <w:p w14:paraId="2E8B75F5" w14:textId="3739069B" w:rsidR="00924D0C" w:rsidRDefault="00924D0C" w:rsidP="00924D0C">
      <w:pPr>
        <w:pStyle w:val="Rubric"/>
      </w:pPr>
      <w:r>
        <w:lastRenderedPageBreak/>
        <w:t>Glory…</w:t>
      </w:r>
    </w:p>
    <w:p w14:paraId="43196394" w14:textId="2C04FF91" w:rsidR="0044639B" w:rsidRPr="00AB1781" w:rsidRDefault="0044639B" w:rsidP="00BF0205">
      <w:pPr>
        <w:pStyle w:val="Heading3"/>
      </w:pPr>
      <w:bookmarkStart w:id="1046" w:name="_Ref435438665"/>
      <w:r w:rsidRPr="00AB1781">
        <w:t>K</w:t>
      </w:r>
      <w:r>
        <w:t>athisma 20</w:t>
      </w:r>
      <w:bookmarkEnd w:id="1046"/>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proofErr w:type="gramStart"/>
      <w:r w:rsidR="00377DA6">
        <w:t>battle,</w:t>
      </w:r>
      <w:proofErr w:type="gramEnd"/>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05"/>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lastRenderedPageBreak/>
        <w:t xml:space="preserve">10 </w:t>
      </w:r>
      <w:r w:rsidR="00377DA6">
        <w:t xml:space="preserve">to you, </w:t>
      </w:r>
      <w:proofErr w:type="gramStart"/>
      <w:r w:rsidR="00377DA6">
        <w:t>Who</w:t>
      </w:r>
      <w:proofErr w:type="gramEnd"/>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06"/>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07"/>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08"/>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lastRenderedPageBreak/>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09"/>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10"/>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11"/>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lastRenderedPageBreak/>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12"/>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47" w:name="_Ref411968206"/>
      <w:r>
        <w:t>P</w:t>
      </w:r>
      <w:r w:rsidR="002A0A20">
        <w:t>salm</w:t>
      </w:r>
      <w:r w:rsidR="00E276C1" w:rsidRPr="00AB1781">
        <w:t xml:space="preserve"> 145</w:t>
      </w:r>
      <w:r w:rsidR="002A0A20">
        <w:t>: Praise the Lord, O my soul! I will praise the Lord all my life</w:t>
      </w:r>
      <w:bookmarkEnd w:id="104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6F2F29B"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13"/>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14"/>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15"/>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lastRenderedPageBreak/>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16"/>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17"/>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18"/>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19"/>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20"/>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C9364A4" w:rsidR="003E6DC3" w:rsidRPr="002A0A20" w:rsidRDefault="003E6DC3" w:rsidP="00E611C7">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9E6CAF">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t>Psalm</w:t>
      </w:r>
      <w:r w:rsidRPr="00AB1781">
        <w:t xml:space="preserve"> 146</w:t>
      </w:r>
      <w:r>
        <w:t>: Praise the Lord, for singing praise is good</w:t>
      </w:r>
      <w:r>
        <w:fldChar w:fldCharType="end"/>
      </w:r>
      <w:r>
        <w:t xml:space="preserve">, page </w:t>
      </w:r>
      <w:r>
        <w:fldChar w:fldCharType="begin"/>
      </w:r>
      <w:r>
        <w:instrText xml:space="preserve"> PAGEREF _Ref411968226 \h </w:instrText>
      </w:r>
      <w:r>
        <w:fldChar w:fldCharType="separate"/>
      </w:r>
      <w:r>
        <w:rPr>
          <w:noProof/>
        </w:rPr>
        <w:t>539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611C7">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E611C7">
        <w:t>Psalm 118 Part 20 (</w:t>
      </w:r>
      <w:r w:rsidR="00E611C7" w:rsidRPr="0082523C">
        <w:rPr>
          <w:rFonts w:ascii="Tahoma" w:eastAsia="Tahoma" w:hAnsi="Tahoma" w:cs="Tahoma"/>
        </w:rPr>
        <w:t>ר</w:t>
      </w:r>
      <w:r w:rsidR="00E611C7">
        <w:t>): See my humiliation and rescue me, for I have not forgetten</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E611C7">
        <w:rPr>
          <w:noProof/>
        </w:rPr>
        <w:t>514</w:t>
      </w:r>
      <w:r w:rsidR="00E611C7">
        <w:fldChar w:fldCharType="end"/>
      </w:r>
      <w:r w:rsidR="00E611C7">
        <w:t>.</w:t>
      </w:r>
    </w:p>
    <w:p w14:paraId="16732583" w14:textId="77777777" w:rsidR="00E276C1" w:rsidRPr="002A0A20" w:rsidRDefault="002A0A20" w:rsidP="00BF0205">
      <w:pPr>
        <w:pStyle w:val="Heading4"/>
      </w:pPr>
      <w:bookmarkStart w:id="1048" w:name="_Ref411968226"/>
      <w:r>
        <w:t>Psalm</w:t>
      </w:r>
      <w:r w:rsidR="00E276C1" w:rsidRPr="00AB1781">
        <w:t xml:space="preserve"> 146</w:t>
      </w:r>
      <w:r>
        <w:t>: Praise the Lord, for singing praise is good</w:t>
      </w:r>
      <w:bookmarkEnd w:id="104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594DB2E"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21"/>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22"/>
      </w:r>
    </w:p>
    <w:p w14:paraId="7FCF4329" w14:textId="61947396" w:rsidR="00E276C1" w:rsidRPr="00AB1781" w:rsidRDefault="00E276C1" w:rsidP="002A0A20">
      <w:pPr>
        <w:pStyle w:val="EnglishHangNoCoptic"/>
      </w:pPr>
      <w:r w:rsidRPr="00AB1781">
        <w:lastRenderedPageBreak/>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23"/>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7E38C420"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9E6CAF">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t>Psalm</w:t>
      </w:r>
      <w:r w:rsidRPr="00AB1781">
        <w:t xml:space="preserve"> 147</w:t>
      </w:r>
      <w:r>
        <w:t>: Praise the Lord, O Jerusalem! Praise your God, O Zion!</w:t>
      </w:r>
      <w:r>
        <w:fldChar w:fldCharType="end"/>
      </w:r>
      <w:r>
        <w:t xml:space="preserve"> Page </w:t>
      </w:r>
      <w:r>
        <w:fldChar w:fldCharType="begin"/>
      </w:r>
      <w:r>
        <w:instrText xml:space="preserve"> PAGEREF _Ref411968245 \h </w:instrText>
      </w:r>
      <w:r>
        <w:fldChar w:fldCharType="separate"/>
      </w:r>
      <w:r>
        <w:rPr>
          <w:noProof/>
        </w:rPr>
        <w:t>540</w:t>
      </w:r>
      <w:r>
        <w:fldChar w:fldCharType="end"/>
      </w:r>
      <w:r>
        <w:t>.</w:t>
      </w:r>
    </w:p>
    <w:p w14:paraId="1D6C58E5" w14:textId="77777777" w:rsidR="00E276C1" w:rsidRPr="002A0A20" w:rsidRDefault="002A0A20" w:rsidP="00BF0205">
      <w:pPr>
        <w:pStyle w:val="Heading4"/>
      </w:pPr>
      <w:bookmarkStart w:id="1049" w:name="_Ref411968245"/>
      <w:r>
        <w:t>Psalm</w:t>
      </w:r>
      <w:r w:rsidR="00E276C1" w:rsidRPr="00AB1781">
        <w:t xml:space="preserve"> 147</w:t>
      </w:r>
      <w:r>
        <w:t>: Praise the Lord, O Jerusalem! Praise your God, O Zion!</w:t>
      </w:r>
      <w:bookmarkEnd w:id="104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95F0AEF"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lastRenderedPageBreak/>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24"/>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03AC072A"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9E6CAF">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2726CBF8" w:rsidR="00E276C1" w:rsidRPr="00AB1781" w:rsidRDefault="00E276C1" w:rsidP="002A0A20">
      <w:pPr>
        <w:pStyle w:val="EnglishHangNoCoptic"/>
      </w:pPr>
      <w:r w:rsidRPr="00AB1781">
        <w:t xml:space="preserve">2 Praise Him, all </w:t>
      </w:r>
      <w:r w:rsidR="00C93FD6">
        <w:t>[</w:t>
      </w:r>
      <w:r w:rsidRPr="00AB1781">
        <w:t>you</w:t>
      </w:r>
      <w:r w:rsidR="00C93FD6">
        <w:t>]</w:t>
      </w:r>
      <w:r w:rsidRPr="00AB1781">
        <w:t xml:space="preserve"> </w:t>
      </w:r>
      <w:r w:rsidR="00C93FD6">
        <w:t>His angels</w:t>
      </w:r>
      <w:r w:rsidRPr="00AB1781">
        <w:t>;</w:t>
      </w:r>
    </w:p>
    <w:p w14:paraId="43F869E3" w14:textId="36C96D2E" w:rsidR="00E276C1" w:rsidRPr="00AB1781" w:rsidRDefault="00E276C1" w:rsidP="002A0A20">
      <w:pPr>
        <w:pStyle w:val="EnglishHangEndNoCoptic"/>
      </w:pPr>
      <w:r w:rsidRPr="00AB1781">
        <w:tab/>
        <w:t xml:space="preserve">praise Him, all </w:t>
      </w:r>
      <w:r w:rsidR="00C93FD6">
        <w:t>[you] His hosts!</w:t>
      </w:r>
    </w:p>
    <w:p w14:paraId="2C0304E1" w14:textId="77777777" w:rsidR="00E276C1" w:rsidRPr="00AB1781" w:rsidRDefault="00E276C1" w:rsidP="002A0A20">
      <w:pPr>
        <w:pStyle w:val="EnglishHangNoCoptic"/>
      </w:pPr>
      <w:r w:rsidRPr="00AB1781">
        <w:lastRenderedPageBreak/>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w:t>
      </w:r>
      <w:r w:rsidR="00C93FD6">
        <w:t>s</w:t>
      </w:r>
      <w:r w:rsidRPr="00AB1781">
        <w:t xml:space="preserve"> of heavens,</w:t>
      </w:r>
    </w:p>
    <w:p w14:paraId="335DD062" w14:textId="2FDE064F"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25"/>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26"/>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27"/>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2F98F5FF" w:rsidR="00E276C1" w:rsidRPr="00AB1781" w:rsidRDefault="00E276C1" w:rsidP="002A0A20">
      <w:pPr>
        <w:pStyle w:val="EnglishHangEndNoCoptic"/>
      </w:pPr>
      <w:r w:rsidRPr="00AB1781">
        <w:tab/>
      </w:r>
      <w:r w:rsidR="007039A0">
        <w:t>confession</w:t>
      </w:r>
      <w:r w:rsidR="007039A0">
        <w:rPr>
          <w:rStyle w:val="FootnoteReference"/>
        </w:rPr>
        <w:footnoteReference w:id="828"/>
      </w:r>
      <w:r w:rsidR="007039A0">
        <w:t xml:space="preserve"> of Him</w:t>
      </w:r>
      <w:r w:rsidRPr="00AB1781">
        <w:t xml:space="preserve"> is </w:t>
      </w:r>
      <w:r w:rsidR="007039A0">
        <w:t>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29"/>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30"/>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31"/>
      </w:r>
      <w:r w:rsidRPr="00AB1781">
        <w:t>,</w:t>
      </w:r>
    </w:p>
    <w:p w14:paraId="198D35CC" w14:textId="319E226D" w:rsidR="00E276C1" w:rsidRPr="00AB1781" w:rsidRDefault="00E276C1" w:rsidP="002A0A20">
      <w:pPr>
        <w:pStyle w:val="EnglishHangEndNoCoptic"/>
      </w:pPr>
      <w:r w:rsidRPr="00AB1781">
        <w:tab/>
        <w:t>and</w:t>
      </w:r>
      <w:r w:rsidR="00AE5C5A">
        <w:t xml:space="preserve"> let them</w:t>
      </w:r>
      <w:r w:rsidRPr="00AB1781">
        <w:t xml:space="preserve"> sing praises to Him with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32"/>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33"/>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 xml:space="preserve">according to the abundance of his </w:t>
      </w:r>
      <w:proofErr w:type="gramStart"/>
      <w:r w:rsidR="00AE5C5A">
        <w:t>greatness!</w:t>
      </w:r>
      <w:r w:rsidRPr="00AB1781">
        <w:t>.</w:t>
      </w:r>
      <w:proofErr w:type="gramEnd"/>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34"/>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35"/>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lastRenderedPageBreak/>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36"/>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50" w:name="_Toc410196196"/>
      <w:bookmarkStart w:id="1051" w:name="_Toc410196438"/>
      <w:bookmarkStart w:id="1052"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53" w:name="_Toc445107258"/>
      <w:r>
        <w:t>The Book of Psalis and Doxologies</w:t>
      </w:r>
      <w:bookmarkEnd w:id="1050"/>
      <w:bookmarkEnd w:id="1051"/>
      <w:bookmarkEnd w:id="1052"/>
      <w:bookmarkEnd w:id="1053"/>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54" w:name="_Toc445107259"/>
      <w:bookmarkStart w:id="1055" w:name="_Toc410196197"/>
      <w:bookmarkStart w:id="1056" w:name="_Toc410196439"/>
      <w:bookmarkStart w:id="1057" w:name="_Toc410196941"/>
      <w:r>
        <w:lastRenderedPageBreak/>
        <w:t>General and Common Doxologies</w:t>
      </w:r>
      <w:bookmarkEnd w:id="1054"/>
    </w:p>
    <w:p w14:paraId="1B082926" w14:textId="77777777" w:rsidR="009C13E9" w:rsidRDefault="009C13E9" w:rsidP="009C13E9">
      <w:pPr>
        <w:pStyle w:val="Heading3"/>
      </w:pPr>
      <w:bookmarkStart w:id="1058" w:name="_Ref434488390"/>
      <w:r>
        <w:t>The Doxology of the Heavenly</w:t>
      </w:r>
      <w:bookmarkEnd w:id="10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9"/>
            <w:r>
              <w:t>The great and holy luminaries,</w:t>
            </w:r>
            <w:commentRangeEnd w:id="1059"/>
            <w:r>
              <w:rPr>
                <w:rStyle w:val="CommentReference"/>
                <w:rFonts w:ascii="Times New Roman" w:hAnsi="Times New Roman"/>
              </w:rPr>
              <w:commentReference w:id="1059"/>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60"/>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60"/>
            <w:r>
              <w:rPr>
                <w:rStyle w:val="CommentReference"/>
                <w:rFonts w:ascii="Times New Roman" w:hAnsi="Times New Roman"/>
              </w:rPr>
              <w:commentReference w:id="1060"/>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61"/>
            <w:r w:rsidRPr="00602B0F">
              <w:t xml:space="preserve">O Lord, </w:t>
            </w:r>
            <w:commentRangeEnd w:id="1061"/>
            <w:r>
              <w:rPr>
                <w:rStyle w:val="CommentReference"/>
                <w:rFonts w:ascii="Times New Roman" w:hAnsi="Times New Roman"/>
              </w:rPr>
              <w:commentReference w:id="1061"/>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62" w:name="_Ref434488524"/>
      <w:r>
        <w:t>The Doxology of St. John the Baptist</w:t>
      </w:r>
      <w:bookmarkEnd w:id="10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63" w:name="_Ref434488546"/>
      <w:r>
        <w:t>Another Doxology of St. John the Baptist</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64" w:name="_Ref434488644"/>
      <w:r>
        <w:lastRenderedPageBreak/>
        <w:t>A Doxology for the Apostles</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65"/>
            <w:r>
              <w:t xml:space="preserve">called </w:t>
            </w:r>
            <w:commentRangeEnd w:id="1065"/>
            <w:r>
              <w:rPr>
                <w:rStyle w:val="CommentReference"/>
                <w:rFonts w:ascii="Times New Roman" w:eastAsiaTheme="minorHAnsi" w:hAnsi="Times New Roman" w:cstheme="minorBidi"/>
                <w:color w:val="auto"/>
              </w:rPr>
              <w:commentReference w:id="1065"/>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66"/>
            <w:r>
              <w:t>Who loved him greatly.</w:t>
            </w:r>
            <w:commentRangeEnd w:id="1066"/>
            <w:r>
              <w:rPr>
                <w:rStyle w:val="CommentReference"/>
                <w:rFonts w:ascii="Times New Roman" w:eastAsiaTheme="minorHAnsi" w:hAnsi="Times New Roman" w:cstheme="minorBidi"/>
                <w:color w:val="auto"/>
              </w:rPr>
              <w:commentReference w:id="1066"/>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67" w:name="_Ref434488657"/>
      <w:r>
        <w:t>Another Doxology for the Apostles</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8"/>
            <w:r>
              <w:t xml:space="preserve">Our </w:t>
            </w:r>
            <w:commentRangeEnd w:id="1068"/>
            <w:r>
              <w:rPr>
                <w:rStyle w:val="CommentReference"/>
                <w:rFonts w:ascii="Times New Roman" w:eastAsiaTheme="minorHAnsi" w:hAnsi="Times New Roman" w:cstheme="minorBidi"/>
                <w:color w:val="auto"/>
              </w:rPr>
              <w:commentReference w:id="1068"/>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9"/>
            <w:r>
              <w:t xml:space="preserve">And </w:t>
            </w:r>
            <w:commentRangeEnd w:id="1069"/>
            <w:r>
              <w:rPr>
                <w:rStyle w:val="CommentReference"/>
                <w:rFonts w:ascii="Times New Roman" w:eastAsiaTheme="minorHAnsi" w:hAnsi="Times New Roman" w:cstheme="minorBidi"/>
                <w:color w:val="auto"/>
              </w:rPr>
              <w:commentReference w:id="1069"/>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70"/>
            <w:r>
              <w:t>And was numbered with</w:t>
            </w:r>
          </w:p>
          <w:p w14:paraId="5527B3A6" w14:textId="77777777" w:rsidR="004C7F73" w:rsidRDefault="004C7F73" w:rsidP="004C7F73">
            <w:pPr>
              <w:pStyle w:val="EngHangEnd"/>
            </w:pPr>
            <w:r>
              <w:t>The rest of the Apostles.</w:t>
            </w:r>
            <w:commentRangeEnd w:id="1070"/>
            <w:r>
              <w:rPr>
                <w:rStyle w:val="CommentReference"/>
                <w:rFonts w:ascii="Times New Roman" w:eastAsiaTheme="minorHAnsi" w:hAnsi="Times New Roman" w:cstheme="minorBidi"/>
                <w:color w:val="auto"/>
              </w:rPr>
              <w:commentReference w:id="1070"/>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71"/>
            <w:r>
              <w:t xml:space="preserve">sound </w:t>
            </w:r>
            <w:commentRangeEnd w:id="1071"/>
            <w:r>
              <w:rPr>
                <w:rStyle w:val="CommentReference"/>
                <w:rFonts w:ascii="Times New Roman" w:eastAsiaTheme="minorHAnsi" w:hAnsi="Times New Roman" w:cstheme="minorBidi"/>
                <w:color w:val="auto"/>
              </w:rPr>
              <w:commentReference w:id="1071"/>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72" w:name="_Ref434488814"/>
      <w:r>
        <w:t>The Doxology of St. Mark</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73"/>
            <w:r>
              <w:t>Beholder of God</w:t>
            </w:r>
            <w:commentRangeEnd w:id="1073"/>
            <w:r>
              <w:rPr>
                <w:rStyle w:val="CommentReference"/>
                <w:rFonts w:ascii="Times New Roman" w:eastAsiaTheme="minorHAnsi" w:hAnsi="Times New Roman" w:cstheme="minorBidi"/>
                <w:color w:val="auto"/>
              </w:rPr>
              <w:commentReference w:id="107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74" w:name="_Ref434488992"/>
      <w:r>
        <w:t>The Doxology of Any Apostle</w:t>
      </w:r>
      <w:bookmarkEnd w:id="10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75"/>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75"/>
            <w:r>
              <w:rPr>
                <w:rStyle w:val="CommentReference"/>
                <w:rFonts w:ascii="Times New Roman" w:eastAsiaTheme="minorHAnsi" w:hAnsi="Times New Roman" w:cstheme="minorBidi"/>
                <w:color w:val="auto"/>
              </w:rPr>
              <w:commentReference w:id="1075"/>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76"/>
            <w:r>
              <w:t>compatriots</w:t>
            </w:r>
            <w:commentRangeEnd w:id="1076"/>
            <w:r>
              <w:rPr>
                <w:rStyle w:val="CommentReference"/>
                <w:rFonts w:ascii="Times New Roman" w:eastAsiaTheme="minorHAnsi" w:hAnsi="Times New Roman" w:cstheme="minorBidi"/>
                <w:color w:val="auto"/>
              </w:rPr>
              <w:commentReference w:id="1076"/>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77" w:name="_Ref434489014"/>
      <w:r>
        <w:t>The Doxology of St. Stephen</w:t>
      </w:r>
      <w:bookmarkEnd w:id="10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3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8" w:name="_Ref434489170"/>
      <w:r>
        <w:t>The Doxology of St. George</w:t>
      </w:r>
      <w:bookmarkEnd w:id="1078"/>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3E6DC3">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3E6DC3">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3E6DC3">
        <w:rPr>
          <w:noProof/>
        </w:rPr>
        <w:t>780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9" w:name="_Ref434490082"/>
      <w:r>
        <w:t>The Doxology of St. Demiana</w:t>
      </w:r>
      <w:bookmarkEnd w:id="1079"/>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3E6DC3">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3E6DC3">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3E6DC3">
        <w:rPr>
          <w:noProof/>
        </w:rPr>
        <w:t>748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3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80" w:name="_Ref434489950"/>
      <w:r>
        <w:t>The Doxology of the Martyrs</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81"/>
            <w:r>
              <w:t>Akrash</w:t>
            </w:r>
            <w:commentRangeEnd w:id="1081"/>
            <w:r>
              <w:rPr>
                <w:rStyle w:val="CommentReference"/>
              </w:rPr>
              <w:commentReference w:id="1081"/>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82" w:name="_Ref434490311"/>
      <w:r>
        <w:t>The Doxology of St. Anthony and St. Paul</w:t>
      </w:r>
      <w:bookmarkEnd w:id="1082"/>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3E6DC3">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3E6DC3">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3E6DC3">
        <w:rPr>
          <w:noProof/>
        </w:rPr>
        <w:t>751</w:t>
      </w:r>
      <w:r w:rsidR="00191A26">
        <w:fldChar w:fldCharType="end"/>
      </w:r>
      <w:r>
        <w:t xml:space="preserve">, and </w:t>
      </w:r>
      <w:r w:rsidR="00191A26">
        <w:fldChar w:fldCharType="begin"/>
      </w:r>
      <w:r w:rsidR="00191A26">
        <w:instrText xml:space="preserve"> REF _Ref434490368 \h </w:instrText>
      </w:r>
      <w:r w:rsidR="00191A26">
        <w:fldChar w:fldCharType="separate"/>
      </w:r>
      <w:r w:rsidR="003E6DC3">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3E6DC3">
        <w:rPr>
          <w:noProof/>
        </w:rPr>
        <w:t>754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83"/>
            <w:r w:rsidRPr="004764BD">
              <w:t>give light to</w:t>
            </w:r>
            <w:commentRangeEnd w:id="1083"/>
            <w:r>
              <w:rPr>
                <w:rStyle w:val="CommentReference"/>
                <w:rFonts w:ascii="Times New Roman" w:eastAsiaTheme="minorHAnsi" w:hAnsi="Times New Roman" w:cstheme="minorBidi"/>
                <w:color w:val="auto"/>
              </w:rPr>
              <w:commentReference w:id="1083"/>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84" w:name="_Ref434490826"/>
      <w:r>
        <w:lastRenderedPageBreak/>
        <w:t>The Doxology of St. Pishoy and St. Paul of Tammah</w:t>
      </w:r>
      <w:bookmarkEnd w:id="1084"/>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3E6DC3">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3E6DC3">
        <w:rPr>
          <w:lang w:val="en-US"/>
        </w:rPr>
        <w:t>July 2 / Epip 8: St. Pishoy</w:t>
      </w:r>
      <w:r>
        <w:fldChar w:fldCharType="end"/>
      </w:r>
      <w:r>
        <w:t xml:space="preserve">, page </w:t>
      </w:r>
      <w:r>
        <w:fldChar w:fldCharType="begin"/>
      </w:r>
      <w:r>
        <w:instrText xml:space="preserve"> PAGEREF _Ref434490783 \h </w:instrText>
      </w:r>
      <w:r>
        <w:fldChar w:fldCharType="separate"/>
      </w:r>
      <w:r w:rsidR="003E6DC3">
        <w:rPr>
          <w:noProof/>
        </w:rPr>
        <w:t>837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85" w:name="_Ref434492161"/>
      <w:r>
        <w:lastRenderedPageBreak/>
        <w:t>The Doxology of St. Athanasius the Apostolic</w:t>
      </w:r>
      <w:bookmarkEnd w:id="1085"/>
      <w:r w:rsidR="00B52F78">
        <w:rPr>
          <w:rStyle w:val="FootnoteReference"/>
        </w:rPr>
        <w:footnoteReference w:id="839"/>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3E6DC3">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3E6DC3">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3E6DC3">
        <w:rPr>
          <w:noProof/>
        </w:rPr>
        <w:t>785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3E6DC3">
        <w:rPr>
          <w:noProof/>
        </w:rPr>
        <w:t>787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86" w:name="_Ref434492536"/>
      <w:r>
        <w:t xml:space="preserve">The Doxology of </w:t>
      </w:r>
      <w:r w:rsidR="00231798">
        <w:t>the</w:t>
      </w:r>
      <w:r>
        <w:t xml:space="preserve"> Cross Bearers</w:t>
      </w:r>
      <w:bookmarkEnd w:id="10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87" w:name="_Ref434492645"/>
      <w:r>
        <w:t>The Doxology for a Hierarch Who is Present</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4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4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4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97"/>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97"/>
            <w:r>
              <w:rPr>
                <w:rStyle w:val="CommentReference"/>
                <w:rFonts w:ascii="Times New Roman" w:eastAsiaTheme="minorHAnsi" w:hAnsi="Times New Roman" w:cstheme="minorBidi"/>
                <w:color w:val="auto"/>
              </w:rPr>
              <w:commentReference w:id="1097"/>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4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01" w:name="_Toc445107260"/>
      <w:bookmarkStart w:id="1102" w:name="September"/>
      <w:r>
        <w:lastRenderedPageBreak/>
        <w:t>September</w:t>
      </w:r>
      <w:bookmarkEnd w:id="1055"/>
      <w:bookmarkEnd w:id="1056"/>
      <w:bookmarkEnd w:id="1057"/>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01"/>
    </w:p>
    <w:sdt>
      <w:sdtPr>
        <w:id w:val="861411790"/>
        <w:docPartObj>
          <w:docPartGallery w:val="Table of Contents"/>
          <w:docPartUnique/>
        </w:docPartObj>
      </w:sdtPr>
      <w:sdtEndPr>
        <w:rPr>
          <w:b/>
          <w:bCs/>
          <w:noProof/>
        </w:rPr>
      </w:sdtEndPr>
      <w:sdtContent>
        <w:p w14:paraId="41D8C18F" w14:textId="77777777" w:rsidR="003E6DC3"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5107289" w:history="1">
            <w:r w:rsidR="003E6DC3" w:rsidRPr="00731A6B">
              <w:rPr>
                <w:rStyle w:val="Hyperlink"/>
                <w:noProof/>
              </w:rPr>
              <w:t>August 29 (30) / Tho-out 1: Ecclesiastical New Year: Nairouz</w:t>
            </w:r>
            <w:r w:rsidR="003E6DC3">
              <w:rPr>
                <w:noProof/>
                <w:webHidden/>
              </w:rPr>
              <w:tab/>
            </w:r>
            <w:r w:rsidR="003E6DC3">
              <w:rPr>
                <w:noProof/>
                <w:webHidden/>
              </w:rPr>
              <w:fldChar w:fldCharType="begin"/>
            </w:r>
            <w:r w:rsidR="003E6DC3">
              <w:rPr>
                <w:noProof/>
                <w:webHidden/>
              </w:rPr>
              <w:instrText xml:space="preserve"> PAGEREF _Toc445107289 \h </w:instrText>
            </w:r>
            <w:r w:rsidR="003E6DC3">
              <w:rPr>
                <w:noProof/>
                <w:webHidden/>
              </w:rPr>
            </w:r>
            <w:r w:rsidR="003E6DC3">
              <w:rPr>
                <w:noProof/>
                <w:webHidden/>
              </w:rPr>
              <w:fldChar w:fldCharType="separate"/>
            </w:r>
            <w:r w:rsidR="003E6DC3">
              <w:rPr>
                <w:noProof/>
                <w:webHidden/>
              </w:rPr>
              <w:t>572</w:t>
            </w:r>
            <w:r w:rsidR="003E6DC3">
              <w:rPr>
                <w:noProof/>
                <w:webHidden/>
              </w:rPr>
              <w:fldChar w:fldCharType="end"/>
            </w:r>
          </w:hyperlink>
        </w:p>
        <w:p w14:paraId="33865940"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290" w:history="1">
            <w:r w:rsidR="003E6DC3" w:rsidRPr="00731A6B">
              <w:rPr>
                <w:rStyle w:val="Hyperlink"/>
                <w:noProof/>
              </w:rPr>
              <w:t>August 29 (30) / Tho-out 1: Also the Martyrdom of St. Bartholomew the Apostle</w:t>
            </w:r>
            <w:r w:rsidR="003E6DC3">
              <w:rPr>
                <w:noProof/>
                <w:webHidden/>
              </w:rPr>
              <w:tab/>
            </w:r>
            <w:r w:rsidR="003E6DC3">
              <w:rPr>
                <w:noProof/>
                <w:webHidden/>
              </w:rPr>
              <w:fldChar w:fldCharType="begin"/>
            </w:r>
            <w:r w:rsidR="003E6DC3">
              <w:rPr>
                <w:noProof/>
                <w:webHidden/>
              </w:rPr>
              <w:instrText xml:space="preserve"> PAGEREF _Toc445107290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441ABEF9"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291" w:history="1">
            <w:r w:rsidR="003E6DC3" w:rsidRPr="00731A6B">
              <w:rPr>
                <w:rStyle w:val="Hyperlink"/>
                <w:noProof/>
              </w:rPr>
              <w:t>August 30 (31) / Tho-out 2: Martyrdom of St. John the Baptist</w:t>
            </w:r>
            <w:r w:rsidR="003E6DC3">
              <w:rPr>
                <w:noProof/>
                <w:webHidden/>
              </w:rPr>
              <w:tab/>
            </w:r>
            <w:r w:rsidR="003E6DC3">
              <w:rPr>
                <w:noProof/>
                <w:webHidden/>
              </w:rPr>
              <w:fldChar w:fldCharType="begin"/>
            </w:r>
            <w:r w:rsidR="003E6DC3">
              <w:rPr>
                <w:noProof/>
                <w:webHidden/>
              </w:rPr>
              <w:instrText xml:space="preserve"> PAGEREF _Toc445107291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511D1E50"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292" w:history="1">
            <w:r w:rsidR="003E6DC3" w:rsidRPr="00731A6B">
              <w:rPr>
                <w:rStyle w:val="Hyperlink"/>
                <w:noProof/>
              </w:rPr>
              <w:t>September 1 (2) / Tho-out 4: St. Verena</w:t>
            </w:r>
            <w:r w:rsidR="003E6DC3">
              <w:rPr>
                <w:noProof/>
                <w:webHidden/>
              </w:rPr>
              <w:tab/>
            </w:r>
            <w:r w:rsidR="003E6DC3">
              <w:rPr>
                <w:noProof/>
                <w:webHidden/>
              </w:rPr>
              <w:fldChar w:fldCharType="begin"/>
            </w:r>
            <w:r w:rsidR="003E6DC3">
              <w:rPr>
                <w:noProof/>
                <w:webHidden/>
              </w:rPr>
              <w:instrText xml:space="preserve"> PAGEREF _Toc445107292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6520C451"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293" w:history="1">
            <w:r w:rsidR="003E6DC3" w:rsidRPr="00731A6B">
              <w:rPr>
                <w:rStyle w:val="Hyperlink"/>
                <w:noProof/>
              </w:rPr>
              <w:t>September 3 (4) / Tho-out 6: St. Phoebe the Protodeaconess</w:t>
            </w:r>
            <w:r w:rsidR="003E6DC3">
              <w:rPr>
                <w:noProof/>
                <w:webHidden/>
              </w:rPr>
              <w:tab/>
            </w:r>
            <w:r w:rsidR="003E6DC3">
              <w:rPr>
                <w:noProof/>
                <w:webHidden/>
              </w:rPr>
              <w:fldChar w:fldCharType="begin"/>
            </w:r>
            <w:r w:rsidR="003E6DC3">
              <w:rPr>
                <w:noProof/>
                <w:webHidden/>
              </w:rPr>
              <w:instrText xml:space="preserve"> PAGEREF _Toc445107293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5184ECA"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294" w:history="1">
            <w:r w:rsidR="003E6DC3" w:rsidRPr="00731A6B">
              <w:rPr>
                <w:rStyle w:val="Hyperlink"/>
                <w:noProof/>
              </w:rPr>
              <w:t>September 4 (5) / Tho-out 7: St. Dioscorus</w:t>
            </w:r>
            <w:r w:rsidR="003E6DC3">
              <w:rPr>
                <w:noProof/>
                <w:webHidden/>
              </w:rPr>
              <w:tab/>
            </w:r>
            <w:r w:rsidR="003E6DC3">
              <w:rPr>
                <w:noProof/>
                <w:webHidden/>
              </w:rPr>
              <w:fldChar w:fldCharType="begin"/>
            </w:r>
            <w:r w:rsidR="003E6DC3">
              <w:rPr>
                <w:noProof/>
                <w:webHidden/>
              </w:rPr>
              <w:instrText xml:space="preserve"> PAGEREF _Toc445107294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00935C6D"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295" w:history="1">
            <w:r w:rsidR="003E6DC3" w:rsidRPr="00731A6B">
              <w:rPr>
                <w:rStyle w:val="Hyperlink"/>
                <w:noProof/>
              </w:rPr>
              <w:t>September 4 (5) / Tho-out 7: Also St. Rebecca and her Children</w:t>
            </w:r>
            <w:r w:rsidR="003E6DC3">
              <w:rPr>
                <w:noProof/>
                <w:webHidden/>
              </w:rPr>
              <w:tab/>
            </w:r>
            <w:r w:rsidR="003E6DC3">
              <w:rPr>
                <w:noProof/>
                <w:webHidden/>
              </w:rPr>
              <w:fldChar w:fldCharType="begin"/>
            </w:r>
            <w:r w:rsidR="003E6DC3">
              <w:rPr>
                <w:noProof/>
                <w:webHidden/>
              </w:rPr>
              <w:instrText xml:space="preserve"> PAGEREF _Toc445107295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04D6830"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296" w:history="1">
            <w:r w:rsidR="003E6DC3" w:rsidRPr="00731A6B">
              <w:rPr>
                <w:rStyle w:val="Hyperlink"/>
                <w:noProof/>
              </w:rPr>
              <w:t>September 9 (10) / Tho-out 12: Commemoration of Archangel Michael</w:t>
            </w:r>
            <w:r w:rsidR="003E6DC3">
              <w:rPr>
                <w:noProof/>
                <w:webHidden/>
              </w:rPr>
              <w:tab/>
            </w:r>
            <w:r w:rsidR="003E6DC3">
              <w:rPr>
                <w:noProof/>
                <w:webHidden/>
              </w:rPr>
              <w:fldChar w:fldCharType="begin"/>
            </w:r>
            <w:r w:rsidR="003E6DC3">
              <w:rPr>
                <w:noProof/>
                <w:webHidden/>
              </w:rPr>
              <w:instrText xml:space="preserve"> PAGEREF _Toc445107296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24A2C1D2"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297" w:history="1">
            <w:r w:rsidR="003E6DC3" w:rsidRPr="00731A6B">
              <w:rPr>
                <w:rStyle w:val="Hyperlink"/>
                <w:noProof/>
              </w:rPr>
              <w:t>September 12 (13) / Tho-out 15: Translocation of the Relics of St. Stephen</w:t>
            </w:r>
            <w:r w:rsidR="003E6DC3">
              <w:rPr>
                <w:noProof/>
                <w:webHidden/>
              </w:rPr>
              <w:tab/>
            </w:r>
            <w:r w:rsidR="003E6DC3">
              <w:rPr>
                <w:noProof/>
                <w:webHidden/>
              </w:rPr>
              <w:fldChar w:fldCharType="begin"/>
            </w:r>
            <w:r w:rsidR="003E6DC3">
              <w:rPr>
                <w:noProof/>
                <w:webHidden/>
              </w:rPr>
              <w:instrText xml:space="preserve"> PAGEREF _Toc445107297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12F2661A"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298" w:history="1">
            <w:r w:rsidR="003E6DC3" w:rsidRPr="00731A6B">
              <w:rPr>
                <w:rStyle w:val="Hyperlink"/>
                <w:noProof/>
              </w:rPr>
              <w:t>September 14 (15) / Tho-out 17: The Dedication of the Church of the Holy Cross</w:t>
            </w:r>
            <w:r w:rsidR="003E6DC3">
              <w:rPr>
                <w:noProof/>
                <w:webHidden/>
              </w:rPr>
              <w:tab/>
            </w:r>
            <w:r w:rsidR="003E6DC3">
              <w:rPr>
                <w:noProof/>
                <w:webHidden/>
              </w:rPr>
              <w:fldChar w:fldCharType="begin"/>
            </w:r>
            <w:r w:rsidR="003E6DC3">
              <w:rPr>
                <w:noProof/>
                <w:webHidden/>
              </w:rPr>
              <w:instrText xml:space="preserve"> PAGEREF _Toc445107298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7843B63E"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299" w:history="1">
            <w:r w:rsidR="003E6DC3" w:rsidRPr="00731A6B">
              <w:rPr>
                <w:rStyle w:val="Hyperlink"/>
                <w:noProof/>
              </w:rPr>
              <w:t>September 18 (19) / Tho-out 21: Commemoration of the Theotokos</w:t>
            </w:r>
            <w:r w:rsidR="003E6DC3">
              <w:rPr>
                <w:noProof/>
                <w:webHidden/>
              </w:rPr>
              <w:tab/>
            </w:r>
            <w:r w:rsidR="003E6DC3">
              <w:rPr>
                <w:noProof/>
                <w:webHidden/>
              </w:rPr>
              <w:fldChar w:fldCharType="begin"/>
            </w:r>
            <w:r w:rsidR="003E6DC3">
              <w:rPr>
                <w:noProof/>
                <w:webHidden/>
              </w:rPr>
              <w:instrText xml:space="preserve"> PAGEREF _Toc445107299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58B352F5"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00" w:history="1">
            <w:r w:rsidR="003E6DC3" w:rsidRPr="00731A6B">
              <w:rPr>
                <w:rStyle w:val="Hyperlink"/>
                <w:noProof/>
              </w:rPr>
              <w:t>September 21 (22) / Tho-out 24: Martyrdom of St. Quandratus, One of the Seventy Two</w:t>
            </w:r>
            <w:r w:rsidR="003E6DC3">
              <w:rPr>
                <w:noProof/>
                <w:webHidden/>
              </w:rPr>
              <w:tab/>
            </w:r>
            <w:r w:rsidR="003E6DC3">
              <w:rPr>
                <w:noProof/>
                <w:webHidden/>
              </w:rPr>
              <w:fldChar w:fldCharType="begin"/>
            </w:r>
            <w:r w:rsidR="003E6DC3">
              <w:rPr>
                <w:noProof/>
                <w:webHidden/>
              </w:rPr>
              <w:instrText xml:space="preserve"> PAGEREF _Toc445107300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72826EC5"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01" w:history="1">
            <w:r w:rsidR="003E6DC3" w:rsidRPr="00731A6B">
              <w:rPr>
                <w:rStyle w:val="Hyperlink"/>
                <w:noProof/>
              </w:rPr>
              <w:t>September 22 (23) / Tho-out 24: St. Maurice and the Theban Legion</w:t>
            </w:r>
            <w:r w:rsidR="003E6DC3">
              <w:rPr>
                <w:noProof/>
                <w:webHidden/>
              </w:rPr>
              <w:tab/>
            </w:r>
            <w:r w:rsidR="003E6DC3">
              <w:rPr>
                <w:noProof/>
                <w:webHidden/>
              </w:rPr>
              <w:fldChar w:fldCharType="begin"/>
            </w:r>
            <w:r w:rsidR="003E6DC3">
              <w:rPr>
                <w:noProof/>
                <w:webHidden/>
              </w:rPr>
              <w:instrText xml:space="preserve"> PAGEREF _Toc445107301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10E07FBE"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02" w:history="1">
            <w:r w:rsidR="003E6DC3" w:rsidRPr="00731A6B">
              <w:rPr>
                <w:rStyle w:val="Hyperlink"/>
                <w:noProof/>
              </w:rPr>
              <w:t>September 23 (24) / Tho-out 26: Annunciation of St. John the Baptist to Zacharias</w:t>
            </w:r>
            <w:r w:rsidR="003E6DC3">
              <w:rPr>
                <w:noProof/>
                <w:webHidden/>
              </w:rPr>
              <w:tab/>
            </w:r>
            <w:r w:rsidR="003E6DC3">
              <w:rPr>
                <w:noProof/>
                <w:webHidden/>
              </w:rPr>
              <w:fldChar w:fldCharType="begin"/>
            </w:r>
            <w:r w:rsidR="003E6DC3">
              <w:rPr>
                <w:noProof/>
                <w:webHidden/>
              </w:rPr>
              <w:instrText xml:space="preserve"> PAGEREF _Toc445107302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0F915F63"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03" w:history="1">
            <w:r w:rsidR="003E6DC3" w:rsidRPr="00731A6B">
              <w:rPr>
                <w:rStyle w:val="Hyperlink"/>
                <w:noProof/>
              </w:rPr>
              <w:t>September 26 (27) / Tho-out 29: Commemoration of the Annunciation, Nativity, and Resurrection on the 29</w:t>
            </w:r>
            <w:r w:rsidR="003E6DC3" w:rsidRPr="00731A6B">
              <w:rPr>
                <w:rStyle w:val="Hyperlink"/>
                <w:noProof/>
                <w:vertAlign w:val="superscript"/>
              </w:rPr>
              <w:t>th</w:t>
            </w:r>
            <w:r w:rsidR="003E6DC3" w:rsidRPr="00731A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_Toc445107303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570517C1"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04" w:history="1">
            <w:r w:rsidR="003E6DC3" w:rsidRPr="00731A6B">
              <w:rPr>
                <w:rStyle w:val="Hyperlink"/>
                <w:noProof/>
              </w:rPr>
              <w:t>September 27 (28) / Tho-out 30: Miracle performed by St. Athanasius the Apostolic</w:t>
            </w:r>
            <w:r w:rsidR="003E6DC3">
              <w:rPr>
                <w:noProof/>
                <w:webHidden/>
              </w:rPr>
              <w:tab/>
            </w:r>
            <w:r w:rsidR="003E6DC3">
              <w:rPr>
                <w:noProof/>
                <w:webHidden/>
              </w:rPr>
              <w:fldChar w:fldCharType="begin"/>
            </w:r>
            <w:r w:rsidR="003E6DC3">
              <w:rPr>
                <w:noProof/>
                <w:webHidden/>
              </w:rPr>
              <w:instrText xml:space="preserve"> PAGEREF _Toc445107304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96D2931"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05" w:history="1">
            <w:r w:rsidR="003E6DC3" w:rsidRPr="00731A6B">
              <w:rPr>
                <w:rStyle w:val="Hyperlink"/>
                <w:noProof/>
              </w:rPr>
              <w:t>September 29 (30) / Paopi 2: The Coming of St. Severus to Egypt</w:t>
            </w:r>
            <w:r w:rsidR="003E6DC3">
              <w:rPr>
                <w:noProof/>
                <w:webHidden/>
              </w:rPr>
              <w:tab/>
            </w:r>
            <w:r w:rsidR="003E6DC3">
              <w:rPr>
                <w:noProof/>
                <w:webHidden/>
              </w:rPr>
              <w:fldChar w:fldCharType="begin"/>
            </w:r>
            <w:r w:rsidR="003E6DC3">
              <w:rPr>
                <w:noProof/>
                <w:webHidden/>
              </w:rPr>
              <w:instrText xml:space="preserve"> PAGEREF _Toc445107305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03" w:name="_Toc410196198"/>
      <w:bookmarkStart w:id="1104" w:name="_Toc410196440"/>
      <w:bookmarkStart w:id="1105" w:name="_Toc410196942"/>
      <w:r>
        <w:br w:type="page"/>
      </w:r>
    </w:p>
    <w:p w14:paraId="3B77A2B2" w14:textId="6F99453D" w:rsidR="00495F1A" w:rsidRDefault="0092592B" w:rsidP="00495F1A">
      <w:pPr>
        <w:pStyle w:val="Heading3"/>
      </w:pPr>
      <w:bookmarkStart w:id="1106" w:name="_Toc445107289"/>
      <w:r>
        <w:lastRenderedPageBreak/>
        <w:t xml:space="preserve">August 29 (30) / Tho-out 1: </w:t>
      </w:r>
      <w:r w:rsidR="00495F1A">
        <w:t>Ecclesiastical New Year: Nairouz</w:t>
      </w:r>
      <w:bookmarkEnd w:id="1103"/>
      <w:bookmarkEnd w:id="1104"/>
      <w:bookmarkEnd w:id="1105"/>
      <w:bookmarkEnd w:id="1106"/>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37C867F5" w14:textId="77777777" w:rsidR="0039635A" w:rsidRDefault="0039635A" w:rsidP="009D0B24">
      <w:pPr>
        <w:pStyle w:val="Heading4"/>
      </w:pPr>
      <w:bookmarkStart w:id="1107" w:name="_Ref434477358"/>
      <w:r>
        <w:t>The Doxolog</w:t>
      </w:r>
      <w:r w:rsidR="00E21EA3">
        <w:t>y for Ecclesiastical New Year</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8"/>
            <w:r>
              <w:t xml:space="preserve">wiles </w:t>
            </w:r>
            <w:commentRangeEnd w:id="1108"/>
            <w:r>
              <w:rPr>
                <w:rStyle w:val="CommentReference"/>
                <w:rFonts w:ascii="Times New Roman" w:eastAsiaTheme="minorHAnsi" w:hAnsi="Times New Roman" w:cstheme="minorBidi"/>
                <w:color w:val="auto"/>
              </w:rPr>
              <w:commentReference w:id="1108"/>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9" w:name="_Ref434473482"/>
      <w:r>
        <w:t>The Psali Adam</w:t>
      </w:r>
      <w:r w:rsidR="00B411C9">
        <w:t xml:space="preserve"> for the Ecclesiastical New Year</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10"/>
            <w:r>
              <w:t xml:space="preserve">Ϯⲛⲁⲟⲩⲱϣⲧ </w:t>
            </w:r>
            <w:commentRangeEnd w:id="1110"/>
            <w:r>
              <w:rPr>
                <w:rStyle w:val="CommentReference"/>
                <w:rFonts w:ascii="Times New Roman" w:hAnsi="Times New Roman"/>
              </w:rPr>
              <w:commentReference w:id="1110"/>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11"/>
            <w:r>
              <w:t>reign</w:t>
            </w:r>
            <w:commentRangeEnd w:id="1111"/>
            <w:r>
              <w:rPr>
                <w:rStyle w:val="CommentReference"/>
              </w:rPr>
              <w:commentReference w:id="1111"/>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12" w:name="_Ref434473530"/>
      <w:r>
        <w:t xml:space="preserve">The Psali </w:t>
      </w:r>
      <w:r w:rsidR="004E71A7">
        <w:t>Batos for the Ecclesiastical New Year</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13"/>
            <w:r>
              <w:t xml:space="preserve">be </w:t>
            </w:r>
            <w:commentRangeEnd w:id="1113"/>
            <w:r>
              <w:rPr>
                <w:rStyle w:val="CommentReference"/>
              </w:rPr>
              <w:commentReference w:id="1113"/>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14"/>
            <w:r>
              <w:t xml:space="preserve">Ⲁⲙⲱⲛⲓ </w:t>
            </w:r>
            <w:commentRangeEnd w:id="1114"/>
            <w:r>
              <w:rPr>
                <w:rStyle w:val="CommentReference"/>
                <w:rFonts w:ascii="Times New Roman" w:hAnsi="Times New Roman"/>
              </w:rPr>
              <w:commentReference w:id="1114"/>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15"/>
            <w:r>
              <w:t xml:space="preserve">the </w:t>
            </w:r>
            <w:commentRangeEnd w:id="1115"/>
            <w:r>
              <w:rPr>
                <w:rStyle w:val="CommentReference"/>
              </w:rPr>
              <w:commentReference w:id="1115"/>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16"/>
            <w:r>
              <w:t xml:space="preserve">entreat </w:t>
            </w:r>
            <w:commentRangeEnd w:id="1116"/>
            <w:r>
              <w:rPr>
                <w:rStyle w:val="CommentReference"/>
              </w:rPr>
              <w:commentReference w:id="1116"/>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17" w:name="_Toc445107290"/>
      <w:r>
        <w:t xml:space="preserve">August 29 (30) / Tho-out 1: </w:t>
      </w:r>
      <w:r w:rsidRPr="00646349">
        <w:t xml:space="preserve">Also </w:t>
      </w:r>
      <w:r>
        <w:t>the Martyrdom of St. Bartholomew the Apostle</w:t>
      </w:r>
      <w:bookmarkEnd w:id="1117"/>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77D452E" w14:textId="77777777" w:rsidR="0092592B" w:rsidRDefault="0092592B" w:rsidP="0092592B">
      <w:pPr>
        <w:pStyle w:val="Heading3"/>
      </w:pPr>
      <w:bookmarkStart w:id="1118" w:name="_Toc445107291"/>
      <w:r>
        <w:t xml:space="preserve">August 30 (31) / Tho-out 2: </w:t>
      </w:r>
      <w:r w:rsidR="005242D1">
        <w:t xml:space="preserve">Martyrdom of </w:t>
      </w:r>
      <w:r>
        <w:t>St. John the Baptist</w:t>
      </w:r>
      <w:bookmarkEnd w:id="1118"/>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t>.</w:t>
      </w:r>
    </w:p>
    <w:p w14:paraId="53087CDB" w14:textId="77777777" w:rsidR="00C46B09" w:rsidRDefault="00C46B09" w:rsidP="0039635A">
      <w:pPr>
        <w:pStyle w:val="Heading3"/>
      </w:pPr>
      <w:bookmarkStart w:id="1119" w:name="_Toc445107292"/>
      <w:r>
        <w:t>September 1 (2) / Tho-out 4: St. Verena</w:t>
      </w:r>
      <w:bookmarkEnd w:id="1119"/>
    </w:p>
    <w:p w14:paraId="07AAD00E" w14:textId="77777777" w:rsidR="00C46B09" w:rsidRDefault="00C46B09" w:rsidP="00C46B09">
      <w:pPr>
        <w:pStyle w:val="Heading4"/>
      </w:pPr>
      <w:bookmarkStart w:id="1120" w:name="_Ref434490285"/>
      <w:r>
        <w:t>The Doxology</w:t>
      </w:r>
      <w:r w:rsidR="00B46E6E">
        <w:t xml:space="preserve"> for St. Verena</w:t>
      </w:r>
      <w:bookmarkEnd w:id="11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21" w:name="_Toc445107293"/>
      <w:r>
        <w:lastRenderedPageBreak/>
        <w:t>September 3 (4) / Tho-out 6: St. Phoebe the Protodeaconess</w:t>
      </w:r>
      <w:r w:rsidR="008C4D26">
        <w:rPr>
          <w:rStyle w:val="FootnoteReference"/>
        </w:rPr>
        <w:footnoteReference w:id="844"/>
      </w:r>
      <w:bookmarkEnd w:id="1121"/>
    </w:p>
    <w:p w14:paraId="47E3028B" w14:textId="77777777" w:rsidR="0039635A" w:rsidRDefault="0039635A" w:rsidP="0039635A">
      <w:pPr>
        <w:pStyle w:val="Heading3"/>
      </w:pPr>
      <w:bookmarkStart w:id="1122" w:name="_Toc445107294"/>
      <w:r>
        <w:t>September 4 (5) / Tho-out 7: St. Dioscorus</w:t>
      </w:r>
      <w:bookmarkEnd w:id="1122"/>
    </w:p>
    <w:p w14:paraId="6AE56346" w14:textId="77777777" w:rsidR="0039635A" w:rsidRDefault="00191A26" w:rsidP="0039635A">
      <w:pPr>
        <w:pStyle w:val="Rubric"/>
      </w:pPr>
      <w:r>
        <w:fldChar w:fldCharType="begin"/>
      </w:r>
      <w:r>
        <w:instrText xml:space="preserve"> REF _Ref434492249 \h </w:instrText>
      </w:r>
      <w:r>
        <w:fldChar w:fldCharType="separate"/>
      </w:r>
      <w:r w:rsidR="003E6DC3">
        <w:t>The Doxology for St. Severus</w:t>
      </w:r>
      <w:r>
        <w:fldChar w:fldCharType="end"/>
      </w:r>
      <w:r>
        <w:t xml:space="preserve">, </w:t>
      </w:r>
      <w:r>
        <w:fldChar w:fldCharType="begin"/>
      </w:r>
      <w:r>
        <w:instrText xml:space="preserve"> REF _Ref434561058 \h </w:instrText>
      </w:r>
      <w:r>
        <w:fldChar w:fldCharType="separate"/>
      </w:r>
      <w:r w:rsidR="003E6DC3">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3E6DC3">
        <w:rPr>
          <w:noProof/>
        </w:rPr>
        <w:t>609</w:t>
      </w:r>
      <w:r>
        <w:fldChar w:fldCharType="end"/>
      </w:r>
      <w:r w:rsidR="0039635A">
        <w:t xml:space="preserve"> can be adapted.</w:t>
      </w:r>
    </w:p>
    <w:p w14:paraId="7D1E759A" w14:textId="77777777" w:rsidR="0046481B" w:rsidRDefault="0046481B" w:rsidP="0046481B">
      <w:pPr>
        <w:pStyle w:val="Heading3"/>
      </w:pPr>
      <w:bookmarkStart w:id="1123" w:name="_Toc445107295"/>
      <w:r>
        <w:t>September 4 (5) / Tho-out 7: Also St. Rebecca and her Children</w:t>
      </w:r>
      <w:bookmarkEnd w:id="1123"/>
    </w:p>
    <w:p w14:paraId="14929AD8" w14:textId="77777777" w:rsidR="0046481B" w:rsidRDefault="0046481B" w:rsidP="0046481B">
      <w:pPr>
        <w:pStyle w:val="Heading4"/>
      </w:pPr>
      <w:bookmarkStart w:id="1124" w:name="_Ref434490258"/>
      <w:r>
        <w:t>The Doxology</w:t>
      </w:r>
      <w:r w:rsidR="00B46E6E">
        <w:t xml:space="preserve"> for St. Rebecca and her Children</w:t>
      </w:r>
      <w:bookmarkEnd w:id="1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25" w:name="_Toc445107296"/>
      <w:r>
        <w:t>September 9 (10) / Tho-out 12: Commemoration of Archangel Michael</w:t>
      </w:r>
      <w:bookmarkEnd w:id="1125"/>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3E6DC3">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3E6DC3">
        <w:rPr>
          <w:noProof/>
        </w:rPr>
        <w:t>619</w:t>
      </w:r>
      <w:r w:rsidR="00191A26">
        <w:fldChar w:fldCharType="end"/>
      </w:r>
      <w:r w:rsidR="00191A26">
        <w:t>.</w:t>
      </w:r>
    </w:p>
    <w:p w14:paraId="221393BE" w14:textId="77777777" w:rsidR="0092592B" w:rsidRDefault="006E370D" w:rsidP="006E370D">
      <w:pPr>
        <w:pStyle w:val="Heading3"/>
      </w:pPr>
      <w:bookmarkStart w:id="1126" w:name="_Toc445107297"/>
      <w:r>
        <w:t xml:space="preserve">September 12 (13) / Tho-out 15: </w:t>
      </w:r>
      <w:r w:rsidR="00191A26">
        <w:t xml:space="preserve">Translocation of the Relics of </w:t>
      </w:r>
      <w:r>
        <w:t>St. Stephen</w:t>
      </w:r>
      <w:bookmarkEnd w:id="1126"/>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3E6DC3">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3E6DC3">
        <w:rPr>
          <w:noProof/>
        </w:rPr>
        <w:t>692</w:t>
      </w:r>
      <w:r w:rsidR="00191A26">
        <w:fldChar w:fldCharType="end"/>
      </w:r>
      <w:r>
        <w:t>.</w:t>
      </w:r>
    </w:p>
    <w:p w14:paraId="7C31113D" w14:textId="77777777" w:rsidR="00495F1A" w:rsidRDefault="0092592B" w:rsidP="00495F1A">
      <w:pPr>
        <w:pStyle w:val="Heading3"/>
      </w:pPr>
      <w:bookmarkStart w:id="1127" w:name="_Toc410196199"/>
      <w:bookmarkStart w:id="1128" w:name="_Toc410196441"/>
      <w:bookmarkStart w:id="1129" w:name="_Toc410196943"/>
      <w:bookmarkStart w:id="1130" w:name="_Ref434563524"/>
      <w:bookmarkStart w:id="1131" w:name="_Ref434563530"/>
      <w:bookmarkStart w:id="1132" w:name="_Toc445107298"/>
      <w:r>
        <w:t xml:space="preserve">September 14 (15) / Tho-out 17: </w:t>
      </w:r>
      <w:r w:rsidR="00495F1A">
        <w:t>The Dedication of the Church of the Holy Cross</w:t>
      </w:r>
      <w:bookmarkEnd w:id="1127"/>
      <w:bookmarkEnd w:id="1128"/>
      <w:bookmarkEnd w:id="1129"/>
      <w:bookmarkEnd w:id="1130"/>
      <w:bookmarkEnd w:id="1131"/>
      <w:bookmarkEnd w:id="113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33" w:name="_Ref434477443"/>
      <w:r>
        <w:lastRenderedPageBreak/>
        <w:t>The Doxology</w:t>
      </w:r>
      <w:r w:rsidR="00E21EA3">
        <w:t xml:space="preserve"> for the Feast of the Cross</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34" w:name="_Ref434474964"/>
      <w:r>
        <w:lastRenderedPageBreak/>
        <w:t>The Psali Ada</w:t>
      </w:r>
      <w:r w:rsidR="006C1B94">
        <w:t>m for the Feast of the Cross</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3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35"/>
            <w:r>
              <w:rPr>
                <w:rStyle w:val="CommentReference"/>
              </w:rPr>
              <w:commentReference w:id="113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36" w:name="_Ref434474992"/>
      <w:r>
        <w:t>The Psali Bato</w:t>
      </w:r>
      <w:r w:rsidR="006C1B94">
        <w:t>s for the Feast of the Cross</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37" w:name="_Toc445107299"/>
      <w:r>
        <w:t>September 18 (19) / Tho-out 21: Commemoration of the Theotokos</w:t>
      </w:r>
      <w:bookmarkEnd w:id="1137"/>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5C17FB1" w14:textId="77777777" w:rsidR="00160DE3" w:rsidRDefault="00160DE3" w:rsidP="00160DE3">
      <w:pPr>
        <w:pStyle w:val="Heading3"/>
      </w:pPr>
      <w:bookmarkStart w:id="1138" w:name="_Toc445107300"/>
      <w:r>
        <w:t xml:space="preserve">September 21 (22) / Tho-out 24: Martyrdom of St. Quandratus, One of the </w:t>
      </w:r>
      <w:proofErr w:type="gramStart"/>
      <w:r>
        <w:t>Seventy Two</w:t>
      </w:r>
      <w:bookmarkEnd w:id="1138"/>
      <w:proofErr w:type="gramEnd"/>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3E6DC3">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3E6DC3">
        <w:rPr>
          <w:noProof/>
        </w:rPr>
        <w:t>553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3E6DC3">
        <w:rPr>
          <w:noProof/>
        </w:rPr>
        <w:t>553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3E6DC3">
        <w:rPr>
          <w:noProof/>
        </w:rPr>
        <w:t>555</w:t>
      </w:r>
      <w:r w:rsidR="00191A26">
        <w:fldChar w:fldCharType="end"/>
      </w:r>
      <w:r>
        <w:t>.</w:t>
      </w:r>
    </w:p>
    <w:p w14:paraId="56FE4C4F" w14:textId="77777777" w:rsidR="00D54A29" w:rsidRDefault="00D54A29" w:rsidP="00D54A29">
      <w:pPr>
        <w:pStyle w:val="Heading3"/>
      </w:pPr>
      <w:bookmarkStart w:id="1139" w:name="_Toc445107301"/>
      <w:r>
        <w:t xml:space="preserve">September 22 (23) / </w:t>
      </w:r>
      <w:commentRangeStart w:id="1140"/>
      <w:r>
        <w:t>Tho-out 24</w:t>
      </w:r>
      <w:commentRangeEnd w:id="1140"/>
      <w:r w:rsidR="00C46B09">
        <w:rPr>
          <w:rStyle w:val="CommentReference"/>
          <w:rFonts w:eastAsiaTheme="minorHAnsi" w:cstheme="minorBidi"/>
          <w:b w:val="0"/>
          <w:bCs w:val="0"/>
        </w:rPr>
        <w:commentReference w:id="1140"/>
      </w:r>
      <w:r>
        <w:t>: St. Maurice and the Theban Legion</w:t>
      </w:r>
      <w:bookmarkEnd w:id="1139"/>
    </w:p>
    <w:p w14:paraId="74C264D0" w14:textId="77777777" w:rsidR="00D54A29" w:rsidRDefault="00B46E6E" w:rsidP="00D54A29">
      <w:pPr>
        <w:pStyle w:val="Heading4"/>
      </w:pPr>
      <w:bookmarkStart w:id="1141" w:name="_Ref434489859"/>
      <w:r>
        <w:t>The Doxology for</w:t>
      </w:r>
      <w:r w:rsidR="00D54A29">
        <w:t xml:space="preserve"> St. Maurice and the Theban Legion</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42" w:name="_Ref434489873"/>
      <w:r>
        <w:lastRenderedPageBreak/>
        <w:t>Another Doxology of St. Maurice</w:t>
      </w:r>
      <w:bookmarkEnd w:id="11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43" w:name="_Toc445107302"/>
      <w:r>
        <w:t>September 23 (24) / Tho-out 26: Annunciation of St. John the Baptist to Zacharias</w:t>
      </w:r>
      <w:bookmarkEnd w:id="1143"/>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44" w:name="_Ref435003974"/>
      <w:bookmarkStart w:id="1145" w:name="_Toc445107303"/>
      <w:r>
        <w:t>September 26 (27) / Tho-out 29: Commemoration of the Annunciation, Nativity, and Resurrection on the 29</w:t>
      </w:r>
      <w:r w:rsidRPr="00C0205C">
        <w:rPr>
          <w:vertAlign w:val="superscript"/>
        </w:rPr>
        <w:t>th</w:t>
      </w:r>
      <w:r>
        <w:t xml:space="preserve"> of Every Month</w:t>
      </w:r>
      <w:bookmarkEnd w:id="1144"/>
      <w:bookmarkEnd w:id="1145"/>
    </w:p>
    <w:p w14:paraId="0A0A7EC3" w14:textId="77777777" w:rsidR="00C0205C" w:rsidRDefault="00C0205C" w:rsidP="00C0205C">
      <w:pPr>
        <w:pStyle w:val="Heading4"/>
      </w:pPr>
      <w:bookmarkStart w:id="1146" w:name="_Ref435003845"/>
      <w:r>
        <w:t>The Psali Adam for the 29</w:t>
      </w:r>
      <w:r w:rsidRPr="00C0205C">
        <w:rPr>
          <w:vertAlign w:val="superscript"/>
        </w:rPr>
        <w:t>th</w:t>
      </w:r>
      <w:r>
        <w:t xml:space="preserve"> of Every Month</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47"/>
            <w:r>
              <w:t>At the end of times.</w:t>
            </w:r>
            <w:commentRangeEnd w:id="1147"/>
            <w:r>
              <w:rPr>
                <w:rStyle w:val="CommentReference"/>
                <w:rFonts w:ascii="Times New Roman" w:eastAsiaTheme="minorHAnsi" w:hAnsi="Times New Roman" w:cstheme="minorBidi"/>
                <w:color w:val="auto"/>
              </w:rPr>
              <w:commentReference w:id="114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45"/>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8" w:name="_Ref435003860"/>
      <w:r>
        <w:t>The Psali Batos for the 29</w:t>
      </w:r>
      <w:r w:rsidRPr="00C0205C">
        <w:rPr>
          <w:vertAlign w:val="superscript"/>
        </w:rPr>
        <w:t>th</w:t>
      </w:r>
      <w:r>
        <w:t xml:space="preserve"> of Every Month</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9"/>
            <w:r>
              <w:rPr>
                <w:rStyle w:val="CommentReference"/>
                <w:rFonts w:ascii="Times New Roman" w:eastAsiaTheme="minorHAnsi" w:hAnsi="Times New Roman" w:cstheme="minorBidi"/>
                <w:color w:val="auto"/>
              </w:rPr>
              <w:commentReference w:id="114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50"/>
            <w:r>
              <w:t xml:space="preserve"> Lord God</w:t>
            </w:r>
            <w:commentRangeEnd w:id="1150"/>
            <w:r>
              <w:rPr>
                <w:rStyle w:val="CommentReference"/>
                <w:rFonts w:ascii="Times New Roman" w:eastAsiaTheme="minorHAnsi" w:hAnsi="Times New Roman" w:cstheme="minorBidi"/>
                <w:color w:val="auto"/>
              </w:rPr>
              <w:commentReference w:id="115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46"/>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51" w:name="_Toc445107304"/>
      <w:r>
        <w:t>September 27 (28) / Tho-out 30: Miracle performed by St. Athanasius the Apostolic</w:t>
      </w:r>
      <w:bookmarkEnd w:id="115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52" w:name="_Ref434561058"/>
      <w:bookmarkStart w:id="1153" w:name="_Toc445107305"/>
      <w:r>
        <w:t xml:space="preserve">September 29 (30) / Paopi 2: </w:t>
      </w:r>
      <w:r w:rsidR="000274A5">
        <w:t xml:space="preserve">The Coming of </w:t>
      </w:r>
      <w:r>
        <w:t>St. Severus</w:t>
      </w:r>
      <w:r w:rsidR="000274A5">
        <w:t xml:space="preserve"> to Egypt</w:t>
      </w:r>
      <w:bookmarkEnd w:id="1152"/>
      <w:bookmarkEnd w:id="1153"/>
    </w:p>
    <w:p w14:paraId="1B16436A" w14:textId="77777777" w:rsidR="0039635A" w:rsidRDefault="0039635A" w:rsidP="0039635A">
      <w:pPr>
        <w:pStyle w:val="Heading4"/>
      </w:pPr>
      <w:bookmarkStart w:id="1154" w:name="_Ref434492249"/>
      <w:r>
        <w:t>The Doxology</w:t>
      </w:r>
      <w:r w:rsidR="00B82753">
        <w:t xml:space="preserve"> for St. Severus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55"/>
            <w:r w:rsidRPr="004764BD">
              <w:t xml:space="preserve">confirmed </w:t>
            </w:r>
            <w:commentRangeEnd w:id="1155"/>
            <w:r>
              <w:rPr>
                <w:rStyle w:val="CommentReference"/>
                <w:rFonts w:ascii="Times New Roman" w:eastAsiaTheme="minorHAnsi" w:hAnsi="Times New Roman" w:cstheme="minorBidi"/>
                <w:color w:val="auto"/>
              </w:rPr>
              <w:commentReference w:id="115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47"/>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56" w:name="_Toc410196200"/>
      <w:bookmarkStart w:id="1157" w:name="_Toc410196442"/>
      <w:bookmarkStart w:id="1158" w:name="_Toc410196944"/>
      <w:bookmarkStart w:id="1159" w:name="_Toc445107261"/>
      <w:bookmarkStart w:id="1160" w:name="October"/>
      <w:bookmarkEnd w:id="1102"/>
      <w:r>
        <w:lastRenderedPageBreak/>
        <w:t>October</w:t>
      </w:r>
      <w:bookmarkEnd w:id="1156"/>
      <w:bookmarkEnd w:id="1157"/>
      <w:bookmarkEnd w:id="1158"/>
      <w:r w:rsidR="006E370D">
        <w:t xml:space="preserve"> or </w:t>
      </w:r>
      <w:r w:rsidR="006E370D">
        <w:rPr>
          <w:rFonts w:ascii="FreeSerifAvvaShenouda" w:hAnsi="FreeSerifAvvaShenouda" w:cs="FreeSerifAvvaShenouda"/>
        </w:rPr>
        <w:t>Ⲡⲁⲱⲡⲉ</w:t>
      </w:r>
      <w:bookmarkEnd w:id="1159"/>
    </w:p>
    <w:bookmarkStart w:id="1161" w:name="_Ref434561633" w:displacedByCustomXml="next"/>
    <w:sdt>
      <w:sdtPr>
        <w:id w:val="960613025"/>
        <w:docPartObj>
          <w:docPartGallery w:val="Table of Contents"/>
          <w:docPartUnique/>
        </w:docPartObj>
      </w:sdtPr>
      <w:sdtEndPr>
        <w:rPr>
          <w:b/>
          <w:bCs/>
          <w:noProof/>
        </w:rPr>
      </w:sdtEndPr>
      <w:sdtContent>
        <w:p w14:paraId="1F05A23B"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5107306" w:history="1">
            <w:r w:rsidR="003E6DC3" w:rsidRPr="00F37C4C">
              <w:rPr>
                <w:rStyle w:val="Hyperlink"/>
                <w:noProof/>
              </w:rPr>
              <w:t>October 1 (2) / Paopi 4: St. Bacchus</w:t>
            </w:r>
            <w:r w:rsidR="003E6DC3">
              <w:rPr>
                <w:noProof/>
                <w:webHidden/>
              </w:rPr>
              <w:tab/>
            </w:r>
            <w:r w:rsidR="003E6DC3">
              <w:rPr>
                <w:noProof/>
                <w:webHidden/>
              </w:rPr>
              <w:fldChar w:fldCharType="begin"/>
            </w:r>
            <w:r w:rsidR="003E6DC3">
              <w:rPr>
                <w:noProof/>
                <w:webHidden/>
              </w:rPr>
              <w:instrText xml:space="preserve"> PAGEREF _Toc445107306 \h </w:instrText>
            </w:r>
            <w:r w:rsidR="003E6DC3">
              <w:rPr>
                <w:noProof/>
                <w:webHidden/>
              </w:rPr>
            </w:r>
            <w:r w:rsidR="003E6DC3">
              <w:rPr>
                <w:noProof/>
                <w:webHidden/>
              </w:rPr>
              <w:fldChar w:fldCharType="separate"/>
            </w:r>
            <w:r w:rsidR="003E6DC3">
              <w:rPr>
                <w:noProof/>
                <w:webHidden/>
              </w:rPr>
              <w:t>612</w:t>
            </w:r>
            <w:r w:rsidR="003E6DC3">
              <w:rPr>
                <w:noProof/>
                <w:webHidden/>
              </w:rPr>
              <w:fldChar w:fldCharType="end"/>
            </w:r>
          </w:hyperlink>
        </w:p>
        <w:p w14:paraId="362D79AA"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07" w:history="1">
            <w:r w:rsidR="003E6DC3" w:rsidRPr="00F37C4C">
              <w:rPr>
                <w:rStyle w:val="Hyperlink"/>
                <w:noProof/>
              </w:rPr>
              <w:t>October 4 (5) / Paopi 7: St. Paul of Tammoh</w:t>
            </w:r>
            <w:r w:rsidR="003E6DC3">
              <w:rPr>
                <w:noProof/>
                <w:webHidden/>
              </w:rPr>
              <w:tab/>
            </w:r>
            <w:r w:rsidR="003E6DC3">
              <w:rPr>
                <w:noProof/>
                <w:webHidden/>
              </w:rPr>
              <w:fldChar w:fldCharType="begin"/>
            </w:r>
            <w:r w:rsidR="003E6DC3">
              <w:rPr>
                <w:noProof/>
                <w:webHidden/>
              </w:rPr>
              <w:instrText xml:space="preserve"> PAGEREF _Toc445107307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9A14C7F"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08" w:history="1">
            <w:r w:rsidR="003E6DC3" w:rsidRPr="00F37C4C">
              <w:rPr>
                <w:rStyle w:val="Hyperlink"/>
                <w:noProof/>
              </w:rPr>
              <w:t>October 7 (8) / Paopi 10: St. Sergius</w:t>
            </w:r>
            <w:r w:rsidR="003E6DC3">
              <w:rPr>
                <w:noProof/>
                <w:webHidden/>
              </w:rPr>
              <w:tab/>
            </w:r>
            <w:r w:rsidR="003E6DC3">
              <w:rPr>
                <w:noProof/>
                <w:webHidden/>
              </w:rPr>
              <w:fldChar w:fldCharType="begin"/>
            </w:r>
            <w:r w:rsidR="003E6DC3">
              <w:rPr>
                <w:noProof/>
                <w:webHidden/>
              </w:rPr>
              <w:instrText xml:space="preserve"> PAGEREF _Toc445107308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C006088"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09" w:history="1">
            <w:r w:rsidR="003E6DC3" w:rsidRPr="00F37C4C">
              <w:rPr>
                <w:rStyle w:val="Hyperlink"/>
                <w:noProof/>
              </w:rPr>
              <w:t>October 9 (10) / Paopi 12: Commemoration of Archangel Michael</w:t>
            </w:r>
            <w:r w:rsidR="003E6DC3">
              <w:rPr>
                <w:noProof/>
                <w:webHidden/>
              </w:rPr>
              <w:tab/>
            </w:r>
            <w:r w:rsidR="003E6DC3">
              <w:rPr>
                <w:noProof/>
                <w:webHidden/>
              </w:rPr>
              <w:fldChar w:fldCharType="begin"/>
            </w:r>
            <w:r w:rsidR="003E6DC3">
              <w:rPr>
                <w:noProof/>
                <w:webHidden/>
              </w:rPr>
              <w:instrText xml:space="preserve"> PAGEREF _Toc445107309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5840452"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10" w:history="1">
            <w:r w:rsidR="003E6DC3" w:rsidRPr="00F37C4C">
              <w:rPr>
                <w:rStyle w:val="Hyperlink"/>
                <w:noProof/>
              </w:rPr>
              <w:t>October 17 (18) Paopi 20: St. John the Short</w:t>
            </w:r>
            <w:r w:rsidR="003E6DC3">
              <w:rPr>
                <w:noProof/>
                <w:webHidden/>
              </w:rPr>
              <w:tab/>
            </w:r>
            <w:r w:rsidR="003E6DC3">
              <w:rPr>
                <w:noProof/>
                <w:webHidden/>
              </w:rPr>
              <w:fldChar w:fldCharType="begin"/>
            </w:r>
            <w:r w:rsidR="003E6DC3">
              <w:rPr>
                <w:noProof/>
                <w:webHidden/>
              </w:rPr>
              <w:instrText xml:space="preserve"> PAGEREF _Toc445107310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34A67922"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11" w:history="1">
            <w:r w:rsidR="003E6DC3" w:rsidRPr="00F37C4C">
              <w:rPr>
                <w:rStyle w:val="Hyperlink"/>
                <w:noProof/>
              </w:rPr>
              <w:t>October 18 (19) / Paopi 21: Commemoration of the Theotokos</w:t>
            </w:r>
            <w:r w:rsidR="003E6DC3">
              <w:rPr>
                <w:noProof/>
                <w:webHidden/>
              </w:rPr>
              <w:tab/>
            </w:r>
            <w:r w:rsidR="003E6DC3">
              <w:rPr>
                <w:noProof/>
                <w:webHidden/>
              </w:rPr>
              <w:fldChar w:fldCharType="begin"/>
            </w:r>
            <w:r w:rsidR="003E6DC3">
              <w:rPr>
                <w:noProof/>
                <w:webHidden/>
              </w:rPr>
              <w:instrText xml:space="preserve"> PAGEREF _Toc445107311 \h </w:instrText>
            </w:r>
            <w:r w:rsidR="003E6DC3">
              <w:rPr>
                <w:noProof/>
                <w:webHidden/>
              </w:rPr>
            </w:r>
            <w:r w:rsidR="003E6DC3">
              <w:rPr>
                <w:noProof/>
                <w:webHidden/>
              </w:rPr>
              <w:fldChar w:fldCharType="separate"/>
            </w:r>
            <w:r w:rsidR="003E6DC3">
              <w:rPr>
                <w:noProof/>
                <w:webHidden/>
              </w:rPr>
              <w:t>614</w:t>
            </w:r>
            <w:r w:rsidR="003E6DC3">
              <w:rPr>
                <w:noProof/>
                <w:webHidden/>
              </w:rPr>
              <w:fldChar w:fldCharType="end"/>
            </w:r>
          </w:hyperlink>
        </w:p>
        <w:p w14:paraId="7181E1CB"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12" w:history="1">
            <w:r w:rsidR="003E6DC3" w:rsidRPr="00F37C4C">
              <w:rPr>
                <w:rStyle w:val="Hyperlink"/>
                <w:noProof/>
              </w:rPr>
              <w:t>October 18 (19) / Paopi 21: Also St. Teji (Reweiss)</w:t>
            </w:r>
            <w:r w:rsidR="003E6DC3">
              <w:rPr>
                <w:noProof/>
                <w:webHidden/>
              </w:rPr>
              <w:tab/>
            </w:r>
            <w:r w:rsidR="003E6DC3">
              <w:rPr>
                <w:noProof/>
                <w:webHidden/>
              </w:rPr>
              <w:fldChar w:fldCharType="begin"/>
            </w:r>
            <w:r w:rsidR="003E6DC3">
              <w:rPr>
                <w:noProof/>
                <w:webHidden/>
              </w:rPr>
              <w:instrText xml:space="preserve"> PAGEREF _Toc445107312 \h </w:instrText>
            </w:r>
            <w:r w:rsidR="003E6DC3">
              <w:rPr>
                <w:noProof/>
                <w:webHidden/>
              </w:rPr>
            </w:r>
            <w:r w:rsidR="003E6DC3">
              <w:rPr>
                <w:noProof/>
                <w:webHidden/>
              </w:rPr>
              <w:fldChar w:fldCharType="separate"/>
            </w:r>
            <w:r w:rsidR="003E6DC3">
              <w:rPr>
                <w:noProof/>
                <w:webHidden/>
              </w:rPr>
              <w:t>615</w:t>
            </w:r>
            <w:r w:rsidR="003E6DC3">
              <w:rPr>
                <w:noProof/>
                <w:webHidden/>
              </w:rPr>
              <w:fldChar w:fldCharType="end"/>
            </w:r>
          </w:hyperlink>
        </w:p>
        <w:p w14:paraId="1EC01DC9"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13" w:history="1">
            <w:r w:rsidR="003E6DC3" w:rsidRPr="00F37C4C">
              <w:rPr>
                <w:rStyle w:val="Hyperlink"/>
                <w:noProof/>
              </w:rPr>
              <w:t>October 23 (24) / Paopi 26: St. Apip the Friend of St. Apollo</w:t>
            </w:r>
            <w:r w:rsidR="003E6DC3">
              <w:rPr>
                <w:noProof/>
                <w:webHidden/>
              </w:rPr>
              <w:tab/>
            </w:r>
            <w:r w:rsidR="003E6DC3">
              <w:rPr>
                <w:noProof/>
                <w:webHidden/>
              </w:rPr>
              <w:fldChar w:fldCharType="begin"/>
            </w:r>
            <w:r w:rsidR="003E6DC3">
              <w:rPr>
                <w:noProof/>
                <w:webHidden/>
              </w:rPr>
              <w:instrText xml:space="preserve"> PAGEREF _Toc445107313 \h </w:instrText>
            </w:r>
            <w:r w:rsidR="003E6DC3">
              <w:rPr>
                <w:noProof/>
                <w:webHidden/>
              </w:rPr>
            </w:r>
            <w:r w:rsidR="003E6DC3">
              <w:rPr>
                <w:noProof/>
                <w:webHidden/>
              </w:rPr>
              <w:fldChar w:fldCharType="separate"/>
            </w:r>
            <w:r w:rsidR="003E6DC3">
              <w:rPr>
                <w:noProof/>
                <w:webHidden/>
              </w:rPr>
              <w:t>616</w:t>
            </w:r>
            <w:r w:rsidR="003E6DC3">
              <w:rPr>
                <w:noProof/>
                <w:webHidden/>
              </w:rPr>
              <w:fldChar w:fldCharType="end"/>
            </w:r>
          </w:hyperlink>
        </w:p>
        <w:p w14:paraId="4B437738"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14" w:history="1">
            <w:r w:rsidR="003E6DC3" w:rsidRPr="00F37C4C">
              <w:rPr>
                <w:rStyle w:val="Hyperlink"/>
                <w:noProof/>
              </w:rPr>
              <w:t>October 23 (24) / Paopi 26: The Martyrdom of St. Timothy the Apostle</w:t>
            </w:r>
            <w:r w:rsidR="003E6DC3">
              <w:rPr>
                <w:noProof/>
                <w:webHidden/>
              </w:rPr>
              <w:tab/>
            </w:r>
            <w:r w:rsidR="003E6DC3">
              <w:rPr>
                <w:noProof/>
                <w:webHidden/>
              </w:rPr>
              <w:fldChar w:fldCharType="begin"/>
            </w:r>
            <w:r w:rsidR="003E6DC3">
              <w:rPr>
                <w:noProof/>
                <w:webHidden/>
              </w:rPr>
              <w:instrText xml:space="preserve"> PAGEREF _Toc445107314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64178F4"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15" w:history="1">
            <w:r w:rsidR="003E6DC3" w:rsidRPr="00F37C4C">
              <w:rPr>
                <w:rStyle w:val="Hyperlink"/>
                <w:noProof/>
              </w:rPr>
              <w:t>October 24 (25) / Paopi 27: St. Macarius the Bishop of Edkow</w:t>
            </w:r>
            <w:r w:rsidR="003E6DC3">
              <w:rPr>
                <w:noProof/>
                <w:webHidden/>
              </w:rPr>
              <w:tab/>
            </w:r>
            <w:r w:rsidR="003E6DC3">
              <w:rPr>
                <w:noProof/>
                <w:webHidden/>
              </w:rPr>
              <w:fldChar w:fldCharType="begin"/>
            </w:r>
            <w:r w:rsidR="003E6DC3">
              <w:rPr>
                <w:noProof/>
                <w:webHidden/>
              </w:rPr>
              <w:instrText xml:space="preserve"> PAGEREF _Toc445107315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48CA3222"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16" w:history="1">
            <w:r w:rsidR="003E6DC3" w:rsidRPr="00F37C4C">
              <w:rPr>
                <w:rStyle w:val="Hyperlink"/>
                <w:noProof/>
              </w:rPr>
              <w:t>October 26 (27) / Paopi 29: Commemoration of the Annunciation, Nativity, and Resurrection on the 29</w:t>
            </w:r>
            <w:r w:rsidR="003E6DC3" w:rsidRPr="00F37C4C">
              <w:rPr>
                <w:rStyle w:val="Hyperlink"/>
                <w:noProof/>
                <w:vertAlign w:val="superscript"/>
              </w:rPr>
              <w:t>th</w:t>
            </w:r>
            <w:r w:rsidR="003E6DC3" w:rsidRPr="00F37C4C">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_Toc445107316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0FF2282F"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17" w:history="1">
            <w:r w:rsidR="003E6DC3" w:rsidRPr="00F37C4C">
              <w:rPr>
                <w:rStyle w:val="Hyperlink"/>
                <w:noProof/>
              </w:rPr>
              <w:t>October 27 (28) / Paopi 30: St. Mark (Consecration and Appearance of Head)</w:t>
            </w:r>
            <w:r w:rsidR="003E6DC3">
              <w:rPr>
                <w:noProof/>
                <w:webHidden/>
              </w:rPr>
              <w:tab/>
            </w:r>
            <w:r w:rsidR="003E6DC3">
              <w:rPr>
                <w:noProof/>
                <w:webHidden/>
              </w:rPr>
              <w:fldChar w:fldCharType="begin"/>
            </w:r>
            <w:r w:rsidR="003E6DC3">
              <w:rPr>
                <w:noProof/>
                <w:webHidden/>
              </w:rPr>
              <w:instrText xml:space="preserve"> PAGEREF _Toc445107317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57FC40C8"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18" w:history="1">
            <w:r w:rsidR="003E6DC3" w:rsidRPr="00F37C4C">
              <w:rPr>
                <w:rStyle w:val="Hyperlink"/>
                <w:noProof/>
              </w:rPr>
              <w:t>October 28 (29) / Athor 1: St. Cleopas and His Companion, Two of the Seventy Two Apostles</w:t>
            </w:r>
            <w:r w:rsidR="003E6DC3">
              <w:rPr>
                <w:noProof/>
                <w:webHidden/>
              </w:rPr>
              <w:tab/>
            </w:r>
            <w:r w:rsidR="003E6DC3">
              <w:rPr>
                <w:noProof/>
                <w:webHidden/>
              </w:rPr>
              <w:fldChar w:fldCharType="begin"/>
            </w:r>
            <w:r w:rsidR="003E6DC3">
              <w:rPr>
                <w:noProof/>
                <w:webHidden/>
              </w:rPr>
              <w:instrText xml:space="preserve"> PAGEREF _Toc445107318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62" w:name="_Ref436250096"/>
      <w:bookmarkStart w:id="1163" w:name="_Ref436250168"/>
      <w:bookmarkStart w:id="1164" w:name="_Toc445107306"/>
      <w:r>
        <w:lastRenderedPageBreak/>
        <w:t>October 1 (2) / Paopi 4: St. Bacchus</w:t>
      </w:r>
      <w:bookmarkEnd w:id="1161"/>
      <w:bookmarkEnd w:id="1162"/>
      <w:bookmarkEnd w:id="1163"/>
      <w:bookmarkEnd w:id="1164"/>
    </w:p>
    <w:p w14:paraId="7EAFB97D" w14:textId="77777777" w:rsidR="0081710C" w:rsidRDefault="0081710C" w:rsidP="0081710C">
      <w:pPr>
        <w:pStyle w:val="Heading4"/>
      </w:pPr>
      <w:bookmarkStart w:id="1165" w:name="_Ref434489638"/>
      <w:r>
        <w:t>The Doxology</w:t>
      </w:r>
      <w:r w:rsidR="00B46E6E">
        <w:t xml:space="preserve"> for Sts. Sergius and Bacchus</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66"/>
            <w:r>
              <w:t>heroes</w:t>
            </w:r>
            <w:commentRangeEnd w:id="1166"/>
            <w:r>
              <w:rPr>
                <w:rStyle w:val="CommentReference"/>
                <w:rFonts w:ascii="Times New Roman" w:eastAsiaTheme="minorHAnsi" w:hAnsi="Times New Roman" w:cstheme="minorBidi"/>
                <w:color w:val="auto"/>
              </w:rPr>
              <w:commentReference w:id="116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67" w:name="_Toc445107307"/>
      <w:r>
        <w:t>October 4 (5) / Paopi 7: St. Paul of Tammoh</w:t>
      </w:r>
      <w:bookmarkEnd w:id="1167"/>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3E6DC3">
        <w:t>The Doxology of St. Pishoy and St. Paul of Tammah</w:t>
      </w:r>
      <w:r>
        <w:fldChar w:fldCharType="end"/>
      </w:r>
      <w:r>
        <w:t xml:space="preserve">, page </w:t>
      </w:r>
      <w:r>
        <w:fldChar w:fldCharType="begin"/>
      </w:r>
      <w:r>
        <w:instrText xml:space="preserve"> PAGEREF _Ref434490826 \h </w:instrText>
      </w:r>
      <w:r>
        <w:fldChar w:fldCharType="separate"/>
      </w:r>
      <w:r w:rsidR="003E6DC3">
        <w:rPr>
          <w:noProof/>
        </w:rPr>
        <w:t>567</w:t>
      </w:r>
      <w:r>
        <w:fldChar w:fldCharType="end"/>
      </w:r>
      <w:r w:rsidR="00FB36D8">
        <w:t>.</w:t>
      </w:r>
    </w:p>
    <w:p w14:paraId="2F2896A9" w14:textId="77777777" w:rsidR="0081710C" w:rsidRDefault="0081710C" w:rsidP="0081710C">
      <w:pPr>
        <w:pStyle w:val="Heading3"/>
      </w:pPr>
      <w:bookmarkStart w:id="1168" w:name="_Toc445107308"/>
      <w:r>
        <w:t>October 7 (8) / Paopi 10: St. Sergius</w:t>
      </w:r>
      <w:bookmarkEnd w:id="1168"/>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3E6DC3">
        <w:t>October 1 (2) / Paopi 4: St. Bacchus</w:t>
      </w:r>
      <w:r w:rsidR="00336170">
        <w:fldChar w:fldCharType="end"/>
      </w:r>
      <w:r>
        <w:t xml:space="preserve">, page </w:t>
      </w:r>
      <w:r>
        <w:fldChar w:fldCharType="begin"/>
      </w:r>
      <w:r>
        <w:instrText xml:space="preserve"> PAGEREF _Ref434561633 \h </w:instrText>
      </w:r>
      <w:r>
        <w:fldChar w:fldCharType="separate"/>
      </w:r>
      <w:r w:rsidR="003E6DC3">
        <w:rPr>
          <w:noProof/>
        </w:rPr>
        <w:t>611</w:t>
      </w:r>
      <w:r>
        <w:fldChar w:fldCharType="end"/>
      </w:r>
      <w:r w:rsidR="0081710C">
        <w:t>.</w:t>
      </w:r>
    </w:p>
    <w:p w14:paraId="06822979" w14:textId="77777777" w:rsidR="00B637D8" w:rsidRDefault="00B637D8" w:rsidP="00B637D8">
      <w:pPr>
        <w:pStyle w:val="Heading3"/>
      </w:pPr>
      <w:bookmarkStart w:id="1169" w:name="_Toc445107309"/>
      <w:r>
        <w:t>October 9 (10) / Paopi 12: Commemoration of Archangel Michael</w:t>
      </w:r>
      <w:bookmarkEnd w:id="1169"/>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620</w:t>
      </w:r>
      <w:r>
        <w:fldChar w:fldCharType="end"/>
      </w:r>
      <w:r>
        <w:t>.</w:t>
      </w:r>
    </w:p>
    <w:p w14:paraId="5593D86A" w14:textId="77777777" w:rsidR="0039635A" w:rsidRDefault="0039635A" w:rsidP="0039635A">
      <w:pPr>
        <w:pStyle w:val="Heading3"/>
      </w:pPr>
      <w:bookmarkStart w:id="1170" w:name="_Ref434564830"/>
      <w:bookmarkStart w:id="1171" w:name="_Toc445107310"/>
      <w:r>
        <w:t>October 17 (18) Paopi 20: St. John the Short</w:t>
      </w:r>
      <w:bookmarkEnd w:id="1170"/>
      <w:bookmarkEnd w:id="1171"/>
    </w:p>
    <w:p w14:paraId="23E24F8C" w14:textId="77777777" w:rsidR="0039635A" w:rsidRDefault="0039635A" w:rsidP="0039635A">
      <w:pPr>
        <w:pStyle w:val="Heading4"/>
      </w:pPr>
      <w:bookmarkStart w:id="1172" w:name="_Ref434490715"/>
      <w:r>
        <w:t>The Doxology</w:t>
      </w:r>
      <w:r w:rsidR="00B46E6E">
        <w:t xml:space="preserve"> for St. John the Short</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48"/>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49"/>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50"/>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73" w:name="_Toc445107311"/>
      <w:r>
        <w:t>October 18 (19) / Paopi</w:t>
      </w:r>
      <w:r w:rsidR="00FE0AE4">
        <w:t xml:space="preserve"> </w:t>
      </w:r>
      <w:r>
        <w:t>21: Commemoration of the Theotokos</w:t>
      </w:r>
      <w:bookmarkEnd w:id="1173"/>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2229EA11" w14:textId="77777777" w:rsidR="00BF2674" w:rsidRDefault="00BF2674" w:rsidP="00BF2674">
      <w:pPr>
        <w:pStyle w:val="Heading3"/>
      </w:pPr>
      <w:bookmarkStart w:id="1174" w:name="_Toc445107312"/>
      <w:r>
        <w:lastRenderedPageBreak/>
        <w:t>October 18 (19) / Paopi</w:t>
      </w:r>
      <w:r w:rsidR="00FE0AE4">
        <w:t xml:space="preserve"> </w:t>
      </w:r>
      <w:r>
        <w:t>21: Also St. Teji (Reweiss)</w:t>
      </w:r>
      <w:bookmarkEnd w:id="1174"/>
    </w:p>
    <w:p w14:paraId="3D0544CD" w14:textId="77777777" w:rsidR="00BF2674" w:rsidRPr="00137929" w:rsidRDefault="00BF2674" w:rsidP="00BF2674">
      <w:pPr>
        <w:pStyle w:val="Heading4"/>
      </w:pPr>
      <w:bookmarkStart w:id="1175" w:name="_Ref434491337"/>
      <w:r>
        <w:t>The Doxology</w:t>
      </w:r>
      <w:r w:rsidR="00810F04">
        <w:t xml:space="preserve"> for St. Teji (Reweiss)</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76" w:name="_Ref434563347"/>
      <w:bookmarkStart w:id="1177" w:name="_Toc445107313"/>
      <w:r>
        <w:t>October 23 (24) / Paopi</w:t>
      </w:r>
      <w:r w:rsidR="00FE0AE4">
        <w:t xml:space="preserve"> </w:t>
      </w:r>
      <w:r>
        <w:t>26: St. Apip the Friend of St. Apollo</w:t>
      </w:r>
      <w:bookmarkEnd w:id="1176"/>
      <w:bookmarkEnd w:id="1177"/>
    </w:p>
    <w:p w14:paraId="69CDA95A" w14:textId="77777777" w:rsidR="00E30E2D" w:rsidRPr="00137929" w:rsidRDefault="00E30E2D" w:rsidP="00E30E2D">
      <w:pPr>
        <w:pStyle w:val="Heading4"/>
      </w:pPr>
      <w:bookmarkStart w:id="1178" w:name="_Ref434492837"/>
      <w:r>
        <w:t>The Doxology</w:t>
      </w:r>
      <w:r w:rsidR="00B82753">
        <w:t xml:space="preserve"> for Sts. Apollo and Apip</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9" w:name="_Toc445107314"/>
      <w:r>
        <w:t>October 23 (24) / Paopi</w:t>
      </w:r>
      <w:r w:rsidR="00FE0AE4">
        <w:t xml:space="preserve"> </w:t>
      </w:r>
      <w:r>
        <w:t>26: The Martyrdom of St. Timothy the Apostle</w:t>
      </w:r>
      <w:bookmarkEnd w:id="1179"/>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C276672" w14:textId="77777777" w:rsidR="00137929" w:rsidRDefault="00137929" w:rsidP="00137929">
      <w:pPr>
        <w:pStyle w:val="Heading3"/>
      </w:pPr>
      <w:bookmarkStart w:id="1180" w:name="_Toc445107315"/>
      <w:r>
        <w:t>October 24 (25) / Paopi</w:t>
      </w:r>
      <w:r w:rsidR="00FE0AE4">
        <w:t xml:space="preserve"> </w:t>
      </w:r>
      <w:r>
        <w:t>27: St. Macarius the Bishop of Edkow</w:t>
      </w:r>
      <w:bookmarkEnd w:id="1180"/>
    </w:p>
    <w:p w14:paraId="1E91FBC2" w14:textId="77777777" w:rsidR="00137929" w:rsidRPr="00137929" w:rsidRDefault="00137929" w:rsidP="00137929">
      <w:pPr>
        <w:pStyle w:val="Heading4"/>
      </w:pPr>
      <w:bookmarkStart w:id="1181" w:name="_Ref434490474"/>
      <w:r>
        <w:t>The Doxology</w:t>
      </w:r>
      <w:r w:rsidR="00B46E6E">
        <w:t xml:space="preserve"> for St. Macarius the Bishop of Edkow</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82" w:name="_Toc445107316"/>
      <w:r>
        <w:t>October 26 (27) / Paopi 29: Commemoration of the Annunciation, Nativity, and Resurrection on the 29</w:t>
      </w:r>
      <w:r w:rsidRPr="00C0205C">
        <w:rPr>
          <w:vertAlign w:val="superscript"/>
        </w:rPr>
        <w:t>th</w:t>
      </w:r>
      <w:r>
        <w:t xml:space="preserve"> of Every Month</w:t>
      </w:r>
      <w:bookmarkEnd w:id="1182"/>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9EB3135" w14:textId="77777777" w:rsidR="00205EA4" w:rsidRDefault="00205EA4" w:rsidP="00205EA4">
      <w:pPr>
        <w:pStyle w:val="Heading3"/>
      </w:pPr>
      <w:bookmarkStart w:id="1183" w:name="_Toc445107317"/>
      <w:r>
        <w:t>October 27 (28) / Paopi 30: St. Mark</w:t>
      </w:r>
      <w:r w:rsidR="00F20BBD">
        <w:t xml:space="preserve"> (Consecration and Appearance of Head)</w:t>
      </w:r>
      <w:bookmarkEnd w:id="1183"/>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3E6DC3">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3E6DC3">
        <w:rPr>
          <w:noProof/>
        </w:rPr>
        <w:t>782</w:t>
      </w:r>
      <w:r w:rsidR="00191A26">
        <w:fldChar w:fldCharType="end"/>
      </w:r>
      <w:r>
        <w:t>.</w:t>
      </w:r>
    </w:p>
    <w:p w14:paraId="42BC2C38" w14:textId="77777777" w:rsidR="006E370D" w:rsidRPr="007F571C" w:rsidRDefault="007F571C" w:rsidP="007F571C">
      <w:pPr>
        <w:pStyle w:val="Heading3"/>
      </w:pPr>
      <w:bookmarkStart w:id="1184" w:name="_Toc445107318"/>
      <w:r>
        <w:t xml:space="preserve">October 28 (29) / Athor 1: St. Cleopas and His Companion, Two of the </w:t>
      </w:r>
      <w:proofErr w:type="gramStart"/>
      <w:r>
        <w:t>Seventy Two</w:t>
      </w:r>
      <w:proofErr w:type="gramEnd"/>
      <w:r>
        <w:t xml:space="preserve"> Apostles</w:t>
      </w:r>
      <w:bookmarkEnd w:id="1184"/>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85" w:name="_Toc410196201"/>
      <w:bookmarkStart w:id="1186" w:name="_Toc410196443"/>
      <w:bookmarkStart w:id="1187" w:name="_Toc410196945"/>
      <w:bookmarkStart w:id="1188" w:name="_Toc445107262"/>
      <w:bookmarkStart w:id="1189" w:name="November"/>
      <w:bookmarkEnd w:id="1160"/>
      <w:r>
        <w:lastRenderedPageBreak/>
        <w:t>November</w:t>
      </w:r>
      <w:r w:rsidR="00495F1A">
        <w:t xml:space="preserve"> or </w:t>
      </w:r>
      <w:bookmarkEnd w:id="1185"/>
      <w:bookmarkEnd w:id="1186"/>
      <w:bookmarkEnd w:id="1187"/>
      <w:r w:rsidRPr="00FB5E62">
        <w:rPr>
          <w:rFonts w:ascii="FreeSerifAvvaShenouda" w:eastAsia="Arial Unicode MS" w:hAnsi="FreeSerifAvvaShenouda" w:cs="FreeSerifAvvaShenouda"/>
        </w:rPr>
        <w:t>Ⲁⲑⲟⲣ</w:t>
      </w:r>
      <w:bookmarkEnd w:id="1188"/>
    </w:p>
    <w:sdt>
      <w:sdtPr>
        <w:id w:val="254490828"/>
        <w:docPartObj>
          <w:docPartGallery w:val="Table of Contents"/>
          <w:docPartUnique/>
        </w:docPartObj>
      </w:sdtPr>
      <w:sdtEndPr>
        <w:rPr>
          <w:b/>
          <w:bCs/>
          <w:noProof/>
        </w:rPr>
      </w:sdtEndPr>
      <w:sdtContent>
        <w:p w14:paraId="7CF86A4C"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5107319" w:history="1">
            <w:r w:rsidR="003E6DC3" w:rsidRPr="007A476B">
              <w:rPr>
                <w:rStyle w:val="Hyperlink"/>
                <w:noProof/>
              </w:rPr>
              <w:t>November 3 (4) / Athor 7: St. George</w:t>
            </w:r>
            <w:r w:rsidR="003E6DC3">
              <w:rPr>
                <w:noProof/>
                <w:webHidden/>
              </w:rPr>
              <w:tab/>
            </w:r>
            <w:r w:rsidR="003E6DC3">
              <w:rPr>
                <w:noProof/>
                <w:webHidden/>
              </w:rPr>
              <w:fldChar w:fldCharType="begin"/>
            </w:r>
            <w:r w:rsidR="003E6DC3">
              <w:rPr>
                <w:noProof/>
                <w:webHidden/>
              </w:rPr>
              <w:instrText xml:space="preserve"> PAGEREF _Toc445107319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6112EA02"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20" w:history="1">
            <w:r w:rsidR="003E6DC3" w:rsidRPr="007A476B">
              <w:rPr>
                <w:rStyle w:val="Hyperlink"/>
                <w:noProof/>
              </w:rPr>
              <w:t>November 4 (5) / Athor 8: The Four Incorporeal Beasts</w:t>
            </w:r>
            <w:r w:rsidR="003E6DC3">
              <w:rPr>
                <w:noProof/>
                <w:webHidden/>
              </w:rPr>
              <w:tab/>
            </w:r>
            <w:r w:rsidR="003E6DC3">
              <w:rPr>
                <w:noProof/>
                <w:webHidden/>
              </w:rPr>
              <w:fldChar w:fldCharType="begin"/>
            </w:r>
            <w:r w:rsidR="003E6DC3">
              <w:rPr>
                <w:noProof/>
                <w:webHidden/>
              </w:rPr>
              <w:instrText xml:space="preserve"> PAGEREF _Toc445107320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2DA82712"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21" w:history="1">
            <w:r w:rsidR="003E6DC3" w:rsidRPr="007A476B">
              <w:rPr>
                <w:rStyle w:val="Hyperlink"/>
                <w:noProof/>
              </w:rPr>
              <w:t>November 8 (9) / Athor 12: Archangel Michael</w:t>
            </w:r>
            <w:r w:rsidR="003E6DC3">
              <w:rPr>
                <w:noProof/>
                <w:webHidden/>
              </w:rPr>
              <w:tab/>
            </w:r>
            <w:r w:rsidR="003E6DC3">
              <w:rPr>
                <w:noProof/>
                <w:webHidden/>
              </w:rPr>
              <w:fldChar w:fldCharType="begin"/>
            </w:r>
            <w:r w:rsidR="003E6DC3">
              <w:rPr>
                <w:noProof/>
                <w:webHidden/>
              </w:rPr>
              <w:instrText xml:space="preserve"> PAGEREF _Toc445107321 \h </w:instrText>
            </w:r>
            <w:r w:rsidR="003E6DC3">
              <w:rPr>
                <w:noProof/>
                <w:webHidden/>
              </w:rPr>
            </w:r>
            <w:r w:rsidR="003E6DC3">
              <w:rPr>
                <w:noProof/>
                <w:webHidden/>
              </w:rPr>
              <w:fldChar w:fldCharType="separate"/>
            </w:r>
            <w:r w:rsidR="003E6DC3">
              <w:rPr>
                <w:noProof/>
                <w:webHidden/>
              </w:rPr>
              <w:t>621</w:t>
            </w:r>
            <w:r w:rsidR="003E6DC3">
              <w:rPr>
                <w:noProof/>
                <w:webHidden/>
              </w:rPr>
              <w:fldChar w:fldCharType="end"/>
            </w:r>
          </w:hyperlink>
        </w:p>
        <w:p w14:paraId="26EF96F0"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22" w:history="1">
            <w:r w:rsidR="003E6DC3" w:rsidRPr="007A476B">
              <w:rPr>
                <w:rStyle w:val="Hyperlink"/>
                <w:noProof/>
              </w:rPr>
              <w:t>November 10 (11) / Athor 14: St. Martin of Tours</w:t>
            </w:r>
            <w:r w:rsidR="003E6DC3">
              <w:rPr>
                <w:noProof/>
                <w:webHidden/>
              </w:rPr>
              <w:tab/>
            </w:r>
            <w:r w:rsidR="003E6DC3">
              <w:rPr>
                <w:noProof/>
                <w:webHidden/>
              </w:rPr>
              <w:fldChar w:fldCharType="begin"/>
            </w:r>
            <w:r w:rsidR="003E6DC3">
              <w:rPr>
                <w:noProof/>
                <w:webHidden/>
              </w:rPr>
              <w:instrText xml:space="preserve"> PAGEREF _Toc445107322 \h </w:instrText>
            </w:r>
            <w:r w:rsidR="003E6DC3">
              <w:rPr>
                <w:noProof/>
                <w:webHidden/>
              </w:rPr>
            </w:r>
            <w:r w:rsidR="003E6DC3">
              <w:rPr>
                <w:noProof/>
                <w:webHidden/>
              </w:rPr>
              <w:fldChar w:fldCharType="separate"/>
            </w:r>
            <w:r w:rsidR="003E6DC3">
              <w:rPr>
                <w:noProof/>
                <w:webHidden/>
              </w:rPr>
              <w:t>623</w:t>
            </w:r>
            <w:r w:rsidR="003E6DC3">
              <w:rPr>
                <w:noProof/>
                <w:webHidden/>
              </w:rPr>
              <w:fldChar w:fldCharType="end"/>
            </w:r>
          </w:hyperlink>
        </w:p>
        <w:p w14:paraId="507E2DE8"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23" w:history="1">
            <w:r w:rsidR="003E6DC3" w:rsidRPr="007A476B">
              <w:rPr>
                <w:rStyle w:val="Hyperlink"/>
                <w:noProof/>
              </w:rPr>
              <w:t>November 11 (12) / Athor 15: St. Mena the Martyr</w:t>
            </w:r>
            <w:r w:rsidR="003E6DC3">
              <w:rPr>
                <w:noProof/>
                <w:webHidden/>
              </w:rPr>
              <w:tab/>
            </w:r>
            <w:r w:rsidR="003E6DC3">
              <w:rPr>
                <w:noProof/>
                <w:webHidden/>
              </w:rPr>
              <w:fldChar w:fldCharType="begin"/>
            </w:r>
            <w:r w:rsidR="003E6DC3">
              <w:rPr>
                <w:noProof/>
                <w:webHidden/>
              </w:rPr>
              <w:instrText xml:space="preserve"> PAGEREF _Toc445107323 \h </w:instrText>
            </w:r>
            <w:r w:rsidR="003E6DC3">
              <w:rPr>
                <w:noProof/>
                <w:webHidden/>
              </w:rPr>
            </w:r>
            <w:r w:rsidR="003E6DC3">
              <w:rPr>
                <w:noProof/>
                <w:webHidden/>
              </w:rPr>
              <w:fldChar w:fldCharType="separate"/>
            </w:r>
            <w:r w:rsidR="003E6DC3">
              <w:rPr>
                <w:noProof/>
                <w:webHidden/>
              </w:rPr>
              <w:t>625</w:t>
            </w:r>
            <w:r w:rsidR="003E6DC3">
              <w:rPr>
                <w:noProof/>
                <w:webHidden/>
              </w:rPr>
              <w:fldChar w:fldCharType="end"/>
            </w:r>
          </w:hyperlink>
        </w:p>
        <w:p w14:paraId="13B40A61"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24" w:history="1">
            <w:r w:rsidR="003E6DC3" w:rsidRPr="007A476B">
              <w:rPr>
                <w:rStyle w:val="Hyperlink"/>
                <w:noProof/>
              </w:rPr>
              <w:t>November 14 (15) / Athor 18: St. Philip the Apostle</w:t>
            </w:r>
            <w:r w:rsidR="003E6DC3">
              <w:rPr>
                <w:noProof/>
                <w:webHidden/>
              </w:rPr>
              <w:tab/>
            </w:r>
            <w:r w:rsidR="003E6DC3">
              <w:rPr>
                <w:noProof/>
                <w:webHidden/>
              </w:rPr>
              <w:fldChar w:fldCharType="begin"/>
            </w:r>
            <w:r w:rsidR="003E6DC3">
              <w:rPr>
                <w:noProof/>
                <w:webHidden/>
              </w:rPr>
              <w:instrText xml:space="preserve"> PAGEREF _Toc445107324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7CFEF0B2"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25" w:history="1">
            <w:r w:rsidR="003E6DC3" w:rsidRPr="007A476B">
              <w:rPr>
                <w:rStyle w:val="Hyperlink"/>
                <w:noProof/>
              </w:rPr>
              <w:t>November 15 (16) / Athor 19: The Preaching of St. Bartholomew</w:t>
            </w:r>
            <w:r w:rsidR="003E6DC3">
              <w:rPr>
                <w:noProof/>
                <w:webHidden/>
              </w:rPr>
              <w:tab/>
            </w:r>
            <w:r w:rsidR="003E6DC3">
              <w:rPr>
                <w:noProof/>
                <w:webHidden/>
              </w:rPr>
              <w:fldChar w:fldCharType="begin"/>
            </w:r>
            <w:r w:rsidR="003E6DC3">
              <w:rPr>
                <w:noProof/>
                <w:webHidden/>
              </w:rPr>
              <w:instrText xml:space="preserve"> PAGEREF _Toc445107325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5B64C51D"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26" w:history="1">
            <w:r w:rsidR="003E6DC3" w:rsidRPr="007A476B">
              <w:rPr>
                <w:rStyle w:val="Hyperlink"/>
                <w:noProof/>
              </w:rPr>
              <w:t>November 15 (16) / Athor 19: Also the Consecration of the Church of Sts. Sergius and Bacchus.</w:t>
            </w:r>
            <w:r w:rsidR="003E6DC3">
              <w:rPr>
                <w:noProof/>
                <w:webHidden/>
              </w:rPr>
              <w:tab/>
            </w:r>
            <w:r w:rsidR="003E6DC3">
              <w:rPr>
                <w:noProof/>
                <w:webHidden/>
              </w:rPr>
              <w:fldChar w:fldCharType="begin"/>
            </w:r>
            <w:r w:rsidR="003E6DC3">
              <w:rPr>
                <w:noProof/>
                <w:webHidden/>
              </w:rPr>
              <w:instrText xml:space="preserve"> PAGEREF _Toc445107326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3EACB51"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27" w:history="1">
            <w:r w:rsidR="003E6DC3" w:rsidRPr="007A476B">
              <w:rPr>
                <w:rStyle w:val="Hyperlink"/>
                <w:noProof/>
              </w:rPr>
              <w:t>November 16 (17) / Athor 20: Consecration of Sts. Theodore and Theodore</w:t>
            </w:r>
            <w:r w:rsidR="003E6DC3">
              <w:rPr>
                <w:noProof/>
                <w:webHidden/>
              </w:rPr>
              <w:tab/>
            </w:r>
            <w:r w:rsidR="003E6DC3">
              <w:rPr>
                <w:noProof/>
                <w:webHidden/>
              </w:rPr>
              <w:fldChar w:fldCharType="begin"/>
            </w:r>
            <w:r w:rsidR="003E6DC3">
              <w:rPr>
                <w:noProof/>
                <w:webHidden/>
              </w:rPr>
              <w:instrText xml:space="preserve"> PAGEREF _Toc445107327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2186BDD7"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28" w:history="1">
            <w:r w:rsidR="003E6DC3" w:rsidRPr="007A476B">
              <w:rPr>
                <w:rStyle w:val="Hyperlink"/>
                <w:noProof/>
              </w:rPr>
              <w:t>November 17 (18) / Athor 21: Commemoration of the Theotokos</w:t>
            </w:r>
            <w:r w:rsidR="003E6DC3">
              <w:rPr>
                <w:noProof/>
                <w:webHidden/>
              </w:rPr>
              <w:tab/>
            </w:r>
            <w:r w:rsidR="003E6DC3">
              <w:rPr>
                <w:noProof/>
                <w:webHidden/>
              </w:rPr>
              <w:fldChar w:fldCharType="begin"/>
            </w:r>
            <w:r w:rsidR="003E6DC3">
              <w:rPr>
                <w:noProof/>
                <w:webHidden/>
              </w:rPr>
              <w:instrText xml:space="preserve"> PAGEREF _Toc445107328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92DABA9"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29" w:history="1">
            <w:r w:rsidR="003E6DC3" w:rsidRPr="007A476B">
              <w:rPr>
                <w:rStyle w:val="Hyperlink"/>
                <w:noProof/>
              </w:rPr>
              <w:t>November 18 (19) / Athor 22: Martyrdom of Sts. Cosmas, Damian, and their Brothers</w:t>
            </w:r>
            <w:r w:rsidR="003E6DC3">
              <w:rPr>
                <w:noProof/>
                <w:webHidden/>
              </w:rPr>
              <w:tab/>
            </w:r>
            <w:r w:rsidR="003E6DC3">
              <w:rPr>
                <w:noProof/>
                <w:webHidden/>
              </w:rPr>
              <w:fldChar w:fldCharType="begin"/>
            </w:r>
            <w:r w:rsidR="003E6DC3">
              <w:rPr>
                <w:noProof/>
                <w:webHidden/>
              </w:rPr>
              <w:instrText xml:space="preserve"> PAGEREF _Toc445107329 \h </w:instrText>
            </w:r>
            <w:r w:rsidR="003E6DC3">
              <w:rPr>
                <w:noProof/>
                <w:webHidden/>
              </w:rPr>
            </w:r>
            <w:r w:rsidR="003E6DC3">
              <w:rPr>
                <w:noProof/>
                <w:webHidden/>
              </w:rPr>
              <w:fldChar w:fldCharType="separate"/>
            </w:r>
            <w:r w:rsidR="003E6DC3">
              <w:rPr>
                <w:noProof/>
                <w:webHidden/>
              </w:rPr>
              <w:t>627</w:t>
            </w:r>
            <w:r w:rsidR="003E6DC3">
              <w:rPr>
                <w:noProof/>
                <w:webHidden/>
              </w:rPr>
              <w:fldChar w:fldCharType="end"/>
            </w:r>
          </w:hyperlink>
        </w:p>
        <w:p w14:paraId="781F41F7"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30" w:history="1">
            <w:r w:rsidR="003E6DC3" w:rsidRPr="007A476B">
              <w:rPr>
                <w:rStyle w:val="Hyperlink"/>
                <w:noProof/>
              </w:rPr>
              <w:t>November 19 (20) / Athor 23: Consecration of the Church of St. Marina</w:t>
            </w:r>
            <w:r w:rsidR="003E6DC3">
              <w:rPr>
                <w:noProof/>
                <w:webHidden/>
              </w:rPr>
              <w:tab/>
            </w:r>
            <w:r w:rsidR="003E6DC3">
              <w:rPr>
                <w:noProof/>
                <w:webHidden/>
              </w:rPr>
              <w:fldChar w:fldCharType="begin"/>
            </w:r>
            <w:r w:rsidR="003E6DC3">
              <w:rPr>
                <w:noProof/>
                <w:webHidden/>
              </w:rPr>
              <w:instrText xml:space="preserve"> PAGEREF _Toc445107330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62329D2F"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31" w:history="1">
            <w:r w:rsidR="003E6DC3" w:rsidRPr="007A476B">
              <w:rPr>
                <w:rStyle w:val="Hyperlink"/>
                <w:noProof/>
              </w:rPr>
              <w:t>November 20 (21) / Athor 24: The Twenty Four Presbyters</w:t>
            </w:r>
            <w:r w:rsidR="003E6DC3">
              <w:rPr>
                <w:noProof/>
                <w:webHidden/>
              </w:rPr>
              <w:tab/>
            </w:r>
            <w:r w:rsidR="003E6DC3">
              <w:rPr>
                <w:noProof/>
                <w:webHidden/>
              </w:rPr>
              <w:fldChar w:fldCharType="begin"/>
            </w:r>
            <w:r w:rsidR="003E6DC3">
              <w:rPr>
                <w:noProof/>
                <w:webHidden/>
              </w:rPr>
              <w:instrText xml:space="preserve"> PAGEREF _Toc445107331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4AC50909"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32" w:history="1">
            <w:r w:rsidR="003E6DC3" w:rsidRPr="007A476B">
              <w:rPr>
                <w:rStyle w:val="Hyperlink"/>
                <w:noProof/>
              </w:rPr>
              <w:t>November 21 (22) / Athor 25: St. Philopater Mercurius</w:t>
            </w:r>
            <w:r w:rsidR="003E6DC3">
              <w:rPr>
                <w:noProof/>
                <w:webHidden/>
              </w:rPr>
              <w:tab/>
            </w:r>
            <w:r w:rsidR="003E6DC3">
              <w:rPr>
                <w:noProof/>
                <w:webHidden/>
              </w:rPr>
              <w:fldChar w:fldCharType="begin"/>
            </w:r>
            <w:r w:rsidR="003E6DC3">
              <w:rPr>
                <w:noProof/>
                <w:webHidden/>
              </w:rPr>
              <w:instrText xml:space="preserve"> PAGEREF _Toc445107332 \h </w:instrText>
            </w:r>
            <w:r w:rsidR="003E6DC3">
              <w:rPr>
                <w:noProof/>
                <w:webHidden/>
              </w:rPr>
            </w:r>
            <w:r w:rsidR="003E6DC3">
              <w:rPr>
                <w:noProof/>
                <w:webHidden/>
              </w:rPr>
              <w:fldChar w:fldCharType="separate"/>
            </w:r>
            <w:r w:rsidR="003E6DC3">
              <w:rPr>
                <w:noProof/>
                <w:webHidden/>
              </w:rPr>
              <w:t>629</w:t>
            </w:r>
            <w:r w:rsidR="003E6DC3">
              <w:rPr>
                <w:noProof/>
                <w:webHidden/>
              </w:rPr>
              <w:fldChar w:fldCharType="end"/>
            </w:r>
          </w:hyperlink>
        </w:p>
        <w:p w14:paraId="03F88CDE"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33" w:history="1">
            <w:r w:rsidR="003E6DC3" w:rsidRPr="007A476B">
              <w:rPr>
                <w:rStyle w:val="Hyperlink"/>
                <w:noProof/>
              </w:rPr>
              <w:t>November 24 (25) / Athor 28: Martyrdom of St. Serapamon, the bishop of Nikiou</w:t>
            </w:r>
            <w:r w:rsidR="003E6DC3">
              <w:rPr>
                <w:noProof/>
                <w:webHidden/>
              </w:rPr>
              <w:tab/>
            </w:r>
            <w:r w:rsidR="003E6DC3">
              <w:rPr>
                <w:noProof/>
                <w:webHidden/>
              </w:rPr>
              <w:fldChar w:fldCharType="begin"/>
            </w:r>
            <w:r w:rsidR="003E6DC3">
              <w:rPr>
                <w:noProof/>
                <w:webHidden/>
              </w:rPr>
              <w:instrText xml:space="preserve"> PAGEREF _Toc445107333 \h </w:instrText>
            </w:r>
            <w:r w:rsidR="003E6DC3">
              <w:rPr>
                <w:noProof/>
                <w:webHidden/>
              </w:rPr>
            </w:r>
            <w:r w:rsidR="003E6DC3">
              <w:rPr>
                <w:noProof/>
                <w:webHidden/>
              </w:rPr>
              <w:fldChar w:fldCharType="separate"/>
            </w:r>
            <w:r w:rsidR="003E6DC3">
              <w:rPr>
                <w:noProof/>
                <w:webHidden/>
              </w:rPr>
              <w:t>631</w:t>
            </w:r>
            <w:r w:rsidR="003E6DC3">
              <w:rPr>
                <w:noProof/>
                <w:webHidden/>
              </w:rPr>
              <w:fldChar w:fldCharType="end"/>
            </w:r>
          </w:hyperlink>
        </w:p>
        <w:p w14:paraId="7140D805"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34" w:history="1">
            <w:r w:rsidR="003E6DC3" w:rsidRPr="007A476B">
              <w:rPr>
                <w:rStyle w:val="Hyperlink"/>
                <w:noProof/>
              </w:rPr>
              <w:t>November 25 (26) / Athor 29: Commemoration of the Annunciation, Nativity, and Resurrection on the 29</w:t>
            </w:r>
            <w:r w:rsidR="003E6DC3" w:rsidRPr="007A476B">
              <w:rPr>
                <w:rStyle w:val="Hyperlink"/>
                <w:noProof/>
                <w:vertAlign w:val="superscript"/>
              </w:rPr>
              <w:t>th</w:t>
            </w:r>
            <w:r w:rsidR="003E6DC3" w:rsidRPr="007A47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_Toc445107334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5FAC1A92"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35" w:history="1">
            <w:r w:rsidR="003E6DC3" w:rsidRPr="007A476B">
              <w:rPr>
                <w:rStyle w:val="Hyperlink"/>
                <w:noProof/>
              </w:rPr>
              <w:t>November 26 (27) / Athor 30: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_Toc445107335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8843C50"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36" w:history="1">
            <w:r w:rsidR="003E6DC3" w:rsidRPr="007A476B">
              <w:rPr>
                <w:rStyle w:val="Hyperlink"/>
                <w:noProof/>
              </w:rPr>
              <w:t>November 27 (28) / Koiak 1: Consecration of the Church of St. Shenoute</w:t>
            </w:r>
            <w:r w:rsidR="003E6DC3">
              <w:rPr>
                <w:noProof/>
                <w:webHidden/>
              </w:rPr>
              <w:tab/>
            </w:r>
            <w:r w:rsidR="003E6DC3">
              <w:rPr>
                <w:noProof/>
                <w:webHidden/>
              </w:rPr>
              <w:fldChar w:fldCharType="begin"/>
            </w:r>
            <w:r w:rsidR="003E6DC3">
              <w:rPr>
                <w:noProof/>
                <w:webHidden/>
              </w:rPr>
              <w:instrText xml:space="preserve"> PAGEREF _Toc445107336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340AAAC5"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37" w:history="1">
            <w:r w:rsidR="003E6DC3" w:rsidRPr="007A476B">
              <w:rPr>
                <w:rStyle w:val="Hyperlink"/>
                <w:noProof/>
              </w:rPr>
              <w:t>November 30 (December 1) / Koiak 4: Martyrdom of St. Andrew the Apostle</w:t>
            </w:r>
            <w:r w:rsidR="003E6DC3">
              <w:rPr>
                <w:noProof/>
                <w:webHidden/>
              </w:rPr>
              <w:tab/>
            </w:r>
            <w:r w:rsidR="003E6DC3">
              <w:rPr>
                <w:noProof/>
                <w:webHidden/>
              </w:rPr>
              <w:fldChar w:fldCharType="begin"/>
            </w:r>
            <w:r w:rsidR="003E6DC3">
              <w:rPr>
                <w:noProof/>
                <w:webHidden/>
              </w:rPr>
              <w:instrText xml:space="preserve"> PAGEREF _Toc445107337 \h </w:instrText>
            </w:r>
            <w:r w:rsidR="003E6DC3">
              <w:rPr>
                <w:noProof/>
                <w:webHidden/>
              </w:rPr>
            </w:r>
            <w:r w:rsidR="003E6DC3">
              <w:rPr>
                <w:noProof/>
                <w:webHidden/>
              </w:rPr>
              <w:fldChar w:fldCharType="separate"/>
            </w:r>
            <w:r w:rsidR="003E6DC3">
              <w:rPr>
                <w:noProof/>
                <w:webHidden/>
              </w:rPr>
              <w:t>633</w:t>
            </w:r>
            <w:r w:rsidR="003E6DC3">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90" w:name="_Toc445107319"/>
      <w:r>
        <w:lastRenderedPageBreak/>
        <w:t>November 3 (4) / Athor 7</w:t>
      </w:r>
      <w:r w:rsidR="00205EA4">
        <w:t>: St. George</w:t>
      </w:r>
      <w:bookmarkEnd w:id="1190"/>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91" w:name="_Toc445107320"/>
      <w:r>
        <w:t>November 4 (5) / Athor 8</w:t>
      </w:r>
      <w:r w:rsidR="00205EA4">
        <w:t>: The Four Incorporeal Beasts</w:t>
      </w:r>
      <w:bookmarkEnd w:id="1191"/>
    </w:p>
    <w:p w14:paraId="0FEBB939" w14:textId="77777777" w:rsidR="00205EA4" w:rsidRDefault="00205EA4" w:rsidP="00205EA4">
      <w:pPr>
        <w:pStyle w:val="Heading4"/>
      </w:pPr>
      <w:bookmarkStart w:id="1192" w:name="_Ref434488301"/>
      <w:r>
        <w:t>The Doxology</w:t>
      </w:r>
      <w:r w:rsidR="00B46E6E">
        <w:t xml:space="preserve"> for the Four Incorporeal Beasts</w:t>
      </w:r>
      <w:bookmarkEnd w:id="11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93"/>
            <w:r>
              <w:t>Bea</w:t>
            </w:r>
            <w:r w:rsidR="001D2DF6">
              <w:t>s</w:t>
            </w:r>
            <w:r>
              <w:t>ts</w:t>
            </w:r>
            <w:commentRangeEnd w:id="1193"/>
            <w:r>
              <w:rPr>
                <w:rStyle w:val="CommentReference"/>
                <w:rFonts w:ascii="Times New Roman" w:eastAsiaTheme="minorHAnsi" w:hAnsi="Times New Roman" w:cstheme="minorBidi"/>
                <w:color w:val="auto"/>
              </w:rPr>
              <w:commentReference w:id="1193"/>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51"/>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94"/>
            <w:r>
              <w:t xml:space="preserve">incessant </w:t>
            </w:r>
            <w:commentRangeEnd w:id="1194"/>
            <w:r>
              <w:rPr>
                <w:rStyle w:val="CommentReference"/>
                <w:rFonts w:ascii="Times New Roman" w:eastAsiaTheme="minorHAnsi" w:hAnsi="Times New Roman" w:cstheme="minorBidi"/>
                <w:color w:val="auto"/>
              </w:rPr>
              <w:commentReference w:id="1194"/>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95"/>
            <w:r>
              <w:t>The ministering flames of fire,</w:t>
            </w:r>
            <w:commentRangeEnd w:id="1195"/>
            <w:r>
              <w:rPr>
                <w:rStyle w:val="CommentReference"/>
                <w:rFonts w:ascii="Times New Roman" w:eastAsiaTheme="minorHAnsi" w:hAnsi="Times New Roman" w:cstheme="minorBidi"/>
                <w:color w:val="auto"/>
              </w:rPr>
              <w:commentReference w:id="1195"/>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96" w:name="_Ref434561114"/>
      <w:bookmarkStart w:id="1197" w:name="_Toc445107321"/>
      <w:r>
        <w:t>November 8 (9) / Athor 12: Archangel Michael</w:t>
      </w:r>
      <w:bookmarkEnd w:id="1196"/>
      <w:bookmarkEnd w:id="1197"/>
    </w:p>
    <w:p w14:paraId="7E078728" w14:textId="77777777" w:rsidR="004750F8" w:rsidRDefault="004750F8" w:rsidP="004750F8">
      <w:pPr>
        <w:pStyle w:val="Heading4"/>
      </w:pPr>
      <w:bookmarkStart w:id="1198" w:name="_Ref434487967"/>
      <w:r>
        <w:t>The Doxology</w:t>
      </w:r>
      <w:r w:rsidR="009D0B24">
        <w:t xml:space="preserve"> for Archangel Michael</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9"/>
            <w:r w:rsidRPr="004764BD">
              <w:t xml:space="preserve">before </w:t>
            </w:r>
            <w:commentRangeEnd w:id="1199"/>
            <w:r>
              <w:rPr>
                <w:rStyle w:val="CommentReference"/>
                <w:rFonts w:ascii="Times New Roman" w:eastAsiaTheme="minorHAnsi" w:hAnsi="Times New Roman" w:cstheme="minorBidi"/>
                <w:color w:val="auto"/>
              </w:rPr>
              <w:commentReference w:id="1199"/>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52"/>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53"/>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54"/>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8" w:name="_Ref434487984"/>
      <w:r>
        <w:t>The Doxology for Michael and Gabriel</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9" w:name="_Toc445107322"/>
      <w:r>
        <w:t>November 10 (11) / Athor 14: St. Martin of Tours</w:t>
      </w:r>
      <w:bookmarkEnd w:id="1209"/>
    </w:p>
    <w:p w14:paraId="098FEB00" w14:textId="77777777" w:rsidR="00056020" w:rsidRDefault="00056020" w:rsidP="00056020">
      <w:pPr>
        <w:pStyle w:val="Heading4"/>
      </w:pPr>
      <w:bookmarkStart w:id="1210" w:name="_Ref439518461"/>
      <w:r>
        <w:t>The Doxology for St. Martin of Tours</w:t>
      </w:r>
      <w:r>
        <w:rPr>
          <w:rStyle w:val="FootnoteReference"/>
        </w:rPr>
        <w:footnoteReference w:id="855"/>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11" w:name="_Toc445107323"/>
      <w:r>
        <w:t>November 11 (12) / Athor 15: St</w:t>
      </w:r>
      <w:r w:rsidR="004750F8">
        <w:t>. Me</w:t>
      </w:r>
      <w:r>
        <w:t>na the Martyr</w:t>
      </w:r>
      <w:bookmarkEnd w:id="1211"/>
    </w:p>
    <w:p w14:paraId="5E17B349" w14:textId="77777777" w:rsidR="00205EA4" w:rsidRDefault="00205EA4" w:rsidP="00205EA4">
      <w:pPr>
        <w:pStyle w:val="Heading4"/>
      </w:pPr>
      <w:bookmarkStart w:id="1212" w:name="_Ref434489493"/>
      <w:r>
        <w:t>The Doxology</w:t>
      </w:r>
      <w:r w:rsidR="00B46E6E">
        <w:t xml:space="preserve"> for St. Mena</w:t>
      </w:r>
      <w:bookmarkEnd w:id="12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13"/>
            <w:r w:rsidRPr="004764BD">
              <w:t>Voice Divine</w:t>
            </w:r>
            <w:commentRangeEnd w:id="1213"/>
            <w:r>
              <w:rPr>
                <w:rStyle w:val="CommentReference"/>
                <w:rFonts w:ascii="Times New Roman" w:eastAsiaTheme="minorHAnsi" w:hAnsi="Times New Roman" w:cstheme="minorBidi"/>
                <w:color w:val="auto"/>
              </w:rPr>
              <w:commentReference w:id="1213"/>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14"/>
            <w:r w:rsidRPr="004764BD">
              <w:t xml:space="preserve">received </w:t>
            </w:r>
            <w:commentRangeEnd w:id="1214"/>
            <w:r>
              <w:rPr>
                <w:rStyle w:val="CommentReference"/>
                <w:rFonts w:ascii="Times New Roman" w:eastAsiaTheme="minorHAnsi" w:hAnsi="Times New Roman" w:cstheme="minorBidi"/>
                <w:color w:val="auto"/>
              </w:rPr>
              <w:commentReference w:id="1214"/>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15" w:name="_Toc445107324"/>
      <w:r>
        <w:t>November 14 (15) / Athor 18: St. Philip the Apostle</w:t>
      </w:r>
      <w:bookmarkEnd w:id="1215"/>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ADC4A64" w14:textId="77777777" w:rsidR="007F571C" w:rsidRDefault="007F571C" w:rsidP="007F571C">
      <w:pPr>
        <w:pStyle w:val="Heading3"/>
      </w:pPr>
      <w:bookmarkStart w:id="1216" w:name="_Toc445107325"/>
      <w:r>
        <w:t>November 15 (16) / Athor 19: The Preaching of St. Bartholomew</w:t>
      </w:r>
      <w:bookmarkEnd w:id="1216"/>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A5FA22" w14:textId="77777777" w:rsidR="009F6E07" w:rsidRDefault="009F6E07" w:rsidP="009F6E07">
      <w:pPr>
        <w:pStyle w:val="Heading3"/>
      </w:pPr>
      <w:bookmarkStart w:id="1217" w:name="_Toc445107326"/>
      <w:r>
        <w:t>November 15 (16) / Athor 19: Also the Consecration of the Church of Sts. Sergius and Bacchus.</w:t>
      </w:r>
      <w:bookmarkEnd w:id="1217"/>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3E6DC3">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3E6DC3">
        <w:rPr>
          <w:noProof/>
        </w:rPr>
        <w:t>611</w:t>
      </w:r>
      <w:r w:rsidR="00191A26">
        <w:fldChar w:fldCharType="end"/>
      </w:r>
      <w:r>
        <w:t>.</w:t>
      </w:r>
    </w:p>
    <w:p w14:paraId="23C83E44" w14:textId="77777777" w:rsidR="002F1988" w:rsidRDefault="002F1988" w:rsidP="002F1988">
      <w:pPr>
        <w:pStyle w:val="Heading3"/>
      </w:pPr>
      <w:bookmarkStart w:id="1218" w:name="_Toc445107327"/>
      <w:r>
        <w:t>November 16 (17) / Athor 20: Consecration of Sts. Theodore and Theodore</w:t>
      </w:r>
      <w:bookmarkEnd w:id="1218"/>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3E6DC3">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3E6DC3">
        <w:rPr>
          <w:noProof/>
        </w:rPr>
        <w:t>839</w:t>
      </w:r>
      <w:r w:rsidR="00191A26">
        <w:fldChar w:fldCharType="end"/>
      </w:r>
      <w:r>
        <w:t xml:space="preserve">, and </w:t>
      </w:r>
      <w:commentRangeStart w:id="1219"/>
      <w:r w:rsidR="00191A26">
        <w:fldChar w:fldCharType="begin"/>
      </w:r>
      <w:r w:rsidR="00191A26">
        <w:instrText xml:space="preserve"> REF _Ref434562461 \h </w:instrText>
      </w:r>
      <w:r w:rsidR="00191A26">
        <w:fldChar w:fldCharType="separate"/>
      </w:r>
      <w:r w:rsidR="003E6DC3">
        <w:t>January 7 (8) / Tobi 12: Also St. Theodore Anatoly</w:t>
      </w:r>
      <w:r w:rsidR="00191A26">
        <w:fldChar w:fldCharType="end"/>
      </w:r>
      <w:r w:rsidR="00191A26">
        <w:t>,</w:t>
      </w:r>
      <w:commentRangeEnd w:id="1219"/>
      <w:r w:rsidR="00191A26">
        <w:rPr>
          <w:rStyle w:val="CommentReference"/>
          <w:i w:val="0"/>
        </w:rPr>
        <w:commentReference w:id="1219"/>
      </w:r>
      <w:r w:rsidR="00191A26">
        <w:t xml:space="preserve"> page </w:t>
      </w:r>
      <w:r w:rsidR="00191A26">
        <w:fldChar w:fldCharType="begin"/>
      </w:r>
      <w:r w:rsidR="00191A26">
        <w:instrText xml:space="preserve"> PAGEREF _Ref434562461 \h </w:instrText>
      </w:r>
      <w:r w:rsidR="00191A26">
        <w:fldChar w:fldCharType="separate"/>
      </w:r>
      <w:r w:rsidR="003E6DC3">
        <w:rPr>
          <w:noProof/>
        </w:rPr>
        <w:t>738</w:t>
      </w:r>
      <w:r w:rsidR="00191A26">
        <w:fldChar w:fldCharType="end"/>
      </w:r>
      <w:r>
        <w:t>.</w:t>
      </w:r>
    </w:p>
    <w:p w14:paraId="0CDE62FA" w14:textId="77777777" w:rsidR="005329C1" w:rsidRDefault="005329C1" w:rsidP="005329C1">
      <w:pPr>
        <w:pStyle w:val="Heading3"/>
      </w:pPr>
      <w:bookmarkStart w:id="1220" w:name="_Toc445107328"/>
      <w:r>
        <w:t>November 17 (18) / Athor 21: Commemoration of the Theotokos</w:t>
      </w:r>
      <w:bookmarkEnd w:id="1220"/>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357A23E" w14:textId="77777777" w:rsidR="0059166B" w:rsidRDefault="0059166B" w:rsidP="0059166B">
      <w:pPr>
        <w:pStyle w:val="Heading3"/>
      </w:pPr>
      <w:bookmarkStart w:id="1221" w:name="_Ref434562715"/>
      <w:bookmarkStart w:id="1222" w:name="_Toc445107329"/>
      <w:r>
        <w:lastRenderedPageBreak/>
        <w:t>November 18 (19) / Athor 22: Martyrdom of Sts. Cosmas, Damian, and their Brothers</w:t>
      </w:r>
      <w:bookmarkEnd w:id="1221"/>
      <w:bookmarkEnd w:id="1222"/>
    </w:p>
    <w:p w14:paraId="63F7F3A5" w14:textId="77777777" w:rsidR="0059166B" w:rsidRDefault="0059166B" w:rsidP="0059166B">
      <w:pPr>
        <w:pStyle w:val="Heading4"/>
      </w:pPr>
      <w:bookmarkStart w:id="1223" w:name="_Ref434489688"/>
      <w:r>
        <w:t>The Doxology</w:t>
      </w:r>
      <w:r w:rsidR="00B46E6E">
        <w:t xml:space="preserve"> for Sts. Cosmas, Damian, their Brothers and their Mother</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24"/>
            <w:r>
              <w:t>Prabioc</w:t>
            </w:r>
            <w:commentRangeEnd w:id="1224"/>
            <w:r>
              <w:rPr>
                <w:rStyle w:val="CommentReference"/>
                <w:rFonts w:ascii="Times New Roman" w:eastAsiaTheme="minorHAnsi" w:hAnsi="Times New Roman" w:cstheme="minorBidi"/>
                <w:color w:val="auto"/>
              </w:rPr>
              <w:commentReference w:id="1224"/>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25"/>
            <w:r>
              <w:t xml:space="preserve">confirming </w:t>
            </w:r>
            <w:commentRangeEnd w:id="1225"/>
            <w:r>
              <w:rPr>
                <w:rStyle w:val="CommentReference"/>
                <w:rFonts w:ascii="Times New Roman" w:eastAsiaTheme="minorHAnsi" w:hAnsi="Times New Roman" w:cstheme="minorBidi"/>
                <w:color w:val="auto"/>
              </w:rPr>
              <w:commentReference w:id="1225"/>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26" w:name="_Toc445107330"/>
      <w:r>
        <w:t>November 19 (20) / Athor 23: Consecration of the Church of St. Marina</w:t>
      </w:r>
      <w:bookmarkEnd w:id="1226"/>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3E6DC3">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3E6DC3">
        <w:rPr>
          <w:noProof/>
        </w:rPr>
        <w:t>841</w:t>
      </w:r>
      <w:r w:rsidR="00191A26">
        <w:fldChar w:fldCharType="end"/>
      </w:r>
      <w:r>
        <w:t>.</w:t>
      </w:r>
    </w:p>
    <w:p w14:paraId="0E22041B" w14:textId="77777777" w:rsidR="00205EA4" w:rsidRDefault="00205EA4" w:rsidP="00205EA4">
      <w:pPr>
        <w:pStyle w:val="Heading3"/>
      </w:pPr>
      <w:bookmarkStart w:id="1227" w:name="_Toc445107331"/>
      <w:r>
        <w:t xml:space="preserve">November 20 (21) / Athor 24: The </w:t>
      </w:r>
      <w:proofErr w:type="gramStart"/>
      <w:r>
        <w:t>Twenty Four</w:t>
      </w:r>
      <w:proofErr w:type="gramEnd"/>
      <w:r>
        <w:t xml:space="preserve"> Presbyters</w:t>
      </w:r>
      <w:bookmarkEnd w:id="1227"/>
    </w:p>
    <w:p w14:paraId="4A042C64" w14:textId="77777777" w:rsidR="00205EA4" w:rsidRDefault="00205EA4" w:rsidP="00205EA4">
      <w:pPr>
        <w:pStyle w:val="Heading4"/>
      </w:pPr>
      <w:bookmarkStart w:id="1228" w:name="_Ref434488339"/>
      <w:r>
        <w:t>The Doxology</w:t>
      </w:r>
      <w:r w:rsidR="00B46E6E">
        <w:t xml:space="preserve"> for the </w:t>
      </w:r>
      <w:proofErr w:type="gramStart"/>
      <w:r w:rsidR="00B46E6E">
        <w:t>Twenty Four</w:t>
      </w:r>
      <w:proofErr w:type="gramEnd"/>
      <w:r w:rsidR="00B46E6E">
        <w:t xml:space="preserve"> Presbyters</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56"/>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57"/>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9" w:name="_Toc445107332"/>
      <w:r>
        <w:t>November 21 (22) / Athor 25: St. Philopater Mercurius</w:t>
      </w:r>
      <w:bookmarkEnd w:id="1229"/>
    </w:p>
    <w:p w14:paraId="1868DD24" w14:textId="77777777" w:rsidR="00205EA4" w:rsidRDefault="00205EA4" w:rsidP="00205EA4">
      <w:pPr>
        <w:pStyle w:val="Heading4"/>
      </w:pPr>
      <w:bookmarkStart w:id="1230" w:name="_Ref434489457"/>
      <w:r>
        <w:t>The Doxology</w:t>
      </w:r>
      <w:r w:rsidR="00B46E6E">
        <w:t xml:space="preserve"> for St. Philopater Mercurius</w:t>
      </w:r>
      <w:bookmarkEnd w:id="12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58"/>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35"/>
            <w:r>
              <w:t>Placed</w:t>
            </w:r>
            <w:commentRangeEnd w:id="1235"/>
            <w:r>
              <w:rPr>
                <w:rStyle w:val="CommentReference"/>
                <w:rFonts w:ascii="Times New Roman" w:eastAsiaTheme="minorHAnsi" w:hAnsi="Times New Roman" w:cstheme="minorBidi"/>
                <w:color w:val="auto"/>
              </w:rPr>
              <w:commentReference w:id="1235"/>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36"/>
            <w:r>
              <w:t>emperate</w:t>
            </w:r>
            <w:r w:rsidRPr="004764BD">
              <w:t xml:space="preserve"> </w:t>
            </w:r>
            <w:r>
              <w:t>with</w:t>
            </w:r>
            <w:commentRangeEnd w:id="1236"/>
            <w:r>
              <w:rPr>
                <w:rStyle w:val="CommentReference"/>
                <w:rFonts w:ascii="Times New Roman" w:eastAsiaTheme="minorHAnsi" w:hAnsi="Times New Roman" w:cstheme="minorBidi"/>
                <w:color w:val="auto"/>
              </w:rPr>
              <w:commentReference w:id="1236"/>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59"/>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40" w:name="_Toc445107333"/>
      <w:r>
        <w:t>November 24 (25) / Athor 28: Martyrdom of St. Serapamon, the bishop of Nikiou</w:t>
      </w:r>
      <w:bookmarkEnd w:id="1240"/>
    </w:p>
    <w:p w14:paraId="764EF4A2" w14:textId="77777777" w:rsidR="00DF43CA" w:rsidRDefault="00DF43CA" w:rsidP="00DF43CA">
      <w:pPr>
        <w:pStyle w:val="Heading4"/>
      </w:pPr>
      <w:bookmarkStart w:id="1241" w:name="_Ref434489794"/>
      <w:r>
        <w:t>The Doxology</w:t>
      </w:r>
      <w:r w:rsidR="00B46E6E">
        <w:t xml:space="preserve"> for St. Serapamon</w:t>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42"/>
            <w:r>
              <w:t>sprang forth</w:t>
            </w:r>
            <w:commentRangeEnd w:id="1242"/>
            <w:r>
              <w:rPr>
                <w:rStyle w:val="CommentReference"/>
                <w:rFonts w:ascii="Times New Roman" w:eastAsiaTheme="minorHAnsi" w:hAnsi="Times New Roman" w:cstheme="minorBidi"/>
                <w:color w:val="auto"/>
              </w:rPr>
              <w:commentReference w:id="1242"/>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43" w:name="_Toc445107334"/>
      <w:r>
        <w:t>November 25 (26) / Athor 29: Commemoration of the Annunciation, Nativity, and Resurrection on the 29</w:t>
      </w:r>
      <w:r w:rsidRPr="00C0205C">
        <w:rPr>
          <w:vertAlign w:val="superscript"/>
        </w:rPr>
        <w:t>th</w:t>
      </w:r>
      <w:r>
        <w:t xml:space="preserve"> of Every Month</w:t>
      </w:r>
      <w:bookmarkEnd w:id="1243"/>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3E5C7085" w14:textId="77777777" w:rsidR="00027E5B" w:rsidRDefault="00027E5B" w:rsidP="00027E5B">
      <w:pPr>
        <w:pStyle w:val="Heading3"/>
      </w:pPr>
      <w:bookmarkStart w:id="1244" w:name="_Toc445107335"/>
      <w:r>
        <w:t>November 26 (27) / Athor 30: Consecration of a Church of St. Cosmas and Damian, Their Brothers and Their Mother</w:t>
      </w:r>
      <w:bookmarkEnd w:id="1244"/>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3E6DC3">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3E6DC3">
        <w:rPr>
          <w:noProof/>
        </w:rPr>
        <w:t>627</w:t>
      </w:r>
      <w:r w:rsidR="00191A26">
        <w:fldChar w:fldCharType="end"/>
      </w:r>
      <w:r>
        <w:t>.</w:t>
      </w:r>
    </w:p>
    <w:p w14:paraId="15C7AC8C" w14:textId="77777777" w:rsidR="00F67B89" w:rsidRDefault="00F67B89" w:rsidP="00F67B89">
      <w:pPr>
        <w:pStyle w:val="Heading3"/>
      </w:pPr>
      <w:bookmarkStart w:id="1245" w:name="_Toc445107336"/>
      <w:r>
        <w:t>November 27 (28) / Koiak 1: Consecration of the Church of St. Shenoute</w:t>
      </w:r>
      <w:bookmarkEnd w:id="1245"/>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3E6DC3">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3E6DC3">
        <w:rPr>
          <w:noProof/>
        </w:rPr>
        <w:t>834</w:t>
      </w:r>
      <w:r w:rsidR="00191A26">
        <w:fldChar w:fldCharType="end"/>
      </w:r>
      <w:r>
        <w:t>.</w:t>
      </w:r>
    </w:p>
    <w:p w14:paraId="4EEEAB46" w14:textId="77777777" w:rsidR="007F571C" w:rsidRDefault="007F571C" w:rsidP="007F571C">
      <w:pPr>
        <w:pStyle w:val="Heading3"/>
      </w:pPr>
      <w:bookmarkStart w:id="1246" w:name="_Toc445107337"/>
      <w:r>
        <w:lastRenderedPageBreak/>
        <w:t>November 30 (December 1) / Koiak 4: Martyrdom of St. Andrew the Apostle</w:t>
      </w:r>
      <w:bookmarkEnd w:id="1246"/>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bookmarkEnd w:id="1189"/>
      <w:r>
        <w:t>.</w:t>
      </w:r>
    </w:p>
    <w:p w14:paraId="2DF67188" w14:textId="77777777" w:rsidR="00495F1A" w:rsidRDefault="00495F1A" w:rsidP="00495F1A">
      <w:pPr>
        <w:pStyle w:val="Heading2"/>
        <w:rPr>
          <w:rFonts w:ascii="FreeSerifAvvaShenouda" w:hAnsi="FreeSerifAvvaShenouda" w:cs="FreeSerifAvvaShenouda"/>
        </w:rPr>
      </w:pPr>
      <w:bookmarkStart w:id="1247" w:name="_Toc410196202"/>
      <w:bookmarkStart w:id="1248" w:name="_Toc410196444"/>
      <w:bookmarkStart w:id="1249" w:name="_Toc410196946"/>
      <w:bookmarkStart w:id="1250" w:name="_Toc445107263"/>
      <w:bookmarkStart w:id="1251" w:name="_Toc445107338"/>
      <w:bookmarkStart w:id="1252" w:name="December"/>
      <w:r>
        <w:lastRenderedPageBreak/>
        <w:t>December</w:t>
      </w:r>
      <w:bookmarkEnd w:id="1247"/>
      <w:bookmarkEnd w:id="1248"/>
      <w:bookmarkEnd w:id="1249"/>
      <w:r w:rsidR="00205EA4">
        <w:t xml:space="preserve"> or </w:t>
      </w:r>
      <w:r w:rsidR="00205EA4">
        <w:rPr>
          <w:rFonts w:ascii="FreeSerifAvvaShenouda" w:hAnsi="FreeSerifAvvaShenouda" w:cs="FreeSerifAvvaShenouda"/>
        </w:rPr>
        <w:t>Ⲕⲟⲓⲁϩⲕ</w:t>
      </w:r>
      <w:bookmarkEnd w:id="1250"/>
      <w:bookmarkEnd w:id="1251"/>
    </w:p>
    <w:sdt>
      <w:sdtPr>
        <w:id w:val="1691259792"/>
        <w:docPartObj>
          <w:docPartGallery w:val="Table of Contents"/>
          <w:docPartUnique/>
        </w:docPartObj>
      </w:sdtPr>
      <w:sdtEndPr>
        <w:rPr>
          <w:b/>
          <w:bCs/>
          <w:noProof/>
        </w:rPr>
      </w:sdtEndPr>
      <w:sdtContent>
        <w:p w14:paraId="0247EB96" w14:textId="77777777" w:rsidR="003E6DC3"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5107338" w:history="1">
            <w:r w:rsidR="003E6DC3" w:rsidRPr="00C916BE">
              <w:rPr>
                <w:rStyle w:val="Hyperlink"/>
                <w:noProof/>
              </w:rPr>
              <w:t xml:space="preserve">December or </w:t>
            </w:r>
            <w:r w:rsidR="003E6DC3" w:rsidRPr="00C916BE">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_Toc445107338 \h </w:instrText>
            </w:r>
            <w:r w:rsidR="003E6DC3">
              <w:rPr>
                <w:noProof/>
                <w:webHidden/>
              </w:rPr>
            </w:r>
            <w:r w:rsidR="003E6DC3">
              <w:rPr>
                <w:noProof/>
                <w:webHidden/>
              </w:rPr>
              <w:fldChar w:fldCharType="separate"/>
            </w:r>
            <w:r w:rsidR="003E6DC3">
              <w:rPr>
                <w:noProof/>
                <w:webHidden/>
              </w:rPr>
              <w:t>634</w:t>
            </w:r>
            <w:r w:rsidR="003E6DC3">
              <w:rPr>
                <w:noProof/>
                <w:webHidden/>
              </w:rPr>
              <w:fldChar w:fldCharType="end"/>
            </w:r>
          </w:hyperlink>
        </w:p>
        <w:p w14:paraId="1C258301"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39" w:history="1">
            <w:r w:rsidR="003E6DC3" w:rsidRPr="00C916BE">
              <w:rPr>
                <w:rStyle w:val="Hyperlink"/>
                <w:noProof/>
              </w:rPr>
              <w:t>December 1 (2) / Koiak 5: Martyrdom of St. Victor</w:t>
            </w:r>
            <w:r w:rsidR="003E6DC3">
              <w:rPr>
                <w:noProof/>
                <w:webHidden/>
              </w:rPr>
              <w:tab/>
            </w:r>
            <w:r w:rsidR="003E6DC3">
              <w:rPr>
                <w:noProof/>
                <w:webHidden/>
              </w:rPr>
              <w:fldChar w:fldCharType="begin"/>
            </w:r>
            <w:r w:rsidR="003E6DC3">
              <w:rPr>
                <w:noProof/>
                <w:webHidden/>
              </w:rPr>
              <w:instrText xml:space="preserve"> PAGEREF _Toc445107339 \h </w:instrText>
            </w:r>
            <w:r w:rsidR="003E6DC3">
              <w:rPr>
                <w:noProof/>
                <w:webHidden/>
              </w:rPr>
            </w:r>
            <w:r w:rsidR="003E6DC3">
              <w:rPr>
                <w:noProof/>
                <w:webHidden/>
              </w:rPr>
              <w:fldChar w:fldCharType="separate"/>
            </w:r>
            <w:r w:rsidR="003E6DC3">
              <w:rPr>
                <w:noProof/>
                <w:webHidden/>
              </w:rPr>
              <w:t>650</w:t>
            </w:r>
            <w:r w:rsidR="003E6DC3">
              <w:rPr>
                <w:noProof/>
                <w:webHidden/>
              </w:rPr>
              <w:fldChar w:fldCharType="end"/>
            </w:r>
          </w:hyperlink>
        </w:p>
        <w:p w14:paraId="661F88F7"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40" w:history="1">
            <w:r w:rsidR="003E6DC3" w:rsidRPr="00C916BE">
              <w:rPr>
                <w:rStyle w:val="Hyperlink"/>
                <w:noProof/>
              </w:rPr>
              <w:t>December 2 (3) / Koiak 6: Pope Abraam the Syrian</w:t>
            </w:r>
            <w:r w:rsidR="003E6DC3">
              <w:rPr>
                <w:noProof/>
                <w:webHidden/>
              </w:rPr>
              <w:tab/>
            </w:r>
            <w:r w:rsidR="003E6DC3">
              <w:rPr>
                <w:noProof/>
                <w:webHidden/>
              </w:rPr>
              <w:fldChar w:fldCharType="begin"/>
            </w:r>
            <w:r w:rsidR="003E6DC3">
              <w:rPr>
                <w:noProof/>
                <w:webHidden/>
              </w:rPr>
              <w:instrText xml:space="preserve"> PAGEREF _Toc445107340 \h </w:instrText>
            </w:r>
            <w:r w:rsidR="003E6DC3">
              <w:rPr>
                <w:noProof/>
                <w:webHidden/>
              </w:rPr>
            </w:r>
            <w:r w:rsidR="003E6DC3">
              <w:rPr>
                <w:noProof/>
                <w:webHidden/>
              </w:rPr>
              <w:fldChar w:fldCharType="separate"/>
            </w:r>
            <w:r w:rsidR="003E6DC3">
              <w:rPr>
                <w:noProof/>
                <w:webHidden/>
              </w:rPr>
              <w:t>651</w:t>
            </w:r>
            <w:r w:rsidR="003E6DC3">
              <w:rPr>
                <w:noProof/>
                <w:webHidden/>
              </w:rPr>
              <w:fldChar w:fldCharType="end"/>
            </w:r>
          </w:hyperlink>
        </w:p>
        <w:p w14:paraId="62D66723"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41" w:history="1">
            <w:r w:rsidR="003E6DC3" w:rsidRPr="00C916BE">
              <w:rPr>
                <w:rStyle w:val="Hyperlink"/>
                <w:noProof/>
              </w:rPr>
              <w:t>December 4 (5) / Koiak 8: The Martyrdom of Sts. Barbara and Juliana</w:t>
            </w:r>
            <w:r w:rsidR="003E6DC3">
              <w:rPr>
                <w:noProof/>
                <w:webHidden/>
              </w:rPr>
              <w:tab/>
            </w:r>
            <w:r w:rsidR="003E6DC3">
              <w:rPr>
                <w:noProof/>
                <w:webHidden/>
              </w:rPr>
              <w:fldChar w:fldCharType="begin"/>
            </w:r>
            <w:r w:rsidR="003E6DC3">
              <w:rPr>
                <w:noProof/>
                <w:webHidden/>
              </w:rPr>
              <w:instrText xml:space="preserve"> PAGEREF _Toc445107341 \h </w:instrText>
            </w:r>
            <w:r w:rsidR="003E6DC3">
              <w:rPr>
                <w:noProof/>
                <w:webHidden/>
              </w:rPr>
            </w:r>
            <w:r w:rsidR="003E6DC3">
              <w:rPr>
                <w:noProof/>
                <w:webHidden/>
              </w:rPr>
              <w:fldChar w:fldCharType="separate"/>
            </w:r>
            <w:r w:rsidR="003E6DC3">
              <w:rPr>
                <w:noProof/>
                <w:webHidden/>
              </w:rPr>
              <w:t>652</w:t>
            </w:r>
            <w:r w:rsidR="003E6DC3">
              <w:rPr>
                <w:noProof/>
                <w:webHidden/>
              </w:rPr>
              <w:fldChar w:fldCharType="end"/>
            </w:r>
          </w:hyperlink>
        </w:p>
        <w:p w14:paraId="563F89C6"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42" w:history="1">
            <w:r w:rsidR="003E6DC3" w:rsidRPr="00C916BE">
              <w:rPr>
                <w:rStyle w:val="Hyperlink"/>
                <w:noProof/>
              </w:rPr>
              <w:t>December 4 (5) / Koiak 8: Also St. Samuel the Confessor</w:t>
            </w:r>
            <w:r w:rsidR="003E6DC3">
              <w:rPr>
                <w:noProof/>
                <w:webHidden/>
              </w:rPr>
              <w:tab/>
            </w:r>
            <w:r w:rsidR="003E6DC3">
              <w:rPr>
                <w:noProof/>
                <w:webHidden/>
              </w:rPr>
              <w:fldChar w:fldCharType="begin"/>
            </w:r>
            <w:r w:rsidR="003E6DC3">
              <w:rPr>
                <w:noProof/>
                <w:webHidden/>
              </w:rPr>
              <w:instrText xml:space="preserve"> PAGEREF _Toc445107342 \h </w:instrText>
            </w:r>
            <w:r w:rsidR="003E6DC3">
              <w:rPr>
                <w:noProof/>
                <w:webHidden/>
              </w:rPr>
            </w:r>
            <w:r w:rsidR="003E6DC3">
              <w:rPr>
                <w:noProof/>
                <w:webHidden/>
              </w:rPr>
              <w:fldChar w:fldCharType="separate"/>
            </w:r>
            <w:r w:rsidR="003E6DC3">
              <w:rPr>
                <w:noProof/>
                <w:webHidden/>
              </w:rPr>
              <w:t>653</w:t>
            </w:r>
            <w:r w:rsidR="003E6DC3">
              <w:rPr>
                <w:noProof/>
                <w:webHidden/>
              </w:rPr>
              <w:fldChar w:fldCharType="end"/>
            </w:r>
          </w:hyperlink>
        </w:p>
        <w:p w14:paraId="5E954586"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43" w:history="1">
            <w:r w:rsidR="003E6DC3" w:rsidRPr="00C916BE">
              <w:rPr>
                <w:rStyle w:val="Hyperlink"/>
                <w:noProof/>
              </w:rPr>
              <w:t>December 6 (7) / Koiak 10: Relocation of St. Severus’ Relics</w:t>
            </w:r>
            <w:r w:rsidR="003E6DC3">
              <w:rPr>
                <w:noProof/>
                <w:webHidden/>
              </w:rPr>
              <w:tab/>
            </w:r>
            <w:r w:rsidR="003E6DC3">
              <w:rPr>
                <w:noProof/>
                <w:webHidden/>
              </w:rPr>
              <w:fldChar w:fldCharType="begin"/>
            </w:r>
            <w:r w:rsidR="003E6DC3">
              <w:rPr>
                <w:noProof/>
                <w:webHidden/>
              </w:rPr>
              <w:instrText xml:space="preserve"> PAGEREF _Toc445107343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1F99024B"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44" w:history="1">
            <w:r w:rsidR="003E6DC3" w:rsidRPr="00C916BE">
              <w:rPr>
                <w:rStyle w:val="Hyperlink"/>
                <w:noProof/>
              </w:rPr>
              <w:t>December 8 (9) / Koiak 12: Commemoration of Archangel Michael</w:t>
            </w:r>
            <w:r w:rsidR="003E6DC3">
              <w:rPr>
                <w:noProof/>
                <w:webHidden/>
              </w:rPr>
              <w:tab/>
            </w:r>
            <w:r w:rsidR="003E6DC3">
              <w:rPr>
                <w:noProof/>
                <w:webHidden/>
              </w:rPr>
              <w:fldChar w:fldCharType="begin"/>
            </w:r>
            <w:r w:rsidR="003E6DC3">
              <w:rPr>
                <w:noProof/>
                <w:webHidden/>
              </w:rPr>
              <w:instrText xml:space="preserve"> PAGEREF _Toc445107344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BF9BE34"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45" w:history="1">
            <w:r w:rsidR="003E6DC3" w:rsidRPr="00C916BE">
              <w:rPr>
                <w:rStyle w:val="Hyperlink"/>
                <w:noProof/>
              </w:rPr>
              <w:t>December 12 (13) / Koiak 16: Saint Spyridon</w:t>
            </w:r>
            <w:r w:rsidR="003E6DC3">
              <w:rPr>
                <w:noProof/>
                <w:webHidden/>
              </w:rPr>
              <w:tab/>
            </w:r>
            <w:r w:rsidR="003E6DC3">
              <w:rPr>
                <w:noProof/>
                <w:webHidden/>
              </w:rPr>
              <w:fldChar w:fldCharType="begin"/>
            </w:r>
            <w:r w:rsidR="003E6DC3">
              <w:rPr>
                <w:noProof/>
                <w:webHidden/>
              </w:rPr>
              <w:instrText xml:space="preserve"> PAGEREF _Toc445107345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702AB41"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46" w:history="1">
            <w:r w:rsidR="003E6DC3" w:rsidRPr="00C916BE">
              <w:rPr>
                <w:rStyle w:val="Hyperlink"/>
                <w:noProof/>
              </w:rPr>
              <w:t>December 17 (18) / Koiak 21: Commemoration of the Theotokos</w:t>
            </w:r>
            <w:r w:rsidR="003E6DC3">
              <w:rPr>
                <w:noProof/>
                <w:webHidden/>
              </w:rPr>
              <w:tab/>
            </w:r>
            <w:r w:rsidR="003E6DC3">
              <w:rPr>
                <w:noProof/>
                <w:webHidden/>
              </w:rPr>
              <w:fldChar w:fldCharType="begin"/>
            </w:r>
            <w:r w:rsidR="003E6DC3">
              <w:rPr>
                <w:noProof/>
                <w:webHidden/>
              </w:rPr>
              <w:instrText xml:space="preserve"> PAGEREF _Toc445107346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C70B8B3"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47" w:history="1">
            <w:r w:rsidR="003E6DC3" w:rsidRPr="00C916BE">
              <w:rPr>
                <w:rStyle w:val="Hyperlink"/>
                <w:noProof/>
              </w:rPr>
              <w:t>December 17 (18) / Koiak 21: Also the Martyrdom of St. Barnabas, one of the Seventy Two</w:t>
            </w:r>
            <w:r w:rsidR="003E6DC3">
              <w:rPr>
                <w:noProof/>
                <w:webHidden/>
              </w:rPr>
              <w:tab/>
            </w:r>
            <w:r w:rsidR="003E6DC3">
              <w:rPr>
                <w:noProof/>
                <w:webHidden/>
              </w:rPr>
              <w:fldChar w:fldCharType="begin"/>
            </w:r>
            <w:r w:rsidR="003E6DC3">
              <w:rPr>
                <w:noProof/>
                <w:webHidden/>
              </w:rPr>
              <w:instrText xml:space="preserve"> PAGEREF _Toc445107347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B6A8DEF"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48" w:history="1">
            <w:r w:rsidR="003E6DC3" w:rsidRPr="00C916BE">
              <w:rPr>
                <w:rStyle w:val="Hyperlink"/>
                <w:noProof/>
              </w:rPr>
              <w:t>December 18 (19) / Koiak 22: Archangel Gabriel (Consecration)</w:t>
            </w:r>
            <w:r w:rsidR="003E6DC3">
              <w:rPr>
                <w:noProof/>
                <w:webHidden/>
              </w:rPr>
              <w:tab/>
            </w:r>
            <w:r w:rsidR="003E6DC3">
              <w:rPr>
                <w:noProof/>
                <w:webHidden/>
              </w:rPr>
              <w:fldChar w:fldCharType="begin"/>
            </w:r>
            <w:r w:rsidR="003E6DC3">
              <w:rPr>
                <w:noProof/>
                <w:webHidden/>
              </w:rPr>
              <w:instrText xml:space="preserve"> PAGEREF _Toc445107348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61D3DAAC"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49" w:history="1">
            <w:r w:rsidR="003E6DC3" w:rsidRPr="00C916BE">
              <w:rPr>
                <w:rStyle w:val="Hyperlink"/>
                <w:noProof/>
              </w:rPr>
              <w:t>December 20 (21) / Koiak 24: The Birth of St. Takle Haymanot</w:t>
            </w:r>
            <w:r w:rsidR="003E6DC3">
              <w:rPr>
                <w:noProof/>
                <w:webHidden/>
              </w:rPr>
              <w:tab/>
            </w:r>
            <w:r w:rsidR="003E6DC3">
              <w:rPr>
                <w:noProof/>
                <w:webHidden/>
              </w:rPr>
              <w:fldChar w:fldCharType="begin"/>
            </w:r>
            <w:r w:rsidR="003E6DC3">
              <w:rPr>
                <w:noProof/>
                <w:webHidden/>
              </w:rPr>
              <w:instrText xml:space="preserve"> PAGEREF _Toc445107349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778D1F4"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50" w:history="1">
            <w:r w:rsidR="003E6DC3" w:rsidRPr="00C916BE">
              <w:rPr>
                <w:rStyle w:val="Hyperlink"/>
                <w:noProof/>
              </w:rPr>
              <w:t>December 21 (22) / Koiak 25: St. John Kami</w:t>
            </w:r>
            <w:r w:rsidR="003E6DC3">
              <w:rPr>
                <w:noProof/>
                <w:webHidden/>
              </w:rPr>
              <w:tab/>
            </w:r>
            <w:r w:rsidR="003E6DC3">
              <w:rPr>
                <w:noProof/>
                <w:webHidden/>
              </w:rPr>
              <w:fldChar w:fldCharType="begin"/>
            </w:r>
            <w:r w:rsidR="003E6DC3">
              <w:rPr>
                <w:noProof/>
                <w:webHidden/>
              </w:rPr>
              <w:instrText xml:space="preserve"> PAGEREF _Toc445107350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11B2C79"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51" w:history="1">
            <w:r w:rsidR="003E6DC3" w:rsidRPr="00C916BE">
              <w:rPr>
                <w:rStyle w:val="Hyperlink"/>
                <w:noProof/>
              </w:rPr>
              <w:t>December 24 (25) / Koiak 28: Nativity Preparation Day</w:t>
            </w:r>
            <w:r w:rsidR="003E6DC3">
              <w:rPr>
                <w:noProof/>
                <w:webHidden/>
              </w:rPr>
              <w:tab/>
            </w:r>
            <w:r w:rsidR="003E6DC3">
              <w:rPr>
                <w:noProof/>
                <w:webHidden/>
              </w:rPr>
              <w:fldChar w:fldCharType="begin"/>
            </w:r>
            <w:r w:rsidR="003E6DC3">
              <w:rPr>
                <w:noProof/>
                <w:webHidden/>
              </w:rPr>
              <w:instrText xml:space="preserve"> PAGEREF _Toc445107351 \h </w:instrText>
            </w:r>
            <w:r w:rsidR="003E6DC3">
              <w:rPr>
                <w:noProof/>
                <w:webHidden/>
              </w:rPr>
            </w:r>
            <w:r w:rsidR="003E6DC3">
              <w:rPr>
                <w:noProof/>
                <w:webHidden/>
              </w:rPr>
              <w:fldChar w:fldCharType="separate"/>
            </w:r>
            <w:r w:rsidR="003E6DC3">
              <w:rPr>
                <w:noProof/>
                <w:webHidden/>
              </w:rPr>
              <w:t>656</w:t>
            </w:r>
            <w:r w:rsidR="003E6DC3">
              <w:rPr>
                <w:noProof/>
                <w:webHidden/>
              </w:rPr>
              <w:fldChar w:fldCharType="end"/>
            </w:r>
          </w:hyperlink>
        </w:p>
        <w:p w14:paraId="5A85E596"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52" w:history="1">
            <w:r w:rsidR="003E6DC3" w:rsidRPr="00C916BE">
              <w:rPr>
                <w:rStyle w:val="Hyperlink"/>
                <w:noProof/>
              </w:rPr>
              <w:t>December 25 (26) / Koiak 29: The Feast of the Nativity</w:t>
            </w:r>
            <w:r w:rsidR="003E6DC3">
              <w:rPr>
                <w:noProof/>
                <w:webHidden/>
              </w:rPr>
              <w:tab/>
            </w:r>
            <w:r w:rsidR="003E6DC3">
              <w:rPr>
                <w:noProof/>
                <w:webHidden/>
              </w:rPr>
              <w:fldChar w:fldCharType="begin"/>
            </w:r>
            <w:r w:rsidR="003E6DC3">
              <w:rPr>
                <w:noProof/>
                <w:webHidden/>
              </w:rPr>
              <w:instrText xml:space="preserve"> PAGEREF _Toc445107352 \h </w:instrText>
            </w:r>
            <w:r w:rsidR="003E6DC3">
              <w:rPr>
                <w:noProof/>
                <w:webHidden/>
              </w:rPr>
            </w:r>
            <w:r w:rsidR="003E6DC3">
              <w:rPr>
                <w:noProof/>
                <w:webHidden/>
              </w:rPr>
              <w:fldChar w:fldCharType="separate"/>
            </w:r>
            <w:r w:rsidR="003E6DC3">
              <w:rPr>
                <w:noProof/>
                <w:webHidden/>
              </w:rPr>
              <w:t>658</w:t>
            </w:r>
            <w:r w:rsidR="003E6DC3">
              <w:rPr>
                <w:noProof/>
                <w:webHidden/>
              </w:rPr>
              <w:fldChar w:fldCharType="end"/>
            </w:r>
          </w:hyperlink>
        </w:p>
        <w:p w14:paraId="5DC59E35"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53" w:history="1">
            <w:r w:rsidR="003E6DC3" w:rsidRPr="00C916BE">
              <w:rPr>
                <w:rStyle w:val="Hyperlink"/>
                <w:noProof/>
              </w:rPr>
              <w:t>December 26 (27) / Koiak 30: The Second Day of the Feast of the Nativity</w:t>
            </w:r>
            <w:r w:rsidR="003E6DC3">
              <w:rPr>
                <w:noProof/>
                <w:webHidden/>
              </w:rPr>
              <w:tab/>
            </w:r>
            <w:r w:rsidR="003E6DC3">
              <w:rPr>
                <w:noProof/>
                <w:webHidden/>
              </w:rPr>
              <w:fldChar w:fldCharType="begin"/>
            </w:r>
            <w:r w:rsidR="003E6DC3">
              <w:rPr>
                <w:noProof/>
                <w:webHidden/>
              </w:rPr>
              <w:instrText xml:space="preserve"> PAGEREF _Toc445107353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0153349E"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54" w:history="1">
            <w:r w:rsidR="003E6DC3" w:rsidRPr="00C916BE">
              <w:rPr>
                <w:rStyle w:val="Hyperlink"/>
                <w:noProof/>
              </w:rPr>
              <w:t>December 27 (28) / Tobi 1: St. Stephen Day</w:t>
            </w:r>
            <w:r w:rsidR="003E6DC3">
              <w:rPr>
                <w:noProof/>
                <w:webHidden/>
              </w:rPr>
              <w:tab/>
            </w:r>
            <w:r w:rsidR="003E6DC3">
              <w:rPr>
                <w:noProof/>
                <w:webHidden/>
              </w:rPr>
              <w:fldChar w:fldCharType="begin"/>
            </w:r>
            <w:r w:rsidR="003E6DC3">
              <w:rPr>
                <w:noProof/>
                <w:webHidden/>
              </w:rPr>
              <w:instrText xml:space="preserve"> PAGEREF _Toc445107354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7016514F"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55" w:history="1">
            <w:r w:rsidR="003E6DC3" w:rsidRPr="00C916BE">
              <w:rPr>
                <w:rStyle w:val="Hyperlink"/>
                <w:noProof/>
              </w:rPr>
              <w:t>December 29 (30) / Tobi 3: The One Hundred and Forty Four Thousand</w:t>
            </w:r>
            <w:r w:rsidR="003E6DC3">
              <w:rPr>
                <w:noProof/>
                <w:webHidden/>
              </w:rPr>
              <w:tab/>
            </w:r>
            <w:r w:rsidR="003E6DC3">
              <w:rPr>
                <w:noProof/>
                <w:webHidden/>
              </w:rPr>
              <w:fldChar w:fldCharType="begin"/>
            </w:r>
            <w:r w:rsidR="003E6DC3">
              <w:rPr>
                <w:noProof/>
                <w:webHidden/>
              </w:rPr>
              <w:instrText xml:space="preserve"> PAGEREF _Toc445107355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233A4195"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56" w:history="1">
            <w:r w:rsidR="003E6DC3" w:rsidRPr="00C916BE">
              <w:rPr>
                <w:rStyle w:val="Hyperlink"/>
                <w:noProof/>
              </w:rPr>
              <w:t>December 30 (31) / Tobi 4: St. John the Evangelist</w:t>
            </w:r>
            <w:r w:rsidR="003E6DC3">
              <w:rPr>
                <w:noProof/>
                <w:webHidden/>
              </w:rPr>
              <w:tab/>
            </w:r>
            <w:r w:rsidR="003E6DC3">
              <w:rPr>
                <w:noProof/>
                <w:webHidden/>
              </w:rPr>
              <w:fldChar w:fldCharType="begin"/>
            </w:r>
            <w:r w:rsidR="003E6DC3">
              <w:rPr>
                <w:noProof/>
                <w:webHidden/>
              </w:rPr>
              <w:instrText xml:space="preserve"> PAGEREF _Toc445107356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53"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54"/>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54"/>
            <w:r>
              <w:rPr>
                <w:rStyle w:val="CommentReference"/>
                <w:rFonts w:ascii="Times New Roman" w:eastAsiaTheme="minorHAnsi" w:hAnsi="Times New Roman" w:cstheme="minorBidi"/>
                <w:color w:val="auto"/>
              </w:rPr>
              <w:commentReference w:id="1254"/>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55"/>
            <w:r>
              <w:t xml:space="preserve">Announced </w:t>
            </w:r>
            <w:commentRangeEnd w:id="1255"/>
            <w:r>
              <w:rPr>
                <w:rStyle w:val="CommentReference"/>
                <w:rFonts w:ascii="Times New Roman" w:eastAsiaTheme="minorHAnsi" w:hAnsi="Times New Roman" w:cstheme="minorBidi"/>
                <w:color w:val="auto"/>
              </w:rPr>
              <w:commentReference w:id="1255"/>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60"/>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56"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57" w:name="_Ref434478867"/>
      <w:r>
        <w:t xml:space="preserve">The Third Doxology of December or </w:t>
      </w:r>
      <w:r w:rsidRPr="006C0F49">
        <w:rPr>
          <w:rFonts w:ascii="FreeSerifAvvaShenouda" w:hAnsi="FreeSerifAvvaShenouda" w:cs="FreeSerifAvvaShenouda"/>
        </w:rPr>
        <w:t>Ⲕⲟⲓⲁϩⲕ</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61"/>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8" w:name="_Ref434478878"/>
      <w:r>
        <w:t xml:space="preserve">The Fourth Doxology of December or </w:t>
      </w:r>
      <w:r w:rsidRPr="006C0F49">
        <w:rPr>
          <w:rFonts w:ascii="FreeSerifAvvaShenouda" w:hAnsi="FreeSerifAvvaShenouda" w:cs="FreeSerifAvvaShenouda"/>
        </w:rPr>
        <w:t>Ⲕⲟⲓⲁϩⲕ</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9"/>
            <w:r>
              <w:t>He raised us with a new invitation.</w:t>
            </w:r>
            <w:commentRangeEnd w:id="1259"/>
            <w:r>
              <w:rPr>
                <w:rStyle w:val="CommentReference"/>
                <w:rFonts w:ascii="Times New Roman" w:eastAsiaTheme="minorHAnsi" w:hAnsi="Times New Roman" w:cstheme="minorBidi"/>
                <w:color w:val="auto"/>
              </w:rPr>
              <w:commentReference w:id="1259"/>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60"/>
            <w:r>
              <w:t>Bride</w:t>
            </w:r>
            <w:commentRangeEnd w:id="1260"/>
            <w:r>
              <w:rPr>
                <w:rStyle w:val="CommentReference"/>
                <w:rFonts w:ascii="Times New Roman" w:eastAsiaTheme="minorHAnsi" w:hAnsi="Times New Roman" w:cstheme="minorBidi"/>
                <w:color w:val="auto"/>
              </w:rPr>
              <w:commentReference w:id="1260"/>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61" w:name="_Ref434478888"/>
      <w:r>
        <w:t xml:space="preserve">The Fifth Doxology of December or </w:t>
      </w:r>
      <w:r w:rsidRPr="006C0F49">
        <w:rPr>
          <w:rFonts w:ascii="FreeSerifAvvaShenouda" w:hAnsi="FreeSerifAvvaShenouda" w:cs="FreeSerifAvvaShenouda"/>
        </w:rPr>
        <w:t>Ⲕⲟⲓⲁϩⲕ</w:t>
      </w:r>
      <w:bookmarkEnd w:id="12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862"/>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62" w:name="_Ref434478907"/>
      <w:r>
        <w:t xml:space="preserve">The Sixth Doxology of December or </w:t>
      </w:r>
      <w:r w:rsidRPr="006C0F49">
        <w:rPr>
          <w:rFonts w:ascii="FreeSerifAvvaShenouda" w:hAnsi="FreeSerifAvvaShenouda" w:cs="FreeSerifAvvaShenouda"/>
        </w:rPr>
        <w:t>Ⲕⲟⲓⲁϩⲕ</w:t>
      </w:r>
      <w:bookmarkEnd w:id="12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63"/>
            <w:r>
              <w:t xml:space="preserve">return </w:t>
            </w:r>
            <w:commentRangeEnd w:id="1263"/>
            <w:r>
              <w:rPr>
                <w:rStyle w:val="CommentReference"/>
              </w:rPr>
              <w:commentReference w:id="1263"/>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64"/>
            <w:r>
              <w:t xml:space="preserve">confirmation </w:t>
            </w:r>
            <w:commentRangeEnd w:id="1264"/>
            <w:r>
              <w:rPr>
                <w:rStyle w:val="CommentReference"/>
              </w:rPr>
              <w:commentReference w:id="1264"/>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65"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66"/>
            <w:r>
              <w:t>Angel-evangel of Good News</w:t>
            </w:r>
            <w:commentRangeEnd w:id="1266"/>
            <w:r>
              <w:rPr>
                <w:rStyle w:val="CommentReference"/>
                <w:rFonts w:ascii="Times New Roman" w:eastAsiaTheme="minorHAnsi" w:hAnsi="Times New Roman" w:cstheme="minorBidi"/>
                <w:color w:val="auto"/>
              </w:rPr>
              <w:commentReference w:id="1266"/>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67"/>
            <w:r>
              <w:t>Hail, O full of grace</w:t>
            </w:r>
            <w:commentRangeEnd w:id="1267"/>
            <w:r>
              <w:rPr>
                <w:rStyle w:val="CommentReference"/>
                <w:rFonts w:ascii="Times New Roman" w:eastAsiaTheme="minorHAnsi" w:hAnsi="Times New Roman" w:cstheme="minorBidi"/>
                <w:color w:val="auto"/>
              </w:rPr>
              <w:commentReference w:id="1267"/>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8"/>
            <w:r>
              <w:t>Angel-Evangel</w:t>
            </w:r>
            <w:commentRangeEnd w:id="1268"/>
            <w:r>
              <w:rPr>
                <w:rStyle w:val="CommentReference"/>
                <w:rFonts w:ascii="Times New Roman" w:eastAsiaTheme="minorHAnsi" w:hAnsi="Times New Roman" w:cstheme="minorBidi"/>
                <w:color w:val="auto"/>
              </w:rPr>
              <w:commentReference w:id="1268"/>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9" w:name="_Ref434564112"/>
      <w:bookmarkStart w:id="1270" w:name="_Toc445107339"/>
      <w:bookmarkStart w:id="1271" w:name="_Toc410196203"/>
      <w:bookmarkStart w:id="1272" w:name="_Toc410196445"/>
      <w:bookmarkStart w:id="1273" w:name="_Toc410196947"/>
      <w:r>
        <w:lastRenderedPageBreak/>
        <w:t>December 1 (2) / Koiak 5: Martyrdom of St. Victor</w:t>
      </w:r>
      <w:bookmarkEnd w:id="1269"/>
      <w:bookmarkEnd w:id="1270"/>
    </w:p>
    <w:p w14:paraId="5851AA48" w14:textId="77777777" w:rsidR="00253C5F" w:rsidRDefault="00253C5F" w:rsidP="00253C5F">
      <w:pPr>
        <w:pStyle w:val="Heading4"/>
      </w:pPr>
      <w:bookmarkStart w:id="1274" w:name="_Ref434489590"/>
      <w:r>
        <w:t>The Doxology</w:t>
      </w:r>
      <w:r w:rsidR="00B46E6E">
        <w:t xml:space="preserve"> for St. Victor</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75"/>
            <w:r>
              <w:t>saint</w:t>
            </w:r>
            <w:commentRangeEnd w:id="1275"/>
            <w:r>
              <w:rPr>
                <w:rStyle w:val="CommentReference"/>
                <w:rFonts w:ascii="Times New Roman" w:eastAsiaTheme="minorHAnsi" w:hAnsi="Times New Roman" w:cstheme="minorBidi"/>
                <w:color w:val="auto"/>
              </w:rPr>
              <w:commentReference w:id="1275"/>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76" w:name="_Toc445107340"/>
      <w:r>
        <w:lastRenderedPageBreak/>
        <w:t>December 2 (3) / Koiak 6: Pope Abraam the Syrian</w:t>
      </w:r>
      <w:bookmarkEnd w:id="1276"/>
    </w:p>
    <w:p w14:paraId="705AECE8" w14:textId="77777777" w:rsidR="00F416C6" w:rsidRDefault="00F416C6" w:rsidP="00F416C6">
      <w:pPr>
        <w:pStyle w:val="Heading4"/>
      </w:pPr>
      <w:bookmarkStart w:id="1277" w:name="_Ref434492343"/>
      <w:r>
        <w:t>The Doxology of St. Simon the Tanner</w:t>
      </w:r>
      <w:r>
        <w:rPr>
          <w:rStyle w:val="FootnoteReference"/>
        </w:rPr>
        <w:footnoteReference w:id="863"/>
      </w:r>
      <w:bookmarkEnd w:id="12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864"/>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8" w:name="_Toc445107341"/>
      <w:r>
        <w:t xml:space="preserve">December 4 (5) / Koiak 8: </w:t>
      </w:r>
      <w:r w:rsidR="00743CE8">
        <w:t xml:space="preserve">The Martyrdom of </w:t>
      </w:r>
      <w:r>
        <w:t>Sts. Barbara and Juliana</w:t>
      </w:r>
      <w:bookmarkEnd w:id="1278"/>
    </w:p>
    <w:p w14:paraId="1D4A5115" w14:textId="77777777" w:rsidR="00FF5FF3" w:rsidRDefault="00FF5FF3" w:rsidP="00FF5FF3">
      <w:pPr>
        <w:pStyle w:val="Heading4"/>
      </w:pPr>
      <w:bookmarkStart w:id="1279" w:name="_Ref434490169"/>
      <w:r>
        <w:t>The Doxology</w:t>
      </w:r>
      <w:r w:rsidR="00B46E6E">
        <w:t xml:space="preserve"> for Sts. Barbara and Juliana</w:t>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80" w:name="_Toc445107342"/>
      <w:r>
        <w:t>December 4 (5) / Koiak 8: Also St. Samuel the Confessor</w:t>
      </w:r>
      <w:bookmarkEnd w:id="1280"/>
    </w:p>
    <w:p w14:paraId="2EE78AB4" w14:textId="77777777" w:rsidR="00224925" w:rsidRDefault="00224925" w:rsidP="00224925">
      <w:pPr>
        <w:pStyle w:val="Heading4"/>
      </w:pPr>
      <w:bookmarkStart w:id="1281" w:name="_Ref434491260"/>
      <w:r>
        <w:t>The Doxology</w:t>
      </w:r>
      <w:r w:rsidR="00810F04">
        <w:t xml:space="preserve"> for St. Samuel the Confessor</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865"/>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866"/>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 xml:space="preserve">Who worked great signs and </w:t>
            </w:r>
            <w:proofErr w:type="gramStart"/>
            <w:r w:rsidRPr="004764BD">
              <w:t>wonders,</w:t>
            </w:r>
            <w:proofErr w:type="gramEnd"/>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92" w:name="_Toc445107343"/>
      <w:r>
        <w:t>December 6 (7) / Koiak 10: Relocation of St. Severus’ Relics</w:t>
      </w:r>
      <w:bookmarkEnd w:id="1292"/>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3E6DC3">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3E6DC3">
        <w:rPr>
          <w:noProof/>
        </w:rPr>
        <w:t>609</w:t>
      </w:r>
      <w:r w:rsidR="00191A26">
        <w:fldChar w:fldCharType="end"/>
      </w:r>
      <w:r w:rsidR="00191A26">
        <w:t>.</w:t>
      </w:r>
    </w:p>
    <w:p w14:paraId="27C4F9E3" w14:textId="77777777" w:rsidR="00B637D8" w:rsidRDefault="00B637D8" w:rsidP="00B637D8">
      <w:pPr>
        <w:pStyle w:val="Heading3"/>
      </w:pPr>
      <w:bookmarkStart w:id="1293" w:name="_Toc445107344"/>
      <w:r>
        <w:t>December 8 (9) / Koiak 12: Commemoration of Archangel Michael</w:t>
      </w:r>
      <w:bookmarkEnd w:id="1293"/>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4602A440" w14:textId="34697C47" w:rsidR="00B52F78" w:rsidRPr="00B637D8" w:rsidRDefault="00B52F78" w:rsidP="00B52F78">
      <w:pPr>
        <w:pStyle w:val="Heading3"/>
      </w:pPr>
      <w:bookmarkStart w:id="1294" w:name="_Toc445107345"/>
      <w:r>
        <w:t>December 12 (13) / Koiak 16: Saint Spyridon</w:t>
      </w:r>
      <w:r>
        <w:rPr>
          <w:rStyle w:val="FootnoteReference"/>
        </w:rPr>
        <w:footnoteReference w:id="867"/>
      </w:r>
      <w:bookmarkEnd w:id="1294"/>
    </w:p>
    <w:p w14:paraId="598A6BCC" w14:textId="77777777" w:rsidR="005329C1" w:rsidRDefault="005329C1" w:rsidP="005329C1">
      <w:pPr>
        <w:pStyle w:val="Heading3"/>
      </w:pPr>
      <w:bookmarkStart w:id="1295" w:name="_Toc445107346"/>
      <w:r>
        <w:t>December 17 (18) / Koiak 21: Commemoration of the Theotokos</w:t>
      </w:r>
      <w:bookmarkEnd w:id="1295"/>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EDC8594" w14:textId="77777777" w:rsidR="007F571C" w:rsidRDefault="007F571C" w:rsidP="007F571C">
      <w:pPr>
        <w:pStyle w:val="Heading3"/>
      </w:pPr>
      <w:bookmarkStart w:id="1296" w:name="_Toc445107347"/>
      <w:r>
        <w:lastRenderedPageBreak/>
        <w:t>December 17 (18) / Koiak 21: Also the Martyrdom of St. Barnabas, on</w:t>
      </w:r>
      <w:r w:rsidR="00743CE8">
        <w:t>e</w:t>
      </w:r>
      <w:r>
        <w:t xml:space="preserve"> of the </w:t>
      </w:r>
      <w:proofErr w:type="gramStart"/>
      <w:r>
        <w:t>Seventy Two</w:t>
      </w:r>
      <w:bookmarkEnd w:id="1296"/>
      <w:proofErr w:type="gramEnd"/>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01D0E63" w14:textId="77777777" w:rsidR="00CA0AB7" w:rsidRDefault="00CA0AB7" w:rsidP="00CA0AB7">
      <w:pPr>
        <w:pStyle w:val="Heading3"/>
      </w:pPr>
      <w:bookmarkStart w:id="1297" w:name="_Toc445107348"/>
      <w:r>
        <w:t>December 18 (19) / Koiak 22: Archangel Gabriel</w:t>
      </w:r>
      <w:r w:rsidR="00481AE5">
        <w:t xml:space="preserve"> (Consecration)</w:t>
      </w:r>
      <w:bookmarkEnd w:id="1297"/>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3E6DC3">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3E6DC3">
        <w:rPr>
          <w:noProof/>
        </w:rPr>
        <w:t>777</w:t>
      </w:r>
      <w:r w:rsidR="002409EF">
        <w:fldChar w:fldCharType="end"/>
      </w:r>
      <w:r>
        <w:t>.</w:t>
      </w:r>
    </w:p>
    <w:p w14:paraId="16E2607E" w14:textId="77777777" w:rsidR="009F60F1" w:rsidRDefault="009F60F1" w:rsidP="009F60F1">
      <w:pPr>
        <w:pStyle w:val="Heading3"/>
      </w:pPr>
      <w:bookmarkStart w:id="1298" w:name="_Toc445107349"/>
      <w:r>
        <w:t>December 20 (21) / Koiak 24: The Birth of St. Takle Haymanot</w:t>
      </w:r>
      <w:bookmarkEnd w:id="1298"/>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3E6DC3">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3E6DC3">
        <w:rPr>
          <w:noProof/>
        </w:rPr>
        <w:t>866</w:t>
      </w:r>
      <w:r w:rsidR="002409EF">
        <w:fldChar w:fldCharType="end"/>
      </w:r>
      <w:r>
        <w:t>.</w:t>
      </w:r>
    </w:p>
    <w:p w14:paraId="600875E0" w14:textId="77777777" w:rsidR="00FF5FF3" w:rsidRDefault="00FF5FF3" w:rsidP="00FF5FF3">
      <w:pPr>
        <w:pStyle w:val="Heading3"/>
      </w:pPr>
      <w:bookmarkStart w:id="1299" w:name="_Toc445107350"/>
      <w:r>
        <w:t>December 21 (22) / Koiak 25: St. John Kami</w:t>
      </w:r>
      <w:bookmarkEnd w:id="1299"/>
    </w:p>
    <w:p w14:paraId="3F9EF92D" w14:textId="77777777" w:rsidR="00810F04" w:rsidRPr="00810F04" w:rsidRDefault="00810F04" w:rsidP="00810F04">
      <w:pPr>
        <w:pStyle w:val="Heading4"/>
      </w:pPr>
      <w:bookmarkStart w:id="1300" w:name="_Ref434491108"/>
      <w:r>
        <w:t>The Doxology for St. John Kami</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01" w:name="_Toc445107351"/>
      <w:r>
        <w:t>December 24 (25) / Koiak 28: Nativity Preparation Day</w:t>
      </w:r>
      <w:bookmarkEnd w:id="1301"/>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02" w:name="_Ref434477504"/>
      <w:r>
        <w:t>The Doxology</w:t>
      </w:r>
      <w:r w:rsidR="00E21EA3">
        <w:t xml:space="preserve"> for the Preparation Day of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03" w:name="_Toc445107352"/>
      <w:r>
        <w:t>December 25 (26) / Koiak 29: The Feast of the Nativity</w:t>
      </w:r>
      <w:bookmarkEnd w:id="1303"/>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04" w:name="_Ref434477532"/>
      <w:r>
        <w:t xml:space="preserve">The </w:t>
      </w:r>
      <w:r w:rsidR="00C33BEB">
        <w:t xml:space="preserve">First </w:t>
      </w:r>
      <w:r>
        <w:t>Doxology</w:t>
      </w:r>
      <w:r w:rsidR="00C33BEB">
        <w:t xml:space="preserve"> for Nativity</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05" w:name="_Ref434477542"/>
      <w:r>
        <w:t>The Second Doxology for Nativity</w:t>
      </w:r>
      <w:bookmarkEnd w:id="13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06"/>
            <w:r>
              <w:t xml:space="preserve">rescued </w:t>
            </w:r>
            <w:commentRangeEnd w:id="1306"/>
            <w:r>
              <w:rPr>
                <w:rStyle w:val="CommentReference"/>
                <w:rFonts w:ascii="Times New Roman" w:eastAsiaTheme="minorHAnsi" w:hAnsi="Times New Roman" w:cstheme="minorBidi"/>
                <w:color w:val="auto"/>
              </w:rPr>
              <w:commentReference w:id="1306"/>
            </w:r>
            <w:r>
              <w:t>and saved us,</w:t>
            </w:r>
          </w:p>
          <w:p w14:paraId="372D1056" w14:textId="77777777" w:rsidR="00C33BEB" w:rsidRDefault="00C33BEB" w:rsidP="00C33BEB">
            <w:pPr>
              <w:pStyle w:val="EngHangEnd"/>
            </w:pPr>
            <w:commentRangeStart w:id="1307"/>
            <w:r>
              <w:t xml:space="preserve">We </w:t>
            </w:r>
            <w:commentRangeEnd w:id="1307"/>
            <w:r>
              <w:rPr>
                <w:rStyle w:val="CommentReference"/>
                <w:rFonts w:ascii="Times New Roman" w:eastAsiaTheme="minorHAnsi" w:hAnsi="Times New Roman" w:cstheme="minorBidi"/>
                <w:color w:val="auto"/>
              </w:rPr>
              <w:commentReference w:id="1307"/>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8" w:name="_Ref434477554"/>
      <w:r>
        <w:lastRenderedPageBreak/>
        <w:t>The Third Doxology for Nativity</w:t>
      </w:r>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9" w:name="_Ref434475057"/>
      <w:r>
        <w:t>The Sunday Psali Adam</w:t>
      </w:r>
      <w:r w:rsidR="006C1B94">
        <w:t xml:space="preserve"> for Nativity</w:t>
      </w:r>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10" w:name="_Ref434475083"/>
      <w:r>
        <w:lastRenderedPageBreak/>
        <w:t>The Monday Psali Adam</w:t>
      </w:r>
      <w:r w:rsidR="006C1B94">
        <w:t xml:space="preserve"> for Nativity</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868"/>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11" w:name="_Ref434475102"/>
      <w:r>
        <w:lastRenderedPageBreak/>
        <w:t>The Tuesday Psali Adam</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12"/>
            <w:r>
              <w:t xml:space="preserve">Shone </w:t>
            </w:r>
            <w:commentRangeEnd w:id="1312"/>
            <w:r>
              <w:rPr>
                <w:rStyle w:val="CommentReference"/>
              </w:rPr>
              <w:commentReference w:id="1312"/>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13"/>
            <w:r>
              <w:t>All</w:t>
            </w:r>
            <w:commentRangeEnd w:id="1313"/>
            <w:r>
              <w:rPr>
                <w:rStyle w:val="CommentReference"/>
              </w:rPr>
              <w:commentReference w:id="1313"/>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14"/>
            <w:r>
              <w:t>seals</w:t>
            </w:r>
            <w:commentRangeEnd w:id="1314"/>
            <w:r>
              <w:rPr>
                <w:rStyle w:val="CommentReference"/>
              </w:rPr>
              <w:commentReference w:id="1314"/>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15"/>
            <w:r>
              <w:t>Tetra</w:t>
            </w:r>
            <w:commentRangeEnd w:id="1315"/>
            <w:r>
              <w:rPr>
                <w:rStyle w:val="CommentReference"/>
              </w:rPr>
              <w:commentReference w:id="1315"/>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16"/>
            <w:r>
              <w:t xml:space="preserve">flaming </w:t>
            </w:r>
            <w:commentRangeEnd w:id="1316"/>
            <w:r>
              <w:rPr>
                <w:rStyle w:val="CommentReference"/>
              </w:rPr>
              <w:commentReference w:id="1316"/>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17"/>
            <w:r>
              <w:t>disease</w:t>
            </w:r>
            <w:commentRangeEnd w:id="1317"/>
            <w:r>
              <w:rPr>
                <w:rStyle w:val="CommentReference"/>
              </w:rPr>
              <w:commentReference w:id="1317"/>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8" w:name="_Ref434475128"/>
      <w:r>
        <w:lastRenderedPageBreak/>
        <w:t>The Wednesday Psali Batos</w:t>
      </w:r>
      <w:r w:rsidR="006C1B94">
        <w:t xml:space="preserve"> for Nativity</w:t>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9" w:name="_Ref434475150"/>
      <w:r>
        <w:t>The Thursday Psali Batos</w:t>
      </w:r>
      <w:r w:rsidR="006C1B94">
        <w:t xml:space="preserve"> for Nativity</w:t>
      </w:r>
      <w:bookmarkEnd w:id="13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20"/>
            <w:r>
              <w:t xml:space="preserve">Isaiah </w:t>
            </w:r>
            <w:commentRangeEnd w:id="1320"/>
            <w:r>
              <w:rPr>
                <w:rStyle w:val="CommentReference"/>
              </w:rPr>
              <w:commentReference w:id="1320"/>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21" w:name="_Ref434475177"/>
      <w:r>
        <w:t>The Friday Psali Batos</w:t>
      </w:r>
      <w:r w:rsidR="006C1B94">
        <w:t xml:space="preserve"> for Nativity</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22" w:name="_Ref434475196"/>
      <w:r>
        <w:t>The Saturday Psali Batos</w:t>
      </w:r>
      <w:r w:rsidR="006C1B94">
        <w:t xml:space="preserve"> for Nativity</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23"/>
            <w:r>
              <w:t>For I cannot speak.</w:t>
            </w:r>
            <w:commentRangeEnd w:id="1323"/>
            <w:r>
              <w:rPr>
                <w:rStyle w:val="CommentReference"/>
              </w:rPr>
              <w:commentReference w:id="1323"/>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24" w:name="_Toc445107353"/>
      <w:r>
        <w:t>December 26 (27) / Koiak 30: The Second Day of the Feast of the Nativity</w:t>
      </w:r>
      <w:bookmarkEnd w:id="1324"/>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25" w:name="_Ref434561401"/>
      <w:bookmarkStart w:id="1326" w:name="_Toc445107354"/>
      <w:r>
        <w:t>December 27 (28) / Tobi 1: St. Stephen Day</w:t>
      </w:r>
      <w:bookmarkEnd w:id="1325"/>
      <w:bookmarkEnd w:id="1326"/>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3E6DC3">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3E6DC3">
        <w:rPr>
          <w:noProof/>
        </w:rPr>
        <w:t>556</w:t>
      </w:r>
      <w:r w:rsidR="002409EF">
        <w:fldChar w:fldCharType="end"/>
      </w:r>
      <w:r w:rsidR="002409EF">
        <w:t>.</w:t>
      </w:r>
    </w:p>
    <w:p w14:paraId="3C6CAB04" w14:textId="77777777" w:rsidR="00073003" w:rsidRDefault="00073003" w:rsidP="00073003">
      <w:pPr>
        <w:pStyle w:val="Heading3"/>
      </w:pPr>
      <w:bookmarkStart w:id="1327" w:name="_Toc445107355"/>
      <w:r>
        <w:t xml:space="preserve">December 29 (30) / Tobi 3: The One Hundred and </w:t>
      </w:r>
      <w:proofErr w:type="gramStart"/>
      <w:r>
        <w:t>Forty Four</w:t>
      </w:r>
      <w:proofErr w:type="gramEnd"/>
      <w:r>
        <w:t xml:space="preserve"> Thousand</w:t>
      </w:r>
      <w:bookmarkEnd w:id="1327"/>
    </w:p>
    <w:p w14:paraId="2FE981A9" w14:textId="77777777" w:rsidR="00073003" w:rsidRDefault="00073003" w:rsidP="00073003">
      <w:pPr>
        <w:pStyle w:val="Heading4"/>
      </w:pPr>
      <w:bookmarkStart w:id="1328" w:name="_Ref434488616"/>
      <w:r>
        <w:t>The Doxology</w:t>
      </w:r>
      <w:r w:rsidR="00B46E6E">
        <w:t xml:space="preserve"> for the One Hundred and </w:t>
      </w:r>
      <w:proofErr w:type="gramStart"/>
      <w:r w:rsidR="00B46E6E">
        <w:t>Forty Four</w:t>
      </w:r>
      <w:proofErr w:type="gramEnd"/>
      <w:r w:rsidR="00B46E6E">
        <w:t xml:space="preserve"> Thousand</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869"/>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870"/>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9" w:name="_Ref434564016"/>
      <w:bookmarkStart w:id="1330" w:name="_Toc445107356"/>
      <w:r>
        <w:t>December 30 (31) / Tobi 4: St. John the Evangelist</w:t>
      </w:r>
      <w:bookmarkEnd w:id="1329"/>
      <w:bookmarkEnd w:id="1330"/>
    </w:p>
    <w:p w14:paraId="3C0BCC81" w14:textId="77777777" w:rsidR="00FF5FF3" w:rsidRDefault="00FF5FF3" w:rsidP="00FF5FF3">
      <w:pPr>
        <w:pStyle w:val="Heading4"/>
      </w:pPr>
      <w:bookmarkStart w:id="1331" w:name="_Ref434488768"/>
      <w:r>
        <w:t>The Doxology</w:t>
      </w:r>
      <w:r w:rsidR="00B46E6E">
        <w:t xml:space="preserve"> for</w:t>
      </w:r>
      <w:r w:rsidR="00BC160E">
        <w:t xml:space="preserve"> St. John the Evangelist</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32"/>
            <w:r>
              <w:t>Zebulun</w:t>
            </w:r>
            <w:commentRangeEnd w:id="1332"/>
            <w:r>
              <w:rPr>
                <w:rStyle w:val="FootnoteReference"/>
              </w:rPr>
              <w:footnoteReference w:id="871"/>
            </w:r>
            <w:r>
              <w:rPr>
                <w:rStyle w:val="CommentReference"/>
                <w:rFonts w:ascii="Times New Roman" w:eastAsiaTheme="minorHAnsi" w:hAnsi="Times New Roman" w:cstheme="minorBidi"/>
                <w:color w:val="auto"/>
              </w:rPr>
              <w:commentReference w:id="1332"/>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872"/>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33" w:name="_Toc410196204"/>
      <w:bookmarkStart w:id="1334" w:name="_Toc410196446"/>
      <w:bookmarkStart w:id="1335" w:name="_Toc410196948"/>
      <w:bookmarkStart w:id="1336" w:name="_Toc445107264"/>
      <w:bookmarkStart w:id="1337" w:name="January"/>
      <w:bookmarkEnd w:id="1252"/>
      <w:bookmarkEnd w:id="1271"/>
      <w:bookmarkEnd w:id="1272"/>
      <w:bookmarkEnd w:id="1273"/>
      <w:r>
        <w:lastRenderedPageBreak/>
        <w:t>January</w:t>
      </w:r>
      <w:bookmarkEnd w:id="1333"/>
      <w:bookmarkEnd w:id="1334"/>
      <w:bookmarkEnd w:id="1335"/>
      <w:r w:rsidR="00FF5FF3">
        <w:t xml:space="preserve"> or </w:t>
      </w:r>
      <w:r w:rsidR="00FF5FF3">
        <w:rPr>
          <w:rFonts w:ascii="FreeSerifAvvaShenouda" w:hAnsi="FreeSerifAvvaShenouda" w:cs="FreeSerifAvvaShenouda"/>
        </w:rPr>
        <w:t>Ⲧⲱⲃⲓ</w:t>
      </w:r>
      <w:bookmarkEnd w:id="1336"/>
    </w:p>
    <w:bookmarkStart w:id="1338" w:name="_Toc410196205" w:displacedByCustomXml="next"/>
    <w:bookmarkStart w:id="1339" w:name="_Toc410196447" w:displacedByCustomXml="next"/>
    <w:bookmarkStart w:id="1340" w:name="_Toc410196949" w:displacedByCustomXml="next"/>
    <w:sdt>
      <w:sdtPr>
        <w:id w:val="-286434970"/>
        <w:docPartObj>
          <w:docPartGallery w:val="Table of Contents"/>
          <w:docPartUnique/>
        </w:docPartObj>
      </w:sdtPr>
      <w:sdtEndPr>
        <w:rPr>
          <w:b/>
          <w:bCs/>
          <w:noProof/>
        </w:rPr>
      </w:sdtEndPr>
      <w:sdtContent>
        <w:p w14:paraId="20A1D80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5107357" w:history="1">
            <w:r w:rsidR="003E6DC3" w:rsidRPr="00DF1B05">
              <w:rPr>
                <w:rStyle w:val="Hyperlink"/>
                <w:noProof/>
                <w:lang w:val="en-US"/>
              </w:rPr>
              <w:t xml:space="preserve">January 1 (2) / Tobi 6: The Feast of the </w:t>
            </w:r>
            <w:r w:rsidR="003E6DC3" w:rsidRPr="00DF1B05">
              <w:rPr>
                <w:rStyle w:val="Hyperlink"/>
                <w:noProof/>
              </w:rPr>
              <w:t>Circumcision</w:t>
            </w:r>
            <w:r w:rsidR="003E6DC3">
              <w:rPr>
                <w:noProof/>
                <w:webHidden/>
              </w:rPr>
              <w:tab/>
            </w:r>
            <w:r w:rsidR="003E6DC3">
              <w:rPr>
                <w:noProof/>
                <w:webHidden/>
              </w:rPr>
              <w:fldChar w:fldCharType="begin"/>
            </w:r>
            <w:r w:rsidR="003E6DC3">
              <w:rPr>
                <w:noProof/>
                <w:webHidden/>
              </w:rPr>
              <w:instrText xml:space="preserve"> PAGEREF _Toc445107357 \h </w:instrText>
            </w:r>
            <w:r w:rsidR="003E6DC3">
              <w:rPr>
                <w:noProof/>
                <w:webHidden/>
              </w:rPr>
            </w:r>
            <w:r w:rsidR="003E6DC3">
              <w:rPr>
                <w:noProof/>
                <w:webHidden/>
              </w:rPr>
              <w:fldChar w:fldCharType="separate"/>
            </w:r>
            <w:r w:rsidR="003E6DC3">
              <w:rPr>
                <w:noProof/>
                <w:webHidden/>
              </w:rPr>
              <w:t>698</w:t>
            </w:r>
            <w:r w:rsidR="003E6DC3">
              <w:rPr>
                <w:noProof/>
                <w:webHidden/>
              </w:rPr>
              <w:fldChar w:fldCharType="end"/>
            </w:r>
          </w:hyperlink>
        </w:p>
        <w:p w14:paraId="7BE8DE8D"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58" w:history="1">
            <w:r w:rsidR="003E6DC3" w:rsidRPr="00DF1B05">
              <w:rPr>
                <w:rStyle w:val="Hyperlink"/>
                <w:noProof/>
              </w:rPr>
              <w:t>January 6 (7) / Tobi 11: The Feast of Theophany</w:t>
            </w:r>
            <w:r w:rsidR="003E6DC3">
              <w:rPr>
                <w:noProof/>
                <w:webHidden/>
              </w:rPr>
              <w:tab/>
            </w:r>
            <w:r w:rsidR="003E6DC3">
              <w:rPr>
                <w:noProof/>
                <w:webHidden/>
              </w:rPr>
              <w:fldChar w:fldCharType="begin"/>
            </w:r>
            <w:r w:rsidR="003E6DC3">
              <w:rPr>
                <w:noProof/>
                <w:webHidden/>
              </w:rPr>
              <w:instrText xml:space="preserve"> PAGEREF _Toc445107358 \h </w:instrText>
            </w:r>
            <w:r w:rsidR="003E6DC3">
              <w:rPr>
                <w:noProof/>
                <w:webHidden/>
              </w:rPr>
            </w:r>
            <w:r w:rsidR="003E6DC3">
              <w:rPr>
                <w:noProof/>
                <w:webHidden/>
              </w:rPr>
              <w:fldChar w:fldCharType="separate"/>
            </w:r>
            <w:r w:rsidR="003E6DC3">
              <w:rPr>
                <w:noProof/>
                <w:webHidden/>
              </w:rPr>
              <w:t>707</w:t>
            </w:r>
            <w:r w:rsidR="003E6DC3">
              <w:rPr>
                <w:noProof/>
                <w:webHidden/>
              </w:rPr>
              <w:fldChar w:fldCharType="end"/>
            </w:r>
          </w:hyperlink>
        </w:p>
        <w:p w14:paraId="2FAEC3E8"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59" w:history="1">
            <w:r w:rsidR="003E6DC3" w:rsidRPr="00DF1B05">
              <w:rPr>
                <w:rStyle w:val="Hyperlink"/>
                <w:noProof/>
              </w:rPr>
              <w:t>January 7 (8) / Tobi 12: The Second Day of the Feast of Theophany</w:t>
            </w:r>
            <w:r w:rsidR="003E6DC3">
              <w:rPr>
                <w:noProof/>
                <w:webHidden/>
              </w:rPr>
              <w:tab/>
            </w:r>
            <w:r w:rsidR="003E6DC3">
              <w:rPr>
                <w:noProof/>
                <w:webHidden/>
              </w:rPr>
              <w:fldChar w:fldCharType="begin"/>
            </w:r>
            <w:r w:rsidR="003E6DC3">
              <w:rPr>
                <w:noProof/>
                <w:webHidden/>
              </w:rPr>
              <w:instrText xml:space="preserve"> PAGEREF _Toc445107359 \h </w:instrText>
            </w:r>
            <w:r w:rsidR="003E6DC3">
              <w:rPr>
                <w:noProof/>
                <w:webHidden/>
              </w:rPr>
            </w:r>
            <w:r w:rsidR="003E6DC3">
              <w:rPr>
                <w:noProof/>
                <w:webHidden/>
              </w:rPr>
              <w:fldChar w:fldCharType="separate"/>
            </w:r>
            <w:r w:rsidR="003E6DC3">
              <w:rPr>
                <w:noProof/>
                <w:webHidden/>
              </w:rPr>
              <w:t>739</w:t>
            </w:r>
            <w:r w:rsidR="003E6DC3">
              <w:rPr>
                <w:noProof/>
                <w:webHidden/>
              </w:rPr>
              <w:fldChar w:fldCharType="end"/>
            </w:r>
          </w:hyperlink>
        </w:p>
        <w:p w14:paraId="5E9E5859"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60" w:history="1">
            <w:r w:rsidR="003E6DC3" w:rsidRPr="00DF1B05">
              <w:rPr>
                <w:rStyle w:val="Hyperlink"/>
                <w:noProof/>
              </w:rPr>
              <w:t>January 7 (8) / Tobi 12: Also the Commemoration of Archangel Michael</w:t>
            </w:r>
            <w:r w:rsidR="003E6DC3">
              <w:rPr>
                <w:noProof/>
                <w:webHidden/>
              </w:rPr>
              <w:tab/>
            </w:r>
            <w:r w:rsidR="003E6DC3">
              <w:rPr>
                <w:noProof/>
                <w:webHidden/>
              </w:rPr>
              <w:fldChar w:fldCharType="begin"/>
            </w:r>
            <w:r w:rsidR="003E6DC3">
              <w:rPr>
                <w:noProof/>
                <w:webHidden/>
              </w:rPr>
              <w:instrText xml:space="preserve"> PAGEREF _Toc445107360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7BB02997"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61" w:history="1">
            <w:r w:rsidR="003E6DC3" w:rsidRPr="00DF1B05">
              <w:rPr>
                <w:rStyle w:val="Hyperlink"/>
                <w:noProof/>
              </w:rPr>
              <w:t>January 7 (8) / Tobi 12: Also St. Theodore Anatoly</w:t>
            </w:r>
            <w:r w:rsidR="003E6DC3">
              <w:rPr>
                <w:noProof/>
                <w:webHidden/>
              </w:rPr>
              <w:tab/>
            </w:r>
            <w:r w:rsidR="003E6DC3">
              <w:rPr>
                <w:noProof/>
                <w:webHidden/>
              </w:rPr>
              <w:fldChar w:fldCharType="begin"/>
            </w:r>
            <w:r w:rsidR="003E6DC3">
              <w:rPr>
                <w:noProof/>
                <w:webHidden/>
              </w:rPr>
              <w:instrText xml:space="preserve"> PAGEREF _Toc445107361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30388F33"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62" w:history="1">
            <w:r w:rsidR="003E6DC3" w:rsidRPr="00DF1B05">
              <w:rPr>
                <w:rStyle w:val="Hyperlink"/>
                <w:noProof/>
              </w:rPr>
              <w:t>January 8 (9) / Tobi 13: The Feast of The Wedding of Cana of Galilee</w:t>
            </w:r>
            <w:r w:rsidR="003E6DC3">
              <w:rPr>
                <w:noProof/>
                <w:webHidden/>
              </w:rPr>
              <w:tab/>
            </w:r>
            <w:r w:rsidR="003E6DC3">
              <w:rPr>
                <w:noProof/>
                <w:webHidden/>
              </w:rPr>
              <w:fldChar w:fldCharType="begin"/>
            </w:r>
            <w:r w:rsidR="003E6DC3">
              <w:rPr>
                <w:noProof/>
                <w:webHidden/>
              </w:rPr>
              <w:instrText xml:space="preserve"> PAGEREF _Toc445107362 \h </w:instrText>
            </w:r>
            <w:r w:rsidR="003E6DC3">
              <w:rPr>
                <w:noProof/>
                <w:webHidden/>
              </w:rPr>
            </w:r>
            <w:r w:rsidR="003E6DC3">
              <w:rPr>
                <w:noProof/>
                <w:webHidden/>
              </w:rPr>
              <w:fldChar w:fldCharType="separate"/>
            </w:r>
            <w:r w:rsidR="003E6DC3">
              <w:rPr>
                <w:noProof/>
                <w:webHidden/>
              </w:rPr>
              <w:t>741</w:t>
            </w:r>
            <w:r w:rsidR="003E6DC3">
              <w:rPr>
                <w:noProof/>
                <w:webHidden/>
              </w:rPr>
              <w:fldChar w:fldCharType="end"/>
            </w:r>
          </w:hyperlink>
        </w:p>
        <w:p w14:paraId="04DA6F6C"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63" w:history="1">
            <w:r w:rsidR="003E6DC3" w:rsidRPr="00DF1B05">
              <w:rPr>
                <w:rStyle w:val="Hyperlink"/>
                <w:noProof/>
              </w:rPr>
              <w:t>January 8 (9) / Tobi 13: Also the Martyrdom of St. Demiana</w:t>
            </w:r>
            <w:r w:rsidR="003E6DC3">
              <w:rPr>
                <w:noProof/>
                <w:webHidden/>
              </w:rPr>
              <w:tab/>
            </w:r>
            <w:r w:rsidR="003E6DC3">
              <w:rPr>
                <w:noProof/>
                <w:webHidden/>
              </w:rPr>
              <w:fldChar w:fldCharType="begin"/>
            </w:r>
            <w:r w:rsidR="003E6DC3">
              <w:rPr>
                <w:noProof/>
                <w:webHidden/>
              </w:rPr>
              <w:instrText xml:space="preserve"> PAGEREF _Toc445107363 \h </w:instrText>
            </w:r>
            <w:r w:rsidR="003E6DC3">
              <w:rPr>
                <w:noProof/>
                <w:webHidden/>
              </w:rPr>
            </w:r>
            <w:r w:rsidR="003E6DC3">
              <w:rPr>
                <w:noProof/>
                <w:webHidden/>
              </w:rPr>
              <w:fldChar w:fldCharType="separate"/>
            </w:r>
            <w:r w:rsidR="003E6DC3">
              <w:rPr>
                <w:noProof/>
                <w:webHidden/>
              </w:rPr>
              <w:t>749</w:t>
            </w:r>
            <w:r w:rsidR="003E6DC3">
              <w:rPr>
                <w:noProof/>
                <w:webHidden/>
              </w:rPr>
              <w:fldChar w:fldCharType="end"/>
            </w:r>
          </w:hyperlink>
        </w:p>
        <w:p w14:paraId="4AF1382F"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64" w:history="1">
            <w:r w:rsidR="003E6DC3" w:rsidRPr="00DF1B05">
              <w:rPr>
                <w:rStyle w:val="Hyperlink"/>
                <w:noProof/>
              </w:rPr>
              <w:t>January 9 (10) / Tobi 14: St. Maximus</w:t>
            </w:r>
            <w:r w:rsidR="003E6DC3">
              <w:rPr>
                <w:noProof/>
                <w:webHidden/>
              </w:rPr>
              <w:tab/>
            </w:r>
            <w:r w:rsidR="003E6DC3">
              <w:rPr>
                <w:noProof/>
                <w:webHidden/>
              </w:rPr>
              <w:fldChar w:fldCharType="begin"/>
            </w:r>
            <w:r w:rsidR="003E6DC3">
              <w:rPr>
                <w:noProof/>
                <w:webHidden/>
              </w:rPr>
              <w:instrText xml:space="preserve"> PAGEREF _Toc445107364 \h </w:instrText>
            </w:r>
            <w:r w:rsidR="003E6DC3">
              <w:rPr>
                <w:noProof/>
                <w:webHidden/>
              </w:rPr>
            </w:r>
            <w:r w:rsidR="003E6DC3">
              <w:rPr>
                <w:noProof/>
                <w:webHidden/>
              </w:rPr>
              <w:fldChar w:fldCharType="separate"/>
            </w:r>
            <w:r w:rsidR="003E6DC3">
              <w:rPr>
                <w:noProof/>
                <w:webHidden/>
              </w:rPr>
              <w:t>752</w:t>
            </w:r>
            <w:r w:rsidR="003E6DC3">
              <w:rPr>
                <w:noProof/>
                <w:webHidden/>
              </w:rPr>
              <w:fldChar w:fldCharType="end"/>
            </w:r>
          </w:hyperlink>
        </w:p>
        <w:p w14:paraId="23053486"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65" w:history="1">
            <w:r w:rsidR="003E6DC3" w:rsidRPr="00DF1B05">
              <w:rPr>
                <w:rStyle w:val="Hyperlink"/>
                <w:noProof/>
              </w:rPr>
              <w:t>January 12 (13) / Tobi 17: St. Dometius</w:t>
            </w:r>
            <w:r w:rsidR="003E6DC3">
              <w:rPr>
                <w:noProof/>
                <w:webHidden/>
              </w:rPr>
              <w:tab/>
            </w:r>
            <w:r w:rsidR="003E6DC3">
              <w:rPr>
                <w:noProof/>
                <w:webHidden/>
              </w:rPr>
              <w:fldChar w:fldCharType="begin"/>
            </w:r>
            <w:r w:rsidR="003E6DC3">
              <w:rPr>
                <w:noProof/>
                <w:webHidden/>
              </w:rPr>
              <w:instrText xml:space="preserve"> PAGEREF _Toc445107365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19BCBD2B"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66" w:history="1">
            <w:r w:rsidR="003E6DC3" w:rsidRPr="00DF1B05">
              <w:rPr>
                <w:rStyle w:val="Hyperlink"/>
                <w:noProof/>
              </w:rPr>
              <w:t>January 13 (14) / Tobi 18: St. Hilary of Poitiers</w:t>
            </w:r>
            <w:r w:rsidR="003E6DC3">
              <w:rPr>
                <w:noProof/>
                <w:webHidden/>
              </w:rPr>
              <w:tab/>
            </w:r>
            <w:r w:rsidR="003E6DC3">
              <w:rPr>
                <w:noProof/>
                <w:webHidden/>
              </w:rPr>
              <w:fldChar w:fldCharType="begin"/>
            </w:r>
            <w:r w:rsidR="003E6DC3">
              <w:rPr>
                <w:noProof/>
                <w:webHidden/>
              </w:rPr>
              <w:instrText xml:space="preserve"> PAGEREF _Toc445107366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78B1CED8"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67" w:history="1">
            <w:r w:rsidR="003E6DC3" w:rsidRPr="00DF1B05">
              <w:rPr>
                <w:rStyle w:val="Hyperlink"/>
                <w:noProof/>
              </w:rPr>
              <w:t>January 15 (16) / Tobi 20: Departure of St. Prochorus the Disciple</w:t>
            </w:r>
            <w:r w:rsidR="003E6DC3">
              <w:rPr>
                <w:noProof/>
                <w:webHidden/>
              </w:rPr>
              <w:tab/>
            </w:r>
            <w:r w:rsidR="003E6DC3">
              <w:rPr>
                <w:noProof/>
                <w:webHidden/>
              </w:rPr>
              <w:fldChar w:fldCharType="begin"/>
            </w:r>
            <w:r w:rsidR="003E6DC3">
              <w:rPr>
                <w:noProof/>
                <w:webHidden/>
              </w:rPr>
              <w:instrText xml:space="preserve"> PAGEREF _Toc445107367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58592576"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68" w:history="1">
            <w:r w:rsidR="003E6DC3" w:rsidRPr="00DF1B05">
              <w:rPr>
                <w:rStyle w:val="Hyperlink"/>
                <w:noProof/>
              </w:rPr>
              <w:t>January 16 (17) / Tobi 21: The Dormition of the Virgin</w:t>
            </w:r>
            <w:r w:rsidR="003E6DC3">
              <w:rPr>
                <w:noProof/>
                <w:webHidden/>
              </w:rPr>
              <w:tab/>
            </w:r>
            <w:r w:rsidR="003E6DC3">
              <w:rPr>
                <w:noProof/>
                <w:webHidden/>
              </w:rPr>
              <w:fldChar w:fldCharType="begin"/>
            </w:r>
            <w:r w:rsidR="003E6DC3">
              <w:rPr>
                <w:noProof/>
                <w:webHidden/>
              </w:rPr>
              <w:instrText xml:space="preserve"> PAGEREF _Toc445107368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6EFEF668"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69" w:history="1">
            <w:r w:rsidR="003E6DC3" w:rsidRPr="00DF1B05">
              <w:rPr>
                <w:rStyle w:val="Hyperlink"/>
                <w:noProof/>
              </w:rPr>
              <w:t>January 17 (18) / Tobi 22: St. Anthony the Great</w:t>
            </w:r>
            <w:r w:rsidR="003E6DC3">
              <w:rPr>
                <w:noProof/>
                <w:webHidden/>
              </w:rPr>
              <w:tab/>
            </w:r>
            <w:r w:rsidR="003E6DC3">
              <w:rPr>
                <w:noProof/>
                <w:webHidden/>
              </w:rPr>
              <w:fldChar w:fldCharType="begin"/>
            </w:r>
            <w:r w:rsidR="003E6DC3">
              <w:rPr>
                <w:noProof/>
                <w:webHidden/>
              </w:rPr>
              <w:instrText xml:space="preserve"> PAGEREF _Toc445107369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463FEC1E"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70" w:history="1">
            <w:r w:rsidR="003E6DC3" w:rsidRPr="00DF1B05">
              <w:rPr>
                <w:rStyle w:val="Hyperlink"/>
                <w:noProof/>
              </w:rPr>
              <w:t>January 18 (19) / Tobi 23: St. Timothy the Apostle</w:t>
            </w:r>
            <w:r w:rsidR="003E6DC3">
              <w:rPr>
                <w:noProof/>
                <w:webHidden/>
              </w:rPr>
              <w:tab/>
            </w:r>
            <w:r w:rsidR="003E6DC3">
              <w:rPr>
                <w:noProof/>
                <w:webHidden/>
              </w:rPr>
              <w:fldChar w:fldCharType="begin"/>
            </w:r>
            <w:r w:rsidR="003E6DC3">
              <w:rPr>
                <w:noProof/>
                <w:webHidden/>
              </w:rPr>
              <w:instrText xml:space="preserve"> PAGEREF _Toc445107370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1D5209CD"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71" w:history="1">
            <w:r w:rsidR="003E6DC3" w:rsidRPr="00DF1B05">
              <w:rPr>
                <w:rStyle w:val="Hyperlink"/>
                <w:noProof/>
              </w:rPr>
              <w:t>January 22 (23) / Tobi 27: Archangel Suriel</w:t>
            </w:r>
            <w:r w:rsidR="003E6DC3">
              <w:rPr>
                <w:noProof/>
                <w:webHidden/>
              </w:rPr>
              <w:tab/>
            </w:r>
            <w:r w:rsidR="003E6DC3">
              <w:rPr>
                <w:noProof/>
                <w:webHidden/>
              </w:rPr>
              <w:fldChar w:fldCharType="begin"/>
            </w:r>
            <w:r w:rsidR="003E6DC3">
              <w:rPr>
                <w:noProof/>
                <w:webHidden/>
              </w:rPr>
              <w:instrText xml:space="preserve"> PAGEREF _Toc445107371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6F4EBB36"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72" w:history="1">
            <w:r w:rsidR="003E6DC3" w:rsidRPr="00DF1B05">
              <w:rPr>
                <w:rStyle w:val="Hyperlink"/>
                <w:noProof/>
              </w:rPr>
              <w:t>January 22 (23) / Tobi 27: Also Relocation of St. Timothy the Apostle’s Relics</w:t>
            </w:r>
            <w:r w:rsidR="003E6DC3">
              <w:rPr>
                <w:noProof/>
                <w:webHidden/>
              </w:rPr>
              <w:tab/>
            </w:r>
            <w:r w:rsidR="003E6DC3">
              <w:rPr>
                <w:noProof/>
                <w:webHidden/>
              </w:rPr>
              <w:fldChar w:fldCharType="begin"/>
            </w:r>
            <w:r w:rsidR="003E6DC3">
              <w:rPr>
                <w:noProof/>
                <w:webHidden/>
              </w:rPr>
              <w:instrText xml:space="preserve"> PAGEREF _Toc445107372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3A70FA3B"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73" w:history="1">
            <w:r w:rsidR="003E6DC3" w:rsidRPr="00DF1B05">
              <w:rPr>
                <w:rStyle w:val="Hyperlink"/>
                <w:noProof/>
              </w:rPr>
              <w:t>January 24 (25) / Tobi 29: Commemoration of the Annunciation, Nativity, and Resurrection on the 29</w:t>
            </w:r>
            <w:r w:rsidR="003E6DC3" w:rsidRPr="00DF1B05">
              <w:rPr>
                <w:rStyle w:val="Hyperlink"/>
                <w:noProof/>
                <w:vertAlign w:val="superscript"/>
              </w:rPr>
              <w:t>th</w:t>
            </w:r>
            <w:r w:rsidR="003E6DC3" w:rsidRPr="00DF1B05">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_Toc445107373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1B3C8DC4"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74" w:history="1">
            <w:r w:rsidR="003E6DC3" w:rsidRPr="00DF1B05">
              <w:rPr>
                <w:rStyle w:val="Hyperlink"/>
                <w:noProof/>
              </w:rPr>
              <w:t>January 27 (28) / Meshir 2: St. Paul the Anchorite</w:t>
            </w:r>
            <w:r w:rsidR="003E6DC3">
              <w:rPr>
                <w:noProof/>
                <w:webHidden/>
              </w:rPr>
              <w:tab/>
            </w:r>
            <w:r w:rsidR="003E6DC3">
              <w:rPr>
                <w:noProof/>
                <w:webHidden/>
              </w:rPr>
              <w:fldChar w:fldCharType="begin"/>
            </w:r>
            <w:r w:rsidR="003E6DC3">
              <w:rPr>
                <w:noProof/>
                <w:webHidden/>
              </w:rPr>
              <w:instrText xml:space="preserve"> PAGEREF _Toc445107374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7D1753FE"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75" w:history="1">
            <w:r w:rsidR="003E6DC3" w:rsidRPr="00DF1B05">
              <w:rPr>
                <w:rStyle w:val="Hyperlink"/>
                <w:noProof/>
              </w:rPr>
              <w:t>January 29 (30) / Meshir 4: Martyrdom of St. Agabus the Disciple</w:t>
            </w:r>
            <w:r w:rsidR="003E6DC3">
              <w:rPr>
                <w:noProof/>
                <w:webHidden/>
              </w:rPr>
              <w:tab/>
            </w:r>
            <w:r w:rsidR="003E6DC3">
              <w:rPr>
                <w:noProof/>
                <w:webHidden/>
              </w:rPr>
              <w:fldChar w:fldCharType="begin"/>
            </w:r>
            <w:r w:rsidR="003E6DC3">
              <w:rPr>
                <w:noProof/>
                <w:webHidden/>
              </w:rPr>
              <w:instrText xml:space="preserve"> PAGEREF _Toc445107375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02FE3588"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76" w:history="1">
            <w:r w:rsidR="003E6DC3" w:rsidRPr="00DF1B05">
              <w:rPr>
                <w:rStyle w:val="Hyperlink"/>
                <w:noProof/>
              </w:rPr>
              <w:t>January 21 (31) / Meshir 5: St. Apollo the Friend of St. Apip</w:t>
            </w:r>
            <w:r w:rsidR="003E6DC3">
              <w:rPr>
                <w:noProof/>
                <w:webHidden/>
              </w:rPr>
              <w:tab/>
            </w:r>
            <w:r w:rsidR="003E6DC3">
              <w:rPr>
                <w:noProof/>
                <w:webHidden/>
              </w:rPr>
              <w:fldChar w:fldCharType="begin"/>
            </w:r>
            <w:r w:rsidR="003E6DC3">
              <w:rPr>
                <w:noProof/>
                <w:webHidden/>
              </w:rPr>
              <w:instrText xml:space="preserve"> PAGEREF _Toc445107376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41" w:name="_Toc445107357"/>
      <w:r>
        <w:rPr>
          <w:lang w:val="en-US"/>
        </w:rPr>
        <w:lastRenderedPageBreak/>
        <w:t>January 1 (2) / Tobi 6</w:t>
      </w:r>
      <w:r w:rsidR="00FF5FF3">
        <w:rPr>
          <w:lang w:val="en-US"/>
        </w:rPr>
        <w:t xml:space="preserve">: The Feast of the </w:t>
      </w:r>
      <w:r w:rsidR="00495F1A">
        <w:t>Circumcision</w:t>
      </w:r>
      <w:bookmarkEnd w:id="1340"/>
      <w:bookmarkEnd w:id="1339"/>
      <w:bookmarkEnd w:id="1338"/>
      <w:bookmarkEnd w:id="1341"/>
    </w:p>
    <w:p w14:paraId="1387E376" w14:textId="77777777" w:rsidR="00FF5FF3" w:rsidRDefault="00FF5FF3" w:rsidP="00FF5FF3">
      <w:pPr>
        <w:pStyle w:val="Heading4"/>
      </w:pPr>
      <w:bookmarkStart w:id="1342" w:name="_Ref434477590"/>
      <w:r>
        <w:t>The Doxology</w:t>
      </w:r>
      <w:r w:rsidR="00E21EA3">
        <w:t xml:space="preserve"> for the Circumcision</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43"/>
            <w:r>
              <w:t xml:space="preserve">Christian </w:t>
            </w:r>
            <w:commentRangeEnd w:id="1343"/>
            <w:r>
              <w:rPr>
                <w:rStyle w:val="CommentReference"/>
                <w:rFonts w:ascii="Times New Roman" w:eastAsiaTheme="minorHAnsi" w:hAnsi="Times New Roman" w:cstheme="minorBidi"/>
                <w:color w:val="auto"/>
              </w:rPr>
              <w:commentReference w:id="1343"/>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44" w:name="_Ref434475229"/>
      <w:r>
        <w:t>The Psali Adam</w:t>
      </w:r>
      <w:r w:rsidR="006C1B94">
        <w:t xml:space="preserve"> for the Circumcision</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45"/>
            <w:r>
              <w:t xml:space="preserve">Victorious </w:t>
            </w:r>
            <w:commentRangeEnd w:id="1345"/>
            <w:r>
              <w:rPr>
                <w:rStyle w:val="CommentReference"/>
              </w:rPr>
              <w:commentReference w:id="1345"/>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46" w:name="_Ref434475252"/>
      <w:r>
        <w:t>The Psali Batos</w:t>
      </w:r>
      <w:r w:rsidR="006C1B94">
        <w:t xml:space="preserve"> for the Circumcision</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47"/>
            <w:r>
              <w:t>divinity</w:t>
            </w:r>
            <w:commentRangeEnd w:id="1347"/>
            <w:r>
              <w:rPr>
                <w:rStyle w:val="CommentReference"/>
              </w:rPr>
              <w:commentReference w:id="1347"/>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8" w:name="_Toc410196206"/>
      <w:bookmarkStart w:id="1349" w:name="_Toc410196448"/>
      <w:bookmarkStart w:id="1350" w:name="_Toc410196950"/>
      <w:bookmarkStart w:id="1351" w:name="_Toc445107358"/>
      <w:r>
        <w:t xml:space="preserve">January 6 (7) / Tobi 11: The Feast of </w:t>
      </w:r>
      <w:r w:rsidR="00495F1A">
        <w:t>Theophany</w:t>
      </w:r>
      <w:bookmarkEnd w:id="1348"/>
      <w:bookmarkEnd w:id="1349"/>
      <w:bookmarkEnd w:id="1350"/>
      <w:bookmarkEnd w:id="1351"/>
    </w:p>
    <w:p w14:paraId="322B4F7B" w14:textId="77777777" w:rsidR="00FF5FF3" w:rsidRDefault="00430630" w:rsidP="00FF5FF3">
      <w:pPr>
        <w:pStyle w:val="Heading4"/>
      </w:pPr>
      <w:bookmarkStart w:id="1352" w:name="_Ref434477630"/>
      <w:r>
        <w:t>An</w:t>
      </w:r>
      <w:r w:rsidR="00FF5FF3">
        <w:t xml:space="preserve"> </w:t>
      </w:r>
      <w:r>
        <w:t xml:space="preserve">Abridged </w:t>
      </w:r>
      <w:r w:rsidR="00FF5FF3">
        <w:t>Doxology</w:t>
      </w:r>
      <w:r w:rsidR="00E21EA3">
        <w:t xml:space="preserve"> for Theophany</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53" w:name="_Ref434477641"/>
      <w:r>
        <w:lastRenderedPageBreak/>
        <w:t>The First Doxology for Theophany</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54" w:name="_Ref434477660"/>
      <w:r>
        <w:lastRenderedPageBreak/>
        <w:t>The Second Doxology for Theophany</w:t>
      </w:r>
      <w:bookmarkEnd w:id="13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55" w:name="_Ref434475280"/>
      <w:r>
        <w:t>The Sunday Psali Adam</w:t>
      </w:r>
      <w:r w:rsidR="006C1B94">
        <w:t xml:space="preserve"> for Theophany</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56"/>
            <w:r>
              <w:t xml:space="preserve">confirm </w:t>
            </w:r>
            <w:commentRangeEnd w:id="1356"/>
            <w:r>
              <w:rPr>
                <w:rStyle w:val="CommentReference"/>
              </w:rPr>
              <w:commentReference w:id="1356"/>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57"/>
            <w:r>
              <w:t>ⲛ̀ϫⲉ</w:t>
            </w:r>
            <w:commentRangeEnd w:id="1357"/>
            <w:r>
              <w:rPr>
                <w:rStyle w:val="CommentReference"/>
                <w:rFonts w:ascii="Times New Roman" w:hAnsi="Times New Roman"/>
              </w:rPr>
              <w:commentReference w:id="1357"/>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8"/>
            <w:r>
              <w:t>moved</w:t>
            </w:r>
            <w:commentRangeEnd w:id="1358"/>
            <w:r>
              <w:rPr>
                <w:rStyle w:val="CommentReference"/>
              </w:rPr>
              <w:commentReference w:id="1358"/>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9"/>
            <w:r>
              <w:t>thrice holy,</w:t>
            </w:r>
            <w:commentRangeEnd w:id="1359"/>
            <w:r>
              <w:rPr>
                <w:rStyle w:val="CommentReference"/>
              </w:rPr>
              <w:commentReference w:id="1359"/>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60" w:name="_Ref434475309"/>
      <w:r>
        <w:lastRenderedPageBreak/>
        <w:t>The Monday Psali Adam</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61"/>
            <w:r>
              <w:t xml:space="preserve">Ⲓⲱⲁⲛⲛⲟⲩ </w:t>
            </w:r>
            <w:commentRangeEnd w:id="1361"/>
            <w:r>
              <w:rPr>
                <w:rStyle w:val="CommentReference"/>
                <w:rFonts w:ascii="Times New Roman" w:hAnsi="Times New Roman"/>
              </w:rPr>
              <w:commentReference w:id="1361"/>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62"/>
            <w:r>
              <w:rPr>
                <w:rFonts w:eastAsia="Arial Unicode MS" w:cs="FreeSerifAvvaShenouda"/>
              </w:rPr>
              <w:t>ⲛⲓϯϩⲟ</w:t>
            </w:r>
            <w:commentRangeEnd w:id="1362"/>
            <w:r>
              <w:rPr>
                <w:rStyle w:val="CommentReference"/>
                <w:rFonts w:ascii="Times New Roman" w:hAnsi="Times New Roman"/>
              </w:rPr>
              <w:commentReference w:id="1362"/>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63" w:name="_Ref434475331"/>
      <w:r>
        <w:t>The Tuesday Psali Adam</w:t>
      </w:r>
      <w:r w:rsidR="006C1B94">
        <w:t xml:space="preserve"> for Theophany</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64"/>
            <w:r>
              <w:t>ⲫⲏ</w:t>
            </w:r>
            <w:commentRangeEnd w:id="1364"/>
            <w:r>
              <w:rPr>
                <w:rStyle w:val="CommentReference"/>
                <w:rFonts w:ascii="Times New Roman" w:hAnsi="Times New Roman"/>
              </w:rPr>
              <w:commentReference w:id="1364"/>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65"/>
            <w:r>
              <w:t>ϯⲥⲩⲛⲧⲉⲗⲓⲁ</w:t>
            </w:r>
            <w:commentRangeEnd w:id="1365"/>
            <w:r>
              <w:rPr>
                <w:rStyle w:val="CommentReference"/>
                <w:rFonts w:ascii="Times New Roman" w:hAnsi="Times New Roman"/>
              </w:rPr>
              <w:commentReference w:id="1365"/>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66" w:name="_Ref434475362"/>
      <w:r>
        <w:t>The Wednesday Psali Batos</w:t>
      </w:r>
      <w:r w:rsidR="006C1B94">
        <w:t xml:space="preserve"> for Theophany</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67" w:name="_Ref434475388"/>
      <w:r>
        <w:t>The Thursday Psali Batos</w:t>
      </w:r>
      <w:r w:rsidR="006C1B94">
        <w:t xml:space="preserve"> for Theophany</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8" w:name="_Ref434475411"/>
      <w:r>
        <w:t>The Friday Psali Batos</w:t>
      </w:r>
      <w:r w:rsidR="006C1B94">
        <w:t xml:space="preserve"> for Theophany</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9" w:name="_Ref434475434"/>
      <w:r>
        <w:t>The Saturday Psali Batos</w:t>
      </w:r>
      <w:r w:rsidR="006C1B94">
        <w:t xml:space="preserve"> for Theophany</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70"/>
            <w:r>
              <w:t>liberty</w:t>
            </w:r>
            <w:commentRangeEnd w:id="1370"/>
            <w:r>
              <w:rPr>
                <w:rStyle w:val="CommentReference"/>
              </w:rPr>
              <w:commentReference w:id="1370"/>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71"/>
            <w:r>
              <w:t xml:space="preserve">confirm </w:t>
            </w:r>
            <w:commentRangeEnd w:id="1371"/>
            <w:r>
              <w:rPr>
                <w:rStyle w:val="CommentReference"/>
              </w:rPr>
              <w:commentReference w:id="1371"/>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72" w:name="_Toc445107359"/>
      <w:r>
        <w:t>January 7 (8) / Tobi 12</w:t>
      </w:r>
      <w:r w:rsidR="001225FA">
        <w:t xml:space="preserve">: </w:t>
      </w:r>
      <w:r>
        <w:t>The Second Day of the Feast of Theophany</w:t>
      </w:r>
      <w:bookmarkEnd w:id="1372"/>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73" w:name="_Toc445107360"/>
      <w:r>
        <w:lastRenderedPageBreak/>
        <w:t>January 7 (8) / Tobi 12</w:t>
      </w:r>
      <w:r w:rsidR="001225FA">
        <w:t xml:space="preserve">: </w:t>
      </w:r>
      <w:r>
        <w:t>Also the Commemoration of Archangel Michael</w:t>
      </w:r>
      <w:bookmarkEnd w:id="1373"/>
    </w:p>
    <w:p w14:paraId="322A578A" w14:textId="77777777" w:rsidR="00191A26" w:rsidRPr="00B637D8" w:rsidRDefault="00191A26" w:rsidP="00191A26">
      <w:pPr>
        <w:pStyle w:val="Rubric"/>
      </w:pPr>
      <w:bookmarkStart w:id="1374" w:name="_Toc410196207"/>
      <w:bookmarkStart w:id="1375" w:name="_Toc410196449"/>
      <w:bookmarkStart w:id="1376" w:name="_Toc410196951"/>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6D1BDB" w14:textId="77777777" w:rsidR="006B44CE" w:rsidRDefault="006B44CE" w:rsidP="006B44CE">
      <w:pPr>
        <w:pStyle w:val="Heading3"/>
      </w:pPr>
      <w:bookmarkStart w:id="1377" w:name="_Ref434562461"/>
      <w:bookmarkStart w:id="1378" w:name="_Toc445107361"/>
      <w:r>
        <w:t>January 7 (8) / Tobi 12</w:t>
      </w:r>
      <w:r w:rsidR="001225FA">
        <w:t xml:space="preserve">: </w:t>
      </w:r>
      <w:commentRangeStart w:id="1379"/>
      <w:r>
        <w:t>Also St. Theodore Anatoly</w:t>
      </w:r>
      <w:commentRangeEnd w:id="1379"/>
      <w:r>
        <w:rPr>
          <w:rStyle w:val="CommentReference"/>
          <w:rFonts w:eastAsiaTheme="minorHAnsi" w:cstheme="minorBidi"/>
          <w:b w:val="0"/>
          <w:bCs w:val="0"/>
        </w:rPr>
        <w:commentReference w:id="1379"/>
      </w:r>
      <w:bookmarkEnd w:id="1377"/>
      <w:bookmarkEnd w:id="1378"/>
    </w:p>
    <w:p w14:paraId="7DD26869" w14:textId="77777777" w:rsidR="006B44CE" w:rsidRDefault="006B44CE" w:rsidP="006B44CE">
      <w:pPr>
        <w:pStyle w:val="Heading4"/>
      </w:pPr>
      <w:bookmarkStart w:id="1380" w:name="_Ref434477694"/>
      <w:bookmarkStart w:id="1381" w:name="_Ref434489376"/>
      <w:r>
        <w:t>The Doxology</w:t>
      </w:r>
      <w:bookmarkEnd w:id="1380"/>
      <w:r w:rsidR="00B46E6E">
        <w:t xml:space="preserve"> for St. Theodore Anatoly</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82" w:name="_Toc445107362"/>
      <w:r>
        <w:t xml:space="preserve">January 8 (9) / Tobi 13: The Feast of </w:t>
      </w:r>
      <w:proofErr w:type="gramStart"/>
      <w:r>
        <w:t>T</w:t>
      </w:r>
      <w:r w:rsidR="00495F1A">
        <w:t>he</w:t>
      </w:r>
      <w:proofErr w:type="gramEnd"/>
      <w:r w:rsidR="00495F1A">
        <w:t xml:space="preserve"> Wedding of Cana of Galilee</w:t>
      </w:r>
      <w:bookmarkEnd w:id="1374"/>
      <w:bookmarkEnd w:id="1375"/>
      <w:bookmarkEnd w:id="1376"/>
      <w:bookmarkEnd w:id="1382"/>
    </w:p>
    <w:p w14:paraId="46F7A60E" w14:textId="77777777" w:rsidR="00A37BB6" w:rsidRDefault="00A37BB6" w:rsidP="00A37BB6">
      <w:pPr>
        <w:pStyle w:val="Heading4"/>
      </w:pPr>
      <w:bookmarkStart w:id="1383" w:name="_Ref434477774"/>
      <w:r>
        <w:t>The Doxology</w:t>
      </w:r>
      <w:r w:rsidR="00E21EA3">
        <w:t xml:space="preserve"> for the Wedding of Cana</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84" w:name="_Ref434475472"/>
      <w:r>
        <w:t>The Psali Adam</w:t>
      </w:r>
      <w:r w:rsidR="006C1B94">
        <w:t xml:space="preserve"> for the Wedding of Cana</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85" w:name="_Ref434475500"/>
      <w:r>
        <w:lastRenderedPageBreak/>
        <w:t>The Psali Batos</w:t>
      </w:r>
      <w:r w:rsidR="006C1B94">
        <w:t xml:space="preserve"> for the Wedding of Cana</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86" w:name="_Ref434560112"/>
      <w:bookmarkStart w:id="1387" w:name="_Toc445107363"/>
      <w:r>
        <w:t>January 8 (9) / Tobi 13: Also the Martyrdom of St. Demiana</w:t>
      </w:r>
      <w:bookmarkEnd w:id="1386"/>
      <w:bookmarkEnd w:id="1387"/>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3E6DC3">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3E6DC3">
        <w:rPr>
          <w:noProof/>
        </w:rPr>
        <w:t>559</w:t>
      </w:r>
      <w:r w:rsidR="002409EF">
        <w:fldChar w:fldCharType="end"/>
      </w:r>
      <w:r>
        <w:t>.</w:t>
      </w:r>
    </w:p>
    <w:p w14:paraId="625F7E74" w14:textId="77777777" w:rsidR="00B53E05" w:rsidRDefault="00B53E05" w:rsidP="00B53E05">
      <w:pPr>
        <w:pStyle w:val="Heading4"/>
      </w:pPr>
      <w:bookmarkStart w:id="1388" w:name="_Ref434490124"/>
      <w:r>
        <w:lastRenderedPageBreak/>
        <w:t>Another Doxology of St. Demiana</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873"/>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874"/>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9" w:name="_Ref434563224"/>
      <w:bookmarkStart w:id="1390" w:name="_Toc445107364"/>
      <w:r>
        <w:t>January 9 (10) / Tobi 14: St. Maximus</w:t>
      </w:r>
      <w:bookmarkEnd w:id="1389"/>
      <w:bookmarkEnd w:id="1390"/>
    </w:p>
    <w:p w14:paraId="1847ABB1" w14:textId="77777777" w:rsidR="00662600" w:rsidRDefault="00810F04" w:rsidP="00810F04">
      <w:pPr>
        <w:pStyle w:val="Heading4"/>
      </w:pPr>
      <w:bookmarkStart w:id="1391" w:name="_Ref434490957"/>
      <w:r>
        <w:t>The Doxology for</w:t>
      </w:r>
      <w:r w:rsidR="00662600">
        <w:t xml:space="preserve"> Sts. Maximus and Dometius</w:t>
      </w:r>
      <w:bookmarkEnd w:id="13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875"/>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876"/>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95" w:name="_Toc445107365"/>
      <w:r>
        <w:t>Jan</w:t>
      </w:r>
      <w:r w:rsidR="00662600">
        <w:t>uary 12 (13) / Tobi 17: St. Dome</w:t>
      </w:r>
      <w:r>
        <w:t>tius</w:t>
      </w:r>
      <w:bookmarkEnd w:id="1395"/>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3E6DC3">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3E6DC3">
        <w:rPr>
          <w:noProof/>
        </w:rPr>
        <w:t>752</w:t>
      </w:r>
      <w:r w:rsidR="002409EF">
        <w:fldChar w:fldCharType="end"/>
      </w:r>
      <w:r>
        <w:t>.</w:t>
      </w:r>
    </w:p>
    <w:p w14:paraId="31A975E9" w14:textId="1B628146" w:rsidR="00740C6C" w:rsidRPr="00FF5FF3" w:rsidRDefault="00740C6C" w:rsidP="00740C6C">
      <w:pPr>
        <w:pStyle w:val="Heading3"/>
      </w:pPr>
      <w:bookmarkStart w:id="1396" w:name="_Toc445107366"/>
      <w:r>
        <w:t>January 13 (14) / Tobi 18: St. Hilary of Poitiers</w:t>
      </w:r>
      <w:bookmarkEnd w:id="1396"/>
    </w:p>
    <w:p w14:paraId="1C984C3F" w14:textId="77777777" w:rsidR="00160DE3" w:rsidRDefault="00160DE3" w:rsidP="00160DE3">
      <w:pPr>
        <w:pStyle w:val="Heading3"/>
      </w:pPr>
      <w:bookmarkStart w:id="1397" w:name="_Toc445107367"/>
      <w:bookmarkStart w:id="1398" w:name="_Toc410196208"/>
      <w:bookmarkStart w:id="1399" w:name="_Toc410196450"/>
      <w:bookmarkStart w:id="1400" w:name="_Toc410196952"/>
      <w:r>
        <w:t>January 15 (16) / Tobi 20: Departure of St. Prochorus the Disciple</w:t>
      </w:r>
      <w:bookmarkEnd w:id="1397"/>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33EC0AE" w14:textId="77777777" w:rsidR="00495F1A" w:rsidRDefault="00FF5FF3" w:rsidP="00495F1A">
      <w:pPr>
        <w:pStyle w:val="Heading3"/>
      </w:pPr>
      <w:bookmarkStart w:id="1401" w:name="_Toc445107368"/>
      <w:r>
        <w:t xml:space="preserve">January 16 (17) / Tobi 21: </w:t>
      </w:r>
      <w:r w:rsidR="00495F1A">
        <w:t>The Dormition of the Virgin</w:t>
      </w:r>
      <w:bookmarkEnd w:id="1398"/>
      <w:bookmarkEnd w:id="1399"/>
      <w:bookmarkEnd w:id="1400"/>
      <w:bookmarkEnd w:id="1401"/>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15F86A2" w14:textId="77777777" w:rsidR="00FF5FF3" w:rsidRDefault="00FF5FF3" w:rsidP="00FF5FF3">
      <w:pPr>
        <w:pStyle w:val="Heading3"/>
      </w:pPr>
      <w:bookmarkStart w:id="1402" w:name="_Ref434560171"/>
      <w:bookmarkStart w:id="1403" w:name="_Toc445107369"/>
      <w:r>
        <w:t>January 17 (18) / Tobi 22: St. Anthony the Great</w:t>
      </w:r>
      <w:bookmarkEnd w:id="1402"/>
      <w:bookmarkEnd w:id="1403"/>
    </w:p>
    <w:p w14:paraId="38BCD1D7" w14:textId="77777777" w:rsidR="00FF5FF3" w:rsidRDefault="00FF5FF3" w:rsidP="00FF5FF3">
      <w:pPr>
        <w:pStyle w:val="Heading4"/>
      </w:pPr>
      <w:bookmarkStart w:id="1404" w:name="_Ref434490340"/>
      <w:r>
        <w:t>The Doxology</w:t>
      </w:r>
      <w:r w:rsidR="00B46E6E">
        <w:t xml:space="preserve"> for St. Anthony the Great</w:t>
      </w:r>
      <w:bookmarkEnd w:id="1404"/>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05" w:name="_Toc445107370"/>
      <w:r>
        <w:lastRenderedPageBreak/>
        <w:t>January 18 (19) / Tobi 23: St. Timothy the Apostle</w:t>
      </w:r>
      <w:bookmarkEnd w:id="1405"/>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39DDB91" w14:textId="77777777" w:rsidR="00596AC8" w:rsidRDefault="00596AC8" w:rsidP="00596AC8">
      <w:pPr>
        <w:pStyle w:val="Heading3"/>
      </w:pPr>
      <w:bookmarkStart w:id="1406" w:name="_Toc445107371"/>
      <w:r>
        <w:t>January 22 (23) / Tobi 27: Archangel Suriel</w:t>
      </w:r>
      <w:bookmarkEnd w:id="1406"/>
    </w:p>
    <w:p w14:paraId="79FCFE0C" w14:textId="77777777" w:rsidR="00596AC8" w:rsidRDefault="00596AC8" w:rsidP="00596AC8">
      <w:pPr>
        <w:pStyle w:val="Heading4"/>
      </w:pPr>
      <w:bookmarkStart w:id="1407" w:name="_Ref434488250"/>
      <w:r>
        <w:t>The Doxology</w:t>
      </w:r>
      <w:r w:rsidR="00B46E6E">
        <w:t xml:space="preserve"> for Archangel Suriel</w:t>
      </w:r>
      <w:bookmarkEnd w:id="14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8" w:name="_Toc445107372"/>
      <w:r>
        <w:t>January 22 (23) / Tobi 27: Also Relocation of St. Timothy the Apostle’s Relics</w:t>
      </w:r>
      <w:bookmarkEnd w:id="1408"/>
    </w:p>
    <w:p w14:paraId="3FBC7E0C" w14:textId="77777777" w:rsidR="00191A26" w:rsidRDefault="00191A26" w:rsidP="00191A26">
      <w:pPr>
        <w:pStyle w:val="Rubric"/>
      </w:pPr>
      <w:bookmarkStart w:id="1409" w:name="_Ref434560218"/>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D3C66F4" w14:textId="77777777" w:rsidR="00B52D77" w:rsidRDefault="00B52D77" w:rsidP="00B52D77">
      <w:pPr>
        <w:pStyle w:val="Heading3"/>
      </w:pPr>
      <w:bookmarkStart w:id="1410" w:name="_Toc445107373"/>
      <w:r>
        <w:lastRenderedPageBreak/>
        <w:t>January 24 (25) / Tobi 29: Commemoration of the Annunciation, Nativity, and Resurrection on the 29</w:t>
      </w:r>
      <w:r w:rsidRPr="00C0205C">
        <w:rPr>
          <w:vertAlign w:val="superscript"/>
        </w:rPr>
        <w:t>th</w:t>
      </w:r>
      <w:r>
        <w:t xml:space="preserve"> of Every Month</w:t>
      </w:r>
      <w:bookmarkEnd w:id="1410"/>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17F33393" w14:textId="77777777" w:rsidR="00C30529" w:rsidRDefault="00C30529" w:rsidP="00C30529">
      <w:pPr>
        <w:pStyle w:val="Heading3"/>
      </w:pPr>
      <w:bookmarkStart w:id="1411" w:name="_Toc445107374"/>
      <w:r>
        <w:t>January 27 (28) / Meshir 2: St. Paul the Anchorite</w:t>
      </w:r>
      <w:bookmarkEnd w:id="1409"/>
      <w:bookmarkEnd w:id="1411"/>
    </w:p>
    <w:p w14:paraId="680E4267" w14:textId="77777777" w:rsidR="00C30529" w:rsidRDefault="00C30529" w:rsidP="00C30529">
      <w:pPr>
        <w:pStyle w:val="Heading4"/>
      </w:pPr>
      <w:bookmarkStart w:id="1412" w:name="_Ref434490368"/>
      <w:r>
        <w:t>The Doxology</w:t>
      </w:r>
      <w:r w:rsidR="00B46E6E">
        <w:t xml:space="preserve"> for St. Paul the Anchorite</w:t>
      </w:r>
      <w:bookmarkEnd w:id="1412"/>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87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87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13" w:name="_Toc445107375"/>
      <w:r>
        <w:t>January 29 (30) / Meshir 4: Martyrdom of St. Agabus the Disciple</w:t>
      </w:r>
      <w:bookmarkEnd w:id="1413"/>
    </w:p>
    <w:p w14:paraId="6DDD9040" w14:textId="77777777" w:rsidR="00191A26" w:rsidRDefault="00191A26" w:rsidP="00191A26">
      <w:pPr>
        <w:pStyle w:val="Rubric"/>
      </w:pPr>
      <w:bookmarkStart w:id="1414" w:name="_Toc410196209"/>
      <w:bookmarkStart w:id="1415" w:name="_Toc410196451"/>
      <w:bookmarkStart w:id="1416" w:name="_Toc410196953"/>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7F3DC96" w14:textId="77777777" w:rsidR="00E30E2D" w:rsidRDefault="00E30E2D" w:rsidP="00E30E2D">
      <w:pPr>
        <w:pStyle w:val="Heading3"/>
      </w:pPr>
      <w:bookmarkStart w:id="1417" w:name="_Toc445107376"/>
      <w:r>
        <w:t>January 21 (31) / Meshir 5: St. Apollo the Friend of St. Apip</w:t>
      </w:r>
      <w:bookmarkEnd w:id="1417"/>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3E6DC3">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3E6DC3">
        <w:rPr>
          <w:noProof/>
        </w:rPr>
        <w:t>616</w:t>
      </w:r>
      <w:r w:rsidR="002409EF">
        <w:fldChar w:fldCharType="end"/>
      </w:r>
      <w:r>
        <w:t>.</w:t>
      </w:r>
    </w:p>
    <w:p w14:paraId="03E5B08D" w14:textId="77777777" w:rsidR="00495F1A" w:rsidRDefault="00495F1A" w:rsidP="00495F1A">
      <w:pPr>
        <w:pStyle w:val="Heading2"/>
      </w:pPr>
      <w:bookmarkStart w:id="1418" w:name="_Toc445107265"/>
      <w:bookmarkStart w:id="1419" w:name="February"/>
      <w:bookmarkEnd w:id="1337"/>
      <w:r>
        <w:lastRenderedPageBreak/>
        <w:t>February</w:t>
      </w:r>
      <w:bookmarkEnd w:id="1414"/>
      <w:bookmarkEnd w:id="1415"/>
      <w:bookmarkEnd w:id="1416"/>
      <w:r w:rsidR="00C30529">
        <w:t xml:space="preserve"> or </w:t>
      </w:r>
      <w:r w:rsidR="00C30529">
        <w:rPr>
          <w:rFonts w:ascii="FreeSerifAvvaShenouda" w:hAnsi="FreeSerifAvvaShenouda" w:cs="FreeSerifAvvaShenouda"/>
        </w:rPr>
        <w:t>Ⲙϣⲓⲣ</w:t>
      </w:r>
      <w:bookmarkEnd w:id="1418"/>
    </w:p>
    <w:bookmarkStart w:id="1420" w:name="_Toc410196210" w:displacedByCustomXml="next"/>
    <w:bookmarkStart w:id="1421" w:name="_Toc410196452" w:displacedByCustomXml="next"/>
    <w:bookmarkStart w:id="1422" w:name="_Toc410196954" w:displacedByCustomXml="next"/>
    <w:sdt>
      <w:sdtPr>
        <w:id w:val="603392108"/>
        <w:docPartObj>
          <w:docPartGallery w:val="Table of Contents"/>
          <w:docPartUnique/>
        </w:docPartObj>
      </w:sdtPr>
      <w:sdtEndPr>
        <w:rPr>
          <w:b/>
          <w:bCs/>
          <w:noProof/>
        </w:rPr>
      </w:sdtEndPr>
      <w:sdtContent>
        <w:p w14:paraId="22192DA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5107377" w:history="1">
            <w:r w:rsidR="003E6DC3" w:rsidRPr="008F50D7">
              <w:rPr>
                <w:rStyle w:val="Hyperlink"/>
                <w:noProof/>
              </w:rPr>
              <w:t>February 2 (3): Meshir 8: The Entrance into the Temple</w:t>
            </w:r>
            <w:r w:rsidR="003E6DC3">
              <w:rPr>
                <w:noProof/>
                <w:webHidden/>
              </w:rPr>
              <w:tab/>
            </w:r>
            <w:r w:rsidR="003E6DC3">
              <w:rPr>
                <w:noProof/>
                <w:webHidden/>
              </w:rPr>
              <w:fldChar w:fldCharType="begin"/>
            </w:r>
            <w:r w:rsidR="003E6DC3">
              <w:rPr>
                <w:noProof/>
                <w:webHidden/>
              </w:rPr>
              <w:instrText xml:space="preserve"> PAGEREF _Toc445107377 \h </w:instrText>
            </w:r>
            <w:r w:rsidR="003E6DC3">
              <w:rPr>
                <w:noProof/>
                <w:webHidden/>
              </w:rPr>
            </w:r>
            <w:r w:rsidR="003E6DC3">
              <w:rPr>
                <w:noProof/>
                <w:webHidden/>
              </w:rPr>
              <w:fldChar w:fldCharType="separate"/>
            </w:r>
            <w:r w:rsidR="003E6DC3">
              <w:rPr>
                <w:noProof/>
                <w:webHidden/>
              </w:rPr>
              <w:t>759</w:t>
            </w:r>
            <w:r w:rsidR="003E6DC3">
              <w:rPr>
                <w:noProof/>
                <w:webHidden/>
              </w:rPr>
              <w:fldChar w:fldCharType="end"/>
            </w:r>
          </w:hyperlink>
        </w:p>
        <w:p w14:paraId="3AF8A8BF"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78" w:history="1">
            <w:r w:rsidR="003E6DC3" w:rsidRPr="008F50D7">
              <w:rPr>
                <w:rStyle w:val="Hyperlink"/>
                <w:noProof/>
              </w:rPr>
              <w:t>February 4 (5) / Meshir 10: Martyrdom of St. James the Son of Alphaeus</w:t>
            </w:r>
            <w:r w:rsidR="003E6DC3">
              <w:rPr>
                <w:noProof/>
                <w:webHidden/>
              </w:rPr>
              <w:tab/>
            </w:r>
            <w:r w:rsidR="003E6DC3">
              <w:rPr>
                <w:noProof/>
                <w:webHidden/>
              </w:rPr>
              <w:fldChar w:fldCharType="begin"/>
            </w:r>
            <w:r w:rsidR="003E6DC3">
              <w:rPr>
                <w:noProof/>
                <w:webHidden/>
              </w:rPr>
              <w:instrText xml:space="preserve"> PAGEREF _Toc445107378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706E7BC1"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79" w:history="1">
            <w:r w:rsidR="003E6DC3" w:rsidRPr="008F50D7">
              <w:rPr>
                <w:rStyle w:val="Hyperlink"/>
                <w:noProof/>
              </w:rPr>
              <w:t>February 6 (7) / Meshir 12: Commemoration of Archangel Michael</w:t>
            </w:r>
            <w:r w:rsidR="003E6DC3">
              <w:rPr>
                <w:noProof/>
                <w:webHidden/>
              </w:rPr>
              <w:tab/>
            </w:r>
            <w:r w:rsidR="003E6DC3">
              <w:rPr>
                <w:noProof/>
                <w:webHidden/>
              </w:rPr>
              <w:fldChar w:fldCharType="begin"/>
            </w:r>
            <w:r w:rsidR="003E6DC3">
              <w:rPr>
                <w:noProof/>
                <w:webHidden/>
              </w:rPr>
              <w:instrText xml:space="preserve"> PAGEREF _Toc445107379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598E892F"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80" w:history="1">
            <w:r w:rsidR="003E6DC3" w:rsidRPr="008F50D7">
              <w:rPr>
                <w:rStyle w:val="Hyperlink"/>
                <w:noProof/>
              </w:rPr>
              <w:t>February 8 (9) / Meshir 14: The Departure of St. Severus</w:t>
            </w:r>
            <w:r w:rsidR="003E6DC3">
              <w:rPr>
                <w:noProof/>
                <w:webHidden/>
              </w:rPr>
              <w:tab/>
            </w:r>
            <w:r w:rsidR="003E6DC3">
              <w:rPr>
                <w:noProof/>
                <w:webHidden/>
              </w:rPr>
              <w:fldChar w:fldCharType="begin"/>
            </w:r>
            <w:r w:rsidR="003E6DC3">
              <w:rPr>
                <w:noProof/>
                <w:webHidden/>
              </w:rPr>
              <w:instrText xml:space="preserve"> PAGEREF _Toc445107380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4C31A378"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81" w:history="1">
            <w:r w:rsidR="003E6DC3" w:rsidRPr="008F50D7">
              <w:rPr>
                <w:rStyle w:val="Hyperlink"/>
                <w:noProof/>
              </w:rPr>
              <w:t>February 10 (11) / Meshir 16: Isaac the Syrian</w:t>
            </w:r>
            <w:r w:rsidR="003E6DC3">
              <w:rPr>
                <w:noProof/>
                <w:webHidden/>
              </w:rPr>
              <w:tab/>
            </w:r>
            <w:r w:rsidR="003E6DC3">
              <w:rPr>
                <w:noProof/>
                <w:webHidden/>
              </w:rPr>
              <w:fldChar w:fldCharType="begin"/>
            </w:r>
            <w:r w:rsidR="003E6DC3">
              <w:rPr>
                <w:noProof/>
                <w:webHidden/>
              </w:rPr>
              <w:instrText xml:space="preserve"> PAGEREF _Toc445107381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275912CE"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82" w:history="1">
            <w:r w:rsidR="003E6DC3" w:rsidRPr="008F50D7">
              <w:rPr>
                <w:rStyle w:val="Hyperlink"/>
                <w:noProof/>
              </w:rPr>
              <w:t>February 15 (16) / Meshir 21: Commemoration of the Theotokos</w:t>
            </w:r>
            <w:r w:rsidR="003E6DC3">
              <w:rPr>
                <w:noProof/>
                <w:webHidden/>
              </w:rPr>
              <w:tab/>
            </w:r>
            <w:r w:rsidR="003E6DC3">
              <w:rPr>
                <w:noProof/>
                <w:webHidden/>
              </w:rPr>
              <w:fldChar w:fldCharType="begin"/>
            </w:r>
            <w:r w:rsidR="003E6DC3">
              <w:rPr>
                <w:noProof/>
                <w:webHidden/>
              </w:rPr>
              <w:instrText xml:space="preserve"> PAGEREF _Toc445107382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1F332501"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83" w:history="1">
            <w:r w:rsidR="003E6DC3" w:rsidRPr="008F50D7">
              <w:rPr>
                <w:rStyle w:val="Hyperlink"/>
                <w:noProof/>
              </w:rPr>
              <w:t>February 15 (16) / Meshir 21: Also Martyrdom of St. Onesimus, the Disciple of St. Paul</w:t>
            </w:r>
            <w:r w:rsidR="003E6DC3">
              <w:rPr>
                <w:noProof/>
                <w:webHidden/>
              </w:rPr>
              <w:tab/>
            </w:r>
            <w:r w:rsidR="003E6DC3">
              <w:rPr>
                <w:noProof/>
                <w:webHidden/>
              </w:rPr>
              <w:fldChar w:fldCharType="begin"/>
            </w:r>
            <w:r w:rsidR="003E6DC3">
              <w:rPr>
                <w:noProof/>
                <w:webHidden/>
              </w:rPr>
              <w:instrText xml:space="preserve"> PAGEREF _Toc445107383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081F6BBC"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84" w:history="1">
            <w:r w:rsidR="003E6DC3" w:rsidRPr="008F50D7">
              <w:rPr>
                <w:rStyle w:val="Hyperlink"/>
                <w:noProof/>
              </w:rPr>
              <w:t>February 23 (24) / Meshir 29: Commemoration of the Annunciation, Nativity, and Resurrection on the 29</w:t>
            </w:r>
            <w:r w:rsidR="003E6DC3" w:rsidRPr="008F50D7">
              <w:rPr>
                <w:rStyle w:val="Hyperlink"/>
                <w:noProof/>
                <w:vertAlign w:val="superscript"/>
              </w:rPr>
              <w:t>th</w:t>
            </w:r>
            <w:r w:rsidR="003E6DC3" w:rsidRPr="008F50D7">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_Toc445107384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3874D301"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85" w:history="1">
            <w:r w:rsidR="003E6DC3" w:rsidRPr="008F50D7">
              <w:rPr>
                <w:rStyle w:val="Hyperlink"/>
                <w:noProof/>
              </w:rPr>
              <w:t>February 24 (25) / Meshir 30: Appearance of the Head of St. John the Baptist</w:t>
            </w:r>
            <w:r w:rsidR="003E6DC3">
              <w:rPr>
                <w:noProof/>
                <w:webHidden/>
              </w:rPr>
              <w:tab/>
            </w:r>
            <w:r w:rsidR="003E6DC3">
              <w:rPr>
                <w:noProof/>
                <w:webHidden/>
              </w:rPr>
              <w:fldChar w:fldCharType="begin"/>
            </w:r>
            <w:r w:rsidR="003E6DC3">
              <w:rPr>
                <w:noProof/>
                <w:webHidden/>
              </w:rPr>
              <w:instrText xml:space="preserve"> PAGEREF _Toc445107385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74CFA0AE"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86" w:history="1">
            <w:r w:rsidR="003E6DC3" w:rsidRPr="008F50D7">
              <w:rPr>
                <w:rStyle w:val="Hyperlink"/>
                <w:noProof/>
              </w:rPr>
              <w:t>February 24 (25) / Meshir 30: Also St. Cyril VI</w:t>
            </w:r>
            <w:r w:rsidR="003E6DC3">
              <w:rPr>
                <w:noProof/>
                <w:webHidden/>
              </w:rPr>
              <w:tab/>
            </w:r>
            <w:r w:rsidR="003E6DC3">
              <w:rPr>
                <w:noProof/>
                <w:webHidden/>
              </w:rPr>
              <w:fldChar w:fldCharType="begin"/>
            </w:r>
            <w:r w:rsidR="003E6DC3">
              <w:rPr>
                <w:noProof/>
                <w:webHidden/>
              </w:rPr>
              <w:instrText xml:space="preserve"> PAGEREF _Toc445107386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23" w:name="_Toc445107377"/>
      <w:r>
        <w:lastRenderedPageBreak/>
        <w:t xml:space="preserve">February 2 (3): Meshir 8: </w:t>
      </w:r>
      <w:r w:rsidR="00495F1A">
        <w:t>The Entrance into the Temple</w:t>
      </w:r>
      <w:bookmarkEnd w:id="1422"/>
      <w:bookmarkEnd w:id="1421"/>
      <w:bookmarkEnd w:id="1420"/>
      <w:bookmarkEnd w:id="1423"/>
    </w:p>
    <w:p w14:paraId="6E92944D" w14:textId="77777777" w:rsidR="00C30529" w:rsidRDefault="00C30529" w:rsidP="00124ADD">
      <w:pPr>
        <w:pStyle w:val="Heading4"/>
      </w:pPr>
      <w:bookmarkStart w:id="1424" w:name="_Ref434477815"/>
      <w:r>
        <w:t>The Doxology</w:t>
      </w:r>
      <w:r w:rsidR="00E21EA3">
        <w:t xml:space="preserve"> for the Entrance into the Temple</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3E6DC3">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3E6DC3">
        <w:rPr>
          <w:noProof/>
        </w:rPr>
        <w:t>699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3E6DC3">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3E6DC3">
        <w:rPr>
          <w:noProof/>
        </w:rPr>
        <w:t>703</w:t>
      </w:r>
      <w:r w:rsidR="002409EF">
        <w:fldChar w:fldCharType="end"/>
      </w:r>
      <w:r w:rsidR="002409EF">
        <w:t>.</w:t>
      </w:r>
    </w:p>
    <w:p w14:paraId="531960F8" w14:textId="77777777" w:rsidR="007F571C" w:rsidRDefault="007F571C" w:rsidP="007F571C">
      <w:pPr>
        <w:pStyle w:val="Heading3"/>
      </w:pPr>
      <w:bookmarkStart w:id="1425" w:name="_Toc445107378"/>
      <w:r>
        <w:t>February 4 (5) / Meshir 10: Martyrdom of St. James the Son of Alphaeus</w:t>
      </w:r>
      <w:bookmarkEnd w:id="1425"/>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38E9A04" w14:textId="77777777" w:rsidR="00DD5136" w:rsidRDefault="00DD5136" w:rsidP="00DD5136">
      <w:pPr>
        <w:pStyle w:val="Heading3"/>
      </w:pPr>
      <w:bookmarkStart w:id="1426" w:name="_Toc445107379"/>
      <w:r>
        <w:t>February 6 (7) / Meshir 12: Commemoration of Archangel Michael</w:t>
      </w:r>
      <w:bookmarkEnd w:id="1426"/>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5D2675" w14:textId="77777777" w:rsidR="000274A5" w:rsidRDefault="000274A5" w:rsidP="000274A5">
      <w:pPr>
        <w:pStyle w:val="Heading3"/>
      </w:pPr>
      <w:bookmarkStart w:id="1427" w:name="_Toc445107380"/>
      <w:r>
        <w:t>February 8 (9) / Meshir 14: The Departure of St. Severus</w:t>
      </w:r>
      <w:bookmarkEnd w:id="1427"/>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3E6DC3">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3E6DC3">
        <w:rPr>
          <w:noProof/>
        </w:rPr>
        <w:t>609</w:t>
      </w:r>
      <w:r w:rsidR="002409EF">
        <w:fldChar w:fldCharType="end"/>
      </w:r>
      <w:r>
        <w:t>.</w:t>
      </w:r>
    </w:p>
    <w:p w14:paraId="1AE071A5" w14:textId="77777777" w:rsidR="00420011" w:rsidRDefault="00420011" w:rsidP="00420011">
      <w:pPr>
        <w:pStyle w:val="Heading3"/>
      </w:pPr>
      <w:bookmarkStart w:id="1428" w:name="_Toc445107381"/>
      <w:r>
        <w:t>February 10 (11) / Meshir 16: Isaac the Syrian</w:t>
      </w:r>
      <w:bookmarkEnd w:id="1428"/>
    </w:p>
    <w:p w14:paraId="2F7479F8" w14:textId="77777777" w:rsidR="005329C1" w:rsidRDefault="005242D1" w:rsidP="005329C1">
      <w:pPr>
        <w:pStyle w:val="Heading3"/>
      </w:pPr>
      <w:bookmarkStart w:id="1429" w:name="_Toc445107382"/>
      <w:r>
        <w:t>February</w:t>
      </w:r>
      <w:r w:rsidR="005329C1">
        <w:t xml:space="preserve"> 15 (16) / Meshir 21: Commemoration of the Theotokos</w:t>
      </w:r>
      <w:bookmarkEnd w:id="1429"/>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DD82E8A" w14:textId="77777777" w:rsidR="00160DE3" w:rsidRDefault="00160DE3" w:rsidP="00160DE3">
      <w:pPr>
        <w:pStyle w:val="Heading3"/>
      </w:pPr>
      <w:bookmarkStart w:id="1430" w:name="_Toc445107383"/>
      <w:r>
        <w:t>February 15 (16) / Meshir 21: Also Martyrdom of St. Onesimus, the Disciple of St. Paul</w:t>
      </w:r>
      <w:bookmarkEnd w:id="1430"/>
    </w:p>
    <w:p w14:paraId="197E567A" w14:textId="77777777" w:rsidR="00B52D77" w:rsidRDefault="00B52D77" w:rsidP="00B52D77">
      <w:pPr>
        <w:pStyle w:val="Heading3"/>
      </w:pPr>
      <w:bookmarkStart w:id="1431" w:name="_Toc445107384"/>
      <w:r>
        <w:t>February 23 (24) / Meshir 29: Commemoration of the Annunciation, Nativity, and Resurrection on the 29</w:t>
      </w:r>
      <w:r w:rsidRPr="00C0205C">
        <w:rPr>
          <w:vertAlign w:val="superscript"/>
        </w:rPr>
        <w:t>th</w:t>
      </w:r>
      <w:r>
        <w:t xml:space="preserve"> of Every Month</w:t>
      </w:r>
      <w:bookmarkEnd w:id="1431"/>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720C5F" w14:textId="77777777" w:rsidR="005242D1" w:rsidRDefault="005242D1" w:rsidP="005242D1">
      <w:pPr>
        <w:pStyle w:val="Heading3"/>
      </w:pPr>
      <w:bookmarkStart w:id="1432" w:name="_Toc445107385"/>
      <w:r>
        <w:lastRenderedPageBreak/>
        <w:t>February 24 (25) / Meshir 30: Appearance of the Head of St. John the Baptist</w:t>
      </w:r>
      <w:bookmarkEnd w:id="1432"/>
    </w:p>
    <w:p w14:paraId="49513F8D" w14:textId="77777777" w:rsidR="00191A26" w:rsidRDefault="00191A26" w:rsidP="00191A26">
      <w:pPr>
        <w:pStyle w:val="Rubric"/>
      </w:pPr>
      <w:bookmarkStart w:id="1433" w:name="_Toc410196211"/>
      <w:bookmarkStart w:id="1434" w:name="_Toc410196453"/>
      <w:bookmarkStart w:id="1435" w:name="_Toc410196955"/>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4CFFD00D" w14:textId="77777777" w:rsidR="001779C0" w:rsidRDefault="001779C0" w:rsidP="001779C0">
      <w:pPr>
        <w:pStyle w:val="Heading3"/>
      </w:pPr>
      <w:bookmarkStart w:id="1436" w:name="_Toc445107386"/>
      <w:r>
        <w:t>February 24 (25) / Meshir 30: Also St. Cyril VI</w:t>
      </w:r>
      <w:bookmarkEnd w:id="1436"/>
    </w:p>
    <w:p w14:paraId="0CDD55AC" w14:textId="77777777" w:rsidR="001779C0" w:rsidRDefault="001779C0" w:rsidP="001779C0">
      <w:pPr>
        <w:pStyle w:val="Heading4"/>
      </w:pPr>
      <w:bookmarkStart w:id="1437" w:name="_Ref434492506"/>
      <w:r>
        <w:t>The Doxology</w:t>
      </w:r>
      <w:r w:rsidR="00B82753">
        <w:t xml:space="preserve"> for St. Cyril VI</w:t>
      </w:r>
      <w:r>
        <w:rPr>
          <w:rStyle w:val="FootnoteReference"/>
        </w:rPr>
        <w:footnoteReference w:id="879"/>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8" w:name="_Toc445107266"/>
      <w:bookmarkStart w:id="1439" w:name="March"/>
      <w:bookmarkEnd w:id="1419"/>
      <w:r>
        <w:lastRenderedPageBreak/>
        <w:t>March</w:t>
      </w:r>
      <w:bookmarkEnd w:id="1433"/>
      <w:bookmarkEnd w:id="1434"/>
      <w:bookmarkEnd w:id="1435"/>
      <w:r w:rsidR="00C30529">
        <w:t xml:space="preserve"> or </w:t>
      </w:r>
      <w:r w:rsidR="00C30529">
        <w:rPr>
          <w:rFonts w:ascii="FreeSerifAvvaShenouda" w:hAnsi="FreeSerifAvvaShenouda" w:cs="FreeSerifAvvaShenouda"/>
        </w:rPr>
        <w:t>Ⲡⲁⲣⲙϩⲟⲧⲡ</w:t>
      </w:r>
      <w:bookmarkEnd w:id="1438"/>
    </w:p>
    <w:bookmarkStart w:id="1440" w:name="_Toc410196212" w:displacedByCustomXml="next"/>
    <w:bookmarkStart w:id="1441" w:name="_Toc410196454" w:displacedByCustomXml="next"/>
    <w:bookmarkStart w:id="1442" w:name="_Toc410196956" w:displacedByCustomXml="next"/>
    <w:sdt>
      <w:sdtPr>
        <w:id w:val="-1351720020"/>
        <w:docPartObj>
          <w:docPartGallery w:val="Table of Contents"/>
          <w:docPartUnique/>
        </w:docPartObj>
      </w:sdtPr>
      <w:sdtEndPr>
        <w:rPr>
          <w:b/>
          <w:bCs/>
          <w:noProof/>
        </w:rPr>
      </w:sdtEndPr>
      <w:sdtContent>
        <w:p w14:paraId="72F3F1E9"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5107387" w:history="1">
            <w:r w:rsidR="003E6DC3" w:rsidRPr="00CA183E">
              <w:rPr>
                <w:rStyle w:val="Hyperlink"/>
                <w:noProof/>
              </w:rPr>
              <w:t>March 2: Departure of St. Chad of Mercia</w:t>
            </w:r>
            <w:r w:rsidR="003E6DC3">
              <w:rPr>
                <w:noProof/>
                <w:webHidden/>
              </w:rPr>
              <w:tab/>
            </w:r>
            <w:r w:rsidR="003E6DC3">
              <w:rPr>
                <w:noProof/>
                <w:webHidden/>
              </w:rPr>
              <w:fldChar w:fldCharType="begin"/>
            </w:r>
            <w:r w:rsidR="003E6DC3">
              <w:rPr>
                <w:noProof/>
                <w:webHidden/>
              </w:rPr>
              <w:instrText xml:space="preserve"> PAGEREF _Toc445107387 \h </w:instrText>
            </w:r>
            <w:r w:rsidR="003E6DC3">
              <w:rPr>
                <w:noProof/>
                <w:webHidden/>
              </w:rPr>
            </w:r>
            <w:r w:rsidR="003E6DC3">
              <w:rPr>
                <w:noProof/>
                <w:webHidden/>
              </w:rPr>
              <w:fldChar w:fldCharType="separate"/>
            </w:r>
            <w:r w:rsidR="003E6DC3">
              <w:rPr>
                <w:noProof/>
                <w:webHidden/>
              </w:rPr>
              <w:t>764</w:t>
            </w:r>
            <w:r w:rsidR="003E6DC3">
              <w:rPr>
                <w:noProof/>
                <w:webHidden/>
              </w:rPr>
              <w:fldChar w:fldCharType="end"/>
            </w:r>
          </w:hyperlink>
        </w:p>
        <w:p w14:paraId="1394739E"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88" w:history="1">
            <w:r w:rsidR="003E6DC3" w:rsidRPr="00CA183E">
              <w:rPr>
                <w:rStyle w:val="Hyperlink"/>
                <w:noProof/>
              </w:rPr>
              <w:t>March 4 / Phamenoth 8: Martyrdom of St. Matthias the Apostle</w:t>
            </w:r>
            <w:r w:rsidR="003E6DC3">
              <w:rPr>
                <w:noProof/>
                <w:webHidden/>
              </w:rPr>
              <w:tab/>
            </w:r>
            <w:r w:rsidR="003E6DC3">
              <w:rPr>
                <w:noProof/>
                <w:webHidden/>
              </w:rPr>
              <w:fldChar w:fldCharType="begin"/>
            </w:r>
            <w:r w:rsidR="003E6DC3">
              <w:rPr>
                <w:noProof/>
                <w:webHidden/>
              </w:rPr>
              <w:instrText xml:space="preserve"> PAGEREF _Toc445107388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412428C6"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89" w:history="1">
            <w:r w:rsidR="003E6DC3" w:rsidRPr="00CA183E">
              <w:rPr>
                <w:rStyle w:val="Hyperlink"/>
                <w:noProof/>
              </w:rPr>
              <w:t>March 6 / Phamenoth 10: The Finding of the Holy Cross</w:t>
            </w:r>
            <w:r w:rsidR="003E6DC3">
              <w:rPr>
                <w:noProof/>
                <w:webHidden/>
              </w:rPr>
              <w:tab/>
            </w:r>
            <w:r w:rsidR="003E6DC3">
              <w:rPr>
                <w:noProof/>
                <w:webHidden/>
              </w:rPr>
              <w:fldChar w:fldCharType="begin"/>
            </w:r>
            <w:r w:rsidR="003E6DC3">
              <w:rPr>
                <w:noProof/>
                <w:webHidden/>
              </w:rPr>
              <w:instrText xml:space="preserve"> PAGEREF _Toc445107389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233D0C7F"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90" w:history="1">
            <w:r w:rsidR="003E6DC3" w:rsidRPr="00CA183E">
              <w:rPr>
                <w:rStyle w:val="Hyperlink"/>
                <w:noProof/>
              </w:rPr>
              <w:t>March 8 / Phamenoth 12: Commemoration of Archangel Michael</w:t>
            </w:r>
            <w:r w:rsidR="003E6DC3">
              <w:rPr>
                <w:noProof/>
                <w:webHidden/>
              </w:rPr>
              <w:tab/>
            </w:r>
            <w:r w:rsidR="003E6DC3">
              <w:rPr>
                <w:noProof/>
                <w:webHidden/>
              </w:rPr>
              <w:fldChar w:fldCharType="begin"/>
            </w:r>
            <w:r w:rsidR="003E6DC3">
              <w:rPr>
                <w:noProof/>
                <w:webHidden/>
              </w:rPr>
              <w:instrText xml:space="preserve"> PAGEREF _Toc445107390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7815326F"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91" w:history="1">
            <w:r w:rsidR="003E6DC3" w:rsidRPr="00CA183E">
              <w:rPr>
                <w:rStyle w:val="Hyperlink"/>
                <w:noProof/>
              </w:rPr>
              <w:t>March 9 / Phamenoth 13: Return of St. Macarius the Great and St. Macarius of Alexandria from Exile</w:t>
            </w:r>
            <w:r w:rsidR="003E6DC3">
              <w:rPr>
                <w:noProof/>
                <w:webHidden/>
              </w:rPr>
              <w:tab/>
            </w:r>
            <w:r w:rsidR="003E6DC3">
              <w:rPr>
                <w:noProof/>
                <w:webHidden/>
              </w:rPr>
              <w:fldChar w:fldCharType="begin"/>
            </w:r>
            <w:r w:rsidR="003E6DC3">
              <w:rPr>
                <w:noProof/>
                <w:webHidden/>
              </w:rPr>
              <w:instrText xml:space="preserve"> PAGEREF _Toc445107391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603CC568"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92" w:history="1">
            <w:r w:rsidR="003E6DC3" w:rsidRPr="00CA183E">
              <w:rPr>
                <w:rStyle w:val="Hyperlink"/>
                <w:noProof/>
              </w:rPr>
              <w:t>March 15 / Phamenoth 19: Martyrdom of St. Aristobulus the Apostle</w:t>
            </w:r>
            <w:r w:rsidR="003E6DC3">
              <w:rPr>
                <w:noProof/>
                <w:webHidden/>
              </w:rPr>
              <w:tab/>
            </w:r>
            <w:r w:rsidR="003E6DC3">
              <w:rPr>
                <w:noProof/>
                <w:webHidden/>
              </w:rPr>
              <w:fldChar w:fldCharType="begin"/>
            </w:r>
            <w:r w:rsidR="003E6DC3">
              <w:rPr>
                <w:noProof/>
                <w:webHidden/>
              </w:rPr>
              <w:instrText xml:space="preserve"> PAGEREF _Toc445107392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166E1501"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93" w:history="1">
            <w:r w:rsidR="003E6DC3" w:rsidRPr="00CA183E">
              <w:rPr>
                <w:rStyle w:val="Hyperlink"/>
                <w:noProof/>
              </w:rPr>
              <w:t>March 17 / Phamenoth 21: Commemoration of the Theotokos</w:t>
            </w:r>
            <w:r w:rsidR="003E6DC3">
              <w:rPr>
                <w:noProof/>
                <w:webHidden/>
              </w:rPr>
              <w:tab/>
            </w:r>
            <w:r w:rsidR="003E6DC3">
              <w:rPr>
                <w:noProof/>
                <w:webHidden/>
              </w:rPr>
              <w:fldChar w:fldCharType="begin"/>
            </w:r>
            <w:r w:rsidR="003E6DC3">
              <w:rPr>
                <w:noProof/>
                <w:webHidden/>
              </w:rPr>
              <w:instrText xml:space="preserve"> PAGEREF _Toc445107393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18288242"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94" w:history="1">
            <w:r w:rsidR="003E6DC3" w:rsidRPr="00CA183E">
              <w:rPr>
                <w:rStyle w:val="Hyperlink"/>
                <w:noProof/>
              </w:rPr>
              <w:t>March 23 / Phamenoth 27: St. Macarius the Great</w:t>
            </w:r>
            <w:r w:rsidR="003E6DC3">
              <w:rPr>
                <w:noProof/>
                <w:webHidden/>
              </w:rPr>
              <w:tab/>
            </w:r>
            <w:r w:rsidR="003E6DC3">
              <w:rPr>
                <w:noProof/>
                <w:webHidden/>
              </w:rPr>
              <w:fldChar w:fldCharType="begin"/>
            </w:r>
            <w:r w:rsidR="003E6DC3">
              <w:rPr>
                <w:noProof/>
                <w:webHidden/>
              </w:rPr>
              <w:instrText xml:space="preserve"> PAGEREF _Toc445107394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6519EEF9"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95" w:history="1">
            <w:r w:rsidR="003E6DC3" w:rsidRPr="00CA183E">
              <w:rPr>
                <w:rStyle w:val="Hyperlink"/>
                <w:noProof/>
              </w:rPr>
              <w:t>March 25 / Phamenoth 29: Annunciation</w:t>
            </w:r>
            <w:r w:rsidR="003E6DC3">
              <w:rPr>
                <w:noProof/>
                <w:webHidden/>
              </w:rPr>
              <w:tab/>
            </w:r>
            <w:r w:rsidR="003E6DC3">
              <w:rPr>
                <w:noProof/>
                <w:webHidden/>
              </w:rPr>
              <w:fldChar w:fldCharType="begin"/>
            </w:r>
            <w:r w:rsidR="003E6DC3">
              <w:rPr>
                <w:noProof/>
                <w:webHidden/>
              </w:rPr>
              <w:instrText xml:space="preserve"> PAGEREF _Toc445107395 \h </w:instrText>
            </w:r>
            <w:r w:rsidR="003E6DC3">
              <w:rPr>
                <w:noProof/>
                <w:webHidden/>
              </w:rPr>
            </w:r>
            <w:r w:rsidR="003E6DC3">
              <w:rPr>
                <w:noProof/>
                <w:webHidden/>
              </w:rPr>
              <w:fldChar w:fldCharType="separate"/>
            </w:r>
            <w:r w:rsidR="003E6DC3">
              <w:rPr>
                <w:noProof/>
                <w:webHidden/>
              </w:rPr>
              <w:t>770</w:t>
            </w:r>
            <w:r w:rsidR="003E6DC3">
              <w:rPr>
                <w:noProof/>
                <w:webHidden/>
              </w:rPr>
              <w:fldChar w:fldCharType="end"/>
            </w:r>
          </w:hyperlink>
        </w:p>
        <w:p w14:paraId="2EF1ADDC"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96" w:history="1">
            <w:r w:rsidR="003E6DC3" w:rsidRPr="00CA183E">
              <w:rPr>
                <w:rStyle w:val="Hyperlink"/>
                <w:noProof/>
              </w:rPr>
              <w:t>March 26 / Phamenoth 30: Archangel Gabriel</w:t>
            </w:r>
            <w:r w:rsidR="003E6DC3">
              <w:rPr>
                <w:noProof/>
                <w:webHidden/>
              </w:rPr>
              <w:tab/>
            </w:r>
            <w:r w:rsidR="003E6DC3">
              <w:rPr>
                <w:noProof/>
                <w:webHidden/>
              </w:rPr>
              <w:fldChar w:fldCharType="begin"/>
            </w:r>
            <w:r w:rsidR="003E6DC3">
              <w:rPr>
                <w:noProof/>
                <w:webHidden/>
              </w:rPr>
              <w:instrText xml:space="preserve"> PAGEREF _Toc445107396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08A79DE0"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97" w:history="1">
            <w:r w:rsidR="003E6DC3" w:rsidRPr="00CA183E">
              <w:rPr>
                <w:rStyle w:val="Hyperlink"/>
                <w:noProof/>
              </w:rPr>
              <w:t>March 28 / Pharamuthi 2: Martyrdom of St. James the son of Zebedee, the Apostles</w:t>
            </w:r>
            <w:r w:rsidR="003E6DC3">
              <w:rPr>
                <w:noProof/>
                <w:webHidden/>
              </w:rPr>
              <w:tab/>
            </w:r>
            <w:r w:rsidR="003E6DC3">
              <w:rPr>
                <w:noProof/>
                <w:webHidden/>
              </w:rPr>
              <w:fldChar w:fldCharType="begin"/>
            </w:r>
            <w:r w:rsidR="003E6DC3">
              <w:rPr>
                <w:noProof/>
                <w:webHidden/>
              </w:rPr>
              <w:instrText xml:space="preserve"> PAGEREF _Toc445107397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43" w:name="_Toc445107387"/>
      <w:r>
        <w:lastRenderedPageBreak/>
        <w:t>March 2: Departure of St. Chad of Mercia</w:t>
      </w:r>
      <w:r w:rsidR="00377E51">
        <w:rPr>
          <w:rStyle w:val="FootnoteReference"/>
        </w:rPr>
        <w:footnoteReference w:id="880"/>
      </w:r>
      <w:bookmarkEnd w:id="1443"/>
    </w:p>
    <w:p w14:paraId="668738F1" w14:textId="77777777" w:rsidR="006A140A" w:rsidRDefault="006A140A" w:rsidP="006A140A">
      <w:pPr>
        <w:pStyle w:val="Heading4"/>
      </w:pPr>
      <w:bookmarkStart w:id="1444" w:name="_Ref434492702"/>
      <w:r>
        <w:t>The Doxology</w:t>
      </w:r>
      <w:r w:rsidR="00B82753">
        <w:t xml:space="preserve"> for St. Chad of Mercia</w:t>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45" w:name="_Toc445107388"/>
      <w:r>
        <w:t>March 4 / Phamenoth 8: Martyrdom of St. Matthias the Apostle</w:t>
      </w:r>
      <w:bookmarkEnd w:id="1445"/>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1FACE98" w14:textId="77777777" w:rsidR="00495F1A" w:rsidRDefault="00C30529" w:rsidP="00495F1A">
      <w:pPr>
        <w:pStyle w:val="Heading3"/>
      </w:pPr>
      <w:bookmarkStart w:id="1446" w:name="_Toc445107389"/>
      <w:r>
        <w:t xml:space="preserve">March 6 / Phamenoth 10: </w:t>
      </w:r>
      <w:r w:rsidR="00495F1A">
        <w:t>The Finding of the Holy Cross</w:t>
      </w:r>
      <w:bookmarkEnd w:id="1442"/>
      <w:bookmarkEnd w:id="1441"/>
      <w:bookmarkEnd w:id="1440"/>
      <w:bookmarkEnd w:id="1446"/>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3E6DC3">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3E6DC3">
        <w:rPr>
          <w:noProof/>
        </w:rPr>
        <w:t>586</w:t>
      </w:r>
      <w:r w:rsidR="002409EF">
        <w:fldChar w:fldCharType="end"/>
      </w:r>
      <w:r>
        <w:t>.</w:t>
      </w:r>
    </w:p>
    <w:p w14:paraId="26452189" w14:textId="77777777" w:rsidR="00DD5136" w:rsidRDefault="00DD5136" w:rsidP="00DD5136">
      <w:pPr>
        <w:pStyle w:val="Heading3"/>
      </w:pPr>
      <w:bookmarkStart w:id="1447" w:name="_Toc445107390"/>
      <w:r>
        <w:t>March 8 / Phamenoth</w:t>
      </w:r>
      <w:r w:rsidR="005329C1">
        <w:t xml:space="preserve"> 12</w:t>
      </w:r>
      <w:r>
        <w:t>: Commemoration of Archangel Michael</w:t>
      </w:r>
      <w:bookmarkEnd w:id="1447"/>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F095B73" w14:textId="77777777" w:rsidR="00494FE4" w:rsidRDefault="00494FE4" w:rsidP="00494FE4">
      <w:pPr>
        <w:pStyle w:val="Heading3"/>
      </w:pPr>
      <w:bookmarkStart w:id="1448" w:name="_Toc445107391"/>
      <w:r>
        <w:t>March 9 / Phamenoth 13: Return of St. Macarius the Great and St. Macarius of Alexandria from Exile</w:t>
      </w:r>
      <w:bookmarkEnd w:id="1448"/>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3E6DC3">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3E6DC3">
        <w:rPr>
          <w:noProof/>
        </w:rPr>
        <w:t>766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3E6DC3">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3E6DC3">
        <w:rPr>
          <w:noProof/>
        </w:rPr>
        <w:t>784</w:t>
      </w:r>
      <w:r w:rsidR="002409EF">
        <w:fldChar w:fldCharType="end"/>
      </w:r>
      <w:r>
        <w:t>.</w:t>
      </w:r>
    </w:p>
    <w:p w14:paraId="15396FC9" w14:textId="77777777" w:rsidR="007F571C" w:rsidRDefault="007F571C" w:rsidP="007F571C">
      <w:pPr>
        <w:pStyle w:val="Heading3"/>
      </w:pPr>
      <w:bookmarkStart w:id="1449" w:name="_Toc445107392"/>
      <w:r>
        <w:t>March 15 / Phamenoth 19: Martyrdom of St. Aristobulus the Apostle</w:t>
      </w:r>
      <w:bookmarkEnd w:id="1449"/>
    </w:p>
    <w:p w14:paraId="57821F33" w14:textId="77777777" w:rsidR="00191A26" w:rsidRDefault="00191A26" w:rsidP="00191A26">
      <w:pPr>
        <w:pStyle w:val="Rubric"/>
      </w:pPr>
      <w:bookmarkStart w:id="1450" w:name="_Toc410196213"/>
      <w:bookmarkStart w:id="1451" w:name="_Toc410196455"/>
      <w:bookmarkStart w:id="1452" w:name="_Toc410196957"/>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5F3D5AC" w14:textId="77777777" w:rsidR="005329C1" w:rsidRDefault="005329C1" w:rsidP="005329C1">
      <w:pPr>
        <w:pStyle w:val="Heading3"/>
      </w:pPr>
      <w:bookmarkStart w:id="1453" w:name="_Toc445107393"/>
      <w:r>
        <w:lastRenderedPageBreak/>
        <w:t>March 17 / Phamenoth 21: Commemoration of the Theotokos</w:t>
      </w:r>
      <w:bookmarkEnd w:id="1453"/>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FA5DE0B" w14:textId="77777777" w:rsidR="00C30529" w:rsidRDefault="00C30529" w:rsidP="00C30529">
      <w:pPr>
        <w:pStyle w:val="Heading3"/>
      </w:pPr>
      <w:bookmarkStart w:id="1454" w:name="_Ref434563557"/>
      <w:bookmarkStart w:id="1455" w:name="_Toc445107394"/>
      <w:r>
        <w:t>March 23 / Phamenoth 27: St. Macarius the Great</w:t>
      </w:r>
      <w:bookmarkEnd w:id="1454"/>
      <w:bookmarkEnd w:id="1455"/>
    </w:p>
    <w:p w14:paraId="19445963" w14:textId="77777777" w:rsidR="003E7329" w:rsidRDefault="003E7329" w:rsidP="003E7329">
      <w:pPr>
        <w:pStyle w:val="Heading4"/>
      </w:pPr>
      <w:bookmarkStart w:id="1456" w:name="_Ref434490507"/>
      <w:r>
        <w:t>The Doxology of St. Macarius the Great</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88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88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63" w:name="_Ref434490525"/>
      <w:r>
        <w:t>Another Doxology of St. Macarius the Great</w:t>
      </w:r>
      <w:bookmarkEnd w:id="1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64" w:name="_Ref434490542"/>
      <w:r>
        <w:t>Another</w:t>
      </w:r>
      <w:r w:rsidR="00C30529">
        <w:t xml:space="preserve"> Doxology</w:t>
      </w:r>
      <w:r>
        <w:t xml:space="preserve"> of St. Macarius the Great</w:t>
      </w:r>
      <w:r>
        <w:rPr>
          <w:rStyle w:val="FootnoteReference"/>
        </w:rPr>
        <w:footnoteReference w:id="883"/>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65" w:name="_Toc445107395"/>
      <w:r>
        <w:lastRenderedPageBreak/>
        <w:t xml:space="preserve">March 25 / Phamenoth 29: </w:t>
      </w:r>
      <w:r w:rsidR="00495F1A">
        <w:t>Annunciation</w:t>
      </w:r>
      <w:bookmarkEnd w:id="1450"/>
      <w:bookmarkEnd w:id="1451"/>
      <w:bookmarkEnd w:id="1452"/>
      <w:bookmarkEnd w:id="1465"/>
    </w:p>
    <w:p w14:paraId="6F91E2E0" w14:textId="77777777" w:rsidR="00C30529" w:rsidRDefault="00C30529" w:rsidP="00C30529">
      <w:pPr>
        <w:pStyle w:val="Heading4"/>
      </w:pPr>
      <w:bookmarkStart w:id="1466" w:name="_Ref434477856"/>
      <w:r>
        <w:t>The Doxology</w:t>
      </w:r>
      <w:r w:rsidR="00E21EA3">
        <w:t xml:space="preserve"> for the Annunciation</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67" w:name="_Ref434475566"/>
      <w:bookmarkStart w:id="1468" w:name="_Toc410196214"/>
      <w:bookmarkStart w:id="1469" w:name="_Toc410196456"/>
      <w:bookmarkStart w:id="1470" w:name="_Toc410196958"/>
      <w:r>
        <w:t>The Psali Adam</w:t>
      </w:r>
      <w:r w:rsidR="006C1B94">
        <w:t xml:space="preserve"> for Annunciation</w:t>
      </w:r>
      <w:bookmarkEnd w:id="14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71"/>
            <w:r>
              <w:t>Head</w:t>
            </w:r>
            <w:commentRangeEnd w:id="1471"/>
            <w:r>
              <w:rPr>
                <w:rStyle w:val="CommentReference"/>
              </w:rPr>
              <w:commentReference w:id="1471"/>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72" w:name="_Ref434475591"/>
      <w:r>
        <w:t>The Psali Batos</w:t>
      </w:r>
      <w:r w:rsidR="006C1B94">
        <w:t xml:space="preserve"> for Annunciation</w:t>
      </w:r>
      <w:bookmarkEnd w:id="14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73"/>
            <w:r>
              <w:t>ruler</w:t>
            </w:r>
            <w:commentRangeEnd w:id="1473"/>
            <w:r>
              <w:rPr>
                <w:rStyle w:val="CommentReference"/>
              </w:rPr>
              <w:commentReference w:id="1473"/>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88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74"/>
            <w:r>
              <w:t xml:space="preserve">peoples </w:t>
            </w:r>
            <w:commentRangeEnd w:id="1474"/>
            <w:r>
              <w:rPr>
                <w:rStyle w:val="CommentReference"/>
              </w:rPr>
              <w:commentReference w:id="1474"/>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75"/>
            <w:r>
              <w:t>burned</w:t>
            </w:r>
            <w:commentRangeEnd w:id="1475"/>
            <w:r>
              <w:rPr>
                <w:rStyle w:val="CommentReference"/>
              </w:rPr>
              <w:commentReference w:id="1475"/>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76"/>
            <w:r>
              <w:t>Servant</w:t>
            </w:r>
            <w:commentRangeEnd w:id="1476"/>
            <w:r>
              <w:rPr>
                <w:rStyle w:val="CommentReference"/>
              </w:rPr>
              <w:commentReference w:id="1476"/>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77"/>
            <w:r>
              <w:t xml:space="preserve">Ⲫⲱⲕ </w:t>
            </w:r>
            <w:commentRangeEnd w:id="1477"/>
            <w:r>
              <w:rPr>
                <w:rStyle w:val="CommentReference"/>
                <w:rFonts w:ascii="Times New Roman" w:hAnsi="Times New Roman"/>
              </w:rPr>
              <w:commentReference w:id="1477"/>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8" w:name="_Ref434562998"/>
      <w:bookmarkStart w:id="1479" w:name="_Toc445107396"/>
      <w:r>
        <w:t xml:space="preserve">March 26 / Phamenoth 30: </w:t>
      </w:r>
      <w:r w:rsidR="00D31016">
        <w:t>Arch</w:t>
      </w:r>
      <w:r>
        <w:t>angel Gabriel</w:t>
      </w:r>
      <w:bookmarkEnd w:id="1478"/>
      <w:bookmarkEnd w:id="1479"/>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3E6DC3">
        <w:rPr>
          <w:noProof/>
        </w:rPr>
        <w:t>649</w:t>
      </w:r>
      <w:r w:rsidR="002409EF">
        <w:fldChar w:fldCharType="end"/>
      </w:r>
      <w:r>
        <w:t xml:space="preserve">, </w:t>
      </w:r>
      <w:r w:rsidR="002409EF">
        <w:fldChar w:fldCharType="begin"/>
      </w:r>
      <w:r w:rsidR="002409EF">
        <w:instrText xml:space="preserve"> REF _Ref434487984 \h </w:instrText>
      </w:r>
      <w:r w:rsidR="002409EF">
        <w:fldChar w:fldCharType="separate"/>
      </w:r>
      <w:r w:rsidR="003E6DC3">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3E6DC3">
        <w:rPr>
          <w:noProof/>
        </w:rPr>
        <w:t>622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3E6DC3">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3E6DC3">
        <w:rPr>
          <w:noProof/>
        </w:rPr>
        <w:t>815</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80" w:name="_Toc445107397"/>
      <w:r>
        <w:t xml:space="preserve">March 28 / Pharamuthi 2: Martyrdom of St. James </w:t>
      </w:r>
      <w:r w:rsidR="008762FF">
        <w:t xml:space="preserve">the son of </w:t>
      </w:r>
      <w:r w:rsidR="002E495E">
        <w:t>Zebedee</w:t>
      </w:r>
      <w:r>
        <w:t>, the Apostles</w:t>
      </w:r>
      <w:bookmarkEnd w:id="1480"/>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81" w:name="_Toc445107267"/>
      <w:bookmarkStart w:id="1482" w:name="April"/>
      <w:bookmarkEnd w:id="1439"/>
      <w:r>
        <w:lastRenderedPageBreak/>
        <w:t>April</w:t>
      </w:r>
      <w:bookmarkEnd w:id="1468"/>
      <w:bookmarkEnd w:id="1469"/>
      <w:bookmarkEnd w:id="1470"/>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81"/>
    </w:p>
    <w:sdt>
      <w:sdtPr>
        <w:id w:val="637921212"/>
        <w:docPartObj>
          <w:docPartGallery w:val="Table of Contents"/>
          <w:docPartUnique/>
        </w:docPartObj>
      </w:sdtPr>
      <w:sdtEndPr>
        <w:rPr>
          <w:b/>
          <w:bCs/>
          <w:noProof/>
        </w:rPr>
      </w:sdtEndPr>
      <w:sdtContent>
        <w:p w14:paraId="64EE0B1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5107398" w:history="1">
            <w:r w:rsidR="003E6DC3" w:rsidRPr="004E34BA">
              <w:rPr>
                <w:rStyle w:val="Hyperlink"/>
                <w:noProof/>
              </w:rPr>
              <w:t>April 1 / Pharamuthi 6: Saint Mary of Egypt</w:t>
            </w:r>
            <w:r w:rsidR="003E6DC3">
              <w:rPr>
                <w:noProof/>
                <w:webHidden/>
              </w:rPr>
              <w:tab/>
            </w:r>
            <w:r w:rsidR="003E6DC3">
              <w:rPr>
                <w:noProof/>
                <w:webHidden/>
              </w:rPr>
              <w:fldChar w:fldCharType="begin"/>
            </w:r>
            <w:r w:rsidR="003E6DC3">
              <w:rPr>
                <w:noProof/>
                <w:webHidden/>
              </w:rPr>
              <w:instrText xml:space="preserve"> PAGEREF _Toc445107398 \h </w:instrText>
            </w:r>
            <w:r w:rsidR="003E6DC3">
              <w:rPr>
                <w:noProof/>
                <w:webHidden/>
              </w:rPr>
            </w:r>
            <w:r w:rsidR="003E6DC3">
              <w:rPr>
                <w:noProof/>
                <w:webHidden/>
              </w:rPr>
              <w:fldChar w:fldCharType="separate"/>
            </w:r>
            <w:r w:rsidR="003E6DC3">
              <w:rPr>
                <w:noProof/>
                <w:webHidden/>
              </w:rPr>
              <w:t>781</w:t>
            </w:r>
            <w:r w:rsidR="003E6DC3">
              <w:rPr>
                <w:noProof/>
                <w:webHidden/>
              </w:rPr>
              <w:fldChar w:fldCharType="end"/>
            </w:r>
          </w:hyperlink>
        </w:p>
        <w:p w14:paraId="1B2BE6CB"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399" w:history="1">
            <w:r w:rsidR="003E6DC3" w:rsidRPr="004E34BA">
              <w:rPr>
                <w:rStyle w:val="Hyperlink"/>
                <w:noProof/>
              </w:rPr>
              <w:t>April 7 / Pharamuthi 12: Commemoration of Archangel Michael</w:t>
            </w:r>
            <w:r w:rsidR="003E6DC3">
              <w:rPr>
                <w:noProof/>
                <w:webHidden/>
              </w:rPr>
              <w:tab/>
            </w:r>
            <w:r w:rsidR="003E6DC3">
              <w:rPr>
                <w:noProof/>
                <w:webHidden/>
              </w:rPr>
              <w:fldChar w:fldCharType="begin"/>
            </w:r>
            <w:r w:rsidR="003E6DC3">
              <w:rPr>
                <w:noProof/>
                <w:webHidden/>
              </w:rPr>
              <w:instrText xml:space="preserve"> PAGEREF _Toc445107399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7E41BC21"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00" w:history="1">
            <w:r w:rsidR="003E6DC3" w:rsidRPr="004E34BA">
              <w:rPr>
                <w:rStyle w:val="Hyperlink"/>
                <w:noProof/>
              </w:rPr>
              <w:t>April 10 / Pharamuthi 15: Consecrating of the Church of St. Agabus the Apostle</w:t>
            </w:r>
            <w:r w:rsidR="003E6DC3">
              <w:rPr>
                <w:noProof/>
                <w:webHidden/>
              </w:rPr>
              <w:tab/>
            </w:r>
            <w:r w:rsidR="003E6DC3">
              <w:rPr>
                <w:noProof/>
                <w:webHidden/>
              </w:rPr>
              <w:fldChar w:fldCharType="begin"/>
            </w:r>
            <w:r w:rsidR="003E6DC3">
              <w:rPr>
                <w:noProof/>
                <w:webHidden/>
              </w:rPr>
              <w:instrText xml:space="preserve"> PAGEREF _Toc445107400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3ADB3BA5"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01" w:history="1">
            <w:r w:rsidR="003E6DC3" w:rsidRPr="004E34BA">
              <w:rPr>
                <w:rStyle w:val="Hyperlink"/>
                <w:noProof/>
              </w:rPr>
              <w:t>April 12 / Pharamuthi 17: Martyrdom of St. James the brother of the Lord the bishop of Jerusalem</w:t>
            </w:r>
            <w:r w:rsidR="003E6DC3">
              <w:rPr>
                <w:noProof/>
                <w:webHidden/>
              </w:rPr>
              <w:tab/>
            </w:r>
            <w:r w:rsidR="003E6DC3">
              <w:rPr>
                <w:noProof/>
                <w:webHidden/>
              </w:rPr>
              <w:fldChar w:fldCharType="begin"/>
            </w:r>
            <w:r w:rsidR="003E6DC3">
              <w:rPr>
                <w:noProof/>
                <w:webHidden/>
              </w:rPr>
              <w:instrText xml:space="preserve"> PAGEREF _Toc445107401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078BF3F3"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02" w:history="1">
            <w:r w:rsidR="003E6DC3" w:rsidRPr="004E34BA">
              <w:rPr>
                <w:rStyle w:val="Hyperlink"/>
                <w:noProof/>
              </w:rPr>
              <w:t>April 16 / Pharamuthi 21: Commemoration of the Theotokos</w:t>
            </w:r>
            <w:r w:rsidR="003E6DC3">
              <w:rPr>
                <w:noProof/>
                <w:webHidden/>
              </w:rPr>
              <w:tab/>
            </w:r>
            <w:r w:rsidR="003E6DC3">
              <w:rPr>
                <w:noProof/>
                <w:webHidden/>
              </w:rPr>
              <w:fldChar w:fldCharType="begin"/>
            </w:r>
            <w:r w:rsidR="003E6DC3">
              <w:rPr>
                <w:noProof/>
                <w:webHidden/>
              </w:rPr>
              <w:instrText xml:space="preserve"> PAGEREF _Toc445107402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1F1A5DF0"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03" w:history="1">
            <w:r w:rsidR="003E6DC3" w:rsidRPr="004E34BA">
              <w:rPr>
                <w:rStyle w:val="Hyperlink"/>
                <w:noProof/>
              </w:rPr>
              <w:t>April 18 / Pharamuthi 23: Martyrdom of St. George the Prince of the Martyrs</w:t>
            </w:r>
            <w:r w:rsidR="003E6DC3">
              <w:rPr>
                <w:noProof/>
                <w:webHidden/>
              </w:rPr>
              <w:tab/>
            </w:r>
            <w:r w:rsidR="003E6DC3">
              <w:rPr>
                <w:noProof/>
                <w:webHidden/>
              </w:rPr>
              <w:fldChar w:fldCharType="begin"/>
            </w:r>
            <w:r w:rsidR="003E6DC3">
              <w:rPr>
                <w:noProof/>
                <w:webHidden/>
              </w:rPr>
              <w:instrText xml:space="preserve"> PAGEREF _Toc445107403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51927D8E"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04" w:history="1">
            <w:r w:rsidR="003E6DC3" w:rsidRPr="004E34BA">
              <w:rPr>
                <w:rStyle w:val="Hyperlink"/>
                <w:noProof/>
              </w:rPr>
              <w:t>April 24 / Pharamuthi 29: Commemoration of the Annunciation, Nativity, and Resurrection on the 29</w:t>
            </w:r>
            <w:r w:rsidR="003E6DC3" w:rsidRPr="004E34BA">
              <w:rPr>
                <w:rStyle w:val="Hyperlink"/>
                <w:noProof/>
                <w:vertAlign w:val="superscript"/>
              </w:rPr>
              <w:t>th</w:t>
            </w:r>
            <w:r w:rsidR="003E6DC3" w:rsidRPr="004E34BA">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_Toc445107404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E7815B"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05" w:history="1">
            <w:r w:rsidR="003E6DC3" w:rsidRPr="004E34BA">
              <w:rPr>
                <w:rStyle w:val="Hyperlink"/>
                <w:noProof/>
              </w:rPr>
              <w:t>April 24 / Pharamuthi 29: Also the Departure of St. Erastus the Apostle</w:t>
            </w:r>
            <w:r w:rsidR="003E6DC3">
              <w:rPr>
                <w:noProof/>
                <w:webHidden/>
              </w:rPr>
              <w:tab/>
            </w:r>
            <w:r w:rsidR="003E6DC3">
              <w:rPr>
                <w:noProof/>
                <w:webHidden/>
              </w:rPr>
              <w:fldChar w:fldCharType="begin"/>
            </w:r>
            <w:r w:rsidR="003E6DC3">
              <w:rPr>
                <w:noProof/>
                <w:webHidden/>
              </w:rPr>
              <w:instrText xml:space="preserve"> PAGEREF _Toc445107405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5A78EA"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06" w:history="1">
            <w:r w:rsidR="003E6DC3" w:rsidRPr="004E34BA">
              <w:rPr>
                <w:rStyle w:val="Hyperlink"/>
                <w:noProof/>
              </w:rPr>
              <w:t>April 25 / Pharamuthi 30: Martyrdom of St. Mark the Evangelist</w:t>
            </w:r>
            <w:r w:rsidR="003E6DC3">
              <w:rPr>
                <w:noProof/>
                <w:webHidden/>
              </w:rPr>
              <w:tab/>
            </w:r>
            <w:r w:rsidR="003E6DC3">
              <w:rPr>
                <w:noProof/>
                <w:webHidden/>
              </w:rPr>
              <w:fldChar w:fldCharType="begin"/>
            </w:r>
            <w:r w:rsidR="003E6DC3">
              <w:rPr>
                <w:noProof/>
                <w:webHidden/>
              </w:rPr>
              <w:instrText xml:space="preserve"> PAGEREF _Toc445107406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8DDA8C2"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07" w:history="1">
            <w:r w:rsidR="003E6DC3" w:rsidRPr="004E34BA">
              <w:rPr>
                <w:rStyle w:val="Hyperlink"/>
                <w:noProof/>
              </w:rPr>
              <w:t>April 26 / Pashons 1: Nativity of the Theotokos</w:t>
            </w:r>
            <w:r w:rsidR="003E6DC3">
              <w:rPr>
                <w:noProof/>
                <w:webHidden/>
              </w:rPr>
              <w:tab/>
            </w:r>
            <w:r w:rsidR="003E6DC3">
              <w:rPr>
                <w:noProof/>
                <w:webHidden/>
              </w:rPr>
              <w:fldChar w:fldCharType="begin"/>
            </w:r>
            <w:r w:rsidR="003E6DC3">
              <w:rPr>
                <w:noProof/>
                <w:webHidden/>
              </w:rPr>
              <w:instrText xml:space="preserve"> PAGEREF _Toc445107407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4AA00F24"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08" w:history="1">
            <w:r w:rsidR="003E6DC3" w:rsidRPr="004E34BA">
              <w:rPr>
                <w:rStyle w:val="Hyperlink"/>
                <w:noProof/>
              </w:rPr>
              <w:t>April 28 / Pashons 3: Departure of St. Jason the Disciple</w:t>
            </w:r>
            <w:r w:rsidR="003E6DC3">
              <w:rPr>
                <w:noProof/>
                <w:webHidden/>
              </w:rPr>
              <w:tab/>
            </w:r>
            <w:r w:rsidR="003E6DC3">
              <w:rPr>
                <w:noProof/>
                <w:webHidden/>
              </w:rPr>
              <w:fldChar w:fldCharType="begin"/>
            </w:r>
            <w:r w:rsidR="003E6DC3">
              <w:rPr>
                <w:noProof/>
                <w:webHidden/>
              </w:rPr>
              <w:instrText xml:space="preserve"> PAGEREF _Toc445107408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971AACC"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09" w:history="1">
            <w:r w:rsidR="003E6DC3" w:rsidRPr="004E34BA">
              <w:rPr>
                <w:rStyle w:val="Hyperlink"/>
                <w:noProof/>
              </w:rPr>
              <w:t>April 28 / Pashons 3: Also St. Theodore the Disciple of St. Pachom</w:t>
            </w:r>
            <w:r w:rsidR="003E6DC3">
              <w:rPr>
                <w:noProof/>
                <w:webHidden/>
              </w:rPr>
              <w:tab/>
            </w:r>
            <w:r w:rsidR="003E6DC3">
              <w:rPr>
                <w:noProof/>
                <w:webHidden/>
              </w:rPr>
              <w:fldChar w:fldCharType="begin"/>
            </w:r>
            <w:r w:rsidR="003E6DC3">
              <w:rPr>
                <w:noProof/>
                <w:webHidden/>
              </w:rPr>
              <w:instrText xml:space="preserve"> PAGEREF _Toc445107409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83" w:name="_Toc445107398"/>
      <w:r>
        <w:lastRenderedPageBreak/>
        <w:t>April 1 / Pharamuthi 6</w:t>
      </w:r>
      <w:r w:rsidR="006E4762">
        <w:t xml:space="preserve">: </w:t>
      </w:r>
      <w:r>
        <w:t>Saint Mary of Egypt</w:t>
      </w:r>
      <w:bookmarkEnd w:id="1483"/>
    </w:p>
    <w:p w14:paraId="70D0F650" w14:textId="77777777" w:rsidR="00254945" w:rsidRDefault="00254945" w:rsidP="00254945">
      <w:pPr>
        <w:pStyle w:val="Heading4"/>
      </w:pPr>
      <w:bookmarkStart w:id="1484" w:name="_Ref434491512"/>
      <w:r>
        <w:t>The Doxology</w:t>
      </w:r>
      <w:r w:rsidR="00810F04">
        <w:t xml:space="preserve"> for St. Mary of Egypt</w:t>
      </w:r>
      <w:bookmarkEnd w:id="14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85" w:name="_Toc445107399"/>
      <w:r>
        <w:lastRenderedPageBreak/>
        <w:t>April 7 / Pharamuthi 12: Commemoration of Archangel Michael</w:t>
      </w:r>
      <w:bookmarkEnd w:id="1485"/>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190F8B" w14:textId="77777777" w:rsidR="00072324" w:rsidRDefault="00072324" w:rsidP="00072324">
      <w:pPr>
        <w:pStyle w:val="Heading3"/>
      </w:pPr>
      <w:bookmarkStart w:id="1486" w:name="_Toc445107400"/>
      <w:r>
        <w:t>April 10 / Pharamuthi 15: Consecrating of the Church of St. Agabus the Apostle</w:t>
      </w:r>
      <w:bookmarkEnd w:id="1486"/>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232F53" w14:textId="77777777" w:rsidR="00072324" w:rsidRDefault="00072324" w:rsidP="00072324">
      <w:pPr>
        <w:pStyle w:val="Heading3"/>
      </w:pPr>
      <w:bookmarkStart w:id="1487" w:name="_Toc445107401"/>
      <w:r>
        <w:t xml:space="preserve">April 12 / Pharamuthi 17: Martyrdom of St. </w:t>
      </w:r>
      <w:commentRangeStart w:id="1488"/>
      <w:r>
        <w:t xml:space="preserve">James </w:t>
      </w:r>
      <w:commentRangeEnd w:id="1488"/>
      <w:r>
        <w:rPr>
          <w:rStyle w:val="CommentReference"/>
          <w:rFonts w:eastAsiaTheme="minorHAnsi" w:cstheme="minorBidi"/>
          <w:b w:val="0"/>
          <w:bCs w:val="0"/>
        </w:rPr>
        <w:commentReference w:id="1488"/>
      </w:r>
      <w:r>
        <w:t xml:space="preserve">the brother of </w:t>
      </w:r>
      <w:r w:rsidR="002E495E">
        <w:t>the Lord the bishop of Jerusalem</w:t>
      </w:r>
      <w:bookmarkEnd w:id="1487"/>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55F566A" w14:textId="77777777" w:rsidR="005329C1" w:rsidRDefault="005329C1" w:rsidP="005329C1">
      <w:pPr>
        <w:pStyle w:val="Heading3"/>
      </w:pPr>
      <w:bookmarkStart w:id="1489" w:name="_Toc445107402"/>
      <w:r>
        <w:t>April 16 / Pharamuthi 21: Commemoration of the Theotokos</w:t>
      </w:r>
      <w:bookmarkEnd w:id="1489"/>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6EB9DA3" w14:textId="77777777" w:rsidR="00AF6D10" w:rsidRDefault="00AF6D10" w:rsidP="00AF6D10">
      <w:pPr>
        <w:pStyle w:val="Heading3"/>
      </w:pPr>
      <w:bookmarkStart w:id="1490" w:name="_Ref434560035"/>
      <w:bookmarkStart w:id="1491" w:name="_Toc445107403"/>
      <w:r>
        <w:t>April 18 / Pharamuthi 23: Martyrdom of St. George the Prince of the Martyrs</w:t>
      </w:r>
      <w:bookmarkEnd w:id="1490"/>
      <w:bookmarkEnd w:id="1491"/>
    </w:p>
    <w:p w14:paraId="480B7CF0" w14:textId="77777777" w:rsidR="00AF6D10" w:rsidRDefault="00AF6D10" w:rsidP="00AF6D10">
      <w:pPr>
        <w:pStyle w:val="Heading4"/>
      </w:pPr>
      <w:bookmarkStart w:id="1492" w:name="_Ref434489211"/>
      <w:r>
        <w:t>Another Doxology of St. George</w:t>
      </w:r>
      <w:bookmarkEnd w:id="1492"/>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3E6DC3">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3E6DC3">
        <w:rPr>
          <w:noProof/>
        </w:rPr>
        <w:t>558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93" w:name="_Toc445107404"/>
      <w:r>
        <w:lastRenderedPageBreak/>
        <w:t>April 24 / Pharamuthi 29: Commemoration of the Annunciation, Nativity, and Resurrection on the 29</w:t>
      </w:r>
      <w:r w:rsidRPr="00C0205C">
        <w:rPr>
          <w:vertAlign w:val="superscript"/>
        </w:rPr>
        <w:t>th</w:t>
      </w:r>
      <w:r>
        <w:t xml:space="preserve"> of Every Month</w:t>
      </w:r>
      <w:bookmarkEnd w:id="1493"/>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955026C" w14:textId="77777777" w:rsidR="00072324" w:rsidRDefault="00072324" w:rsidP="00072324">
      <w:pPr>
        <w:pStyle w:val="Heading3"/>
      </w:pPr>
      <w:bookmarkStart w:id="1494" w:name="_Toc445107405"/>
      <w:r>
        <w:t xml:space="preserve">April 24 / Pharamuthi 29: </w:t>
      </w:r>
      <w:r w:rsidR="00B52D77">
        <w:t xml:space="preserve">Also the </w:t>
      </w:r>
      <w:r>
        <w:t>Departure of St. Erastus the Apostle</w:t>
      </w:r>
      <w:bookmarkEnd w:id="1494"/>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0EC74FD" w14:textId="77777777" w:rsidR="00072324" w:rsidRDefault="00072324" w:rsidP="00072324">
      <w:pPr>
        <w:pStyle w:val="Heading3"/>
      </w:pPr>
      <w:bookmarkStart w:id="1495" w:name="_Ref434562195"/>
      <w:bookmarkStart w:id="1496" w:name="_Toc445107406"/>
      <w:r>
        <w:t>April 25 / Pharamuthi 30: Martyrdom of St. Mark the Evangelist</w:t>
      </w:r>
      <w:bookmarkEnd w:id="1495"/>
      <w:bookmarkEnd w:id="1496"/>
    </w:p>
    <w:p w14:paraId="1A50F251" w14:textId="77777777" w:rsidR="00072324" w:rsidRDefault="00B46E6E" w:rsidP="00072324">
      <w:pPr>
        <w:pStyle w:val="Heading4"/>
      </w:pPr>
      <w:bookmarkStart w:id="1497" w:name="_Ref434488936"/>
      <w:r>
        <w:t>Another</w:t>
      </w:r>
      <w:r w:rsidR="00072324">
        <w:t xml:space="preserve"> Doxology</w:t>
      </w:r>
      <w:r>
        <w:t xml:space="preserve"> of St. Mark</w:t>
      </w:r>
      <w:bookmarkEnd w:id="1497"/>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3E6DC3">
        <w:t>The Doxology of St. Mark</w:t>
      </w:r>
      <w:r>
        <w:fldChar w:fldCharType="end"/>
      </w:r>
      <w:r>
        <w:t xml:space="preserve">, page </w:t>
      </w:r>
      <w:r>
        <w:fldChar w:fldCharType="begin"/>
      </w:r>
      <w:r>
        <w:instrText xml:space="preserve"> PAGEREF _Ref434488814 \h </w:instrText>
      </w:r>
      <w:r>
        <w:fldChar w:fldCharType="separate"/>
      </w:r>
      <w:r w:rsidR="003E6DC3">
        <w:rPr>
          <w:noProof/>
        </w:rPr>
        <w:t>554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8" w:name="_Toc445107407"/>
      <w:r>
        <w:t>April 26 / Pashons 1: Nativity of the Theotokos</w:t>
      </w:r>
      <w:bookmarkEnd w:id="1498"/>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44CD75" w14:textId="77777777" w:rsidR="00160DE3" w:rsidRDefault="00160DE3" w:rsidP="00160DE3">
      <w:pPr>
        <w:pStyle w:val="Heading3"/>
      </w:pPr>
      <w:bookmarkStart w:id="1499" w:name="_Toc445107408"/>
      <w:r>
        <w:t>April 28 /</w:t>
      </w:r>
      <w:r w:rsidR="00F66BB3">
        <w:t xml:space="preserve"> Pashons 3: Departure of St. Jas</w:t>
      </w:r>
      <w:r>
        <w:t>on the Disciple</w:t>
      </w:r>
      <w:bookmarkEnd w:id="1499"/>
    </w:p>
    <w:p w14:paraId="588AE276" w14:textId="77777777" w:rsidR="00191A26" w:rsidRDefault="00191A26" w:rsidP="00191A26">
      <w:pPr>
        <w:pStyle w:val="Rubric"/>
      </w:pPr>
      <w:bookmarkStart w:id="1500" w:name="_Toc410196215"/>
      <w:bookmarkStart w:id="1501" w:name="_Toc410196457"/>
      <w:bookmarkStart w:id="1502" w:name="_Toc410196959"/>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1EA45A" w14:textId="77777777" w:rsidR="00F66BB3" w:rsidRDefault="00F66BB3" w:rsidP="00F66BB3">
      <w:pPr>
        <w:pStyle w:val="Heading3"/>
      </w:pPr>
      <w:bookmarkStart w:id="1503" w:name="_Toc445107409"/>
      <w:r>
        <w:t>April 28 / Pashons 3: Also St. Theodore</w:t>
      </w:r>
      <w:r w:rsidR="00AF6F9B">
        <w:t xml:space="preserve"> the Disciple of St. Pachom</w:t>
      </w:r>
      <w:bookmarkEnd w:id="1503"/>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04" w:name="_Toc445107268"/>
      <w:bookmarkStart w:id="1505" w:name="May"/>
      <w:bookmarkEnd w:id="1482"/>
      <w:r>
        <w:lastRenderedPageBreak/>
        <w:t>May</w:t>
      </w:r>
      <w:r w:rsidR="00495F1A">
        <w:t xml:space="preserve"> or </w:t>
      </w:r>
      <w:bookmarkEnd w:id="1500"/>
      <w:bookmarkEnd w:id="1501"/>
      <w:bookmarkEnd w:id="1502"/>
      <w:r w:rsidRPr="00FB5E62">
        <w:rPr>
          <w:rFonts w:ascii="FreeSerifAvvaShenouda" w:eastAsia="Arial Unicode MS" w:hAnsi="FreeSerifAvvaShenouda" w:cs="FreeSerifAvvaShenouda"/>
          <w:lang w:val="en-US"/>
        </w:rPr>
        <w:t>Ⲡⲁϣⲁⲛⲥ</w:t>
      </w:r>
      <w:bookmarkEnd w:id="1504"/>
    </w:p>
    <w:bookmarkStart w:id="1506" w:name="_Ref434563583" w:displacedByCustomXml="next"/>
    <w:bookmarkStart w:id="1507" w:name="_Toc410196216" w:displacedByCustomXml="next"/>
    <w:bookmarkStart w:id="1508" w:name="_Toc410196458" w:displacedByCustomXml="next"/>
    <w:bookmarkStart w:id="1509" w:name="_Toc410196960" w:displacedByCustomXml="next"/>
    <w:sdt>
      <w:sdtPr>
        <w:id w:val="-252591667"/>
        <w:docPartObj>
          <w:docPartGallery w:val="Table of Contents"/>
          <w:docPartUnique/>
        </w:docPartObj>
      </w:sdtPr>
      <w:sdtEndPr>
        <w:rPr>
          <w:b/>
          <w:bCs/>
          <w:noProof/>
        </w:rPr>
      </w:sdtEndPr>
      <w:sdtContent>
        <w:p w14:paraId="33C8E8A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5107410" w:history="1">
            <w:r w:rsidR="003E6DC3" w:rsidRPr="00C63832">
              <w:rPr>
                <w:rStyle w:val="Hyperlink"/>
                <w:noProof/>
              </w:rPr>
              <w:t>May 1 / Pashons 6: St. Macarius of Alexandria, the Presbyter</w:t>
            </w:r>
            <w:r w:rsidR="003E6DC3">
              <w:rPr>
                <w:noProof/>
                <w:webHidden/>
              </w:rPr>
              <w:tab/>
            </w:r>
            <w:r w:rsidR="003E6DC3">
              <w:rPr>
                <w:noProof/>
                <w:webHidden/>
              </w:rPr>
              <w:fldChar w:fldCharType="begin"/>
            </w:r>
            <w:r w:rsidR="003E6DC3">
              <w:rPr>
                <w:noProof/>
                <w:webHidden/>
              </w:rPr>
              <w:instrText xml:space="preserve"> PAGEREF _Toc445107410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D925251"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11" w:history="1">
            <w:r w:rsidR="003E6DC3" w:rsidRPr="00C63832">
              <w:rPr>
                <w:rStyle w:val="Hyperlink"/>
                <w:noProof/>
              </w:rPr>
              <w:t>May 2 / Pashons 7: St. Athanasius the Apostolic</w:t>
            </w:r>
            <w:r w:rsidR="003E6DC3">
              <w:rPr>
                <w:noProof/>
                <w:webHidden/>
              </w:rPr>
              <w:tab/>
            </w:r>
            <w:r w:rsidR="003E6DC3">
              <w:rPr>
                <w:noProof/>
                <w:webHidden/>
              </w:rPr>
              <w:fldChar w:fldCharType="begin"/>
            </w:r>
            <w:r w:rsidR="003E6DC3">
              <w:rPr>
                <w:noProof/>
                <w:webHidden/>
              </w:rPr>
              <w:instrText xml:space="preserve"> PAGEREF _Toc445107411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16CCCBC"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12" w:history="1">
            <w:r w:rsidR="003E6DC3" w:rsidRPr="00C63832">
              <w:rPr>
                <w:rStyle w:val="Hyperlink"/>
                <w:noProof/>
              </w:rPr>
              <w:t>May 7 / Pashons 12: Commemoration of Archangel Michael</w:t>
            </w:r>
            <w:r w:rsidR="003E6DC3">
              <w:rPr>
                <w:noProof/>
                <w:webHidden/>
              </w:rPr>
              <w:tab/>
            </w:r>
            <w:r w:rsidR="003E6DC3">
              <w:rPr>
                <w:noProof/>
                <w:webHidden/>
              </w:rPr>
              <w:fldChar w:fldCharType="begin"/>
            </w:r>
            <w:r w:rsidR="003E6DC3">
              <w:rPr>
                <w:noProof/>
                <w:webHidden/>
              </w:rPr>
              <w:instrText xml:space="preserve"> PAGEREF _Toc445107412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35F723EF"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13" w:history="1">
            <w:r w:rsidR="003E6DC3" w:rsidRPr="00C63832">
              <w:rPr>
                <w:rStyle w:val="Hyperlink"/>
                <w:noProof/>
              </w:rPr>
              <w:t>May 7 / Pashons 12: Also the Consecration of the Church of St. Demiana</w:t>
            </w:r>
            <w:r w:rsidR="003E6DC3">
              <w:rPr>
                <w:noProof/>
                <w:webHidden/>
              </w:rPr>
              <w:tab/>
            </w:r>
            <w:r w:rsidR="003E6DC3">
              <w:rPr>
                <w:noProof/>
                <w:webHidden/>
              </w:rPr>
              <w:fldChar w:fldCharType="begin"/>
            </w:r>
            <w:r w:rsidR="003E6DC3">
              <w:rPr>
                <w:noProof/>
                <w:webHidden/>
              </w:rPr>
              <w:instrText xml:space="preserve"> PAGEREF _Toc445107413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652A6748"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14" w:history="1">
            <w:r w:rsidR="003E6DC3" w:rsidRPr="00C63832">
              <w:rPr>
                <w:rStyle w:val="Hyperlink"/>
                <w:noProof/>
              </w:rPr>
              <w:t>May 8 / Pashons 13 St. Junia of the Seventy Two Disciples</w:t>
            </w:r>
            <w:r w:rsidR="003E6DC3">
              <w:rPr>
                <w:noProof/>
                <w:webHidden/>
              </w:rPr>
              <w:tab/>
            </w:r>
            <w:r w:rsidR="003E6DC3">
              <w:rPr>
                <w:noProof/>
                <w:webHidden/>
              </w:rPr>
              <w:fldChar w:fldCharType="begin"/>
            </w:r>
            <w:r w:rsidR="003E6DC3">
              <w:rPr>
                <w:noProof/>
                <w:webHidden/>
              </w:rPr>
              <w:instrText xml:space="preserve"> PAGEREF _Toc445107414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26C91EBB"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15" w:history="1">
            <w:r w:rsidR="003E6DC3" w:rsidRPr="00C63832">
              <w:rPr>
                <w:rStyle w:val="Hyperlink"/>
                <w:noProof/>
              </w:rPr>
              <w:t>May 8 / Pashons 13 Also St. Arsenius</w:t>
            </w:r>
            <w:r w:rsidR="003E6DC3">
              <w:rPr>
                <w:noProof/>
                <w:webHidden/>
              </w:rPr>
              <w:tab/>
            </w:r>
            <w:r w:rsidR="003E6DC3">
              <w:rPr>
                <w:noProof/>
                <w:webHidden/>
              </w:rPr>
              <w:fldChar w:fldCharType="begin"/>
            </w:r>
            <w:r w:rsidR="003E6DC3">
              <w:rPr>
                <w:noProof/>
                <w:webHidden/>
              </w:rPr>
              <w:instrText xml:space="preserve"> PAGEREF _Toc445107415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0CACC327"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16" w:history="1">
            <w:r w:rsidR="003E6DC3" w:rsidRPr="00C63832">
              <w:rPr>
                <w:rStyle w:val="Hyperlink"/>
                <w:noProof/>
              </w:rPr>
              <w:t>May 9 / Pashons 14: St. Pachomius</w:t>
            </w:r>
            <w:r w:rsidR="003E6DC3">
              <w:rPr>
                <w:noProof/>
                <w:webHidden/>
              </w:rPr>
              <w:tab/>
            </w:r>
            <w:r w:rsidR="003E6DC3">
              <w:rPr>
                <w:noProof/>
                <w:webHidden/>
              </w:rPr>
              <w:fldChar w:fldCharType="begin"/>
            </w:r>
            <w:r w:rsidR="003E6DC3">
              <w:rPr>
                <w:noProof/>
                <w:webHidden/>
              </w:rPr>
              <w:instrText xml:space="preserve"> PAGEREF _Toc445107416 \h </w:instrText>
            </w:r>
            <w:r w:rsidR="003E6DC3">
              <w:rPr>
                <w:noProof/>
                <w:webHidden/>
              </w:rPr>
            </w:r>
            <w:r w:rsidR="003E6DC3">
              <w:rPr>
                <w:noProof/>
                <w:webHidden/>
              </w:rPr>
              <w:fldChar w:fldCharType="separate"/>
            </w:r>
            <w:r w:rsidR="003E6DC3">
              <w:rPr>
                <w:noProof/>
                <w:webHidden/>
              </w:rPr>
              <w:t>791</w:t>
            </w:r>
            <w:r w:rsidR="003E6DC3">
              <w:rPr>
                <w:noProof/>
                <w:webHidden/>
              </w:rPr>
              <w:fldChar w:fldCharType="end"/>
            </w:r>
          </w:hyperlink>
        </w:p>
        <w:p w14:paraId="5AC77320"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17" w:history="1">
            <w:r w:rsidR="003E6DC3" w:rsidRPr="00C63832">
              <w:rPr>
                <w:rStyle w:val="Hyperlink"/>
                <w:noProof/>
              </w:rPr>
              <w:t>May 11 / Pashons 16: Commemoration of St. John the Evangelist</w:t>
            </w:r>
            <w:r w:rsidR="003E6DC3">
              <w:rPr>
                <w:noProof/>
                <w:webHidden/>
              </w:rPr>
              <w:tab/>
            </w:r>
            <w:r w:rsidR="003E6DC3">
              <w:rPr>
                <w:noProof/>
                <w:webHidden/>
              </w:rPr>
              <w:fldChar w:fldCharType="begin"/>
            </w:r>
            <w:r w:rsidR="003E6DC3">
              <w:rPr>
                <w:noProof/>
                <w:webHidden/>
              </w:rPr>
              <w:instrText xml:space="preserve"> PAGEREF _Toc445107417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3098892A"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18" w:history="1">
            <w:r w:rsidR="003E6DC3" w:rsidRPr="00C63832">
              <w:rPr>
                <w:rStyle w:val="Hyperlink"/>
                <w:noProof/>
              </w:rPr>
              <w:t>May 16 / Pashons 21: Commemoration of the Theotokos</w:t>
            </w:r>
            <w:r w:rsidR="003E6DC3">
              <w:rPr>
                <w:noProof/>
                <w:webHidden/>
              </w:rPr>
              <w:tab/>
            </w:r>
            <w:r w:rsidR="003E6DC3">
              <w:rPr>
                <w:noProof/>
                <w:webHidden/>
              </w:rPr>
              <w:fldChar w:fldCharType="begin"/>
            </w:r>
            <w:r w:rsidR="003E6DC3">
              <w:rPr>
                <w:noProof/>
                <w:webHidden/>
              </w:rPr>
              <w:instrText xml:space="preserve"> PAGEREF _Toc445107418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66D2D15E"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19" w:history="1">
            <w:r w:rsidR="003E6DC3" w:rsidRPr="00C63832">
              <w:rPr>
                <w:rStyle w:val="Hyperlink"/>
                <w:noProof/>
              </w:rPr>
              <w:t>May 17 / Pashons 22: Departure of St. Andronicus the Disciple</w:t>
            </w:r>
            <w:r w:rsidR="003E6DC3">
              <w:rPr>
                <w:noProof/>
                <w:webHidden/>
              </w:rPr>
              <w:tab/>
            </w:r>
            <w:r w:rsidR="003E6DC3">
              <w:rPr>
                <w:noProof/>
                <w:webHidden/>
              </w:rPr>
              <w:fldChar w:fldCharType="begin"/>
            </w:r>
            <w:r w:rsidR="003E6DC3">
              <w:rPr>
                <w:noProof/>
                <w:webHidden/>
              </w:rPr>
              <w:instrText xml:space="preserve"> PAGEREF _Toc445107419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0B6FD6F"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20" w:history="1">
            <w:r w:rsidR="003E6DC3" w:rsidRPr="00C63832">
              <w:rPr>
                <w:rStyle w:val="Hyperlink"/>
                <w:noProof/>
              </w:rPr>
              <w:t>May 19 / Pashons 24: The Entrance into Egypt</w:t>
            </w:r>
            <w:r w:rsidR="003E6DC3">
              <w:rPr>
                <w:noProof/>
                <w:webHidden/>
              </w:rPr>
              <w:tab/>
            </w:r>
            <w:r w:rsidR="003E6DC3">
              <w:rPr>
                <w:noProof/>
                <w:webHidden/>
              </w:rPr>
              <w:fldChar w:fldCharType="begin"/>
            </w:r>
            <w:r w:rsidR="003E6DC3">
              <w:rPr>
                <w:noProof/>
                <w:webHidden/>
              </w:rPr>
              <w:instrText xml:space="preserve"> PAGEREF _Toc445107420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7254F95"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21" w:history="1">
            <w:r w:rsidR="003E6DC3" w:rsidRPr="00C63832">
              <w:rPr>
                <w:rStyle w:val="Hyperlink"/>
                <w:noProof/>
              </w:rPr>
              <w:t>May 19 / Pashons 24: Also, St. Pashnouni, the Monk and Martyr</w:t>
            </w:r>
            <w:r w:rsidR="003E6DC3">
              <w:rPr>
                <w:noProof/>
                <w:webHidden/>
              </w:rPr>
              <w:tab/>
            </w:r>
            <w:r w:rsidR="003E6DC3">
              <w:rPr>
                <w:noProof/>
                <w:webHidden/>
              </w:rPr>
              <w:fldChar w:fldCharType="begin"/>
            </w:r>
            <w:r w:rsidR="003E6DC3">
              <w:rPr>
                <w:noProof/>
                <w:webHidden/>
              </w:rPr>
              <w:instrText xml:space="preserve"> PAGEREF _Toc445107421 \h </w:instrText>
            </w:r>
            <w:r w:rsidR="003E6DC3">
              <w:rPr>
                <w:noProof/>
                <w:webHidden/>
              </w:rPr>
            </w:r>
            <w:r w:rsidR="003E6DC3">
              <w:rPr>
                <w:noProof/>
                <w:webHidden/>
              </w:rPr>
              <w:fldChar w:fldCharType="separate"/>
            </w:r>
            <w:r w:rsidR="003E6DC3">
              <w:rPr>
                <w:noProof/>
                <w:webHidden/>
              </w:rPr>
              <w:t>802</w:t>
            </w:r>
            <w:r w:rsidR="003E6DC3">
              <w:rPr>
                <w:noProof/>
                <w:webHidden/>
              </w:rPr>
              <w:fldChar w:fldCharType="end"/>
            </w:r>
          </w:hyperlink>
        </w:p>
        <w:p w14:paraId="7D6AF32C"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22" w:history="1">
            <w:r w:rsidR="003E6DC3" w:rsidRPr="00C63832">
              <w:rPr>
                <w:rStyle w:val="Hyperlink"/>
                <w:noProof/>
              </w:rPr>
              <w:t>May 21 / Pashons 26: Martyrdom of St. Thomas the Apostle</w:t>
            </w:r>
            <w:r w:rsidR="003E6DC3">
              <w:rPr>
                <w:noProof/>
                <w:webHidden/>
              </w:rPr>
              <w:tab/>
            </w:r>
            <w:r w:rsidR="003E6DC3">
              <w:rPr>
                <w:noProof/>
                <w:webHidden/>
              </w:rPr>
              <w:fldChar w:fldCharType="begin"/>
            </w:r>
            <w:r w:rsidR="003E6DC3">
              <w:rPr>
                <w:noProof/>
                <w:webHidden/>
              </w:rPr>
              <w:instrText xml:space="preserve"> PAGEREF _Toc445107422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0AFFDC58"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23" w:history="1">
            <w:r w:rsidR="003E6DC3" w:rsidRPr="00C63832">
              <w:rPr>
                <w:rStyle w:val="Hyperlink"/>
                <w:noProof/>
              </w:rPr>
              <w:t>May 22 / Pashons 27: St. Thomas the Anchorite</w:t>
            </w:r>
            <w:r w:rsidR="003E6DC3">
              <w:rPr>
                <w:noProof/>
                <w:webHidden/>
              </w:rPr>
              <w:tab/>
            </w:r>
            <w:r w:rsidR="003E6DC3">
              <w:rPr>
                <w:noProof/>
                <w:webHidden/>
              </w:rPr>
              <w:fldChar w:fldCharType="begin"/>
            </w:r>
            <w:r w:rsidR="003E6DC3">
              <w:rPr>
                <w:noProof/>
                <w:webHidden/>
              </w:rPr>
              <w:instrText xml:space="preserve"> PAGEREF _Toc445107423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14B4CB1A"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24" w:history="1">
            <w:r w:rsidR="003E6DC3" w:rsidRPr="00C63832">
              <w:rPr>
                <w:rStyle w:val="Hyperlink"/>
                <w:noProof/>
              </w:rPr>
              <w:t>May 24 (25) / Pashons 29: Commemoration of the Annunciation, Nativity, and Resurrection on the 29</w:t>
            </w:r>
            <w:r w:rsidR="003E6DC3" w:rsidRPr="00C63832">
              <w:rPr>
                <w:rStyle w:val="Hyperlink"/>
                <w:noProof/>
                <w:vertAlign w:val="superscript"/>
              </w:rPr>
              <w:t>th</w:t>
            </w:r>
            <w:r w:rsidR="003E6DC3" w:rsidRPr="00C6383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_Toc445107424 \h </w:instrText>
            </w:r>
            <w:r w:rsidR="003E6DC3">
              <w:rPr>
                <w:noProof/>
                <w:webHidden/>
              </w:rPr>
            </w:r>
            <w:r w:rsidR="003E6DC3">
              <w:rPr>
                <w:noProof/>
                <w:webHidden/>
              </w:rPr>
              <w:fldChar w:fldCharType="separate"/>
            </w:r>
            <w:r w:rsidR="003E6DC3">
              <w:rPr>
                <w:noProof/>
                <w:webHidden/>
              </w:rPr>
              <w:t>804</w:t>
            </w:r>
            <w:r w:rsidR="003E6DC3">
              <w:rPr>
                <w:noProof/>
                <w:webHidden/>
              </w:rPr>
              <w:fldChar w:fldCharType="end"/>
            </w:r>
          </w:hyperlink>
        </w:p>
        <w:p w14:paraId="76E06195"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25" w:history="1">
            <w:r w:rsidR="003E6DC3" w:rsidRPr="00C63832">
              <w:rPr>
                <w:rStyle w:val="Hyperlink"/>
                <w:noProof/>
              </w:rPr>
              <w:t>May 24 (25) / Pashons 29: Also St. Simeon the Stylite</w:t>
            </w:r>
            <w:r w:rsidR="003E6DC3">
              <w:rPr>
                <w:noProof/>
                <w:webHidden/>
              </w:rPr>
              <w:tab/>
            </w:r>
            <w:r w:rsidR="003E6DC3">
              <w:rPr>
                <w:noProof/>
                <w:webHidden/>
              </w:rPr>
              <w:fldChar w:fldCharType="begin"/>
            </w:r>
            <w:r w:rsidR="003E6DC3">
              <w:rPr>
                <w:noProof/>
                <w:webHidden/>
              </w:rPr>
              <w:instrText xml:space="preserve"> PAGEREF _Toc445107425 \h </w:instrText>
            </w:r>
            <w:r w:rsidR="003E6DC3">
              <w:rPr>
                <w:noProof/>
                <w:webHidden/>
              </w:rPr>
            </w:r>
            <w:r w:rsidR="003E6DC3">
              <w:rPr>
                <w:noProof/>
                <w:webHidden/>
              </w:rPr>
              <w:fldChar w:fldCharType="separate"/>
            </w:r>
            <w:r w:rsidR="003E6DC3">
              <w:rPr>
                <w:noProof/>
                <w:webHidden/>
              </w:rPr>
              <w:t>805</w:t>
            </w:r>
            <w:r w:rsidR="003E6DC3">
              <w:rPr>
                <w:noProof/>
                <w:webHidden/>
              </w:rPr>
              <w:fldChar w:fldCharType="end"/>
            </w:r>
          </w:hyperlink>
        </w:p>
        <w:p w14:paraId="190C99BA"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26" w:history="1">
            <w:r w:rsidR="003E6DC3" w:rsidRPr="00C63832">
              <w:rPr>
                <w:rStyle w:val="Hyperlink"/>
                <w:noProof/>
              </w:rPr>
              <w:t>May 25 / Pashons 30: Departure of St. Fournous the Disciple</w:t>
            </w:r>
            <w:r w:rsidR="003E6DC3">
              <w:rPr>
                <w:noProof/>
                <w:webHidden/>
              </w:rPr>
              <w:tab/>
            </w:r>
            <w:r w:rsidR="003E6DC3">
              <w:rPr>
                <w:noProof/>
                <w:webHidden/>
              </w:rPr>
              <w:fldChar w:fldCharType="begin"/>
            </w:r>
            <w:r w:rsidR="003E6DC3">
              <w:rPr>
                <w:noProof/>
                <w:webHidden/>
              </w:rPr>
              <w:instrText xml:space="preserve"> PAGEREF _Toc445107426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3722D25"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27" w:history="1">
            <w:r w:rsidR="003E6DC3" w:rsidRPr="00C63832">
              <w:rPr>
                <w:rStyle w:val="Hyperlink"/>
                <w:noProof/>
              </w:rPr>
              <w:t>May 27 / Paoni 2: St. Commemoration of the Appearance of the Bodies of St. John the Baptist and Elisha the Prophet</w:t>
            </w:r>
            <w:r w:rsidR="003E6DC3">
              <w:rPr>
                <w:noProof/>
                <w:webHidden/>
              </w:rPr>
              <w:tab/>
            </w:r>
            <w:r w:rsidR="003E6DC3">
              <w:rPr>
                <w:noProof/>
                <w:webHidden/>
              </w:rPr>
              <w:fldChar w:fldCharType="begin"/>
            </w:r>
            <w:r w:rsidR="003E6DC3">
              <w:rPr>
                <w:noProof/>
                <w:webHidden/>
              </w:rPr>
              <w:instrText xml:space="preserve"> PAGEREF _Toc445107427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E3A9D3D"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28" w:history="1">
            <w:r w:rsidR="003E6DC3" w:rsidRPr="00C63832">
              <w:rPr>
                <w:rStyle w:val="Hyperlink"/>
                <w:noProof/>
              </w:rPr>
              <w:t>May 28 / Paoni 3: Consecration of St. George’s Church</w:t>
            </w:r>
            <w:r w:rsidR="003E6DC3">
              <w:rPr>
                <w:noProof/>
                <w:webHidden/>
              </w:rPr>
              <w:tab/>
            </w:r>
            <w:r w:rsidR="003E6DC3">
              <w:rPr>
                <w:noProof/>
                <w:webHidden/>
              </w:rPr>
              <w:fldChar w:fldCharType="begin"/>
            </w:r>
            <w:r w:rsidR="003E6DC3">
              <w:rPr>
                <w:noProof/>
                <w:webHidden/>
              </w:rPr>
              <w:instrText xml:space="preserve"> PAGEREF _Toc445107428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49AEFADC"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29" w:history="1">
            <w:r w:rsidR="003E6DC3" w:rsidRPr="00C63832">
              <w:rPr>
                <w:rStyle w:val="Hyperlink"/>
                <w:noProof/>
              </w:rPr>
              <w:t>May 28 / Paoni 3: Also St. Abraam of Fayyoum</w:t>
            </w:r>
            <w:r w:rsidR="003E6DC3">
              <w:rPr>
                <w:noProof/>
                <w:webHidden/>
              </w:rPr>
              <w:tab/>
            </w:r>
            <w:r w:rsidR="003E6DC3">
              <w:rPr>
                <w:noProof/>
                <w:webHidden/>
              </w:rPr>
              <w:fldChar w:fldCharType="begin"/>
            </w:r>
            <w:r w:rsidR="003E6DC3">
              <w:rPr>
                <w:noProof/>
                <w:webHidden/>
              </w:rPr>
              <w:instrText xml:space="preserve"> PAGEREF _Toc445107429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58DAB19F"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30" w:history="1">
            <w:r w:rsidR="003E6DC3" w:rsidRPr="00C63832">
              <w:rPr>
                <w:rStyle w:val="Hyperlink"/>
                <w:noProof/>
              </w:rPr>
              <w:t>May 30 / Paoni 5: Consecration of the Church of St. Victor</w:t>
            </w:r>
            <w:r w:rsidR="003E6DC3">
              <w:rPr>
                <w:noProof/>
                <w:webHidden/>
              </w:rPr>
              <w:tab/>
            </w:r>
            <w:r w:rsidR="003E6DC3">
              <w:rPr>
                <w:noProof/>
                <w:webHidden/>
              </w:rPr>
              <w:fldChar w:fldCharType="begin"/>
            </w:r>
            <w:r w:rsidR="003E6DC3">
              <w:rPr>
                <w:noProof/>
                <w:webHidden/>
              </w:rPr>
              <w:instrText xml:space="preserve"> PAGEREF _Toc445107430 \h </w:instrText>
            </w:r>
            <w:r w:rsidR="003E6DC3">
              <w:rPr>
                <w:noProof/>
                <w:webHidden/>
              </w:rPr>
            </w:r>
            <w:r w:rsidR="003E6DC3">
              <w:rPr>
                <w:noProof/>
                <w:webHidden/>
              </w:rPr>
              <w:fldChar w:fldCharType="separate"/>
            </w:r>
            <w:r w:rsidR="003E6DC3">
              <w:rPr>
                <w:noProof/>
                <w:webHidden/>
              </w:rPr>
              <w:t>808</w:t>
            </w:r>
            <w:r w:rsidR="003E6DC3">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10" w:name="_Ref436250616"/>
      <w:bookmarkStart w:id="1511" w:name="_Toc445107410"/>
      <w:r>
        <w:lastRenderedPageBreak/>
        <w:t>May 1 / Pashons 6: St. Macarius of Alexandria, the Presbyter</w:t>
      </w:r>
      <w:bookmarkEnd w:id="1506"/>
      <w:bookmarkEnd w:id="1510"/>
      <w:bookmarkEnd w:id="1511"/>
    </w:p>
    <w:p w14:paraId="65054283" w14:textId="77777777" w:rsidR="00137929" w:rsidRDefault="00137929" w:rsidP="00137929">
      <w:pPr>
        <w:pStyle w:val="Heading4"/>
      </w:pPr>
      <w:bookmarkStart w:id="1512" w:name="_Ref434490596"/>
      <w:r>
        <w:t>The Doxology</w:t>
      </w:r>
      <w:r w:rsidR="00B46E6E">
        <w:t xml:space="preserve"> for St. Macarius of Alexandria, the Presbyter</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13" w:name="_Ref434560539"/>
      <w:bookmarkStart w:id="1514" w:name="_Toc445107411"/>
      <w:r>
        <w:t>May 2 / Pashons 7: St. Athanasius the Apostolic</w:t>
      </w:r>
      <w:bookmarkEnd w:id="1513"/>
      <w:bookmarkEnd w:id="1514"/>
    </w:p>
    <w:p w14:paraId="5C918841" w14:textId="77777777" w:rsidR="00EE657B" w:rsidRDefault="00EE657B" w:rsidP="00EE657B">
      <w:pPr>
        <w:pStyle w:val="Heading4"/>
      </w:pPr>
      <w:bookmarkStart w:id="1515" w:name="_Ref434492183"/>
      <w:r>
        <w:t>The Doxology</w:t>
      </w:r>
      <w:r w:rsidR="00B82753">
        <w:t xml:space="preserve"> for St. Athanasius the Apostolic</w:t>
      </w:r>
      <w:bookmarkEnd w:id="1515"/>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3E6DC3">
        <w:t>The Doxology of St. Athanasius the Apostolic</w:t>
      </w:r>
      <w:r>
        <w:fldChar w:fldCharType="end"/>
      </w:r>
      <w:r>
        <w:t xml:space="preserve">, page </w:t>
      </w:r>
      <w:r>
        <w:fldChar w:fldCharType="begin"/>
      </w:r>
      <w:r>
        <w:instrText xml:space="preserve"> PAGEREF _Ref434492161 \h </w:instrText>
      </w:r>
      <w:r>
        <w:fldChar w:fldCharType="separate"/>
      </w:r>
      <w:r w:rsidR="003E6DC3">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16" w:name="_Ref434492196"/>
      <w:r>
        <w:lastRenderedPageBreak/>
        <w:t>Another</w:t>
      </w:r>
      <w:r w:rsidR="0047441D">
        <w:t xml:space="preserve"> Doxology</w:t>
      </w:r>
      <w:r>
        <w:t xml:space="preserve"> for St. Athanasius the Apostolic</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885"/>
            </w:r>
            <w:r>
              <w:t>;</w:t>
            </w:r>
          </w:p>
          <w:p w14:paraId="38DFDD79" w14:textId="77777777" w:rsidR="0047441D" w:rsidRDefault="0047441D" w:rsidP="0047441D">
            <w:pPr>
              <w:pStyle w:val="EngHang"/>
            </w:pPr>
            <w:r>
              <w:t>He sent them “the Father of Peace</w:t>
            </w:r>
            <w:r>
              <w:rPr>
                <w:rStyle w:val="FootnoteReference"/>
              </w:rPr>
              <w:footnoteReference w:id="88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17" w:name="_Toc445107412"/>
      <w:r>
        <w:t>May 7 / Pashons 12: Commemoration of Archangel Michael</w:t>
      </w:r>
      <w:bookmarkEnd w:id="1517"/>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8F2AB5D" w14:textId="77777777" w:rsidR="00B53E05" w:rsidRDefault="00B53E05" w:rsidP="00B53E05">
      <w:pPr>
        <w:pStyle w:val="Heading3"/>
      </w:pPr>
      <w:bookmarkStart w:id="1518" w:name="_Toc445107413"/>
      <w:r>
        <w:t>May 7 / Pashons 12: Also the Consecration of the Church of St. Demiana</w:t>
      </w:r>
      <w:bookmarkEnd w:id="1518"/>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3E6DC3">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3E6DC3">
        <w:rPr>
          <w:noProof/>
        </w:rPr>
        <w:t>749</w:t>
      </w:r>
      <w:r w:rsidR="002409EF">
        <w:fldChar w:fldCharType="end"/>
      </w:r>
      <w:r>
        <w:t>.</w:t>
      </w:r>
    </w:p>
    <w:p w14:paraId="3E105B3E" w14:textId="77777777" w:rsidR="00220DFD" w:rsidRDefault="00220DFD" w:rsidP="00220DFD">
      <w:pPr>
        <w:pStyle w:val="Heading3"/>
      </w:pPr>
      <w:bookmarkStart w:id="1519" w:name="_Toc445107414"/>
      <w:r>
        <w:t xml:space="preserve">May 8 / Pashons 13 St. Junia of the </w:t>
      </w:r>
      <w:proofErr w:type="gramStart"/>
      <w:r>
        <w:t>Seventy Two</w:t>
      </w:r>
      <w:proofErr w:type="gramEnd"/>
      <w:r>
        <w:t xml:space="preserve"> Disciples</w:t>
      </w:r>
      <w:bookmarkEnd w:id="1519"/>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D1738E1" w14:textId="77777777" w:rsidR="00220DFD" w:rsidRDefault="00220DFD" w:rsidP="00220DFD">
      <w:pPr>
        <w:pStyle w:val="Heading3"/>
      </w:pPr>
      <w:bookmarkStart w:id="1520" w:name="_Toc445107415"/>
      <w:r>
        <w:t xml:space="preserve">May 8 / Pashons 13 Also St. </w:t>
      </w:r>
      <w:commentRangeStart w:id="1521"/>
      <w:r>
        <w:t>Arsenius</w:t>
      </w:r>
      <w:commentRangeEnd w:id="1521"/>
      <w:r>
        <w:rPr>
          <w:rStyle w:val="CommentReference"/>
          <w:rFonts w:eastAsiaTheme="minorHAnsi" w:cstheme="minorBidi"/>
          <w:b w:val="0"/>
          <w:bCs w:val="0"/>
        </w:rPr>
        <w:commentReference w:id="1521"/>
      </w:r>
      <w:bookmarkEnd w:id="1520"/>
    </w:p>
    <w:p w14:paraId="2EEE01C8" w14:textId="77777777" w:rsidR="00220DFD" w:rsidRDefault="00220DFD" w:rsidP="00220DFD">
      <w:pPr>
        <w:pStyle w:val="Heading4"/>
      </w:pPr>
      <w:bookmarkStart w:id="1522" w:name="_Ref434490892"/>
      <w:r>
        <w:t>The Doxology</w:t>
      </w:r>
      <w:r w:rsidR="00810F04">
        <w:t xml:space="preserve"> for St. Arsenius</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23" w:name="_Toc445107416"/>
      <w:r>
        <w:t>May 9 / Pashons 14: St. Pachomius</w:t>
      </w:r>
      <w:bookmarkEnd w:id="1523"/>
    </w:p>
    <w:p w14:paraId="1731E46B" w14:textId="77777777" w:rsidR="00C30529" w:rsidRDefault="00C30529" w:rsidP="00C30529">
      <w:pPr>
        <w:pStyle w:val="Heading4"/>
      </w:pPr>
      <w:bookmarkStart w:id="1524" w:name="_Ref434491150"/>
      <w:r>
        <w:t>The Doxology</w:t>
      </w:r>
      <w:r w:rsidR="00810F04">
        <w:t xml:space="preserve"> for St. Pachomius</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25" w:name="_Toc445107417"/>
      <w:r>
        <w:lastRenderedPageBreak/>
        <w:t>May 11 / Pashons 16: Commemoration of St. John the Evangelist</w:t>
      </w:r>
      <w:bookmarkEnd w:id="1525"/>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3E6DC3">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3E6DC3">
        <w:rPr>
          <w:noProof/>
        </w:rPr>
        <w:t>695</w:t>
      </w:r>
      <w:r w:rsidR="002409EF">
        <w:fldChar w:fldCharType="end"/>
      </w:r>
      <w:r>
        <w:t>.</w:t>
      </w:r>
    </w:p>
    <w:p w14:paraId="194D23B6" w14:textId="77777777" w:rsidR="005329C1" w:rsidRDefault="005329C1" w:rsidP="005329C1">
      <w:pPr>
        <w:pStyle w:val="Heading3"/>
      </w:pPr>
      <w:bookmarkStart w:id="1526" w:name="_Toc445107418"/>
      <w:r>
        <w:t>May 16 / Pashons 21: Commemoration of the Theotokos</w:t>
      </w:r>
      <w:bookmarkEnd w:id="1526"/>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950977D" w14:textId="77777777" w:rsidR="00160DE3" w:rsidRDefault="00160DE3" w:rsidP="00160DE3">
      <w:pPr>
        <w:pStyle w:val="Heading3"/>
      </w:pPr>
      <w:bookmarkStart w:id="1527" w:name="_Toc445107419"/>
      <w:r>
        <w:t xml:space="preserve">May 17 / Pashons 22: Departure of St. Andronicus the </w:t>
      </w:r>
      <w:r w:rsidR="00191A26">
        <w:t>Disciple</w:t>
      </w:r>
      <w:bookmarkEnd w:id="1527"/>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E2A1C06" w14:textId="77777777" w:rsidR="00495F1A" w:rsidRDefault="00C30529" w:rsidP="00495F1A">
      <w:pPr>
        <w:pStyle w:val="Heading3"/>
      </w:pPr>
      <w:bookmarkStart w:id="1528" w:name="_Toc445107420"/>
      <w:r>
        <w:t xml:space="preserve">May 19 / Pashons 24: </w:t>
      </w:r>
      <w:r w:rsidR="00495F1A">
        <w:t>The Entrance into Egypt</w:t>
      </w:r>
      <w:bookmarkEnd w:id="1509"/>
      <w:bookmarkEnd w:id="1508"/>
      <w:bookmarkEnd w:id="1507"/>
      <w:bookmarkEnd w:id="1528"/>
    </w:p>
    <w:p w14:paraId="608201BF" w14:textId="77777777" w:rsidR="00C30529" w:rsidRDefault="00C30529" w:rsidP="00C30529">
      <w:pPr>
        <w:pStyle w:val="Heading4"/>
      </w:pPr>
      <w:bookmarkStart w:id="1529" w:name="_Ref434477906"/>
      <w:r>
        <w:t>The Doxology</w:t>
      </w:r>
      <w:r w:rsidR="00E21EA3">
        <w:t xml:space="preserve"> for the Entrance into Egypt</w:t>
      </w:r>
      <w:bookmarkEnd w:id="1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30" w:name="_Ref434476089"/>
      <w:r>
        <w:t>The Psali Adam</w:t>
      </w:r>
      <w:r w:rsidR="006C1B94">
        <w:t xml:space="preserve"> for the Entrance into Egypt</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31" w:name="_Ref434476112"/>
      <w:r>
        <w:t>The Psali Batos</w:t>
      </w:r>
      <w:r w:rsidR="006C1B94">
        <w:t xml:space="preserve"> for the Entrance into Egypt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32"/>
            <w:r>
              <w:t>approached</w:t>
            </w:r>
            <w:commentRangeEnd w:id="1532"/>
            <w:r>
              <w:rPr>
                <w:rStyle w:val="CommentReference"/>
              </w:rPr>
              <w:commentReference w:id="1532"/>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33"/>
            <w:r>
              <w:t xml:space="preserve">Ⲫⲱⲕ </w:t>
            </w:r>
            <w:commentRangeEnd w:id="1533"/>
            <w:r>
              <w:rPr>
                <w:rStyle w:val="CommentReference"/>
                <w:rFonts w:ascii="Times New Roman" w:hAnsi="Times New Roman"/>
              </w:rPr>
              <w:commentReference w:id="1533"/>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34" w:name="_Toc445107421"/>
      <w:r>
        <w:lastRenderedPageBreak/>
        <w:t>May 19 / Pashons 24: Also, St. Pashnouni, the Monk and Martyr</w:t>
      </w:r>
      <w:bookmarkEnd w:id="1534"/>
    </w:p>
    <w:p w14:paraId="408F0E44" w14:textId="77777777" w:rsidR="00A055D8" w:rsidRDefault="00A055D8" w:rsidP="00A055D8">
      <w:pPr>
        <w:pStyle w:val="Heading4"/>
      </w:pPr>
      <w:bookmarkStart w:id="1535" w:name="_Ref434491429"/>
      <w:r>
        <w:t>The Doxology</w:t>
      </w:r>
      <w:r w:rsidR="00810F04">
        <w:t xml:space="preserve"> for St. Pashnouni</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36" w:name="_Toc445107422"/>
      <w:r>
        <w:t xml:space="preserve">May 21 / Pashons 26: </w:t>
      </w:r>
      <w:r w:rsidR="00072324">
        <w:t>Martyrdom of St. Thomas the Apostle</w:t>
      </w:r>
      <w:bookmarkEnd w:id="1536"/>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401C91D" w14:textId="77777777" w:rsidR="007A6E4F" w:rsidRDefault="007A6E4F" w:rsidP="00160DE3">
      <w:pPr>
        <w:pStyle w:val="Heading3"/>
      </w:pPr>
      <w:bookmarkStart w:id="1537" w:name="_Toc445107423"/>
      <w:r>
        <w:t>May 22 / Pashons 27: St. Thomas the Anchorite</w:t>
      </w:r>
      <w:bookmarkEnd w:id="1537"/>
    </w:p>
    <w:p w14:paraId="638D349A" w14:textId="77777777" w:rsidR="007A6E4F" w:rsidRDefault="007A6E4F" w:rsidP="007A6E4F">
      <w:pPr>
        <w:pStyle w:val="Heading4"/>
      </w:pPr>
      <w:bookmarkStart w:id="1538" w:name="_Ref434490403"/>
      <w:r>
        <w:t>The Doxology</w:t>
      </w:r>
      <w:r w:rsidR="00B46E6E">
        <w:t xml:space="preserve"> for St. Thomas the Anchorite</w:t>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9"/>
            <w:r>
              <w:t>Like amber</w:t>
            </w:r>
          </w:p>
          <w:p w14:paraId="2CE5E879" w14:textId="77777777" w:rsidR="007A6E4F" w:rsidRDefault="007A6E4F" w:rsidP="007A6E4F">
            <w:pPr>
              <w:pStyle w:val="EngHangEnd"/>
            </w:pPr>
            <w:r>
              <w:t>Spreading in paradise.</w:t>
            </w:r>
            <w:commentRangeEnd w:id="1539"/>
            <w:r>
              <w:rPr>
                <w:rStyle w:val="CommentReference"/>
                <w:rFonts w:ascii="Times New Roman" w:eastAsiaTheme="minorHAnsi" w:hAnsi="Times New Roman" w:cstheme="minorBidi"/>
                <w:color w:val="auto"/>
              </w:rPr>
              <w:commentReference w:id="1539"/>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40" w:name="_Toc445107424"/>
      <w:r>
        <w:t>May 24 (25) / Pashons 29: Commemoration of the Annunciation, Nativity, and Resurrection on the 29</w:t>
      </w:r>
      <w:r w:rsidRPr="00C0205C">
        <w:rPr>
          <w:vertAlign w:val="superscript"/>
        </w:rPr>
        <w:t>th</w:t>
      </w:r>
      <w:r>
        <w:t xml:space="preserve"> of Every Month</w:t>
      </w:r>
      <w:bookmarkEnd w:id="1540"/>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5949E7" w14:textId="702B32CB" w:rsidR="00D552F6" w:rsidRDefault="00D552F6" w:rsidP="00D552F6">
      <w:pPr>
        <w:pStyle w:val="Heading3"/>
      </w:pPr>
      <w:bookmarkStart w:id="1541" w:name="_Toc445107425"/>
      <w:r>
        <w:lastRenderedPageBreak/>
        <w:t xml:space="preserve">May 24 (25) / Pashons 29: Also St. </w:t>
      </w:r>
      <w:r w:rsidR="00F525F0">
        <w:t>Simeon</w:t>
      </w:r>
      <w:r>
        <w:t xml:space="preserve"> the Stylite</w:t>
      </w:r>
      <w:bookmarkEnd w:id="1541"/>
    </w:p>
    <w:p w14:paraId="6BC6625E" w14:textId="07CBC558" w:rsidR="00F525F0" w:rsidRPr="00F525F0" w:rsidRDefault="00F525F0" w:rsidP="00F525F0">
      <w:pPr>
        <w:pStyle w:val="Heading4"/>
      </w:pPr>
      <w:bookmarkStart w:id="1542" w:name="_Ref439328220"/>
      <w:r>
        <w:t>The Doxology for St. Simeon the Stylite</w:t>
      </w:r>
      <w:r w:rsidR="00BD2B3F">
        <w:rPr>
          <w:rStyle w:val="FootnoteReference"/>
        </w:rPr>
        <w:footnoteReference w:id="887"/>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43" w:name="_Toc445107426"/>
      <w:r>
        <w:t>May 25 / Pashons 30: Departure of St. Fournous the Disciple</w:t>
      </w:r>
      <w:bookmarkEnd w:id="1543"/>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FCC02EA" w14:textId="77777777" w:rsidR="00F26510" w:rsidRDefault="00F26510" w:rsidP="00F26510">
      <w:pPr>
        <w:pStyle w:val="Heading3"/>
      </w:pPr>
      <w:bookmarkStart w:id="1544" w:name="_Toc445107427"/>
      <w:r>
        <w:t>May 27 / Paoni 2: St. Commemoration of the Appearance of the Bodies of St. John the Baptist and Elisha the Prophet</w:t>
      </w:r>
      <w:bookmarkEnd w:id="1544"/>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7D3D9074" w14:textId="77777777" w:rsidR="00601ED3" w:rsidRDefault="00601ED3" w:rsidP="00601ED3">
      <w:pPr>
        <w:pStyle w:val="Heading3"/>
      </w:pPr>
      <w:bookmarkStart w:id="1545" w:name="_Toc445107428"/>
      <w:r>
        <w:t>May 28 / Paoni 3: Consecration of St. George’s Church</w:t>
      </w:r>
      <w:bookmarkEnd w:id="1545"/>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3E6DC3">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3E6DC3">
        <w:rPr>
          <w:noProof/>
        </w:rPr>
        <w:t>782</w:t>
      </w:r>
      <w:r w:rsidR="002409EF">
        <w:fldChar w:fldCharType="end"/>
      </w:r>
      <w:r>
        <w:t>.</w:t>
      </w:r>
    </w:p>
    <w:p w14:paraId="2D4ABA3A" w14:textId="77777777" w:rsidR="00C30529" w:rsidRDefault="00C30529" w:rsidP="00C30529">
      <w:pPr>
        <w:pStyle w:val="Heading3"/>
      </w:pPr>
      <w:bookmarkStart w:id="1546" w:name="_Toc445107429"/>
      <w:r>
        <w:t xml:space="preserve">May 28 / Paoni 3: </w:t>
      </w:r>
      <w:r w:rsidR="00601ED3">
        <w:t xml:space="preserve">Also </w:t>
      </w:r>
      <w:r>
        <w:t>St. Abraam of Fayyoum</w:t>
      </w:r>
      <w:bookmarkEnd w:id="1546"/>
    </w:p>
    <w:p w14:paraId="26D71FAF" w14:textId="77777777" w:rsidR="00C30529" w:rsidRDefault="00C30529" w:rsidP="00C30529">
      <w:pPr>
        <w:pStyle w:val="Heading4"/>
      </w:pPr>
      <w:bookmarkStart w:id="1547" w:name="_Ref434492469"/>
      <w:r>
        <w:t>The Doxology</w:t>
      </w:r>
      <w:r w:rsidR="00B82753">
        <w:t xml:space="preserve"> for St. Abraam of Fayyoum</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888"/>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51" w:name="_Toc445107430"/>
      <w:r>
        <w:t>May 30 / Paoni 5: Consecration of the Church of St. Victor</w:t>
      </w:r>
      <w:bookmarkEnd w:id="1551"/>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3E6DC3">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3E6DC3">
        <w:rPr>
          <w:noProof/>
        </w:rPr>
        <w:t>650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52" w:name="_Toc410196217"/>
      <w:bookmarkStart w:id="1553" w:name="_Toc410196459"/>
      <w:bookmarkStart w:id="1554" w:name="_Toc410196961"/>
      <w:bookmarkStart w:id="1555" w:name="_Toc445107269"/>
      <w:bookmarkStart w:id="1556" w:name="June"/>
      <w:bookmarkEnd w:id="1505"/>
      <w:r>
        <w:lastRenderedPageBreak/>
        <w:t>June</w:t>
      </w:r>
      <w:bookmarkEnd w:id="1552"/>
      <w:bookmarkEnd w:id="1553"/>
      <w:bookmarkEnd w:id="1554"/>
      <w:r w:rsidR="00C30529">
        <w:t xml:space="preserve"> or </w:t>
      </w:r>
      <w:r w:rsidR="00C30529">
        <w:rPr>
          <w:rFonts w:ascii="FreeSerifAvvaShenouda" w:hAnsi="FreeSerifAvvaShenouda" w:cs="FreeSerifAvvaShenouda"/>
        </w:rPr>
        <w:t>Ⲡⲁⲱⲛⲉ</w:t>
      </w:r>
      <w:bookmarkEnd w:id="1555"/>
    </w:p>
    <w:sdt>
      <w:sdtPr>
        <w:id w:val="-1182355935"/>
        <w:docPartObj>
          <w:docPartGallery w:val="Table of Contents"/>
          <w:docPartUnique/>
        </w:docPartObj>
      </w:sdtPr>
      <w:sdtEndPr>
        <w:rPr>
          <w:b/>
          <w:bCs/>
          <w:noProof/>
        </w:rPr>
      </w:sdtEndPr>
      <w:sdtContent>
        <w:p w14:paraId="4C430252"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5107431" w:history="1">
            <w:r w:rsidR="003E6DC3" w:rsidRPr="00400ED2">
              <w:rPr>
                <w:rStyle w:val="Hyperlink"/>
                <w:noProof/>
              </w:rPr>
              <w:t>The Apostles' Fast</w:t>
            </w:r>
            <w:r w:rsidR="003E6DC3">
              <w:rPr>
                <w:noProof/>
                <w:webHidden/>
              </w:rPr>
              <w:tab/>
            </w:r>
            <w:r w:rsidR="003E6DC3">
              <w:rPr>
                <w:noProof/>
                <w:webHidden/>
              </w:rPr>
              <w:fldChar w:fldCharType="begin"/>
            </w:r>
            <w:r w:rsidR="003E6DC3">
              <w:rPr>
                <w:noProof/>
                <w:webHidden/>
              </w:rPr>
              <w:instrText xml:space="preserve"> PAGEREF _Toc445107431 \h </w:instrText>
            </w:r>
            <w:r w:rsidR="003E6DC3">
              <w:rPr>
                <w:noProof/>
                <w:webHidden/>
              </w:rPr>
            </w:r>
            <w:r w:rsidR="003E6DC3">
              <w:rPr>
                <w:noProof/>
                <w:webHidden/>
              </w:rPr>
              <w:fldChar w:fldCharType="separate"/>
            </w:r>
            <w:r w:rsidR="003E6DC3">
              <w:rPr>
                <w:noProof/>
                <w:webHidden/>
              </w:rPr>
              <w:t>810</w:t>
            </w:r>
            <w:r w:rsidR="003E6DC3">
              <w:rPr>
                <w:noProof/>
                <w:webHidden/>
              </w:rPr>
              <w:fldChar w:fldCharType="end"/>
            </w:r>
          </w:hyperlink>
        </w:p>
        <w:p w14:paraId="41BCE652"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32" w:history="1">
            <w:r w:rsidR="003E6DC3" w:rsidRPr="00400ED2">
              <w:rPr>
                <w:rStyle w:val="Hyperlink"/>
                <w:noProof/>
              </w:rPr>
              <w:t>June 6 / Paoni 12: Commemoration of Archangel Michael</w:t>
            </w:r>
            <w:r w:rsidR="003E6DC3">
              <w:rPr>
                <w:noProof/>
                <w:webHidden/>
              </w:rPr>
              <w:tab/>
            </w:r>
            <w:r w:rsidR="003E6DC3">
              <w:rPr>
                <w:noProof/>
                <w:webHidden/>
              </w:rPr>
              <w:fldChar w:fldCharType="begin"/>
            </w:r>
            <w:r w:rsidR="003E6DC3">
              <w:rPr>
                <w:noProof/>
                <w:webHidden/>
              </w:rPr>
              <w:instrText xml:space="preserve"> PAGEREF _Toc445107432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06DCAC2A"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33" w:history="1">
            <w:r w:rsidR="003E6DC3" w:rsidRPr="00400ED2">
              <w:rPr>
                <w:rStyle w:val="Hyperlink"/>
                <w:noProof/>
              </w:rPr>
              <w:t>June 7 / Paoni 13: Archangel Gabriel, the Evangelist of Daniel</w:t>
            </w:r>
            <w:r w:rsidR="003E6DC3">
              <w:rPr>
                <w:noProof/>
                <w:webHidden/>
              </w:rPr>
              <w:tab/>
            </w:r>
            <w:r w:rsidR="003E6DC3">
              <w:rPr>
                <w:noProof/>
                <w:webHidden/>
              </w:rPr>
              <w:fldChar w:fldCharType="begin"/>
            </w:r>
            <w:r w:rsidR="003E6DC3">
              <w:rPr>
                <w:noProof/>
                <w:webHidden/>
              </w:rPr>
              <w:instrText xml:space="preserve"> PAGEREF _Toc445107433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5AC56899"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34" w:history="1">
            <w:r w:rsidR="003E6DC3" w:rsidRPr="00400ED2">
              <w:rPr>
                <w:rStyle w:val="Hyperlink"/>
                <w:noProof/>
              </w:rPr>
              <w:t>June 8 / Paoni 14: Sts. Apakir and John</w:t>
            </w:r>
            <w:r w:rsidR="003E6DC3">
              <w:rPr>
                <w:noProof/>
                <w:webHidden/>
              </w:rPr>
              <w:tab/>
            </w:r>
            <w:r w:rsidR="003E6DC3">
              <w:rPr>
                <w:noProof/>
                <w:webHidden/>
              </w:rPr>
              <w:fldChar w:fldCharType="begin"/>
            </w:r>
            <w:r w:rsidR="003E6DC3">
              <w:rPr>
                <w:noProof/>
                <w:webHidden/>
              </w:rPr>
              <w:instrText xml:space="preserve"> PAGEREF _Toc445107434 \h </w:instrText>
            </w:r>
            <w:r w:rsidR="003E6DC3">
              <w:rPr>
                <w:noProof/>
                <w:webHidden/>
              </w:rPr>
            </w:r>
            <w:r w:rsidR="003E6DC3">
              <w:rPr>
                <w:noProof/>
                <w:webHidden/>
              </w:rPr>
              <w:fldChar w:fldCharType="separate"/>
            </w:r>
            <w:r w:rsidR="003E6DC3">
              <w:rPr>
                <w:noProof/>
                <w:webHidden/>
              </w:rPr>
              <w:t>818</w:t>
            </w:r>
            <w:r w:rsidR="003E6DC3">
              <w:rPr>
                <w:noProof/>
                <w:webHidden/>
              </w:rPr>
              <w:fldChar w:fldCharType="end"/>
            </w:r>
          </w:hyperlink>
        </w:p>
        <w:p w14:paraId="624AAF44"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35" w:history="1">
            <w:r w:rsidR="003E6DC3" w:rsidRPr="00400ED2">
              <w:rPr>
                <w:rStyle w:val="Hyperlink"/>
                <w:noProof/>
                <w:lang w:val="en-US"/>
              </w:rPr>
              <w:t>June 9 / Paoni 15: Handing over of St. Mark's Relics</w:t>
            </w:r>
            <w:r w:rsidR="003E6DC3">
              <w:rPr>
                <w:noProof/>
                <w:webHidden/>
              </w:rPr>
              <w:tab/>
            </w:r>
            <w:r w:rsidR="003E6DC3">
              <w:rPr>
                <w:noProof/>
                <w:webHidden/>
              </w:rPr>
              <w:fldChar w:fldCharType="begin"/>
            </w:r>
            <w:r w:rsidR="003E6DC3">
              <w:rPr>
                <w:noProof/>
                <w:webHidden/>
              </w:rPr>
              <w:instrText xml:space="preserve"> PAGEREF _Toc445107435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66329CF1"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36" w:history="1">
            <w:r w:rsidR="003E6DC3" w:rsidRPr="00400ED2">
              <w:rPr>
                <w:rStyle w:val="Hyperlink"/>
                <w:noProof/>
                <w:lang w:val="en-US"/>
              </w:rPr>
              <w:t>June 11 / Paoni 17: Return of St. Mark's Relics</w:t>
            </w:r>
            <w:r w:rsidR="003E6DC3">
              <w:rPr>
                <w:noProof/>
                <w:webHidden/>
              </w:rPr>
              <w:tab/>
            </w:r>
            <w:r w:rsidR="003E6DC3">
              <w:rPr>
                <w:noProof/>
                <w:webHidden/>
              </w:rPr>
              <w:fldChar w:fldCharType="begin"/>
            </w:r>
            <w:r w:rsidR="003E6DC3">
              <w:rPr>
                <w:noProof/>
                <w:webHidden/>
              </w:rPr>
              <w:instrText xml:space="preserve"> PAGEREF _Toc445107436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3EBBB034"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37" w:history="1">
            <w:r w:rsidR="003E6DC3" w:rsidRPr="00400ED2">
              <w:rPr>
                <w:rStyle w:val="Hyperlink"/>
                <w:noProof/>
                <w:lang w:val="en-US"/>
              </w:rPr>
              <w:t>June 13 / Paoni 19: Martyrdom of St. George of Zahim</w:t>
            </w:r>
            <w:r w:rsidR="003E6DC3">
              <w:rPr>
                <w:noProof/>
                <w:webHidden/>
              </w:rPr>
              <w:tab/>
            </w:r>
            <w:r w:rsidR="003E6DC3">
              <w:rPr>
                <w:noProof/>
                <w:webHidden/>
              </w:rPr>
              <w:fldChar w:fldCharType="begin"/>
            </w:r>
            <w:r w:rsidR="003E6DC3">
              <w:rPr>
                <w:noProof/>
                <w:webHidden/>
              </w:rPr>
              <w:instrText xml:space="preserve"> PAGEREF _Toc445107437 \h </w:instrText>
            </w:r>
            <w:r w:rsidR="003E6DC3">
              <w:rPr>
                <w:noProof/>
                <w:webHidden/>
              </w:rPr>
            </w:r>
            <w:r w:rsidR="003E6DC3">
              <w:rPr>
                <w:noProof/>
                <w:webHidden/>
              </w:rPr>
              <w:fldChar w:fldCharType="separate"/>
            </w:r>
            <w:r w:rsidR="003E6DC3">
              <w:rPr>
                <w:noProof/>
                <w:webHidden/>
              </w:rPr>
              <w:t>820</w:t>
            </w:r>
            <w:r w:rsidR="003E6DC3">
              <w:rPr>
                <w:noProof/>
                <w:webHidden/>
              </w:rPr>
              <w:fldChar w:fldCharType="end"/>
            </w:r>
          </w:hyperlink>
        </w:p>
        <w:p w14:paraId="41638EE3"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38" w:history="1">
            <w:r w:rsidR="003E6DC3" w:rsidRPr="00400ED2">
              <w:rPr>
                <w:rStyle w:val="Hyperlink"/>
                <w:noProof/>
              </w:rPr>
              <w:t>June 15 / Paoni 21: Commemoration of the Theotokos</w:t>
            </w:r>
            <w:r w:rsidR="003E6DC3">
              <w:rPr>
                <w:noProof/>
                <w:webHidden/>
              </w:rPr>
              <w:tab/>
            </w:r>
            <w:r w:rsidR="003E6DC3">
              <w:rPr>
                <w:noProof/>
                <w:webHidden/>
              </w:rPr>
              <w:fldChar w:fldCharType="begin"/>
            </w:r>
            <w:r w:rsidR="003E6DC3">
              <w:rPr>
                <w:noProof/>
                <w:webHidden/>
              </w:rPr>
              <w:instrText xml:space="preserve"> PAGEREF _Toc445107438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236D65B2"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39" w:history="1">
            <w:r w:rsidR="003E6DC3" w:rsidRPr="00400ED2">
              <w:rPr>
                <w:rStyle w:val="Hyperlink"/>
                <w:noProof/>
              </w:rPr>
              <w:t>June 16 / Paoni 22: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_Toc445107439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36E31F3A"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40" w:history="1">
            <w:r w:rsidR="003E6DC3" w:rsidRPr="00400ED2">
              <w:rPr>
                <w:rStyle w:val="Hyperlink"/>
                <w:noProof/>
                <w:lang w:val="en-US"/>
              </w:rPr>
              <w:t>June 18 / Paoni 24: The Strong St. Moses</w:t>
            </w:r>
            <w:r w:rsidR="003E6DC3">
              <w:rPr>
                <w:noProof/>
                <w:webHidden/>
              </w:rPr>
              <w:tab/>
            </w:r>
            <w:r w:rsidR="003E6DC3">
              <w:rPr>
                <w:noProof/>
                <w:webHidden/>
              </w:rPr>
              <w:fldChar w:fldCharType="begin"/>
            </w:r>
            <w:r w:rsidR="003E6DC3">
              <w:rPr>
                <w:noProof/>
                <w:webHidden/>
              </w:rPr>
              <w:instrText xml:space="preserve"> PAGEREF _Toc445107440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4231CB70"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41" w:history="1">
            <w:r w:rsidR="003E6DC3" w:rsidRPr="00400ED2">
              <w:rPr>
                <w:rStyle w:val="Hyperlink"/>
                <w:noProof/>
                <w:lang w:val="en-US"/>
              </w:rPr>
              <w:t>June 19 / Paoni 25: Martyrdom of St. Jude the Disciple and Epistle-Writer</w:t>
            </w:r>
            <w:r w:rsidR="003E6DC3">
              <w:rPr>
                <w:noProof/>
                <w:webHidden/>
              </w:rPr>
              <w:tab/>
            </w:r>
            <w:r w:rsidR="003E6DC3">
              <w:rPr>
                <w:noProof/>
                <w:webHidden/>
              </w:rPr>
              <w:fldChar w:fldCharType="begin"/>
            </w:r>
            <w:r w:rsidR="003E6DC3">
              <w:rPr>
                <w:noProof/>
                <w:webHidden/>
              </w:rPr>
              <w:instrText xml:space="preserve"> PAGEREF _Toc445107441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B565996"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42" w:history="1">
            <w:r w:rsidR="003E6DC3" w:rsidRPr="00400ED2">
              <w:rPr>
                <w:rStyle w:val="Hyperlink"/>
                <w:noProof/>
              </w:rPr>
              <w:t>June 20 / Paoni 26: Consecration of the Church of Archangel Gabriel</w:t>
            </w:r>
            <w:r w:rsidR="003E6DC3">
              <w:rPr>
                <w:noProof/>
                <w:webHidden/>
              </w:rPr>
              <w:tab/>
            </w:r>
            <w:r w:rsidR="003E6DC3">
              <w:rPr>
                <w:noProof/>
                <w:webHidden/>
              </w:rPr>
              <w:fldChar w:fldCharType="begin"/>
            </w:r>
            <w:r w:rsidR="003E6DC3">
              <w:rPr>
                <w:noProof/>
                <w:webHidden/>
              </w:rPr>
              <w:instrText xml:space="preserve"> PAGEREF _Toc445107442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AB7976D"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43" w:history="1">
            <w:r w:rsidR="003E6DC3" w:rsidRPr="00400ED2">
              <w:rPr>
                <w:rStyle w:val="Hyperlink"/>
                <w:noProof/>
                <w:lang w:val="en-US"/>
              </w:rPr>
              <w:t>June 21 / Paoni 27: Martyrdom of St. Ananias the Apostle</w:t>
            </w:r>
            <w:r w:rsidR="003E6DC3">
              <w:rPr>
                <w:noProof/>
                <w:webHidden/>
              </w:rPr>
              <w:tab/>
            </w:r>
            <w:r w:rsidR="003E6DC3">
              <w:rPr>
                <w:noProof/>
                <w:webHidden/>
              </w:rPr>
              <w:fldChar w:fldCharType="begin"/>
            </w:r>
            <w:r w:rsidR="003E6DC3">
              <w:rPr>
                <w:noProof/>
                <w:webHidden/>
              </w:rPr>
              <w:instrText xml:space="preserve"> PAGEREF _Toc445107443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4038F276"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44" w:history="1">
            <w:r w:rsidR="003E6DC3" w:rsidRPr="00400ED2">
              <w:rPr>
                <w:rStyle w:val="Hyperlink"/>
                <w:noProof/>
              </w:rPr>
              <w:t>June 23 / Paoni 29: Commemoration of the Annunciation, Nativity, and Resurrection on the 29</w:t>
            </w:r>
            <w:r w:rsidR="003E6DC3" w:rsidRPr="00400ED2">
              <w:rPr>
                <w:rStyle w:val="Hyperlink"/>
                <w:noProof/>
                <w:vertAlign w:val="superscript"/>
              </w:rPr>
              <w:t>th</w:t>
            </w:r>
            <w:r w:rsidR="003E6DC3" w:rsidRPr="00400ED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_Toc445107444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3BA65BE"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45" w:history="1">
            <w:r w:rsidR="003E6DC3" w:rsidRPr="00400ED2">
              <w:rPr>
                <w:rStyle w:val="Hyperlink"/>
                <w:noProof/>
                <w:lang w:val="en-US"/>
              </w:rPr>
              <w:t>June 24 / Paoni 30: The Nativity of St. John the Baptist</w:t>
            </w:r>
            <w:r w:rsidR="003E6DC3">
              <w:rPr>
                <w:noProof/>
                <w:webHidden/>
              </w:rPr>
              <w:tab/>
            </w:r>
            <w:r w:rsidR="003E6DC3">
              <w:rPr>
                <w:noProof/>
                <w:webHidden/>
              </w:rPr>
              <w:fldChar w:fldCharType="begin"/>
            </w:r>
            <w:r w:rsidR="003E6DC3">
              <w:rPr>
                <w:noProof/>
                <w:webHidden/>
              </w:rPr>
              <w:instrText xml:space="preserve"> PAGEREF _Toc445107445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00DE11CE"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46" w:history="1">
            <w:r w:rsidR="003E6DC3" w:rsidRPr="00400ED2">
              <w:rPr>
                <w:rStyle w:val="Hyperlink"/>
                <w:noProof/>
              </w:rPr>
              <w:t>June 26 / Epip 2: Departure of St. Thaddaeus the Apostle</w:t>
            </w:r>
            <w:r w:rsidR="003E6DC3">
              <w:rPr>
                <w:noProof/>
                <w:webHidden/>
              </w:rPr>
              <w:tab/>
            </w:r>
            <w:r w:rsidR="003E6DC3">
              <w:rPr>
                <w:noProof/>
                <w:webHidden/>
              </w:rPr>
              <w:fldChar w:fldCharType="begin"/>
            </w:r>
            <w:r w:rsidR="003E6DC3">
              <w:rPr>
                <w:noProof/>
                <w:webHidden/>
              </w:rPr>
              <w:instrText xml:space="preserve"> PAGEREF _Toc445107446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25DAEE7"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47" w:history="1">
            <w:r w:rsidR="003E6DC3" w:rsidRPr="00400ED2">
              <w:rPr>
                <w:rStyle w:val="Hyperlink"/>
                <w:noProof/>
              </w:rPr>
              <w:t>June 27 / Epip 3: St. Cyril of Alexandria</w:t>
            </w:r>
            <w:r w:rsidR="003E6DC3">
              <w:rPr>
                <w:noProof/>
                <w:webHidden/>
              </w:rPr>
              <w:tab/>
            </w:r>
            <w:r w:rsidR="003E6DC3">
              <w:rPr>
                <w:noProof/>
                <w:webHidden/>
              </w:rPr>
              <w:fldChar w:fldCharType="begin"/>
            </w:r>
            <w:r w:rsidR="003E6DC3">
              <w:rPr>
                <w:noProof/>
                <w:webHidden/>
              </w:rPr>
              <w:instrText xml:space="preserve"> PAGEREF _Toc445107447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F0BAE0F"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48" w:history="1">
            <w:r w:rsidR="003E6DC3" w:rsidRPr="00400ED2">
              <w:rPr>
                <w:rStyle w:val="Hyperlink"/>
                <w:noProof/>
              </w:rPr>
              <w:t>June 28 / Epip 4: Sts. Apakir and John</w:t>
            </w:r>
            <w:r w:rsidR="003E6DC3">
              <w:rPr>
                <w:noProof/>
                <w:webHidden/>
              </w:rPr>
              <w:tab/>
            </w:r>
            <w:r w:rsidR="003E6DC3">
              <w:rPr>
                <w:noProof/>
                <w:webHidden/>
              </w:rPr>
              <w:fldChar w:fldCharType="begin"/>
            </w:r>
            <w:r w:rsidR="003E6DC3">
              <w:rPr>
                <w:noProof/>
                <w:webHidden/>
              </w:rPr>
              <w:instrText xml:space="preserve"> PAGEREF _Toc445107448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E214818"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49" w:history="1">
            <w:r w:rsidR="003E6DC3" w:rsidRPr="00400ED2">
              <w:rPr>
                <w:rStyle w:val="Hyperlink"/>
                <w:noProof/>
                <w:lang w:val="en-US"/>
              </w:rPr>
              <w:t>June 29 / Epip 5: The Apostles’ Feast</w:t>
            </w:r>
            <w:r w:rsidR="003E6DC3">
              <w:rPr>
                <w:noProof/>
                <w:webHidden/>
              </w:rPr>
              <w:tab/>
            </w:r>
            <w:r w:rsidR="003E6DC3">
              <w:rPr>
                <w:noProof/>
                <w:webHidden/>
              </w:rPr>
              <w:fldChar w:fldCharType="begin"/>
            </w:r>
            <w:r w:rsidR="003E6DC3">
              <w:rPr>
                <w:noProof/>
                <w:webHidden/>
              </w:rPr>
              <w:instrText xml:space="preserve"> PAGEREF _Toc445107449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1DD7A7F9"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50" w:history="1">
            <w:r w:rsidR="003E6DC3" w:rsidRPr="00400ED2">
              <w:rPr>
                <w:rStyle w:val="Hyperlink"/>
                <w:noProof/>
                <w:lang w:val="en-US"/>
              </w:rPr>
              <w:t>June 30 / Epip 6: Martyrdom of St. Aoulimpas the Apostle</w:t>
            </w:r>
            <w:r w:rsidR="003E6DC3">
              <w:rPr>
                <w:noProof/>
                <w:webHidden/>
              </w:rPr>
              <w:tab/>
            </w:r>
            <w:r w:rsidR="003E6DC3">
              <w:rPr>
                <w:noProof/>
                <w:webHidden/>
              </w:rPr>
              <w:fldChar w:fldCharType="begin"/>
            </w:r>
            <w:r w:rsidR="003E6DC3">
              <w:rPr>
                <w:noProof/>
                <w:webHidden/>
              </w:rPr>
              <w:instrText xml:space="preserve"> PAGEREF _Toc445107450 \h </w:instrText>
            </w:r>
            <w:r w:rsidR="003E6DC3">
              <w:rPr>
                <w:noProof/>
                <w:webHidden/>
              </w:rPr>
            </w:r>
            <w:r w:rsidR="003E6DC3">
              <w:rPr>
                <w:noProof/>
                <w:webHidden/>
              </w:rPr>
              <w:fldChar w:fldCharType="separate"/>
            </w:r>
            <w:r w:rsidR="003E6DC3">
              <w:rPr>
                <w:noProof/>
                <w:webHidden/>
              </w:rPr>
              <w:t>835</w:t>
            </w:r>
            <w:r w:rsidR="003E6DC3">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57" w:name="_Toc445107431"/>
      <w:r>
        <w:lastRenderedPageBreak/>
        <w:t>The Apostles' Fast</w:t>
      </w:r>
      <w:bookmarkEnd w:id="1557"/>
    </w:p>
    <w:p w14:paraId="06362FF7" w14:textId="77777777" w:rsidR="00654C55" w:rsidRDefault="00654C55" w:rsidP="00654C55">
      <w:pPr>
        <w:pStyle w:val="Heading4"/>
      </w:pPr>
      <w:bookmarkStart w:id="1558" w:name="_Ref434476183"/>
      <w:r>
        <w:t>The Psali Adam</w:t>
      </w:r>
      <w:r w:rsidR="006C1B94">
        <w:t xml:space="preserve"> for the Apostles’ Fast</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9" w:name="_Ref434476204"/>
      <w:r>
        <w:t>The Psali Batos</w:t>
      </w:r>
      <w:r w:rsidR="006C1B94">
        <w:t xml:space="preserve"> for the Apostles’ Fast</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560"/>
            <w:r>
              <w:t xml:space="preserve">the </w:t>
            </w:r>
            <w:commentRangeEnd w:id="1560"/>
            <w:r>
              <w:rPr>
                <w:rStyle w:val="CommentReference"/>
              </w:rPr>
              <w:commentReference w:id="1560"/>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61" w:name="_Toc445107432"/>
      <w:r>
        <w:t>June 6 / Paoni 12: Commemoration of Archangel Michael</w:t>
      </w:r>
      <w:bookmarkEnd w:id="1561"/>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B7BA1A2" w14:textId="77777777" w:rsidR="00595AF3" w:rsidRDefault="00595AF3" w:rsidP="00595AF3">
      <w:pPr>
        <w:pStyle w:val="Heading3"/>
      </w:pPr>
      <w:bookmarkStart w:id="1562" w:name="_Toc445107433"/>
      <w:r>
        <w:t>June 7 / Paoni 13: Archangel Gabriel</w:t>
      </w:r>
      <w:r w:rsidR="00D31016">
        <w:t>, the Evangelist of Daniel</w:t>
      </w:r>
      <w:bookmarkEnd w:id="1562"/>
    </w:p>
    <w:p w14:paraId="00F4ACC1" w14:textId="77777777" w:rsidR="00595AF3" w:rsidRPr="00980D99" w:rsidRDefault="00595AF3" w:rsidP="00595AF3">
      <w:pPr>
        <w:pStyle w:val="Heading4"/>
      </w:pPr>
      <w:bookmarkStart w:id="1563" w:name="_Ref434488149"/>
      <w:r>
        <w:t>The Doxology</w:t>
      </w:r>
      <w:r w:rsidR="00B46E6E">
        <w:t xml:space="preserve"> for Archangel Gabriel, the Evangelist of Daniel</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889"/>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890"/>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891"/>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64" w:name="_Ref434564551"/>
      <w:bookmarkStart w:id="1565" w:name="_Toc445107434"/>
      <w:r>
        <w:t>June 8 / Paoni 14: Sts. Apakir and John</w:t>
      </w:r>
      <w:bookmarkEnd w:id="1564"/>
      <w:bookmarkEnd w:id="1565"/>
    </w:p>
    <w:p w14:paraId="25CBD4EF" w14:textId="77777777" w:rsidR="006A0D7C" w:rsidRPr="00980D99" w:rsidRDefault="006A0D7C" w:rsidP="006A0D7C">
      <w:pPr>
        <w:pStyle w:val="Heading4"/>
      </w:pPr>
      <w:bookmarkStart w:id="1566" w:name="_Ref434489722"/>
      <w:r>
        <w:t>The Doxology</w:t>
      </w:r>
      <w:r w:rsidR="00B46E6E">
        <w:t xml:space="preserve"> for Sts. Apakir and John</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67" w:name="_Toc445107435"/>
      <w:r>
        <w:rPr>
          <w:lang w:val="en-US"/>
        </w:rPr>
        <w:t>June 9 / Paoni 15: Handing over of St. Mark's Relics</w:t>
      </w:r>
      <w:bookmarkEnd w:id="1567"/>
    </w:p>
    <w:p w14:paraId="12A16B61" w14:textId="77777777" w:rsidR="00980D99" w:rsidRDefault="00980D99" w:rsidP="00980D99">
      <w:pPr>
        <w:pStyle w:val="Heading3"/>
        <w:rPr>
          <w:lang w:val="en-US"/>
        </w:rPr>
      </w:pPr>
      <w:bookmarkStart w:id="1568" w:name="_Toc445107436"/>
      <w:r>
        <w:rPr>
          <w:lang w:val="en-US"/>
        </w:rPr>
        <w:t>June 11 / Paoni 17: Return of St. Mark's Relics</w:t>
      </w:r>
      <w:bookmarkEnd w:id="1568"/>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3E6DC3">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3E6DC3">
        <w:rPr>
          <w:noProof/>
          <w:lang w:val="en-US"/>
        </w:rPr>
        <w:t>784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9" w:name="_Toc445107437"/>
      <w:r>
        <w:rPr>
          <w:lang w:val="en-US"/>
        </w:rPr>
        <w:lastRenderedPageBreak/>
        <w:t>June 13 / Paoni 19: Martyrdom of St. George of Zahim</w:t>
      </w:r>
      <w:bookmarkEnd w:id="1569"/>
    </w:p>
    <w:p w14:paraId="4EBBC2F1" w14:textId="77777777" w:rsidR="006D27E4" w:rsidRPr="00980D99" w:rsidRDefault="006D27E4" w:rsidP="006D27E4">
      <w:pPr>
        <w:pStyle w:val="Heading4"/>
      </w:pPr>
      <w:bookmarkStart w:id="1570" w:name="_Ref434489925"/>
      <w:r>
        <w:t>The Doxology</w:t>
      </w:r>
      <w:r w:rsidR="00B46E6E">
        <w:t xml:space="preserve"> for St. George of Zahim</w:t>
      </w:r>
      <w:bookmarkEnd w:id="15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892"/>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71" w:name="_Toc445107438"/>
      <w:r>
        <w:lastRenderedPageBreak/>
        <w:t>June 15 / Paoni 21: Commemoration of the Theotokos</w:t>
      </w:r>
      <w:bookmarkEnd w:id="1571"/>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EECE7CB" w14:textId="77777777" w:rsidR="00027E5B" w:rsidRDefault="00027E5B" w:rsidP="00027E5B">
      <w:pPr>
        <w:pStyle w:val="Heading3"/>
      </w:pPr>
      <w:bookmarkStart w:id="1572" w:name="_Toc445107439"/>
      <w:r>
        <w:t>June 16 / Paoni 22: Consecration of a Church of St. Cosmas and Damian, Their Brothers and Their Mother</w:t>
      </w:r>
      <w:bookmarkEnd w:id="1572"/>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3E6DC3">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3E6DC3">
        <w:rPr>
          <w:noProof/>
        </w:rPr>
        <w:t>627</w:t>
      </w:r>
      <w:r w:rsidR="002409EF">
        <w:fldChar w:fldCharType="end"/>
      </w:r>
      <w:r>
        <w:t>.</w:t>
      </w:r>
    </w:p>
    <w:p w14:paraId="2E5DB3E3" w14:textId="77777777" w:rsidR="00980D99" w:rsidRDefault="00980D99" w:rsidP="00980D99">
      <w:pPr>
        <w:pStyle w:val="Heading3"/>
        <w:rPr>
          <w:lang w:val="en-US"/>
        </w:rPr>
      </w:pPr>
      <w:bookmarkStart w:id="1573" w:name="_Toc445107440"/>
      <w:r>
        <w:rPr>
          <w:lang w:val="en-US"/>
        </w:rPr>
        <w:t xml:space="preserve">June 18 / Paoni 24: </w:t>
      </w:r>
      <w:r w:rsidR="001B4E41">
        <w:rPr>
          <w:lang w:val="en-US"/>
        </w:rPr>
        <w:t xml:space="preserve">The Strong </w:t>
      </w:r>
      <w:r>
        <w:rPr>
          <w:lang w:val="en-US"/>
        </w:rPr>
        <w:t>St. Moses</w:t>
      </w:r>
      <w:bookmarkEnd w:id="1573"/>
    </w:p>
    <w:p w14:paraId="5BCAE9A6" w14:textId="77777777" w:rsidR="00980D99" w:rsidRDefault="00980D99" w:rsidP="00980D99">
      <w:pPr>
        <w:pStyle w:val="Heading4"/>
        <w:rPr>
          <w:lang w:val="en-US"/>
        </w:rPr>
      </w:pPr>
      <w:bookmarkStart w:id="1574" w:name="_Ref434491006"/>
      <w:r>
        <w:rPr>
          <w:lang w:val="en-US"/>
        </w:rPr>
        <w:t>The Doxology</w:t>
      </w:r>
      <w:r w:rsidR="00810F04">
        <w:rPr>
          <w:lang w:val="en-US"/>
        </w:rPr>
        <w:t xml:space="preserve"> for the Strong St. Moses</w:t>
      </w:r>
      <w:bookmarkEnd w:id="1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893"/>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894"/>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895"/>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85" w:name="_Toc445107441"/>
      <w:r>
        <w:rPr>
          <w:lang w:val="en-US"/>
        </w:rPr>
        <w:t>June 19 / Paoni 25: Martyrdom of St</w:t>
      </w:r>
      <w:r w:rsidR="00191A26">
        <w:rPr>
          <w:lang w:val="en-US"/>
        </w:rPr>
        <w:t>. Jude the Disciple and Epistle-</w:t>
      </w:r>
      <w:r>
        <w:rPr>
          <w:lang w:val="en-US"/>
        </w:rPr>
        <w:t>Writer</w:t>
      </w:r>
      <w:bookmarkEnd w:id="1585"/>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BDA9DC2" w14:textId="77777777" w:rsidR="00980D99" w:rsidRDefault="00980D99" w:rsidP="00980D99">
      <w:pPr>
        <w:pStyle w:val="Heading3"/>
      </w:pPr>
      <w:bookmarkStart w:id="1586" w:name="_Toc445107442"/>
      <w:r>
        <w:t xml:space="preserve">June 20 / Paoni 26: </w:t>
      </w:r>
      <w:r w:rsidR="00237D47">
        <w:t xml:space="preserve">Consecration of the Church of </w:t>
      </w:r>
      <w:r>
        <w:t>Archangel Gabriel</w:t>
      </w:r>
      <w:bookmarkEnd w:id="1586"/>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3E6DC3">
        <w:t>March 26 / Phamenoth 30: Archangel Gabriel</w:t>
      </w:r>
      <w:r>
        <w:fldChar w:fldCharType="end"/>
      </w:r>
      <w:r>
        <w:t xml:space="preserve">, page </w:t>
      </w:r>
      <w:r>
        <w:fldChar w:fldCharType="begin"/>
      </w:r>
      <w:r>
        <w:instrText xml:space="preserve"> PAGEREF _Ref434562998 \h </w:instrText>
      </w:r>
      <w:r>
        <w:fldChar w:fldCharType="separate"/>
      </w:r>
      <w:r w:rsidR="003E6DC3">
        <w:rPr>
          <w:noProof/>
        </w:rPr>
        <w:t>779</w:t>
      </w:r>
      <w:r>
        <w:fldChar w:fldCharType="end"/>
      </w:r>
      <w:r>
        <w:t>.</w:t>
      </w:r>
    </w:p>
    <w:p w14:paraId="4ADB6B3C" w14:textId="77777777" w:rsidR="00072324" w:rsidRDefault="00072324" w:rsidP="00072324">
      <w:pPr>
        <w:pStyle w:val="Heading3"/>
        <w:rPr>
          <w:lang w:val="en-US"/>
        </w:rPr>
      </w:pPr>
      <w:bookmarkStart w:id="1587" w:name="_Toc445107443"/>
      <w:r>
        <w:rPr>
          <w:lang w:val="en-US"/>
        </w:rPr>
        <w:lastRenderedPageBreak/>
        <w:t>June 21 / Paoni 27: Martyrdom of St. Ananias the Apostle</w:t>
      </w:r>
      <w:bookmarkEnd w:id="1587"/>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9109F37" w14:textId="77777777" w:rsidR="00B52D77" w:rsidRDefault="00B52D77" w:rsidP="00B52D77">
      <w:pPr>
        <w:pStyle w:val="Heading3"/>
      </w:pPr>
      <w:bookmarkStart w:id="1588" w:name="_Toc445107444"/>
      <w:r>
        <w:t>June 23 / Paoni 29: Commemoration of the Annunciation, Nativity, and Resurrection on the 29</w:t>
      </w:r>
      <w:r w:rsidRPr="00C0205C">
        <w:rPr>
          <w:vertAlign w:val="superscript"/>
        </w:rPr>
        <w:t>th</w:t>
      </w:r>
      <w:r>
        <w:t xml:space="preserve"> of Every Month</w:t>
      </w:r>
      <w:bookmarkEnd w:id="1588"/>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573C8122" w14:textId="77777777" w:rsidR="00980D99" w:rsidRDefault="00980D99" w:rsidP="00980D99">
      <w:pPr>
        <w:pStyle w:val="Heading3"/>
        <w:rPr>
          <w:lang w:val="en-US"/>
        </w:rPr>
      </w:pPr>
      <w:bookmarkStart w:id="1589" w:name="_Toc445107445"/>
      <w:r>
        <w:rPr>
          <w:lang w:val="en-US"/>
        </w:rPr>
        <w:t>June 24 / Paoni 30: The Nativity of St. John the Baptist</w:t>
      </w:r>
      <w:bookmarkEnd w:id="1589"/>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04E70998" w14:textId="77777777" w:rsidR="005B716A" w:rsidRDefault="005B716A" w:rsidP="005B716A">
      <w:pPr>
        <w:pStyle w:val="Heading3"/>
      </w:pPr>
      <w:bookmarkStart w:id="1590" w:name="_Toc445107446"/>
      <w:r>
        <w:t>June 26 / Epip 2: Departure of St. Thaddaeus the Apostle</w:t>
      </w:r>
      <w:bookmarkEnd w:id="1590"/>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EF24D29" w14:textId="77777777" w:rsidR="00980D99" w:rsidRDefault="00980D99" w:rsidP="00980D99">
      <w:pPr>
        <w:pStyle w:val="Heading3"/>
      </w:pPr>
      <w:bookmarkStart w:id="1591" w:name="_Toc445107447"/>
      <w:r>
        <w:t>June 27 / Epip 3: St. Cyril of Alexandria</w:t>
      </w:r>
      <w:bookmarkEnd w:id="1591"/>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92" w:name="_Toc445107448"/>
      <w:r>
        <w:t>June 28 / Epip 4: Sts. Apakir and John</w:t>
      </w:r>
      <w:bookmarkEnd w:id="1592"/>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3E6DC3">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3E6DC3">
        <w:rPr>
          <w:noProof/>
        </w:rPr>
        <w:t>818</w:t>
      </w:r>
      <w:r w:rsidR="00237D47">
        <w:fldChar w:fldCharType="end"/>
      </w:r>
      <w:r>
        <w:t>.</w:t>
      </w:r>
    </w:p>
    <w:p w14:paraId="1F7BEA33" w14:textId="77777777" w:rsidR="00980D99" w:rsidRDefault="00980D99" w:rsidP="00980D99">
      <w:pPr>
        <w:pStyle w:val="Heading3"/>
        <w:rPr>
          <w:lang w:val="en-US"/>
        </w:rPr>
      </w:pPr>
      <w:bookmarkStart w:id="1593" w:name="_Toc44510744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93"/>
    </w:p>
    <w:p w14:paraId="6FD478B9" w14:textId="77777777" w:rsidR="004C7F73" w:rsidRDefault="004C7F73" w:rsidP="004C7F73">
      <w:pPr>
        <w:pStyle w:val="Heading4"/>
      </w:pPr>
      <w:bookmarkStart w:id="1594" w:name="_Ref434477973"/>
      <w:r>
        <w:t>The Doxology of Sts. Peter and Paul</w:t>
      </w:r>
      <w:bookmarkEnd w:id="1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95"/>
            <w:r>
              <w:t>Are the working husbandmen</w:t>
            </w:r>
            <w:commentRangeEnd w:id="1595"/>
            <w:r>
              <w:rPr>
                <w:rStyle w:val="CommentReference"/>
                <w:rFonts w:ascii="Times New Roman" w:eastAsiaTheme="minorHAnsi" w:hAnsi="Times New Roman" w:cstheme="minorBidi"/>
                <w:color w:val="auto"/>
              </w:rPr>
              <w:commentReference w:id="1595"/>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596"/>
            <w:r>
              <w:t xml:space="preserve">With </w:t>
            </w:r>
            <w:commentRangeEnd w:id="1596"/>
            <w:r>
              <w:rPr>
                <w:rStyle w:val="CommentReference"/>
                <w:rFonts w:ascii="Times New Roman" w:eastAsiaTheme="minorHAnsi" w:hAnsi="Times New Roman" w:cstheme="minorBidi"/>
                <w:color w:val="auto"/>
              </w:rPr>
              <w:commentReference w:id="1596"/>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97"/>
            <w:commentRangeStart w:id="1598"/>
            <w:r>
              <w:t xml:space="preserve">sound </w:t>
            </w:r>
            <w:commentRangeEnd w:id="1597"/>
            <w:r>
              <w:rPr>
                <w:rStyle w:val="CommentReference"/>
                <w:rFonts w:ascii="Times New Roman" w:eastAsiaTheme="minorHAnsi" w:hAnsi="Times New Roman" w:cstheme="minorBidi"/>
                <w:color w:val="auto"/>
              </w:rPr>
              <w:commentReference w:id="1597"/>
            </w:r>
            <w:commentRangeEnd w:id="1598"/>
            <w:r>
              <w:rPr>
                <w:rStyle w:val="CommentReference"/>
                <w:rFonts w:ascii="Times New Roman" w:eastAsiaTheme="minorHAnsi" w:hAnsi="Times New Roman" w:cstheme="minorBidi"/>
                <w:color w:val="auto"/>
              </w:rPr>
              <w:commentReference w:id="1598"/>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9" w:name="_Ref434488724"/>
      <w:r>
        <w:t>The Doxology of St. Paul</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00"/>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01"/>
            <w:r>
              <w:t xml:space="preserve">To </w:t>
            </w:r>
            <w:commentRangeEnd w:id="1601"/>
            <w:r>
              <w:rPr>
                <w:rStyle w:val="CommentReference"/>
                <w:rFonts w:ascii="Times New Roman" w:eastAsiaTheme="minorHAnsi" w:hAnsi="Times New Roman" w:cstheme="minorBidi"/>
                <w:color w:val="auto"/>
              </w:rPr>
              <w:commentReference w:id="1601"/>
            </w:r>
            <w:r>
              <w:t xml:space="preserve">all the </w:t>
            </w:r>
            <w:commentRangeStart w:id="1602"/>
            <w:r>
              <w:t>Gentiles</w:t>
            </w:r>
            <w:commentRangeEnd w:id="1602"/>
            <w:r>
              <w:rPr>
                <w:rStyle w:val="CommentReference"/>
                <w:rFonts w:ascii="Times New Roman" w:eastAsiaTheme="minorHAnsi" w:hAnsi="Times New Roman" w:cstheme="minorBidi"/>
                <w:color w:val="auto"/>
              </w:rPr>
              <w:commentReference w:id="1602"/>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03"/>
            <w:r>
              <w:t>To be completely filled</w:t>
            </w:r>
          </w:p>
          <w:p w14:paraId="68A85021" w14:textId="77777777" w:rsidR="00306181" w:rsidRDefault="00306181" w:rsidP="00306181">
            <w:pPr>
              <w:pStyle w:val="EngHangEnd"/>
            </w:pPr>
            <w:r>
              <w:t>With God in love.</w:t>
            </w:r>
            <w:commentRangeEnd w:id="1603"/>
            <w:r>
              <w:rPr>
                <w:rStyle w:val="CommentReference"/>
                <w:rFonts w:ascii="Times New Roman" w:eastAsiaTheme="minorHAnsi" w:hAnsi="Times New Roman" w:cstheme="minorBidi"/>
                <w:color w:val="auto"/>
              </w:rPr>
              <w:commentReference w:id="1603"/>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04" w:name="_Ref434476236"/>
      <w:r>
        <w:t>The Psali Adam</w:t>
      </w:r>
      <w:r w:rsidR="006C1B94">
        <w:t xml:space="preserve"> for the Apostles’ Feast</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05" w:name="_Ref434476261"/>
      <w:r>
        <w:t>The Psali Batos</w:t>
      </w:r>
      <w:r w:rsidR="006C1B94">
        <w:t xml:space="preserve"> for the Apostles’ Feast</w:t>
      </w:r>
      <w:bookmarkEnd w:id="1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06" w:name="_Toc445107450"/>
      <w:r>
        <w:rPr>
          <w:lang w:val="en-US"/>
        </w:rPr>
        <w:t>June 30 / Epip 6: Martyrdom of St. Aoulimpas the Apostle</w:t>
      </w:r>
      <w:bookmarkEnd w:id="1606"/>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07" w:name="_Toc410196218"/>
      <w:bookmarkStart w:id="1608" w:name="_Toc410196460"/>
      <w:bookmarkStart w:id="1609" w:name="_Toc410196962"/>
      <w:bookmarkStart w:id="1610" w:name="_Toc445107270"/>
      <w:bookmarkStart w:id="1611" w:name="July"/>
      <w:bookmarkEnd w:id="1556"/>
      <w:r>
        <w:lastRenderedPageBreak/>
        <w:t>July</w:t>
      </w:r>
      <w:bookmarkEnd w:id="1607"/>
      <w:bookmarkEnd w:id="1608"/>
      <w:bookmarkEnd w:id="1609"/>
      <w:r w:rsidR="00980D99">
        <w:t xml:space="preserve"> or </w:t>
      </w:r>
      <w:r w:rsidR="00980D99">
        <w:rPr>
          <w:rFonts w:ascii="FreeSerifAvvaShenouda" w:hAnsi="FreeSerifAvvaShenouda" w:cs="FreeSerifAvvaShenouda"/>
        </w:rPr>
        <w:t>Ⲉⲡⲏⲡ</w:t>
      </w:r>
      <w:bookmarkEnd w:id="1610"/>
    </w:p>
    <w:bookmarkStart w:id="1612" w:name="_Ref434562742" w:displacedByCustomXml="next"/>
    <w:bookmarkStart w:id="1613" w:name="_Toc410196221" w:displacedByCustomXml="next"/>
    <w:bookmarkStart w:id="1614" w:name="_Toc410196463" w:displacedByCustomXml="next"/>
    <w:bookmarkStart w:id="1615" w:name="_Toc410196965" w:displacedByCustomXml="next"/>
    <w:sdt>
      <w:sdtPr>
        <w:id w:val="233667495"/>
        <w:docPartObj>
          <w:docPartGallery w:val="Table of Contents"/>
          <w:docPartUnique/>
        </w:docPartObj>
      </w:sdtPr>
      <w:sdtEndPr>
        <w:rPr>
          <w:b/>
          <w:bCs/>
          <w:noProof/>
        </w:rPr>
      </w:sdtEndPr>
      <w:sdtContent>
        <w:p w14:paraId="3B2375D1"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5107451" w:history="1">
            <w:r w:rsidR="003E6DC3" w:rsidRPr="005B605E">
              <w:rPr>
                <w:rStyle w:val="Hyperlink"/>
                <w:rFonts w:ascii="Times New Roman" w:hAnsi="Times New Roman" w:cs="Times New Roman"/>
                <w:noProof/>
              </w:rPr>
              <w:t>July 1 / Epip 7: St. Shenoute</w:t>
            </w:r>
            <w:r w:rsidR="003E6DC3">
              <w:rPr>
                <w:noProof/>
                <w:webHidden/>
              </w:rPr>
              <w:tab/>
            </w:r>
            <w:r w:rsidR="003E6DC3">
              <w:rPr>
                <w:noProof/>
                <w:webHidden/>
              </w:rPr>
              <w:fldChar w:fldCharType="begin"/>
            </w:r>
            <w:r w:rsidR="003E6DC3">
              <w:rPr>
                <w:noProof/>
                <w:webHidden/>
              </w:rPr>
              <w:instrText xml:space="preserve"> PAGEREF _Toc445107451 \h </w:instrText>
            </w:r>
            <w:r w:rsidR="003E6DC3">
              <w:rPr>
                <w:noProof/>
                <w:webHidden/>
              </w:rPr>
            </w:r>
            <w:r w:rsidR="003E6DC3">
              <w:rPr>
                <w:noProof/>
                <w:webHidden/>
              </w:rPr>
              <w:fldChar w:fldCharType="separate"/>
            </w:r>
            <w:r w:rsidR="003E6DC3">
              <w:rPr>
                <w:noProof/>
                <w:webHidden/>
              </w:rPr>
              <w:t>837</w:t>
            </w:r>
            <w:r w:rsidR="003E6DC3">
              <w:rPr>
                <w:noProof/>
                <w:webHidden/>
              </w:rPr>
              <w:fldChar w:fldCharType="end"/>
            </w:r>
          </w:hyperlink>
        </w:p>
        <w:p w14:paraId="5A6BAC2A"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52" w:history="1">
            <w:r w:rsidR="003E6DC3" w:rsidRPr="005B605E">
              <w:rPr>
                <w:rStyle w:val="Hyperlink"/>
                <w:rFonts w:ascii="Times New Roman" w:hAnsi="Times New Roman" w:cs="Times New Roman"/>
                <w:noProof/>
              </w:rPr>
              <w:t>July 1 / Epip 7: Also St. Ignatius</w:t>
            </w:r>
            <w:r w:rsidR="003E6DC3">
              <w:rPr>
                <w:noProof/>
                <w:webHidden/>
              </w:rPr>
              <w:tab/>
            </w:r>
            <w:r w:rsidR="003E6DC3">
              <w:rPr>
                <w:noProof/>
                <w:webHidden/>
              </w:rPr>
              <w:fldChar w:fldCharType="begin"/>
            </w:r>
            <w:r w:rsidR="003E6DC3">
              <w:rPr>
                <w:noProof/>
                <w:webHidden/>
              </w:rPr>
              <w:instrText xml:space="preserve"> PAGEREF _Toc445107452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6FB8ADE8"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53" w:history="1">
            <w:r w:rsidR="003E6DC3" w:rsidRPr="005B605E">
              <w:rPr>
                <w:rStyle w:val="Hyperlink"/>
                <w:noProof/>
                <w:lang w:val="en-US"/>
              </w:rPr>
              <w:t>July 2 / Epip 8: St. Pishoy</w:t>
            </w:r>
            <w:r w:rsidR="003E6DC3">
              <w:rPr>
                <w:noProof/>
                <w:webHidden/>
              </w:rPr>
              <w:tab/>
            </w:r>
            <w:r w:rsidR="003E6DC3">
              <w:rPr>
                <w:noProof/>
                <w:webHidden/>
              </w:rPr>
              <w:fldChar w:fldCharType="begin"/>
            </w:r>
            <w:r w:rsidR="003E6DC3">
              <w:rPr>
                <w:noProof/>
                <w:webHidden/>
              </w:rPr>
              <w:instrText xml:space="preserve"> PAGEREF _Toc445107453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1AF497A4"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54" w:history="1">
            <w:r w:rsidR="003E6DC3" w:rsidRPr="005B605E">
              <w:rPr>
                <w:rStyle w:val="Hyperlink"/>
                <w:noProof/>
              </w:rPr>
              <w:t>The Virgin’s Fast</w:t>
            </w:r>
            <w:r w:rsidR="003E6DC3">
              <w:rPr>
                <w:noProof/>
                <w:webHidden/>
              </w:rPr>
              <w:tab/>
            </w:r>
            <w:r w:rsidR="003E6DC3">
              <w:rPr>
                <w:noProof/>
                <w:webHidden/>
              </w:rPr>
              <w:fldChar w:fldCharType="begin"/>
            </w:r>
            <w:r w:rsidR="003E6DC3">
              <w:rPr>
                <w:noProof/>
                <w:webHidden/>
              </w:rPr>
              <w:instrText xml:space="preserve"> PAGEREF _Toc445107454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346A39E2"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55" w:history="1">
            <w:r w:rsidR="003E6DC3" w:rsidRPr="005B605E">
              <w:rPr>
                <w:rStyle w:val="Hyperlink"/>
                <w:noProof/>
                <w:lang w:val="en-US"/>
              </w:rPr>
              <w:t>July 3 / Epip 9: Martyrdom of St. Simon Cleophas the Apostle</w:t>
            </w:r>
            <w:r w:rsidR="003E6DC3">
              <w:rPr>
                <w:noProof/>
                <w:webHidden/>
              </w:rPr>
              <w:tab/>
            </w:r>
            <w:r w:rsidR="003E6DC3">
              <w:rPr>
                <w:noProof/>
                <w:webHidden/>
              </w:rPr>
              <w:fldChar w:fldCharType="begin"/>
            </w:r>
            <w:r w:rsidR="003E6DC3">
              <w:rPr>
                <w:noProof/>
                <w:webHidden/>
              </w:rPr>
              <w:instrText xml:space="preserve"> PAGEREF _Toc445107455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6A3B5BA1"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56" w:history="1">
            <w:r w:rsidR="003E6DC3" w:rsidRPr="005B605E">
              <w:rPr>
                <w:rStyle w:val="Hyperlink"/>
                <w:noProof/>
              </w:rPr>
              <w:t>July 6 / Epip 12: Commemoration of Archangel Michael</w:t>
            </w:r>
            <w:r w:rsidR="003E6DC3">
              <w:rPr>
                <w:noProof/>
                <w:webHidden/>
              </w:rPr>
              <w:tab/>
            </w:r>
            <w:r w:rsidR="003E6DC3">
              <w:rPr>
                <w:noProof/>
                <w:webHidden/>
              </w:rPr>
              <w:fldChar w:fldCharType="begin"/>
            </w:r>
            <w:r w:rsidR="003E6DC3">
              <w:rPr>
                <w:noProof/>
                <w:webHidden/>
              </w:rPr>
              <w:instrText xml:space="preserve"> PAGEREF _Toc445107456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0237291A"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57" w:history="1">
            <w:r w:rsidR="003E6DC3" w:rsidRPr="005B605E">
              <w:rPr>
                <w:rStyle w:val="Hyperlink"/>
                <w:noProof/>
              </w:rPr>
              <w:t>July 12 / Epip 18: Martyrdom of St. James the Apostle, the Bishop of Jerusalem</w:t>
            </w:r>
            <w:r w:rsidR="003E6DC3">
              <w:rPr>
                <w:noProof/>
                <w:webHidden/>
              </w:rPr>
              <w:tab/>
            </w:r>
            <w:r w:rsidR="003E6DC3">
              <w:rPr>
                <w:noProof/>
                <w:webHidden/>
              </w:rPr>
              <w:fldChar w:fldCharType="begin"/>
            </w:r>
            <w:r w:rsidR="003E6DC3">
              <w:rPr>
                <w:noProof/>
                <w:webHidden/>
              </w:rPr>
              <w:instrText xml:space="preserve"> PAGEREF _Toc445107457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1930765B"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58" w:history="1">
            <w:r w:rsidR="003E6DC3" w:rsidRPr="005B605E">
              <w:rPr>
                <w:rStyle w:val="Hyperlink"/>
                <w:noProof/>
              </w:rPr>
              <w:t>July 14 / Epip 20: Martyrdom of St. Theodore of Shotep, the General</w:t>
            </w:r>
            <w:r w:rsidR="003E6DC3">
              <w:rPr>
                <w:noProof/>
                <w:webHidden/>
              </w:rPr>
              <w:tab/>
            </w:r>
            <w:r w:rsidR="003E6DC3">
              <w:rPr>
                <w:noProof/>
                <w:webHidden/>
              </w:rPr>
              <w:fldChar w:fldCharType="begin"/>
            </w:r>
            <w:r w:rsidR="003E6DC3">
              <w:rPr>
                <w:noProof/>
                <w:webHidden/>
              </w:rPr>
              <w:instrText xml:space="preserve"> PAGEREF _Toc445107458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73394578"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59" w:history="1">
            <w:r w:rsidR="003E6DC3" w:rsidRPr="005B605E">
              <w:rPr>
                <w:rStyle w:val="Hyperlink"/>
                <w:noProof/>
              </w:rPr>
              <w:t>July 15 / Epip 21: Commemoration of the Theotokos</w:t>
            </w:r>
            <w:r w:rsidR="003E6DC3">
              <w:rPr>
                <w:noProof/>
                <w:webHidden/>
              </w:rPr>
              <w:tab/>
            </w:r>
            <w:r w:rsidR="003E6DC3">
              <w:rPr>
                <w:noProof/>
                <w:webHidden/>
              </w:rPr>
              <w:fldChar w:fldCharType="begin"/>
            </w:r>
            <w:r w:rsidR="003E6DC3">
              <w:rPr>
                <w:noProof/>
                <w:webHidden/>
              </w:rPr>
              <w:instrText xml:space="preserve"> PAGEREF _Toc445107459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772AF737"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60" w:history="1">
            <w:r w:rsidR="003E6DC3" w:rsidRPr="005B605E">
              <w:rPr>
                <w:rStyle w:val="Hyperlink"/>
                <w:noProof/>
              </w:rPr>
              <w:t>July 17 / Epip 23: The Martyrdom of St. Marina</w:t>
            </w:r>
            <w:r w:rsidR="003E6DC3">
              <w:rPr>
                <w:noProof/>
                <w:webHidden/>
              </w:rPr>
              <w:tab/>
            </w:r>
            <w:r w:rsidR="003E6DC3">
              <w:rPr>
                <w:noProof/>
                <w:webHidden/>
              </w:rPr>
              <w:fldChar w:fldCharType="begin"/>
            </w:r>
            <w:r w:rsidR="003E6DC3">
              <w:rPr>
                <w:noProof/>
                <w:webHidden/>
              </w:rPr>
              <w:instrText xml:space="preserve"> PAGEREF _Toc445107460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465AE51A"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61" w:history="1">
            <w:r w:rsidR="003E6DC3" w:rsidRPr="005B605E">
              <w:rPr>
                <w:rStyle w:val="Hyperlink"/>
                <w:noProof/>
              </w:rPr>
              <w:t>July 18 / Epip 24: The Martyrdom of Abba Noub</w:t>
            </w:r>
            <w:r w:rsidR="003E6DC3">
              <w:rPr>
                <w:noProof/>
                <w:webHidden/>
              </w:rPr>
              <w:tab/>
            </w:r>
            <w:r w:rsidR="003E6DC3">
              <w:rPr>
                <w:noProof/>
                <w:webHidden/>
              </w:rPr>
              <w:fldChar w:fldCharType="begin"/>
            </w:r>
            <w:r w:rsidR="003E6DC3">
              <w:rPr>
                <w:noProof/>
                <w:webHidden/>
              </w:rPr>
              <w:instrText xml:space="preserve"> PAGEREF _Toc445107461 \h </w:instrText>
            </w:r>
            <w:r w:rsidR="003E6DC3">
              <w:rPr>
                <w:noProof/>
                <w:webHidden/>
              </w:rPr>
            </w:r>
            <w:r w:rsidR="003E6DC3">
              <w:rPr>
                <w:noProof/>
                <w:webHidden/>
              </w:rPr>
              <w:fldChar w:fldCharType="separate"/>
            </w:r>
            <w:r w:rsidR="003E6DC3">
              <w:rPr>
                <w:noProof/>
                <w:webHidden/>
              </w:rPr>
              <w:t>844</w:t>
            </w:r>
            <w:r w:rsidR="003E6DC3">
              <w:rPr>
                <w:noProof/>
                <w:webHidden/>
              </w:rPr>
              <w:fldChar w:fldCharType="end"/>
            </w:r>
          </w:hyperlink>
        </w:p>
        <w:p w14:paraId="2813F47B"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62" w:history="1">
            <w:r w:rsidR="003E6DC3" w:rsidRPr="005B605E">
              <w:rPr>
                <w:rStyle w:val="Hyperlink"/>
                <w:noProof/>
              </w:rPr>
              <w:t>July 20 / Epip 26: Joseph the Carpenter</w:t>
            </w:r>
            <w:r w:rsidR="003E6DC3">
              <w:rPr>
                <w:noProof/>
                <w:webHidden/>
              </w:rPr>
              <w:tab/>
            </w:r>
            <w:r w:rsidR="003E6DC3">
              <w:rPr>
                <w:noProof/>
                <w:webHidden/>
              </w:rPr>
              <w:fldChar w:fldCharType="begin"/>
            </w:r>
            <w:r w:rsidR="003E6DC3">
              <w:rPr>
                <w:noProof/>
                <w:webHidden/>
              </w:rPr>
              <w:instrText xml:space="preserve"> PAGEREF _Toc445107462 \h </w:instrText>
            </w:r>
            <w:r w:rsidR="003E6DC3">
              <w:rPr>
                <w:noProof/>
                <w:webHidden/>
              </w:rPr>
            </w:r>
            <w:r w:rsidR="003E6DC3">
              <w:rPr>
                <w:noProof/>
                <w:webHidden/>
              </w:rPr>
              <w:fldChar w:fldCharType="separate"/>
            </w:r>
            <w:r w:rsidR="003E6DC3">
              <w:rPr>
                <w:noProof/>
                <w:webHidden/>
              </w:rPr>
              <w:t>846</w:t>
            </w:r>
            <w:r w:rsidR="003E6DC3">
              <w:rPr>
                <w:noProof/>
                <w:webHidden/>
              </w:rPr>
              <w:fldChar w:fldCharType="end"/>
            </w:r>
          </w:hyperlink>
        </w:p>
        <w:p w14:paraId="2096EAF4"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63" w:history="1">
            <w:r w:rsidR="003E6DC3" w:rsidRPr="005B605E">
              <w:rPr>
                <w:rStyle w:val="Hyperlink"/>
                <w:noProof/>
              </w:rPr>
              <w:t>July 20 / Epip 26: Also St. Frumentius (Abune Selama), the First Bishop of Ethiopia</w:t>
            </w:r>
            <w:r w:rsidR="003E6DC3">
              <w:rPr>
                <w:noProof/>
                <w:webHidden/>
              </w:rPr>
              <w:tab/>
            </w:r>
            <w:r w:rsidR="003E6DC3">
              <w:rPr>
                <w:noProof/>
                <w:webHidden/>
              </w:rPr>
              <w:fldChar w:fldCharType="begin"/>
            </w:r>
            <w:r w:rsidR="003E6DC3">
              <w:rPr>
                <w:noProof/>
                <w:webHidden/>
              </w:rPr>
              <w:instrText xml:space="preserve"> PAGEREF _Toc445107463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58C04511"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64" w:history="1">
            <w:r w:rsidR="003E6DC3" w:rsidRPr="005B605E">
              <w:rPr>
                <w:rStyle w:val="Hyperlink"/>
                <w:noProof/>
              </w:rPr>
              <w:t>July 22 / Epip 28: Departure of St. Mary Magdalene</w:t>
            </w:r>
            <w:r w:rsidR="003E6DC3">
              <w:rPr>
                <w:noProof/>
                <w:webHidden/>
              </w:rPr>
              <w:tab/>
            </w:r>
            <w:r w:rsidR="003E6DC3">
              <w:rPr>
                <w:noProof/>
                <w:webHidden/>
              </w:rPr>
              <w:fldChar w:fldCharType="begin"/>
            </w:r>
            <w:r w:rsidR="003E6DC3">
              <w:rPr>
                <w:noProof/>
                <w:webHidden/>
              </w:rPr>
              <w:instrText xml:space="preserve"> PAGEREF _Toc445107464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63268061"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65" w:history="1">
            <w:r w:rsidR="003E6DC3" w:rsidRPr="005B605E">
              <w:rPr>
                <w:rStyle w:val="Hyperlink"/>
                <w:noProof/>
              </w:rPr>
              <w:t>July 23 / Epip 29: Commemoration of the Annunciation, Nativity, and Resurrection on the 29</w:t>
            </w:r>
            <w:r w:rsidR="003E6DC3" w:rsidRPr="005B605E">
              <w:rPr>
                <w:rStyle w:val="Hyperlink"/>
                <w:noProof/>
                <w:vertAlign w:val="superscript"/>
              </w:rPr>
              <w:t>th</w:t>
            </w:r>
            <w:r w:rsidR="003E6DC3" w:rsidRPr="005B605E">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_Toc445107465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5717F5F5"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66" w:history="1">
            <w:r w:rsidR="003E6DC3" w:rsidRPr="005B605E">
              <w:rPr>
                <w:rStyle w:val="Hyperlink"/>
                <w:noProof/>
              </w:rPr>
              <w:t>July 23 / Epip 29: Also the Translocation of the Relics of St. Andrew, the Apostle</w:t>
            </w:r>
            <w:r w:rsidR="003E6DC3">
              <w:rPr>
                <w:noProof/>
                <w:webHidden/>
              </w:rPr>
              <w:tab/>
            </w:r>
            <w:r w:rsidR="003E6DC3">
              <w:rPr>
                <w:noProof/>
                <w:webHidden/>
              </w:rPr>
              <w:fldChar w:fldCharType="begin"/>
            </w:r>
            <w:r w:rsidR="003E6DC3">
              <w:rPr>
                <w:noProof/>
                <w:webHidden/>
              </w:rPr>
              <w:instrText xml:space="preserve"> PAGEREF _Toc445107466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4D43A759"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67" w:history="1">
            <w:r w:rsidR="003E6DC3" w:rsidRPr="005B605E">
              <w:rPr>
                <w:rStyle w:val="Hyperlink"/>
                <w:noProof/>
              </w:rPr>
              <w:t>July 28 / Mesori 4: Consecration of the Church of St. Anthony</w:t>
            </w:r>
            <w:r w:rsidR="003E6DC3">
              <w:rPr>
                <w:noProof/>
                <w:webHidden/>
              </w:rPr>
              <w:tab/>
            </w:r>
            <w:r w:rsidR="003E6DC3">
              <w:rPr>
                <w:noProof/>
                <w:webHidden/>
              </w:rPr>
              <w:fldChar w:fldCharType="begin"/>
            </w:r>
            <w:r w:rsidR="003E6DC3">
              <w:rPr>
                <w:noProof/>
                <w:webHidden/>
              </w:rPr>
              <w:instrText xml:space="preserve"> PAGEREF _Toc445107467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16" w:name="_Ref436250323"/>
      <w:bookmarkStart w:id="1617" w:name="_Toc445107451"/>
      <w:r>
        <w:rPr>
          <w:rFonts w:ascii="Times New Roman" w:hAnsi="Times New Roman" w:cs="Times New Roman"/>
        </w:rPr>
        <w:lastRenderedPageBreak/>
        <w:t>July 1 / Epip 7: St. Shenoute</w:t>
      </w:r>
      <w:bookmarkEnd w:id="1612"/>
      <w:bookmarkEnd w:id="1616"/>
      <w:bookmarkEnd w:id="1617"/>
    </w:p>
    <w:p w14:paraId="5B5A5AD3" w14:textId="77777777" w:rsidR="00980D99" w:rsidRDefault="00980D99" w:rsidP="00980D99">
      <w:pPr>
        <w:pStyle w:val="Heading4"/>
        <w:rPr>
          <w:lang w:val="en-US"/>
        </w:rPr>
      </w:pPr>
      <w:bookmarkStart w:id="1618" w:name="_Ref434491186"/>
      <w:r>
        <w:rPr>
          <w:lang w:val="en-US"/>
        </w:rPr>
        <w:t>The Doxology</w:t>
      </w:r>
      <w:r w:rsidR="00810F04">
        <w:rPr>
          <w:lang w:val="en-US"/>
        </w:rPr>
        <w:t xml:space="preserve"> for St. Shenoute</w:t>
      </w:r>
      <w:bookmarkEnd w:id="16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896"/>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897"/>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898"/>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22" w:name="_Ref434491207"/>
      <w:r>
        <w:rPr>
          <w:lang w:val="en-US"/>
        </w:rPr>
        <w:t>A Doxology for St. Besa</w:t>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23" w:name="_Toc445107452"/>
      <w:r>
        <w:rPr>
          <w:rFonts w:ascii="Times New Roman" w:hAnsi="Times New Roman" w:cs="Times New Roman"/>
        </w:rPr>
        <w:t>July 1 / Epip 7: Also St. Ignatius</w:t>
      </w:r>
      <w:bookmarkEnd w:id="1623"/>
    </w:p>
    <w:p w14:paraId="08CD1881" w14:textId="77777777" w:rsidR="00980D99" w:rsidRDefault="00980D99" w:rsidP="00980D99">
      <w:pPr>
        <w:pStyle w:val="Heading3"/>
        <w:rPr>
          <w:lang w:val="en-US"/>
        </w:rPr>
      </w:pPr>
      <w:bookmarkStart w:id="1624" w:name="_Ref434560325"/>
      <w:bookmarkStart w:id="1625" w:name="_Toc445107453"/>
      <w:r>
        <w:rPr>
          <w:lang w:val="en-US"/>
        </w:rPr>
        <w:t>July 2 / Epip 8: St. Pishoy</w:t>
      </w:r>
      <w:bookmarkEnd w:id="1624"/>
      <w:bookmarkEnd w:id="1625"/>
    </w:p>
    <w:p w14:paraId="3F31CCDA" w14:textId="77777777" w:rsidR="00980D99" w:rsidRDefault="00980D99" w:rsidP="00980D99">
      <w:pPr>
        <w:pStyle w:val="Heading4"/>
        <w:rPr>
          <w:lang w:val="en-US"/>
        </w:rPr>
      </w:pPr>
      <w:bookmarkStart w:id="1626" w:name="_Ref434490783"/>
      <w:r>
        <w:rPr>
          <w:lang w:val="en-US"/>
        </w:rPr>
        <w:t>The Doxology</w:t>
      </w:r>
      <w:r w:rsidR="00810F04">
        <w:rPr>
          <w:lang w:val="en-US"/>
        </w:rPr>
        <w:t xml:space="preserve"> for St. Pishoy</w:t>
      </w:r>
      <w:bookmarkEnd w:id="1626"/>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3E6DC3">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3E6DC3">
        <w:rPr>
          <w:noProof/>
          <w:lang w:val="en-US"/>
        </w:rPr>
        <w:t>567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899"/>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00"/>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36" w:name="_Toc445107454"/>
      <w:r>
        <w:t>The Virgin’s Fast</w:t>
      </w:r>
      <w:bookmarkEnd w:id="1615"/>
      <w:bookmarkEnd w:id="1614"/>
      <w:bookmarkEnd w:id="1613"/>
      <w:bookmarkEnd w:id="1636"/>
    </w:p>
    <w:p w14:paraId="67B94F6A" w14:textId="77777777" w:rsidR="005B716A" w:rsidRDefault="005B716A" w:rsidP="005B716A">
      <w:pPr>
        <w:pStyle w:val="Heading3"/>
        <w:rPr>
          <w:lang w:val="en-US"/>
        </w:rPr>
      </w:pPr>
      <w:bookmarkStart w:id="1637" w:name="_Toc445107455"/>
      <w:r>
        <w:rPr>
          <w:lang w:val="en-US"/>
        </w:rPr>
        <w:t>July 3 / Epip 9: Martyrdom of</w:t>
      </w:r>
      <w:r w:rsidR="00FE0AE4">
        <w:rPr>
          <w:lang w:val="en-US"/>
        </w:rPr>
        <w:t xml:space="preserve"> </w:t>
      </w:r>
      <w:r>
        <w:rPr>
          <w:lang w:val="en-US"/>
        </w:rPr>
        <w:t>St. Simon Cleophas the Apostle</w:t>
      </w:r>
      <w:bookmarkEnd w:id="1637"/>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9F0F33E" w14:textId="77777777" w:rsidR="00DD5136" w:rsidRDefault="00DD5136" w:rsidP="00DD5136">
      <w:pPr>
        <w:pStyle w:val="Heading3"/>
      </w:pPr>
      <w:bookmarkStart w:id="1638" w:name="_Toc445107456"/>
      <w:r>
        <w:t>July 6 / Epip 12: Commemoration of Archangel Michael</w:t>
      </w:r>
      <w:bookmarkEnd w:id="1638"/>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32BC82" w14:textId="77777777" w:rsidR="005B716A" w:rsidRDefault="005B716A" w:rsidP="005B716A">
      <w:pPr>
        <w:pStyle w:val="Heading3"/>
      </w:pPr>
      <w:bookmarkStart w:id="1639" w:name="_Toc445107457"/>
      <w:r>
        <w:t>July 12 / Epip 18: Martyrdom of St. James the Apostle, the Bishop of Jerusalem</w:t>
      </w:r>
      <w:bookmarkEnd w:id="1639"/>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0614C9" w14:textId="77777777" w:rsidR="009C1989" w:rsidRDefault="009C1989" w:rsidP="009C1989">
      <w:pPr>
        <w:pStyle w:val="Heading3"/>
      </w:pPr>
      <w:bookmarkStart w:id="1640" w:name="_Ref434562330"/>
      <w:bookmarkStart w:id="1641" w:name="_Toc445107458"/>
      <w:r>
        <w:t>July 14 / Epip 20: Martyrdom of St. Theodore of Shotep, the General</w:t>
      </w:r>
      <w:bookmarkEnd w:id="1640"/>
      <w:bookmarkEnd w:id="1641"/>
    </w:p>
    <w:p w14:paraId="7B584133" w14:textId="77777777" w:rsidR="009C1989" w:rsidRDefault="009C1989" w:rsidP="009C1989">
      <w:pPr>
        <w:pStyle w:val="Heading4"/>
      </w:pPr>
      <w:bookmarkStart w:id="1642" w:name="_Ref434489277"/>
      <w:r>
        <w:t>The Doxology of St. Theodore of Shotep, the General</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43" w:name="_Ref434489296"/>
      <w:r>
        <w:t>Another Doxology of St. Theodore of Shotep, the General</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44"/>
            <w:r>
              <w:t>struggler</w:t>
            </w:r>
            <w:commentRangeEnd w:id="1644"/>
            <w:r>
              <w:rPr>
                <w:rStyle w:val="CommentReference"/>
                <w:rFonts w:ascii="Times New Roman" w:eastAsiaTheme="minorHAnsi" w:hAnsi="Times New Roman" w:cstheme="minorBidi"/>
                <w:color w:val="auto"/>
              </w:rPr>
              <w:commentReference w:id="1644"/>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45" w:name="_Toc445107459"/>
      <w:r>
        <w:t>July 15 / Epip 21: Commemoration of the Theotokos</w:t>
      </w:r>
      <w:bookmarkEnd w:id="1645"/>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562046" w14:textId="77777777" w:rsidR="0078548F" w:rsidRDefault="0078548F" w:rsidP="0078548F">
      <w:pPr>
        <w:pStyle w:val="Heading3"/>
      </w:pPr>
      <w:bookmarkStart w:id="1646" w:name="_Ref434562663"/>
      <w:bookmarkStart w:id="1647" w:name="_Toc445107460"/>
      <w:r>
        <w:t>July 17 / Epip 23: The Martyrdom of St. Marina</w:t>
      </w:r>
      <w:bookmarkEnd w:id="1646"/>
      <w:bookmarkEnd w:id="1647"/>
    </w:p>
    <w:p w14:paraId="71210AE6" w14:textId="77777777" w:rsidR="0078548F" w:rsidRDefault="0078548F" w:rsidP="0078548F">
      <w:pPr>
        <w:pStyle w:val="Heading4"/>
      </w:pPr>
      <w:bookmarkStart w:id="1648" w:name="_Ref434490204"/>
      <w:r>
        <w:t>The Doxology</w:t>
      </w:r>
      <w:r w:rsidR="00B46E6E">
        <w:t xml:space="preserve"> for St. Marina</w:t>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9" w:name="_Toc445107461"/>
      <w:r>
        <w:t>July 18 / Epip 24: The Martyrdom of Abba Noub</w:t>
      </w:r>
      <w:bookmarkEnd w:id="1649"/>
    </w:p>
    <w:p w14:paraId="45A4C76D" w14:textId="77777777" w:rsidR="00951605" w:rsidRDefault="00951605" w:rsidP="00951605">
      <w:pPr>
        <w:pStyle w:val="Heading4"/>
      </w:pPr>
      <w:bookmarkStart w:id="1650" w:name="_Ref434489534"/>
      <w:r>
        <w:t>The Doxology</w:t>
      </w:r>
      <w:r w:rsidR="00B46E6E">
        <w:t xml:space="preserve"> for Abba Noub</w:t>
      </w:r>
      <w:bookmarkEnd w:id="1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51"/>
            <w:r>
              <w:t>Abba Noub</w:t>
            </w:r>
            <w:commentRangeEnd w:id="1651"/>
            <w:r>
              <w:rPr>
                <w:rStyle w:val="CommentReference"/>
                <w:rFonts w:ascii="Times New Roman" w:eastAsiaTheme="minorHAnsi" w:hAnsi="Times New Roman" w:cstheme="minorBidi"/>
                <w:color w:val="auto"/>
              </w:rPr>
              <w:commentReference w:id="1651"/>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52"/>
            <w:r>
              <w:t xml:space="preserve">upright </w:t>
            </w:r>
            <w:commentRangeEnd w:id="1652"/>
            <w:r>
              <w:rPr>
                <w:rStyle w:val="CommentReference"/>
                <w:rFonts w:ascii="Times New Roman" w:eastAsiaTheme="minorHAnsi" w:hAnsi="Times New Roman" w:cstheme="minorBidi"/>
                <w:color w:val="auto"/>
              </w:rPr>
              <w:commentReference w:id="1652"/>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53" w:name="_Toc445107462"/>
      <w:r>
        <w:t>July 20 / Epip 26: Joseph the Carpenter</w:t>
      </w:r>
      <w:bookmarkEnd w:id="1653"/>
    </w:p>
    <w:p w14:paraId="5DE3B33E" w14:textId="77777777" w:rsidR="00BF240D" w:rsidRDefault="00BF240D" w:rsidP="00BF240D">
      <w:pPr>
        <w:pStyle w:val="Heading4"/>
      </w:pPr>
      <w:bookmarkStart w:id="1654" w:name="_Ref434488476"/>
      <w:r>
        <w:t>The Doxology</w:t>
      </w:r>
      <w:r w:rsidR="00B46E6E">
        <w:t xml:space="preserve"> for St. Joseph the Carpenter</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01"/>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55" w:name="_Toc445107463"/>
      <w:bookmarkStart w:id="1656" w:name="_Toc410196222"/>
      <w:bookmarkStart w:id="1657" w:name="_Toc410196464"/>
      <w:bookmarkStart w:id="1658" w:name="_Toc410196966"/>
      <w:r>
        <w:t>July 20 / Epip 26: Also St. Frumentius (Abune Selama), the First Bishop of Ethiopia</w:t>
      </w:r>
      <w:bookmarkEnd w:id="1655"/>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3E6DC3">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3E6DC3">
        <w:rPr>
          <w:noProof/>
        </w:rPr>
        <w:t>789</w:t>
      </w:r>
      <w:r w:rsidR="00237D47">
        <w:fldChar w:fldCharType="end"/>
      </w:r>
      <w:r>
        <w:t>.</w:t>
      </w:r>
    </w:p>
    <w:p w14:paraId="74ECF631" w14:textId="77777777" w:rsidR="00C325FC" w:rsidRDefault="00C325FC" w:rsidP="005B716A">
      <w:pPr>
        <w:pStyle w:val="Heading3"/>
      </w:pPr>
      <w:bookmarkStart w:id="1659" w:name="_Toc445107464"/>
      <w:r>
        <w:t>July 22 / Epip 28: Departure of St. Mary Magdalene</w:t>
      </w:r>
      <w:bookmarkEnd w:id="1659"/>
    </w:p>
    <w:p w14:paraId="41ADBBFF" w14:textId="77777777" w:rsidR="00C325FC" w:rsidRDefault="00C325FC" w:rsidP="00C325FC">
      <w:pPr>
        <w:pStyle w:val="Heading4"/>
      </w:pPr>
      <w:bookmarkStart w:id="1660" w:name="_Ref434489077"/>
      <w:r>
        <w:t>The Doxology</w:t>
      </w:r>
      <w:r w:rsidR="00B46E6E">
        <w:t xml:space="preserve"> for St. Mary Magdalene</w:t>
      </w:r>
      <w:bookmarkEnd w:id="1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61"/>
            <w:r>
              <w:t xml:space="preserve">ϯⲁⲅⲓⲁ </w:t>
            </w:r>
            <w:commentRangeEnd w:id="1661"/>
            <w:r>
              <w:rPr>
                <w:rStyle w:val="CommentReference"/>
                <w:rFonts w:ascii="Times New Roman" w:hAnsi="Times New Roman" w:cstheme="minorBidi"/>
                <w:noProof w:val="0"/>
              </w:rPr>
              <w:commentReference w:id="166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62" w:name="_Toc445107465"/>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62"/>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8B57972" w14:textId="77777777" w:rsidR="005B716A" w:rsidRDefault="005B716A" w:rsidP="005B716A">
      <w:pPr>
        <w:pStyle w:val="Heading3"/>
      </w:pPr>
      <w:bookmarkStart w:id="1663" w:name="_Toc445107466"/>
      <w:r>
        <w:t xml:space="preserve">July 23 / Epip 29: </w:t>
      </w:r>
      <w:r w:rsidR="00B52D77">
        <w:t xml:space="preserve">Also the </w:t>
      </w:r>
      <w:r>
        <w:t>Translocation of the Relics of St. Andrew, the Apostle</w:t>
      </w:r>
      <w:bookmarkEnd w:id="1663"/>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CDA1374" w14:textId="77777777" w:rsidR="00960235" w:rsidRDefault="00960235" w:rsidP="00960235">
      <w:pPr>
        <w:pStyle w:val="Heading3"/>
      </w:pPr>
      <w:bookmarkStart w:id="1664" w:name="_Toc445107467"/>
      <w:r>
        <w:t>July 28 / Mesori 4: Consecration of the Church of St. Anthony</w:t>
      </w:r>
      <w:bookmarkEnd w:id="1664"/>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3E6DC3">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3E6DC3">
        <w:rPr>
          <w:noProof/>
        </w:rPr>
        <w:t>753</w:t>
      </w:r>
      <w:r w:rsidR="00237D47">
        <w:fldChar w:fldCharType="end"/>
      </w:r>
      <w:bookmarkEnd w:id="1611"/>
      <w:r>
        <w:t>.</w:t>
      </w:r>
    </w:p>
    <w:p w14:paraId="62D72F65" w14:textId="77777777" w:rsidR="00495F1A" w:rsidRPr="00980D99" w:rsidRDefault="00495F1A" w:rsidP="00495F1A">
      <w:pPr>
        <w:pStyle w:val="Heading2"/>
        <w:rPr>
          <w:lang w:val="en-US"/>
        </w:rPr>
      </w:pPr>
      <w:bookmarkStart w:id="1665" w:name="_Toc445107271"/>
      <w:bookmarkStart w:id="1666" w:name="August"/>
      <w:r>
        <w:lastRenderedPageBreak/>
        <w:t>August</w:t>
      </w:r>
      <w:bookmarkEnd w:id="1656"/>
      <w:bookmarkEnd w:id="1657"/>
      <w:bookmarkEnd w:id="165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65"/>
    </w:p>
    <w:bookmarkStart w:id="1667" w:name="_Toc410196223" w:displacedByCustomXml="next"/>
    <w:bookmarkStart w:id="1668" w:name="_Toc410196465" w:displacedByCustomXml="next"/>
    <w:bookmarkStart w:id="1669" w:name="_Toc410196967" w:displacedByCustomXml="next"/>
    <w:sdt>
      <w:sdtPr>
        <w:id w:val="-1335066635"/>
        <w:docPartObj>
          <w:docPartGallery w:val="Table of Contents"/>
          <w:docPartUnique/>
        </w:docPartObj>
      </w:sdtPr>
      <w:sdtEndPr>
        <w:rPr>
          <w:b/>
          <w:bCs/>
          <w:noProof/>
        </w:rPr>
      </w:sdtEndPr>
      <w:sdtContent>
        <w:p w14:paraId="7BD3076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5107468" w:history="1">
            <w:r w:rsidR="003E6DC3" w:rsidRPr="0005397D">
              <w:rPr>
                <w:rStyle w:val="Hyperlink"/>
                <w:noProof/>
              </w:rPr>
              <w:t>August 1 / Mesori 8: The Confession of St. Peter</w:t>
            </w:r>
            <w:r w:rsidR="003E6DC3">
              <w:rPr>
                <w:noProof/>
                <w:webHidden/>
              </w:rPr>
              <w:tab/>
            </w:r>
            <w:r w:rsidR="003E6DC3">
              <w:rPr>
                <w:noProof/>
                <w:webHidden/>
              </w:rPr>
              <w:fldChar w:fldCharType="begin"/>
            </w:r>
            <w:r w:rsidR="003E6DC3">
              <w:rPr>
                <w:noProof/>
                <w:webHidden/>
              </w:rPr>
              <w:instrText xml:space="preserve"> PAGEREF _Toc445107468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9D0143E"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69" w:history="1">
            <w:r w:rsidR="003E6DC3" w:rsidRPr="0005397D">
              <w:rPr>
                <w:rStyle w:val="Hyperlink"/>
                <w:noProof/>
              </w:rPr>
              <w:t>August 5 / Mesori 12: Commemoration of Archangel Michael</w:t>
            </w:r>
            <w:r w:rsidR="003E6DC3">
              <w:rPr>
                <w:noProof/>
                <w:webHidden/>
              </w:rPr>
              <w:tab/>
            </w:r>
            <w:r w:rsidR="003E6DC3">
              <w:rPr>
                <w:noProof/>
                <w:webHidden/>
              </w:rPr>
              <w:fldChar w:fldCharType="begin"/>
            </w:r>
            <w:r w:rsidR="003E6DC3">
              <w:rPr>
                <w:noProof/>
                <w:webHidden/>
              </w:rPr>
              <w:instrText xml:space="preserve"> PAGEREF _Toc445107469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EA58B47"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70" w:history="1">
            <w:r w:rsidR="003E6DC3" w:rsidRPr="0005397D">
              <w:rPr>
                <w:rStyle w:val="Hyperlink"/>
                <w:noProof/>
              </w:rPr>
              <w:t>August 6 / Mesori 13: The Transfiguration</w:t>
            </w:r>
            <w:r w:rsidR="003E6DC3">
              <w:rPr>
                <w:noProof/>
                <w:webHidden/>
              </w:rPr>
              <w:tab/>
            </w:r>
            <w:r w:rsidR="003E6DC3">
              <w:rPr>
                <w:noProof/>
                <w:webHidden/>
              </w:rPr>
              <w:fldChar w:fldCharType="begin"/>
            </w:r>
            <w:r w:rsidR="003E6DC3">
              <w:rPr>
                <w:noProof/>
                <w:webHidden/>
              </w:rPr>
              <w:instrText xml:space="preserve"> PAGEREF _Toc445107470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5FDD0D31"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71" w:history="1">
            <w:r w:rsidR="003E6DC3" w:rsidRPr="0005397D">
              <w:rPr>
                <w:rStyle w:val="Hyperlink"/>
                <w:noProof/>
              </w:rPr>
              <w:t>August 9 / Mesori 16: The Assumption of the Virgin</w:t>
            </w:r>
            <w:r w:rsidR="003E6DC3">
              <w:rPr>
                <w:noProof/>
                <w:webHidden/>
              </w:rPr>
              <w:tab/>
            </w:r>
            <w:r w:rsidR="003E6DC3">
              <w:rPr>
                <w:noProof/>
                <w:webHidden/>
              </w:rPr>
              <w:fldChar w:fldCharType="begin"/>
            </w:r>
            <w:r w:rsidR="003E6DC3">
              <w:rPr>
                <w:noProof/>
                <w:webHidden/>
              </w:rPr>
              <w:instrText xml:space="preserve"> PAGEREF _Toc445107471 \h </w:instrText>
            </w:r>
            <w:r w:rsidR="003E6DC3">
              <w:rPr>
                <w:noProof/>
                <w:webHidden/>
              </w:rPr>
            </w:r>
            <w:r w:rsidR="003E6DC3">
              <w:rPr>
                <w:noProof/>
                <w:webHidden/>
              </w:rPr>
              <w:fldChar w:fldCharType="separate"/>
            </w:r>
            <w:r w:rsidR="003E6DC3">
              <w:rPr>
                <w:noProof/>
                <w:webHidden/>
              </w:rPr>
              <w:t>860</w:t>
            </w:r>
            <w:r w:rsidR="003E6DC3">
              <w:rPr>
                <w:noProof/>
                <w:webHidden/>
              </w:rPr>
              <w:fldChar w:fldCharType="end"/>
            </w:r>
          </w:hyperlink>
        </w:p>
        <w:p w14:paraId="3E4FE7F1"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72" w:history="1">
            <w:r w:rsidR="003E6DC3" w:rsidRPr="0005397D">
              <w:rPr>
                <w:rStyle w:val="Hyperlink"/>
                <w:noProof/>
              </w:rPr>
              <w:t>August 12 / Mesori 19: Translocation of the Relics of St. Macarius the Great</w:t>
            </w:r>
            <w:r w:rsidR="003E6DC3">
              <w:rPr>
                <w:noProof/>
                <w:webHidden/>
              </w:rPr>
              <w:tab/>
            </w:r>
            <w:r w:rsidR="003E6DC3">
              <w:rPr>
                <w:noProof/>
                <w:webHidden/>
              </w:rPr>
              <w:fldChar w:fldCharType="begin"/>
            </w:r>
            <w:r w:rsidR="003E6DC3">
              <w:rPr>
                <w:noProof/>
                <w:webHidden/>
              </w:rPr>
              <w:instrText xml:space="preserve"> PAGEREF _Toc445107472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A81EBE9"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73" w:history="1">
            <w:r w:rsidR="003E6DC3" w:rsidRPr="0005397D">
              <w:rPr>
                <w:rStyle w:val="Hyperlink"/>
                <w:noProof/>
              </w:rPr>
              <w:t>August 14 / Mesori 21: Commemoration of the Theotokos</w:t>
            </w:r>
            <w:r w:rsidR="003E6DC3">
              <w:rPr>
                <w:noProof/>
                <w:webHidden/>
              </w:rPr>
              <w:tab/>
            </w:r>
            <w:r w:rsidR="003E6DC3">
              <w:rPr>
                <w:noProof/>
                <w:webHidden/>
              </w:rPr>
              <w:fldChar w:fldCharType="begin"/>
            </w:r>
            <w:r w:rsidR="003E6DC3">
              <w:rPr>
                <w:noProof/>
                <w:webHidden/>
              </w:rPr>
              <w:instrText xml:space="preserve"> PAGEREF _Toc445107473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0543F794"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74" w:history="1">
            <w:r w:rsidR="003E6DC3" w:rsidRPr="0005397D">
              <w:rPr>
                <w:rStyle w:val="Hyperlink"/>
                <w:noProof/>
              </w:rPr>
              <w:t>August 17 / Mesori 24: Departure of St. Takle Haymanot</w:t>
            </w:r>
            <w:r w:rsidR="003E6DC3">
              <w:rPr>
                <w:noProof/>
                <w:webHidden/>
              </w:rPr>
              <w:tab/>
            </w:r>
            <w:r w:rsidR="003E6DC3">
              <w:rPr>
                <w:noProof/>
                <w:webHidden/>
              </w:rPr>
              <w:fldChar w:fldCharType="begin"/>
            </w:r>
            <w:r w:rsidR="003E6DC3">
              <w:rPr>
                <w:noProof/>
                <w:webHidden/>
              </w:rPr>
              <w:instrText xml:space="preserve"> PAGEREF _Toc445107474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B7DA982"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75" w:history="1">
            <w:r w:rsidR="003E6DC3" w:rsidRPr="0005397D">
              <w:rPr>
                <w:rStyle w:val="Hyperlink"/>
                <w:noProof/>
              </w:rPr>
              <w:t>August 21 / Mesori 28: The Patriarchs: Abraham, Isaac, and Jacob</w:t>
            </w:r>
            <w:r w:rsidR="003E6DC3">
              <w:rPr>
                <w:noProof/>
                <w:webHidden/>
              </w:rPr>
              <w:tab/>
            </w:r>
            <w:r w:rsidR="003E6DC3">
              <w:rPr>
                <w:noProof/>
                <w:webHidden/>
              </w:rPr>
              <w:fldChar w:fldCharType="begin"/>
            </w:r>
            <w:r w:rsidR="003E6DC3">
              <w:rPr>
                <w:noProof/>
                <w:webHidden/>
              </w:rPr>
              <w:instrText xml:space="preserve"> PAGEREF _Toc445107475 \h </w:instrText>
            </w:r>
            <w:r w:rsidR="003E6DC3">
              <w:rPr>
                <w:noProof/>
                <w:webHidden/>
              </w:rPr>
            </w:r>
            <w:r w:rsidR="003E6DC3">
              <w:rPr>
                <w:noProof/>
                <w:webHidden/>
              </w:rPr>
              <w:fldChar w:fldCharType="separate"/>
            </w:r>
            <w:r w:rsidR="003E6DC3">
              <w:rPr>
                <w:noProof/>
                <w:webHidden/>
              </w:rPr>
              <w:t>870</w:t>
            </w:r>
            <w:r w:rsidR="003E6DC3">
              <w:rPr>
                <w:noProof/>
                <w:webHidden/>
              </w:rPr>
              <w:fldChar w:fldCharType="end"/>
            </w:r>
          </w:hyperlink>
        </w:p>
        <w:p w14:paraId="3EDC914E"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76" w:history="1">
            <w:r w:rsidR="003E6DC3" w:rsidRPr="0005397D">
              <w:rPr>
                <w:rStyle w:val="Hyperlink"/>
                <w:noProof/>
              </w:rPr>
              <w:t>August 22 / Mesori 29: Commemoration of the Annunciation, Nativity, and Resurrection on the 29</w:t>
            </w:r>
            <w:r w:rsidR="003E6DC3" w:rsidRPr="0005397D">
              <w:rPr>
                <w:rStyle w:val="Hyperlink"/>
                <w:noProof/>
                <w:vertAlign w:val="superscript"/>
              </w:rPr>
              <w:t>th</w:t>
            </w:r>
            <w:r w:rsidR="003E6DC3" w:rsidRPr="0005397D">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_Toc445107476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EBF3634"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77" w:history="1">
            <w:r w:rsidR="003E6DC3" w:rsidRPr="0005397D">
              <w:rPr>
                <w:rStyle w:val="Hyperlink"/>
                <w:noProof/>
              </w:rPr>
              <w:t>August 22 / Mesori 29: Also the Translocation of the Relics of St. John the Short to Scetis</w:t>
            </w:r>
            <w:r w:rsidR="003E6DC3">
              <w:rPr>
                <w:noProof/>
                <w:webHidden/>
              </w:rPr>
              <w:tab/>
            </w:r>
            <w:r w:rsidR="003E6DC3">
              <w:rPr>
                <w:noProof/>
                <w:webHidden/>
              </w:rPr>
              <w:fldChar w:fldCharType="begin"/>
            </w:r>
            <w:r w:rsidR="003E6DC3">
              <w:rPr>
                <w:noProof/>
                <w:webHidden/>
              </w:rPr>
              <w:instrText xml:space="preserve"> PAGEREF _Toc445107477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788F2CB3"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78" w:history="1">
            <w:r w:rsidR="003E6DC3" w:rsidRPr="0005397D">
              <w:rPr>
                <w:rStyle w:val="Hyperlink"/>
                <w:noProof/>
              </w:rPr>
              <w:t>August 25 / Little Month 2: Departure of St. Titus the Apostle</w:t>
            </w:r>
            <w:r w:rsidR="003E6DC3">
              <w:rPr>
                <w:noProof/>
                <w:webHidden/>
              </w:rPr>
              <w:tab/>
            </w:r>
            <w:r w:rsidR="003E6DC3">
              <w:rPr>
                <w:noProof/>
                <w:webHidden/>
              </w:rPr>
              <w:fldChar w:fldCharType="begin"/>
            </w:r>
            <w:r w:rsidR="003E6DC3">
              <w:rPr>
                <w:noProof/>
                <w:webHidden/>
              </w:rPr>
              <w:instrText xml:space="preserve"> PAGEREF _Toc445107478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7B2B7A1"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79" w:history="1">
            <w:r w:rsidR="003E6DC3" w:rsidRPr="0005397D">
              <w:rPr>
                <w:rStyle w:val="Hyperlink"/>
                <w:noProof/>
              </w:rPr>
              <w:t>August 26 / Little Month 3: Archangel Raphael</w:t>
            </w:r>
            <w:r w:rsidR="003E6DC3">
              <w:rPr>
                <w:noProof/>
                <w:webHidden/>
              </w:rPr>
              <w:tab/>
            </w:r>
            <w:r w:rsidR="003E6DC3">
              <w:rPr>
                <w:noProof/>
                <w:webHidden/>
              </w:rPr>
              <w:fldChar w:fldCharType="begin"/>
            </w:r>
            <w:r w:rsidR="003E6DC3">
              <w:rPr>
                <w:noProof/>
                <w:webHidden/>
              </w:rPr>
              <w:instrText xml:space="preserve"> PAGEREF _Toc445107479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0E3B64D9"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80" w:history="1">
            <w:r w:rsidR="003E6DC3" w:rsidRPr="0005397D">
              <w:rPr>
                <w:rStyle w:val="Hyperlink"/>
                <w:noProof/>
              </w:rPr>
              <w:t>August 28 / Little Month 5: St. Parsouma</w:t>
            </w:r>
            <w:r w:rsidR="003E6DC3">
              <w:rPr>
                <w:noProof/>
                <w:webHidden/>
              </w:rPr>
              <w:tab/>
            </w:r>
            <w:r w:rsidR="003E6DC3">
              <w:rPr>
                <w:noProof/>
                <w:webHidden/>
              </w:rPr>
              <w:fldChar w:fldCharType="begin"/>
            </w:r>
            <w:r w:rsidR="003E6DC3">
              <w:rPr>
                <w:noProof/>
                <w:webHidden/>
              </w:rPr>
              <w:instrText xml:space="preserve"> PAGEREF _Toc445107480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70" w:name="_Toc445107468"/>
      <w:r>
        <w:lastRenderedPageBreak/>
        <w:t>August 1 / Mesori 8: The Confession of St. Peter</w:t>
      </w:r>
      <w:bookmarkEnd w:id="1670"/>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3E6DC3">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3E6DC3">
        <w:rPr>
          <w:noProof/>
        </w:rPr>
        <w:t>824</w:t>
      </w:r>
      <w:r w:rsidR="00237D47">
        <w:fldChar w:fldCharType="end"/>
      </w:r>
      <w:r>
        <w:t>.</w:t>
      </w:r>
    </w:p>
    <w:p w14:paraId="21A226CF" w14:textId="77777777" w:rsidR="00DD5136" w:rsidRDefault="00DD5136" w:rsidP="00DD5136">
      <w:pPr>
        <w:pStyle w:val="Heading3"/>
      </w:pPr>
      <w:bookmarkStart w:id="1671" w:name="_Toc445107469"/>
      <w:r>
        <w:t>August 5 / Mesori 12: Commemoration of Archangel Michael</w:t>
      </w:r>
      <w:bookmarkEnd w:id="1671"/>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700F8882" w14:textId="77777777" w:rsidR="00495F1A" w:rsidRDefault="00980D99" w:rsidP="00495F1A">
      <w:pPr>
        <w:pStyle w:val="Heading3"/>
      </w:pPr>
      <w:bookmarkStart w:id="1672" w:name="_Toc445107470"/>
      <w:r>
        <w:t xml:space="preserve">August 6 / Mesori 13: </w:t>
      </w:r>
      <w:r w:rsidR="00495F1A">
        <w:t>The Transfiguration</w:t>
      </w:r>
      <w:bookmarkEnd w:id="1669"/>
      <w:bookmarkEnd w:id="1668"/>
      <w:bookmarkEnd w:id="1667"/>
      <w:bookmarkEnd w:id="1672"/>
    </w:p>
    <w:p w14:paraId="1EF4D652" w14:textId="77777777" w:rsidR="00980D99" w:rsidRDefault="00980D99" w:rsidP="00980D99">
      <w:pPr>
        <w:pStyle w:val="Heading4"/>
      </w:pPr>
      <w:bookmarkStart w:id="1673" w:name="_Ref434478012"/>
      <w:r>
        <w:t>The Doxology</w:t>
      </w:r>
      <w:r w:rsidR="00E21EA3">
        <w:t xml:space="preserve"> of the Transfiguration</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74" w:name="_Ref434476299"/>
      <w:r>
        <w:t>The Psali Adam</w:t>
      </w:r>
      <w:r w:rsidR="006C1B94">
        <w:t xml:space="preserve"> for the Transfiguration</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75" w:name="_Ref434476316"/>
      <w:r>
        <w:t>The Psali Batos</w:t>
      </w:r>
      <w:r w:rsidR="006C1B94">
        <w:t xml:space="preserve"> for the Transfiguration</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76" w:name="_Toc410196224"/>
      <w:bookmarkStart w:id="1677" w:name="_Toc410196466"/>
      <w:bookmarkStart w:id="1678" w:name="_Toc410196968"/>
      <w:bookmarkStart w:id="1679" w:name="_Ref435642801"/>
      <w:bookmarkStart w:id="1680" w:name="_Ref435642808"/>
      <w:bookmarkStart w:id="1681" w:name="_Toc445107471"/>
      <w:r>
        <w:t xml:space="preserve">August 9 / Mesori 16: </w:t>
      </w:r>
      <w:r w:rsidR="00495F1A">
        <w:t>The Assumption of the Virgin</w:t>
      </w:r>
      <w:bookmarkEnd w:id="1676"/>
      <w:bookmarkEnd w:id="1677"/>
      <w:bookmarkEnd w:id="1678"/>
      <w:bookmarkEnd w:id="1679"/>
      <w:bookmarkEnd w:id="1680"/>
      <w:bookmarkEnd w:id="1681"/>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4D26BE2A" w14:textId="4FF0A956" w:rsidR="007E24F9" w:rsidRDefault="007E24F9" w:rsidP="007E24F9">
      <w:pPr>
        <w:pStyle w:val="Heading4"/>
      </w:pPr>
      <w:bookmarkStart w:id="1682" w:name="_Ref435642763"/>
      <w:r>
        <w:t xml:space="preserve">The Psali </w:t>
      </w:r>
      <w:commentRangeStart w:id="1683"/>
      <w:r>
        <w:t xml:space="preserve">Adam </w:t>
      </w:r>
      <w:commentRangeEnd w:id="1683"/>
      <w:r>
        <w:rPr>
          <w:rStyle w:val="CommentReference"/>
          <w:rFonts w:eastAsiaTheme="minorHAnsi" w:cstheme="minorBidi"/>
          <w:b w:val="0"/>
          <w:bCs w:val="0"/>
          <w:iCs w:val="0"/>
          <w:color w:val="auto"/>
        </w:rPr>
        <w:commentReference w:id="1683"/>
      </w:r>
      <w:r>
        <w:t>for the Virgin</w:t>
      </w:r>
      <w:bookmarkEnd w:id="1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84"/>
            <w:r>
              <w:t>With divine hands.”</w:t>
            </w:r>
            <w:commentRangeEnd w:id="1684"/>
            <w:r>
              <w:rPr>
                <w:rStyle w:val="CommentReference"/>
                <w:rFonts w:ascii="Times New Roman" w:eastAsiaTheme="minorHAnsi" w:hAnsi="Times New Roman" w:cstheme="minorBidi"/>
                <w:color w:val="auto"/>
              </w:rPr>
              <w:commentReference w:id="1684"/>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85" w:name="_Ref435734818"/>
      <w:r>
        <w:t>The Psali Batos for the Virgin</w:t>
      </w:r>
      <w:bookmarkEnd w:id="1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02"/>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86"/>
            <w:r>
              <w:t>forever</w:t>
            </w:r>
            <w:commentRangeEnd w:id="1686"/>
            <w:r>
              <w:rPr>
                <w:rStyle w:val="CommentReference"/>
                <w:rFonts w:ascii="Times New Roman" w:eastAsiaTheme="minorHAnsi" w:hAnsi="Times New Roman" w:cstheme="minorBidi"/>
                <w:color w:val="auto"/>
              </w:rPr>
              <w:commentReference w:id="1686"/>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87"/>
            <w:r>
              <w:t>In the unshakable places.</w:t>
            </w:r>
            <w:commentRangeEnd w:id="1687"/>
            <w:r>
              <w:rPr>
                <w:rStyle w:val="CommentReference"/>
                <w:rFonts w:ascii="Times New Roman" w:eastAsiaTheme="minorHAnsi" w:hAnsi="Times New Roman" w:cstheme="minorBidi"/>
                <w:color w:val="auto"/>
              </w:rPr>
              <w:commentReference w:id="1687"/>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8"/>
            <w:r>
              <w:t>Your name adorns our works.</w:t>
            </w:r>
            <w:commentRangeEnd w:id="1688"/>
            <w:r>
              <w:rPr>
                <w:rStyle w:val="CommentReference"/>
                <w:rFonts w:ascii="Times New Roman" w:eastAsiaTheme="minorHAnsi" w:hAnsi="Times New Roman" w:cstheme="minorBidi"/>
                <w:color w:val="auto"/>
              </w:rPr>
              <w:commentReference w:id="1688"/>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9"/>
            <w:r>
              <w:t xml:space="preserve">Interceding </w:t>
            </w:r>
            <w:commentRangeEnd w:id="1689"/>
            <w:r>
              <w:rPr>
                <w:rStyle w:val="CommentReference"/>
                <w:rFonts w:ascii="Times New Roman" w:eastAsiaTheme="minorHAnsi" w:hAnsi="Times New Roman" w:cstheme="minorBidi"/>
                <w:color w:val="auto"/>
              </w:rPr>
              <w:commentReference w:id="1689"/>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90" w:name="_Toc445107472"/>
      <w:r>
        <w:t>August 12 / Mesori 19: Translocation of the Relics of St. Macarius the Great</w:t>
      </w:r>
      <w:bookmarkEnd w:id="1690"/>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3E6DC3">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3E6DC3">
        <w:rPr>
          <w:noProof/>
        </w:rPr>
        <w:t>766</w:t>
      </w:r>
      <w:r w:rsidR="00237D47">
        <w:fldChar w:fldCharType="end"/>
      </w:r>
      <w:r w:rsidR="00237D47">
        <w:t>.</w:t>
      </w:r>
    </w:p>
    <w:p w14:paraId="7069CDB9" w14:textId="77777777" w:rsidR="005329C1" w:rsidRDefault="005329C1" w:rsidP="005329C1">
      <w:pPr>
        <w:pStyle w:val="Heading3"/>
      </w:pPr>
      <w:bookmarkStart w:id="1691" w:name="_Toc445107473"/>
      <w:r>
        <w:t>August 14 / Mesori 21: Commemoration of the Theotokos</w:t>
      </w:r>
      <w:bookmarkEnd w:id="1691"/>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548CB18D" w14:textId="77777777" w:rsidR="009F60F1" w:rsidRDefault="009F60F1" w:rsidP="009F60F1">
      <w:pPr>
        <w:pStyle w:val="Heading3"/>
      </w:pPr>
      <w:bookmarkStart w:id="1692" w:name="_Ref434563030"/>
      <w:bookmarkStart w:id="1693" w:name="_Toc445107474"/>
      <w:r>
        <w:t>August 17 / Mesori 24: Departure of St. Takle Haymanot</w:t>
      </w:r>
      <w:bookmarkEnd w:id="1692"/>
      <w:bookmarkEnd w:id="1693"/>
    </w:p>
    <w:p w14:paraId="34845613" w14:textId="77777777" w:rsidR="009F60F1" w:rsidRDefault="009F60F1" w:rsidP="009F60F1">
      <w:pPr>
        <w:pStyle w:val="Heading4"/>
      </w:pPr>
      <w:bookmarkStart w:id="1694" w:name="_Ref434492302"/>
      <w:r>
        <w:t>The Doxology</w:t>
      </w:r>
      <w:r w:rsidR="00B82753">
        <w:t xml:space="preserve"> for St. Takle Haymanot</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95" w:name="_Toc445107475"/>
      <w:r>
        <w:lastRenderedPageBreak/>
        <w:t>August 21 / Mesori 28: The Patriarchs: Abraham, Isaac, and Jacob</w:t>
      </w:r>
      <w:bookmarkEnd w:id="1695"/>
    </w:p>
    <w:p w14:paraId="1D063B19" w14:textId="77777777" w:rsidR="00431ABD" w:rsidRDefault="00431ABD" w:rsidP="00431ABD">
      <w:pPr>
        <w:pStyle w:val="Heading4"/>
      </w:pPr>
      <w:bookmarkStart w:id="1696" w:name="_Ref434492413"/>
      <w:r>
        <w:t>The Doxology</w:t>
      </w:r>
      <w:r w:rsidR="00B82753">
        <w:t xml:space="preserve"> for the Patriarchs: Abraham, Isaac, and Jacob</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97" w:name="_Toc445107476"/>
      <w:r>
        <w:lastRenderedPageBreak/>
        <w:t>August 22 / Mesori 29: Commemoration of the Annunciation, Nativity, and Resurrection on the 29</w:t>
      </w:r>
      <w:r w:rsidRPr="00C0205C">
        <w:rPr>
          <w:vertAlign w:val="superscript"/>
        </w:rPr>
        <w:t>th</w:t>
      </w:r>
      <w:r>
        <w:t xml:space="preserve"> of Every Month</w:t>
      </w:r>
      <w:bookmarkEnd w:id="1697"/>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71EB5850" w14:textId="77777777" w:rsidR="0070722E" w:rsidRDefault="0070722E" w:rsidP="0070722E">
      <w:pPr>
        <w:pStyle w:val="Heading3"/>
      </w:pPr>
      <w:bookmarkStart w:id="1698" w:name="_Toc445107477"/>
      <w:r>
        <w:t xml:space="preserve">August 22 / Mesori 29: </w:t>
      </w:r>
      <w:r w:rsidR="007D439A">
        <w:t xml:space="preserve">Also the </w:t>
      </w:r>
      <w:r>
        <w:t>Translocation of the Relics of St. John the Short to Scetis</w:t>
      </w:r>
      <w:bookmarkEnd w:id="1698"/>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3E6DC3">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3E6DC3">
        <w:rPr>
          <w:noProof/>
        </w:rPr>
        <w:t>613</w:t>
      </w:r>
      <w:r w:rsidR="00237D47">
        <w:fldChar w:fldCharType="end"/>
      </w:r>
      <w:r>
        <w:t>.</w:t>
      </w:r>
    </w:p>
    <w:p w14:paraId="7E90B074" w14:textId="77777777" w:rsidR="00D46726" w:rsidRDefault="00D46726" w:rsidP="00D46726">
      <w:pPr>
        <w:pStyle w:val="Heading3"/>
      </w:pPr>
      <w:bookmarkStart w:id="1699" w:name="_Toc445107478"/>
      <w:r>
        <w:t>August 25 / Little Month 2: Departure of St. Titus the Apostle</w:t>
      </w:r>
      <w:bookmarkEnd w:id="1699"/>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AA6933" w14:textId="77777777" w:rsidR="00C30039" w:rsidRDefault="00C30039" w:rsidP="00C30039">
      <w:pPr>
        <w:pStyle w:val="Heading3"/>
      </w:pPr>
      <w:bookmarkStart w:id="1700" w:name="_Toc445107479"/>
      <w:r>
        <w:t>August 26 / Little Month 3: Archangel Raphael</w:t>
      </w:r>
      <w:bookmarkEnd w:id="1700"/>
    </w:p>
    <w:p w14:paraId="0292BCC5" w14:textId="77777777" w:rsidR="00C30039" w:rsidRDefault="00C30039" w:rsidP="00C30039">
      <w:pPr>
        <w:pStyle w:val="Heading4"/>
      </w:pPr>
      <w:bookmarkStart w:id="1701" w:name="_Ref434488208"/>
      <w:r>
        <w:t>The Doxology</w:t>
      </w:r>
      <w:r w:rsidR="00B46E6E">
        <w:t xml:space="preserve"> for Archangel Raphael</w:t>
      </w:r>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02" w:name="_Toc445107480"/>
      <w:r>
        <w:t>August 28 / Little Month 5</w:t>
      </w:r>
      <w:r w:rsidR="00980D99">
        <w:t>: St. Parsouma</w:t>
      </w:r>
      <w:bookmarkEnd w:id="1702"/>
    </w:p>
    <w:p w14:paraId="32F5CFB7" w14:textId="77777777" w:rsidR="00980D99" w:rsidRDefault="00980D99" w:rsidP="00980D99">
      <w:pPr>
        <w:pStyle w:val="Heading4"/>
      </w:pPr>
      <w:bookmarkStart w:id="1703" w:name="_Ref434491294"/>
      <w:r>
        <w:t>The Doxology</w:t>
      </w:r>
      <w:r w:rsidR="00810F04">
        <w:t xml:space="preserve"> for St. Parsouma</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03"/>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07"/>
            <w:r>
              <w:t xml:space="preserve">ⲙ̀Ⲡⲭ̄ⲥ̄ </w:t>
            </w:r>
            <w:commentRangeEnd w:id="1707"/>
            <w:r>
              <w:rPr>
                <w:rStyle w:val="CommentReference"/>
                <w:rFonts w:ascii="Times New Roman" w:hAnsi="Times New Roman" w:cstheme="minorBidi"/>
                <w:noProof w:val="0"/>
              </w:rPr>
              <w:commentReference w:id="1707"/>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8"/>
            <w:r>
              <w:t xml:space="preserve">ⲡⲉⲛⲥⲱⲧⲏⲣ </w:t>
            </w:r>
            <w:commentRangeEnd w:id="1708"/>
            <w:r>
              <w:rPr>
                <w:rStyle w:val="CommentReference"/>
                <w:rFonts w:ascii="Times New Roman" w:hAnsi="Times New Roman" w:cstheme="minorBidi"/>
                <w:noProof w:val="0"/>
              </w:rPr>
              <w:commentReference w:id="1708"/>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9" w:name="_Toc410196226"/>
      <w:bookmarkStart w:id="1710" w:name="_Toc410196468"/>
      <w:bookmarkStart w:id="1711" w:name="_Toc410196970"/>
      <w:bookmarkStart w:id="1712" w:name="_Toc445107272"/>
      <w:bookmarkStart w:id="1713" w:name="Pascal"/>
      <w:bookmarkEnd w:id="1666"/>
      <w:r>
        <w:lastRenderedPageBreak/>
        <w:t>The Pascal Cycle</w:t>
      </w:r>
      <w:bookmarkEnd w:id="1709"/>
      <w:bookmarkEnd w:id="1710"/>
      <w:bookmarkEnd w:id="1711"/>
      <w:bookmarkEnd w:id="1712"/>
    </w:p>
    <w:bookmarkStart w:id="1714" w:name="_Toc410196227" w:displacedByCustomXml="next"/>
    <w:bookmarkStart w:id="1715" w:name="_Toc410196469" w:displacedByCustomXml="next"/>
    <w:bookmarkStart w:id="1716" w:name="_Toc410196971" w:displacedByCustomXml="next"/>
    <w:sdt>
      <w:sdtPr>
        <w:id w:val="-124935015"/>
        <w:docPartObj>
          <w:docPartGallery w:val="Table of Contents"/>
          <w:docPartUnique/>
        </w:docPartObj>
      </w:sdtPr>
      <w:sdtEndPr>
        <w:rPr>
          <w:b/>
          <w:bCs/>
          <w:noProof/>
        </w:rPr>
      </w:sdtEndPr>
      <w:sdtContent>
        <w:p w14:paraId="481C750A"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5107481" w:history="1">
            <w:r w:rsidR="003E6DC3" w:rsidRPr="00A62D5A">
              <w:rPr>
                <w:rStyle w:val="Hyperlink"/>
                <w:noProof/>
              </w:rPr>
              <w:t>Jonah’s Fast</w:t>
            </w:r>
            <w:r w:rsidR="003E6DC3">
              <w:rPr>
                <w:noProof/>
                <w:webHidden/>
              </w:rPr>
              <w:tab/>
            </w:r>
            <w:r w:rsidR="003E6DC3">
              <w:rPr>
                <w:noProof/>
                <w:webHidden/>
              </w:rPr>
              <w:fldChar w:fldCharType="begin"/>
            </w:r>
            <w:r w:rsidR="003E6DC3">
              <w:rPr>
                <w:noProof/>
                <w:webHidden/>
              </w:rPr>
              <w:instrText xml:space="preserve"> PAGEREF _Toc445107481 \h </w:instrText>
            </w:r>
            <w:r w:rsidR="003E6DC3">
              <w:rPr>
                <w:noProof/>
                <w:webHidden/>
              </w:rPr>
            </w:r>
            <w:r w:rsidR="003E6DC3">
              <w:rPr>
                <w:noProof/>
                <w:webHidden/>
              </w:rPr>
              <w:fldChar w:fldCharType="separate"/>
            </w:r>
            <w:r w:rsidR="003E6DC3">
              <w:rPr>
                <w:noProof/>
                <w:webHidden/>
              </w:rPr>
              <w:t>875</w:t>
            </w:r>
            <w:r w:rsidR="003E6DC3">
              <w:rPr>
                <w:noProof/>
                <w:webHidden/>
              </w:rPr>
              <w:fldChar w:fldCharType="end"/>
            </w:r>
          </w:hyperlink>
        </w:p>
        <w:p w14:paraId="06C2D23C"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82" w:history="1">
            <w:r w:rsidR="003E6DC3" w:rsidRPr="00A62D5A">
              <w:rPr>
                <w:rStyle w:val="Hyperlink"/>
                <w:noProof/>
              </w:rPr>
              <w:t>Jonah’s Feast</w:t>
            </w:r>
            <w:r w:rsidR="003E6DC3">
              <w:rPr>
                <w:noProof/>
                <w:webHidden/>
              </w:rPr>
              <w:tab/>
            </w:r>
            <w:r w:rsidR="003E6DC3">
              <w:rPr>
                <w:noProof/>
                <w:webHidden/>
              </w:rPr>
              <w:fldChar w:fldCharType="begin"/>
            </w:r>
            <w:r w:rsidR="003E6DC3">
              <w:rPr>
                <w:noProof/>
                <w:webHidden/>
              </w:rPr>
              <w:instrText xml:space="preserve"> PAGEREF _Toc445107482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07F3DA"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83" w:history="1">
            <w:r w:rsidR="003E6DC3" w:rsidRPr="00A62D5A">
              <w:rPr>
                <w:rStyle w:val="Hyperlink"/>
                <w:noProof/>
              </w:rPr>
              <w:t>Great Lent</w:t>
            </w:r>
            <w:r w:rsidR="003E6DC3">
              <w:rPr>
                <w:noProof/>
                <w:webHidden/>
              </w:rPr>
              <w:tab/>
            </w:r>
            <w:r w:rsidR="003E6DC3">
              <w:rPr>
                <w:noProof/>
                <w:webHidden/>
              </w:rPr>
              <w:fldChar w:fldCharType="begin"/>
            </w:r>
            <w:r w:rsidR="003E6DC3">
              <w:rPr>
                <w:noProof/>
                <w:webHidden/>
              </w:rPr>
              <w:instrText xml:space="preserve"> PAGEREF _Toc445107483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22EAE7"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84" w:history="1">
            <w:r w:rsidR="003E6DC3" w:rsidRPr="00A62D5A">
              <w:rPr>
                <w:rStyle w:val="Hyperlink"/>
                <w:noProof/>
              </w:rPr>
              <w:t>Lazarus Saturday</w:t>
            </w:r>
            <w:r w:rsidR="003E6DC3">
              <w:rPr>
                <w:noProof/>
                <w:webHidden/>
              </w:rPr>
              <w:tab/>
            </w:r>
            <w:r w:rsidR="003E6DC3">
              <w:rPr>
                <w:noProof/>
                <w:webHidden/>
              </w:rPr>
              <w:fldChar w:fldCharType="begin"/>
            </w:r>
            <w:r w:rsidR="003E6DC3">
              <w:rPr>
                <w:noProof/>
                <w:webHidden/>
              </w:rPr>
              <w:instrText xml:space="preserve"> PAGEREF _Toc445107484 \h </w:instrText>
            </w:r>
            <w:r w:rsidR="003E6DC3">
              <w:rPr>
                <w:noProof/>
                <w:webHidden/>
              </w:rPr>
            </w:r>
            <w:r w:rsidR="003E6DC3">
              <w:rPr>
                <w:noProof/>
                <w:webHidden/>
              </w:rPr>
              <w:fldChar w:fldCharType="separate"/>
            </w:r>
            <w:r w:rsidR="003E6DC3">
              <w:rPr>
                <w:noProof/>
                <w:webHidden/>
              </w:rPr>
              <w:t>897</w:t>
            </w:r>
            <w:r w:rsidR="003E6DC3">
              <w:rPr>
                <w:noProof/>
                <w:webHidden/>
              </w:rPr>
              <w:fldChar w:fldCharType="end"/>
            </w:r>
          </w:hyperlink>
        </w:p>
        <w:p w14:paraId="059A91BD"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85" w:history="1">
            <w:r w:rsidR="003E6DC3" w:rsidRPr="00A62D5A">
              <w:rPr>
                <w:rStyle w:val="Hyperlink"/>
                <w:noProof/>
              </w:rPr>
              <w:t>Palm Sunday</w:t>
            </w:r>
            <w:r w:rsidR="003E6DC3">
              <w:rPr>
                <w:noProof/>
                <w:webHidden/>
              </w:rPr>
              <w:tab/>
            </w:r>
            <w:r w:rsidR="003E6DC3">
              <w:rPr>
                <w:noProof/>
                <w:webHidden/>
              </w:rPr>
              <w:fldChar w:fldCharType="begin"/>
            </w:r>
            <w:r w:rsidR="003E6DC3">
              <w:rPr>
                <w:noProof/>
                <w:webHidden/>
              </w:rPr>
              <w:instrText xml:space="preserve"> PAGEREF _Toc445107485 \h </w:instrText>
            </w:r>
            <w:r w:rsidR="003E6DC3">
              <w:rPr>
                <w:noProof/>
                <w:webHidden/>
              </w:rPr>
            </w:r>
            <w:r w:rsidR="003E6DC3">
              <w:rPr>
                <w:noProof/>
                <w:webHidden/>
              </w:rPr>
              <w:fldChar w:fldCharType="separate"/>
            </w:r>
            <w:r w:rsidR="003E6DC3">
              <w:rPr>
                <w:noProof/>
                <w:webHidden/>
              </w:rPr>
              <w:t>902</w:t>
            </w:r>
            <w:r w:rsidR="003E6DC3">
              <w:rPr>
                <w:noProof/>
                <w:webHidden/>
              </w:rPr>
              <w:fldChar w:fldCharType="end"/>
            </w:r>
          </w:hyperlink>
        </w:p>
        <w:p w14:paraId="15D5AFD8"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86" w:history="1">
            <w:r w:rsidR="003E6DC3" w:rsidRPr="00A62D5A">
              <w:rPr>
                <w:rStyle w:val="Hyperlink"/>
                <w:noProof/>
              </w:rPr>
              <w:t>Joyous Saturday</w:t>
            </w:r>
            <w:r w:rsidR="003E6DC3">
              <w:rPr>
                <w:noProof/>
                <w:webHidden/>
              </w:rPr>
              <w:tab/>
            </w:r>
            <w:r w:rsidR="003E6DC3">
              <w:rPr>
                <w:noProof/>
                <w:webHidden/>
              </w:rPr>
              <w:fldChar w:fldCharType="begin"/>
            </w:r>
            <w:r w:rsidR="003E6DC3">
              <w:rPr>
                <w:noProof/>
                <w:webHidden/>
              </w:rPr>
              <w:instrText xml:space="preserve"> PAGEREF _Toc445107486 \h </w:instrText>
            </w:r>
            <w:r w:rsidR="003E6DC3">
              <w:rPr>
                <w:noProof/>
                <w:webHidden/>
              </w:rPr>
            </w:r>
            <w:r w:rsidR="003E6DC3">
              <w:rPr>
                <w:noProof/>
                <w:webHidden/>
              </w:rPr>
              <w:fldChar w:fldCharType="separate"/>
            </w:r>
            <w:r w:rsidR="003E6DC3">
              <w:rPr>
                <w:noProof/>
                <w:webHidden/>
              </w:rPr>
              <w:t>911</w:t>
            </w:r>
            <w:r w:rsidR="003E6DC3">
              <w:rPr>
                <w:noProof/>
                <w:webHidden/>
              </w:rPr>
              <w:fldChar w:fldCharType="end"/>
            </w:r>
          </w:hyperlink>
        </w:p>
        <w:p w14:paraId="41C79D14"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87" w:history="1">
            <w:r w:rsidR="003E6DC3" w:rsidRPr="00A62D5A">
              <w:rPr>
                <w:rStyle w:val="Hyperlink"/>
                <w:noProof/>
              </w:rPr>
              <w:t>Resurrection Sunday</w:t>
            </w:r>
            <w:r w:rsidR="003E6DC3">
              <w:rPr>
                <w:noProof/>
                <w:webHidden/>
              </w:rPr>
              <w:tab/>
            </w:r>
            <w:r w:rsidR="003E6DC3">
              <w:rPr>
                <w:noProof/>
                <w:webHidden/>
              </w:rPr>
              <w:fldChar w:fldCharType="begin"/>
            </w:r>
            <w:r w:rsidR="003E6DC3">
              <w:rPr>
                <w:noProof/>
                <w:webHidden/>
              </w:rPr>
              <w:instrText xml:space="preserve"> PAGEREF _Toc445107487 \h </w:instrText>
            </w:r>
            <w:r w:rsidR="003E6DC3">
              <w:rPr>
                <w:noProof/>
                <w:webHidden/>
              </w:rPr>
            </w:r>
            <w:r w:rsidR="003E6DC3">
              <w:rPr>
                <w:noProof/>
                <w:webHidden/>
              </w:rPr>
              <w:fldChar w:fldCharType="separate"/>
            </w:r>
            <w:r w:rsidR="003E6DC3">
              <w:rPr>
                <w:noProof/>
                <w:webHidden/>
              </w:rPr>
              <w:t>919</w:t>
            </w:r>
            <w:r w:rsidR="003E6DC3">
              <w:rPr>
                <w:noProof/>
                <w:webHidden/>
              </w:rPr>
              <w:fldChar w:fldCharType="end"/>
            </w:r>
          </w:hyperlink>
        </w:p>
        <w:p w14:paraId="21E1D72B"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88" w:history="1">
            <w:r w:rsidR="003E6DC3" w:rsidRPr="00A62D5A">
              <w:rPr>
                <w:rStyle w:val="Hyperlink"/>
                <w:noProof/>
              </w:rPr>
              <w:t>Thomas Sunday</w:t>
            </w:r>
            <w:r w:rsidR="003E6DC3">
              <w:rPr>
                <w:noProof/>
                <w:webHidden/>
              </w:rPr>
              <w:tab/>
            </w:r>
            <w:r w:rsidR="003E6DC3">
              <w:rPr>
                <w:noProof/>
                <w:webHidden/>
              </w:rPr>
              <w:fldChar w:fldCharType="begin"/>
            </w:r>
            <w:r w:rsidR="003E6DC3">
              <w:rPr>
                <w:noProof/>
                <w:webHidden/>
              </w:rPr>
              <w:instrText xml:space="preserve"> PAGEREF _Toc445107488 \h </w:instrText>
            </w:r>
            <w:r w:rsidR="003E6DC3">
              <w:rPr>
                <w:noProof/>
                <w:webHidden/>
              </w:rPr>
            </w:r>
            <w:r w:rsidR="003E6DC3">
              <w:rPr>
                <w:noProof/>
                <w:webHidden/>
              </w:rPr>
              <w:fldChar w:fldCharType="separate"/>
            </w:r>
            <w:r w:rsidR="003E6DC3">
              <w:rPr>
                <w:noProof/>
                <w:webHidden/>
              </w:rPr>
              <w:t>930</w:t>
            </w:r>
            <w:r w:rsidR="003E6DC3">
              <w:rPr>
                <w:noProof/>
                <w:webHidden/>
              </w:rPr>
              <w:fldChar w:fldCharType="end"/>
            </w:r>
          </w:hyperlink>
        </w:p>
        <w:p w14:paraId="70084A5C"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89" w:history="1">
            <w:r w:rsidR="003E6DC3" w:rsidRPr="00A62D5A">
              <w:rPr>
                <w:rStyle w:val="Hyperlink"/>
                <w:noProof/>
              </w:rPr>
              <w:t>Ascension</w:t>
            </w:r>
            <w:r w:rsidR="003E6DC3">
              <w:rPr>
                <w:noProof/>
                <w:webHidden/>
              </w:rPr>
              <w:tab/>
            </w:r>
            <w:r w:rsidR="003E6DC3">
              <w:rPr>
                <w:noProof/>
                <w:webHidden/>
              </w:rPr>
              <w:fldChar w:fldCharType="begin"/>
            </w:r>
            <w:r w:rsidR="003E6DC3">
              <w:rPr>
                <w:noProof/>
                <w:webHidden/>
              </w:rPr>
              <w:instrText xml:space="preserve"> PAGEREF _Toc445107489 \h </w:instrText>
            </w:r>
            <w:r w:rsidR="003E6DC3">
              <w:rPr>
                <w:noProof/>
                <w:webHidden/>
              </w:rPr>
            </w:r>
            <w:r w:rsidR="003E6DC3">
              <w:rPr>
                <w:noProof/>
                <w:webHidden/>
              </w:rPr>
              <w:fldChar w:fldCharType="separate"/>
            </w:r>
            <w:r w:rsidR="003E6DC3">
              <w:rPr>
                <w:noProof/>
                <w:webHidden/>
              </w:rPr>
              <w:t>932</w:t>
            </w:r>
            <w:r w:rsidR="003E6DC3">
              <w:rPr>
                <w:noProof/>
                <w:webHidden/>
              </w:rPr>
              <w:fldChar w:fldCharType="end"/>
            </w:r>
          </w:hyperlink>
        </w:p>
        <w:p w14:paraId="09199F0A" w14:textId="77777777" w:rsidR="003E6DC3" w:rsidRDefault="00B35B25">
          <w:pPr>
            <w:pStyle w:val="TOC3"/>
            <w:tabs>
              <w:tab w:val="right" w:leader="dot" w:pos="8846"/>
            </w:tabs>
            <w:rPr>
              <w:rFonts w:asciiTheme="minorHAnsi" w:eastAsiaTheme="minorEastAsia" w:hAnsiTheme="minorHAnsi"/>
              <w:noProof/>
              <w:sz w:val="22"/>
              <w:lang w:val="en-US"/>
            </w:rPr>
          </w:pPr>
          <w:hyperlink w:anchor="_Toc445107490" w:history="1">
            <w:r w:rsidR="003E6DC3" w:rsidRPr="00A62D5A">
              <w:rPr>
                <w:rStyle w:val="Hyperlink"/>
                <w:noProof/>
              </w:rPr>
              <w:t>Pentecost</w:t>
            </w:r>
            <w:r w:rsidR="003E6DC3">
              <w:rPr>
                <w:noProof/>
                <w:webHidden/>
              </w:rPr>
              <w:tab/>
            </w:r>
            <w:r w:rsidR="003E6DC3">
              <w:rPr>
                <w:noProof/>
                <w:webHidden/>
              </w:rPr>
              <w:fldChar w:fldCharType="begin"/>
            </w:r>
            <w:r w:rsidR="003E6DC3">
              <w:rPr>
                <w:noProof/>
                <w:webHidden/>
              </w:rPr>
              <w:instrText xml:space="preserve"> PAGEREF _Toc445107490 \h </w:instrText>
            </w:r>
            <w:r w:rsidR="003E6DC3">
              <w:rPr>
                <w:noProof/>
                <w:webHidden/>
              </w:rPr>
            </w:r>
            <w:r w:rsidR="003E6DC3">
              <w:rPr>
                <w:noProof/>
                <w:webHidden/>
              </w:rPr>
              <w:fldChar w:fldCharType="separate"/>
            </w:r>
            <w:r w:rsidR="003E6DC3">
              <w:rPr>
                <w:noProof/>
                <w:webHidden/>
              </w:rPr>
              <w:t>942</w:t>
            </w:r>
            <w:r w:rsidR="003E6DC3">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17" w:name="_Toc445107481"/>
      <w:r>
        <w:lastRenderedPageBreak/>
        <w:t>Jonah’s Fast</w:t>
      </w:r>
      <w:bookmarkEnd w:id="1716"/>
      <w:bookmarkEnd w:id="1715"/>
      <w:bookmarkEnd w:id="1714"/>
      <w:bookmarkEnd w:id="1717"/>
    </w:p>
    <w:p w14:paraId="7A658690" w14:textId="77777777" w:rsidR="001E5E16" w:rsidRPr="001E5E16" w:rsidRDefault="001E5E16" w:rsidP="001E5E16">
      <w:pPr>
        <w:pStyle w:val="Heading4"/>
      </w:pPr>
      <w:bookmarkStart w:id="1718" w:name="_Ref434478053"/>
      <w:r>
        <w:t>The Doxology</w:t>
      </w:r>
      <w:r w:rsidR="00E21EA3">
        <w:t xml:space="preserve"> of Jonah’s Fast</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9" w:name="_Toc410196228"/>
      <w:bookmarkStart w:id="1720" w:name="_Toc410196470"/>
      <w:bookmarkStart w:id="1721" w:name="_Toc410196972"/>
      <w:bookmarkStart w:id="1722" w:name="_Toc445107482"/>
      <w:r>
        <w:t>Jonah’s Feast</w:t>
      </w:r>
      <w:bookmarkEnd w:id="1719"/>
      <w:bookmarkEnd w:id="1720"/>
      <w:bookmarkEnd w:id="1721"/>
      <w:bookmarkEnd w:id="1722"/>
    </w:p>
    <w:p w14:paraId="6EE6C439" w14:textId="77777777" w:rsidR="00495F1A" w:rsidRDefault="00495F1A" w:rsidP="00495F1A">
      <w:pPr>
        <w:pStyle w:val="Heading3"/>
      </w:pPr>
      <w:bookmarkStart w:id="1723" w:name="_Toc410196229"/>
      <w:bookmarkStart w:id="1724" w:name="_Toc410196471"/>
      <w:bookmarkStart w:id="1725" w:name="_Toc410196973"/>
      <w:bookmarkStart w:id="1726" w:name="_Toc445107483"/>
      <w:r>
        <w:t>Great Lent</w:t>
      </w:r>
      <w:bookmarkEnd w:id="1723"/>
      <w:bookmarkEnd w:id="1724"/>
      <w:bookmarkEnd w:id="1725"/>
      <w:bookmarkEnd w:id="1726"/>
    </w:p>
    <w:p w14:paraId="2602B6E5" w14:textId="77777777" w:rsidR="00EC2AEB" w:rsidRPr="001E5E16" w:rsidRDefault="00EC2AEB" w:rsidP="00EC2AEB">
      <w:pPr>
        <w:pStyle w:val="Heading4"/>
      </w:pPr>
      <w:bookmarkStart w:id="1727" w:name="_Ref434478080"/>
      <w:r>
        <w:t>The Doxology</w:t>
      </w:r>
      <w:r w:rsidR="00420CFA">
        <w:t xml:space="preserve"> for Saturday and Sunday</w:t>
      </w:r>
      <w:r w:rsidR="00E21EA3">
        <w:t xml:space="preserve"> in Great Lent</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8" w:name="_Ref434478104"/>
      <w:r>
        <w:t>The Doxology</w:t>
      </w:r>
      <w:r w:rsidR="00E21EA3">
        <w:t xml:space="preserve"> for Weekdays in Great Lent</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9"/>
            <w:r>
              <w:t>ⲛⲓⲉ̀ⲛⲉϩ</w:t>
            </w:r>
            <w:commentRangeEnd w:id="1729"/>
            <w:r>
              <w:rPr>
                <w:rStyle w:val="CommentReference"/>
                <w:rFonts w:ascii="Times New Roman" w:hAnsi="Times New Roman" w:cstheme="minorBidi"/>
                <w:noProof w:val="0"/>
              </w:rPr>
              <w:commentReference w:id="1729"/>
            </w:r>
            <w:r>
              <w:t>.</w:t>
            </w:r>
          </w:p>
        </w:tc>
      </w:tr>
    </w:tbl>
    <w:p w14:paraId="1A70F51E" w14:textId="77777777" w:rsidR="00420CFA" w:rsidRPr="001E5E16" w:rsidRDefault="00420CFA" w:rsidP="00420CFA">
      <w:pPr>
        <w:pStyle w:val="Heading4"/>
      </w:pPr>
      <w:bookmarkStart w:id="1730" w:name="_Ref434478128"/>
      <w:r>
        <w:t>A Second Doxology for Weekdays</w:t>
      </w:r>
      <w:r w:rsidR="00E21EA3">
        <w:t xml:space="preserve"> in Great Lent</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31"/>
            <w:r>
              <w:t xml:space="preserve">He </w:t>
            </w:r>
            <w:r w:rsidR="00253DD3">
              <w:t>humiliated</w:t>
            </w:r>
          </w:p>
          <w:p w14:paraId="774AFAE4" w14:textId="77777777" w:rsidR="00420CFA" w:rsidRDefault="00420CFA" w:rsidP="00420CFA">
            <w:pPr>
              <w:pStyle w:val="EngHangEnd"/>
            </w:pPr>
            <w:r>
              <w:t>The Tempter</w:t>
            </w:r>
            <w:commentRangeEnd w:id="1731"/>
            <w:r>
              <w:rPr>
                <w:rStyle w:val="CommentReference"/>
              </w:rPr>
              <w:commentReference w:id="1731"/>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32"/>
            <w:r>
              <w:t>“Fast in watchfulness</w:t>
            </w:r>
          </w:p>
          <w:p w14:paraId="6B2FDE71" w14:textId="77777777" w:rsidR="00420CFA" w:rsidRDefault="00420CFA" w:rsidP="00420CFA">
            <w:pPr>
              <w:pStyle w:val="EngHangEnd"/>
            </w:pPr>
            <w:r>
              <w:t>By day and by night.”</w:t>
            </w:r>
            <w:commentRangeEnd w:id="1732"/>
            <w:r>
              <w:rPr>
                <w:rStyle w:val="CommentReference"/>
              </w:rPr>
              <w:commentReference w:id="1732"/>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33" w:name="_Ref434478147"/>
      <w:r>
        <w:lastRenderedPageBreak/>
        <w:t>A Third</w:t>
      </w:r>
      <w:r w:rsidR="00420CFA">
        <w:t xml:space="preserve"> Doxology</w:t>
      </w:r>
      <w:r>
        <w:t xml:space="preserve"> for Weekdays</w:t>
      </w:r>
      <w:r w:rsidR="00E21EA3">
        <w:t xml:space="preserve"> in Great Lent</w:t>
      </w:r>
      <w:bookmarkEnd w:id="1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34" w:name="_Ref434478172"/>
      <w:r>
        <w:t xml:space="preserve">The </w:t>
      </w:r>
      <w:r w:rsidR="007A72D2">
        <w:t xml:space="preserve">Fourth </w:t>
      </w:r>
      <w:r>
        <w:t>Doxology</w:t>
      </w:r>
      <w:r w:rsidR="007A72D2">
        <w:t xml:space="preserve"> </w:t>
      </w:r>
      <w:r w:rsidR="00E21EA3">
        <w:t>for Great Lent</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35"/>
            <w:r>
              <w:t xml:space="preserve">Ϯⲛⲏⲥⲧⲓⲁ̀ </w:t>
            </w:r>
            <w:commentRangeEnd w:id="1735"/>
            <w:r>
              <w:rPr>
                <w:rStyle w:val="CommentReference"/>
                <w:rFonts w:ascii="Times New Roman" w:hAnsi="Times New Roman" w:cstheme="minorBidi"/>
                <w:noProof w:val="0"/>
              </w:rPr>
              <w:commentReference w:id="1735"/>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36"/>
            <w:r>
              <w:t>pretense</w:t>
            </w:r>
            <w:commentRangeEnd w:id="1736"/>
            <w:r>
              <w:rPr>
                <w:rStyle w:val="CommentReference"/>
              </w:rPr>
              <w:commentReference w:id="1736"/>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37"/>
            <w:r>
              <w:t>strugglers</w:t>
            </w:r>
            <w:commentRangeEnd w:id="1737"/>
            <w:r>
              <w:rPr>
                <w:rStyle w:val="CommentReference"/>
              </w:rPr>
              <w:commentReference w:id="1737"/>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8"/>
            <w:r>
              <w:t>martyrdom</w:t>
            </w:r>
            <w:commentRangeEnd w:id="1738"/>
            <w:r>
              <w:rPr>
                <w:rStyle w:val="CommentReference"/>
              </w:rPr>
              <w:commentReference w:id="1738"/>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9"/>
            <w:r>
              <w:t xml:space="preserve">carries </w:t>
            </w:r>
            <w:commentRangeEnd w:id="1739"/>
            <w:r>
              <w:rPr>
                <w:rStyle w:val="CommentReference"/>
              </w:rPr>
              <w:commentReference w:id="1739"/>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40"/>
            <w:r>
              <w:t>assembly</w:t>
            </w:r>
            <w:commentRangeEnd w:id="1740"/>
            <w:r>
              <w:rPr>
                <w:rStyle w:val="CommentReference"/>
              </w:rPr>
              <w:commentReference w:id="1740"/>
            </w:r>
            <w:r>
              <w:t>,</w:t>
            </w:r>
          </w:p>
          <w:p w14:paraId="33941A18" w14:textId="77777777" w:rsidR="006A78B4" w:rsidRDefault="006A78B4" w:rsidP="006A78B4">
            <w:pPr>
              <w:pStyle w:val="EngHangEnd"/>
            </w:pPr>
            <w:r>
              <w:t xml:space="preserve">From now until the </w:t>
            </w:r>
            <w:commentRangeStart w:id="1741"/>
            <w:r>
              <w:t>ages of ages</w:t>
            </w:r>
            <w:commentRangeEnd w:id="1741"/>
            <w:r>
              <w:rPr>
                <w:rStyle w:val="CommentReference"/>
              </w:rPr>
              <w:commentReference w:id="1741"/>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42" w:name="_Ref434476347"/>
      <w:r>
        <w:lastRenderedPageBreak/>
        <w:t>The Psali Adam</w:t>
      </w:r>
      <w:r w:rsidR="006C1B94">
        <w:t xml:space="preserve"> for Great Lent</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43" w:name="_Ref434476369"/>
      <w:r>
        <w:t>The Psali Batos</w:t>
      </w:r>
      <w:r w:rsidR="006C1B94">
        <w:t xml:space="preserve"> for Great Lent</w:t>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44" w:name="_Toc410196230"/>
      <w:bookmarkStart w:id="1745" w:name="_Toc410196472"/>
      <w:bookmarkStart w:id="1746" w:name="_Toc410196974"/>
      <w:bookmarkStart w:id="1747" w:name="_Toc445107484"/>
      <w:r>
        <w:t>Lazarus Saturday</w:t>
      </w:r>
      <w:bookmarkEnd w:id="1744"/>
      <w:bookmarkEnd w:id="1745"/>
      <w:bookmarkEnd w:id="1746"/>
      <w:bookmarkEnd w:id="1747"/>
    </w:p>
    <w:p w14:paraId="536840DE" w14:textId="77777777" w:rsidR="00EC2AEB" w:rsidRPr="001E5E16" w:rsidRDefault="00EC2AEB" w:rsidP="00EC2AEB">
      <w:pPr>
        <w:pStyle w:val="Heading4"/>
      </w:pPr>
      <w:bookmarkStart w:id="1748" w:name="_Ref434478195"/>
      <w:r>
        <w:t>The Doxology</w:t>
      </w:r>
      <w:r w:rsidR="00E21EA3">
        <w:t xml:space="preserve"> for Lazarus Saturday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9" w:name="_Ref434476394"/>
      <w:r>
        <w:t>The Psali Batos</w:t>
      </w:r>
      <w:r w:rsidR="006C1B94">
        <w:t xml:space="preserve"> for Lazarus Saturday</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50"/>
            <w:r>
              <w:t>With glory befitting You</w:t>
            </w:r>
            <w:commentRangeEnd w:id="1750"/>
            <w:r>
              <w:rPr>
                <w:rStyle w:val="CommentReference"/>
              </w:rPr>
              <w:commentReference w:id="1750"/>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51" w:name="_Toc410196231"/>
      <w:bookmarkStart w:id="1752" w:name="_Toc410196473"/>
      <w:bookmarkStart w:id="1753" w:name="_Toc410196975"/>
      <w:bookmarkStart w:id="1754" w:name="_Toc445107485"/>
      <w:r>
        <w:t>Palm Sunday</w:t>
      </w:r>
      <w:bookmarkEnd w:id="1751"/>
      <w:bookmarkEnd w:id="1752"/>
      <w:bookmarkEnd w:id="1753"/>
      <w:bookmarkEnd w:id="1754"/>
    </w:p>
    <w:p w14:paraId="5FD5B809" w14:textId="77777777" w:rsidR="00EC2AEB" w:rsidRPr="001E5E16" w:rsidRDefault="00EC2AEB" w:rsidP="00EC2AEB">
      <w:pPr>
        <w:pStyle w:val="Heading4"/>
      </w:pPr>
      <w:bookmarkStart w:id="1755" w:name="_Ref434478217"/>
      <w:r>
        <w:t xml:space="preserve">The </w:t>
      </w:r>
      <w:r w:rsidR="00FA139D">
        <w:t xml:space="preserve">First </w:t>
      </w:r>
      <w:r>
        <w:t>Doxology</w:t>
      </w:r>
      <w:r w:rsidR="00E21EA3">
        <w:t xml:space="preserve"> for Palm Sunday</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56"/>
            <w:r>
              <w:t>To the ages.</w:t>
            </w:r>
            <w:commentRangeEnd w:id="1756"/>
            <w:r>
              <w:rPr>
                <w:rStyle w:val="CommentReference"/>
              </w:rPr>
              <w:commentReference w:id="1756"/>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57" w:name="_Ref434478234"/>
      <w:r>
        <w:t>The Second Doxology</w:t>
      </w:r>
      <w:r w:rsidR="00E21EA3">
        <w:t xml:space="preserve"> for Palm Sunday</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04"/>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8" w:name="_Ref434478255"/>
      <w:r>
        <w:t>The Third Doxology</w:t>
      </w:r>
      <w:r w:rsidR="00E21EA3">
        <w:t xml:space="preserve"> for Palm Sunday</w:t>
      </w:r>
      <w:bookmarkEnd w:id="1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05"/>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9"/>
            <w:r>
              <w:t xml:space="preserve">is </w:t>
            </w:r>
            <w:commentRangeEnd w:id="1759"/>
            <w:r>
              <w:rPr>
                <w:rStyle w:val="CommentReference"/>
              </w:rPr>
              <w:commentReference w:id="1759"/>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60" w:name="_Ref434476417"/>
      <w:r>
        <w:t>The Psali Adam</w:t>
      </w:r>
      <w:r w:rsidR="006C1B94">
        <w:t xml:space="preserve"> for Palm Sunday</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61"/>
            <w:r>
              <w:t xml:space="preserve">Offer </w:t>
            </w:r>
            <w:commentRangeEnd w:id="1761"/>
            <w:r>
              <w:rPr>
                <w:rStyle w:val="CommentReference"/>
              </w:rPr>
              <w:commentReference w:id="1761"/>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62"/>
            <w:r>
              <w:t>Kranion</w:t>
            </w:r>
            <w:commentRangeEnd w:id="1762"/>
            <w:r>
              <w:rPr>
                <w:rStyle w:val="CommentReference"/>
              </w:rPr>
              <w:commentReference w:id="1762"/>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63" w:name="_Toc445107486"/>
      <w:bookmarkStart w:id="1764" w:name="_Toc410196232"/>
      <w:bookmarkStart w:id="1765" w:name="_Toc410196474"/>
      <w:bookmarkStart w:id="1766" w:name="_Toc410196976"/>
      <w:r>
        <w:lastRenderedPageBreak/>
        <w:t>Joyous Saturday</w:t>
      </w:r>
      <w:bookmarkEnd w:id="1763"/>
    </w:p>
    <w:p w14:paraId="65F4337A" w14:textId="2CA465AF" w:rsidR="003E106D" w:rsidRDefault="003E106D" w:rsidP="003E106D">
      <w:pPr>
        <w:pStyle w:val="Heading4"/>
      </w:pPr>
      <w:bookmarkStart w:id="1767" w:name="_Ref435562018"/>
      <w:r>
        <w:t>The Psali Batos for the Joyous Saturday</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8"/>
            <w:r>
              <w:t xml:space="preserve">abolished </w:t>
            </w:r>
            <w:commentRangeEnd w:id="1768"/>
            <w:r>
              <w:rPr>
                <w:rStyle w:val="CommentReference"/>
              </w:rPr>
              <w:commentReference w:id="1768"/>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9"/>
            <w:r>
              <w:t>power</w:t>
            </w:r>
            <w:commentRangeEnd w:id="1769"/>
            <w:r>
              <w:rPr>
                <w:rStyle w:val="CommentReference"/>
              </w:rPr>
              <w:commentReference w:id="1769"/>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70" w:name="_Toc445107487"/>
      <w:r>
        <w:t>Resurrection</w:t>
      </w:r>
      <w:bookmarkEnd w:id="1764"/>
      <w:bookmarkEnd w:id="1765"/>
      <w:bookmarkEnd w:id="1766"/>
      <w:r w:rsidR="003E106D">
        <w:t xml:space="preserve"> Sunday</w:t>
      </w:r>
      <w:bookmarkEnd w:id="1770"/>
    </w:p>
    <w:p w14:paraId="48D283B9" w14:textId="77777777" w:rsidR="00EC2AEB" w:rsidRPr="001E5E16" w:rsidRDefault="00EC2AEB" w:rsidP="00EC2AEB">
      <w:pPr>
        <w:pStyle w:val="Heading4"/>
      </w:pPr>
      <w:bookmarkStart w:id="1771" w:name="_Ref434478294"/>
      <w:r>
        <w:t>The Doxology</w:t>
      </w:r>
      <w:r w:rsidR="00E21EA3">
        <w:t xml:space="preserve"> for the Resurrection</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72"/>
            <w:r>
              <w:t>Name</w:t>
            </w:r>
            <w:commentRangeEnd w:id="1772"/>
            <w:r>
              <w:rPr>
                <w:rStyle w:val="CommentReference"/>
              </w:rPr>
              <w:commentReference w:id="1772"/>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73" w:name="_Ref434478317"/>
      <w:r>
        <w:t>A</w:t>
      </w:r>
      <w:r w:rsidR="00E21EA3">
        <w:t>nother</w:t>
      </w:r>
      <w:r>
        <w:t xml:space="preserve"> Doxology</w:t>
      </w:r>
      <w:r w:rsidR="00E21EA3">
        <w:t xml:space="preserve"> for the Resurrection</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74" w:name="_Ref434478347"/>
      <w:r>
        <w:t>A Doxology for Archangel Michael</w:t>
      </w:r>
      <w:r w:rsidR="00E21EA3">
        <w:t xml:space="preserve"> for the Resurrection</w:t>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06"/>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07"/>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08"/>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75" w:name="_Ref434476440"/>
      <w:r>
        <w:t>The Psali Adam</w:t>
      </w:r>
      <w:r w:rsidR="006C1B94">
        <w:t xml:space="preserve"> for the Resurrection</w:t>
      </w:r>
      <w:bookmarkEnd w:id="1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76" w:name="_Ref434476459"/>
      <w:r>
        <w:lastRenderedPageBreak/>
        <w:t>The Psali Batos</w:t>
      </w:r>
      <w:r w:rsidR="006C1B94">
        <w:t xml:space="preserve"> for the Resurrection</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77" w:name="_Toc410196233"/>
      <w:bookmarkStart w:id="1778" w:name="_Toc410196475"/>
      <w:bookmarkStart w:id="1779" w:name="_Toc410196977"/>
      <w:bookmarkStart w:id="1780" w:name="_Toc445107488"/>
      <w:r>
        <w:t>Thomas Sunday</w:t>
      </w:r>
      <w:bookmarkEnd w:id="1777"/>
      <w:bookmarkEnd w:id="1778"/>
      <w:bookmarkEnd w:id="1779"/>
      <w:bookmarkEnd w:id="1780"/>
    </w:p>
    <w:p w14:paraId="1CFE554E" w14:textId="77777777" w:rsidR="00EC2AEB" w:rsidRDefault="00EC2AEB" w:rsidP="00EC2AEB">
      <w:pPr>
        <w:pStyle w:val="Heading4"/>
      </w:pPr>
      <w:bookmarkStart w:id="1781" w:name="_Ref434478375"/>
      <w:r>
        <w:t>The Doxology</w:t>
      </w:r>
      <w:r w:rsidR="00E21EA3">
        <w:t xml:space="preserve"> for Thomas Sunday</w:t>
      </w:r>
      <w:bookmarkEnd w:id="1781"/>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3E6DC3">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3E6DC3">
        <w:rPr>
          <w:noProof/>
        </w:rPr>
        <w:t>919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09"/>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10"/>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11"/>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12"/>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82"/>
            <w:r>
              <w:t xml:space="preserve">Jesus </w:t>
            </w:r>
            <w:commentRangeEnd w:id="1782"/>
            <w:r>
              <w:rPr>
                <w:rStyle w:val="CommentReference"/>
                <w:rFonts w:ascii="Times New Roman" w:hAnsi="Times New Roman"/>
              </w:rPr>
              <w:commentReference w:id="1782"/>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83" w:name="_Toc410196235"/>
      <w:bookmarkStart w:id="1784" w:name="_Toc410196477"/>
      <w:bookmarkStart w:id="1785" w:name="_Toc410196979"/>
      <w:bookmarkStart w:id="1786" w:name="_Toc445107489"/>
      <w:r>
        <w:t>Ascension</w:t>
      </w:r>
      <w:bookmarkEnd w:id="1783"/>
      <w:bookmarkEnd w:id="1784"/>
      <w:bookmarkEnd w:id="1785"/>
      <w:bookmarkEnd w:id="1786"/>
    </w:p>
    <w:p w14:paraId="41C1E8F1" w14:textId="77777777" w:rsidR="00EC2AEB" w:rsidRPr="001E5E16" w:rsidRDefault="00EC2AEB" w:rsidP="00EC2AEB">
      <w:pPr>
        <w:pStyle w:val="Heading4"/>
      </w:pPr>
      <w:bookmarkStart w:id="1787" w:name="_Ref434478556"/>
      <w:r>
        <w:t>The Doxology</w:t>
      </w:r>
      <w:r w:rsidR="00CC1CA8">
        <w:t xml:space="preserve"> for the Ascension</w:t>
      </w:r>
      <w:bookmarkEnd w:id="1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8"/>
            <w:r>
              <w:t>Name</w:t>
            </w:r>
            <w:commentRangeEnd w:id="1788"/>
            <w:r>
              <w:rPr>
                <w:rStyle w:val="CommentReference"/>
              </w:rPr>
              <w:commentReference w:id="1788"/>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9"/>
            <w:r>
              <w:t>to Him</w:t>
            </w:r>
            <w:commentRangeEnd w:id="1789"/>
            <w:r>
              <w:rPr>
                <w:rStyle w:val="CommentReference"/>
              </w:rPr>
              <w:commentReference w:id="1789"/>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90"/>
            <w:r>
              <w:t>might</w:t>
            </w:r>
            <w:commentRangeEnd w:id="1790"/>
            <w:r>
              <w:rPr>
                <w:rStyle w:val="CommentReference"/>
              </w:rPr>
              <w:commentReference w:id="1790"/>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91"/>
            <w:r>
              <w:t xml:space="preserve">Jesus </w:t>
            </w:r>
            <w:commentRangeEnd w:id="1791"/>
            <w:r>
              <w:rPr>
                <w:rStyle w:val="CommentReference"/>
                <w:rFonts w:ascii="Times New Roman" w:hAnsi="Times New Roman"/>
              </w:rPr>
              <w:commentReference w:id="1791"/>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92" w:name="_Ref434476482"/>
      <w:r>
        <w:t>The Psali Adam</w:t>
      </w:r>
      <w:r w:rsidR="006C1B94">
        <w:t xml:space="preserve"> for the Ascension</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93" w:name="_Ref434476541"/>
      <w:r>
        <w:t>The Psali Batos</w:t>
      </w:r>
      <w:r w:rsidR="006C1B94">
        <w:t xml:space="preserve"> for the Ascension</w:t>
      </w:r>
      <w:bookmarkEnd w:id="1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94"/>
            <w:r>
              <w:t>miracles</w:t>
            </w:r>
            <w:commentRangeEnd w:id="1794"/>
            <w:r>
              <w:rPr>
                <w:rStyle w:val="CommentReference"/>
              </w:rPr>
              <w:commentReference w:id="1794"/>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95" w:name="_Toc410196236"/>
      <w:bookmarkStart w:id="1796" w:name="_Toc410196478"/>
      <w:bookmarkStart w:id="1797" w:name="_Toc410196980"/>
      <w:bookmarkStart w:id="1798" w:name="_Toc445107490"/>
      <w:r>
        <w:t>Pentecost</w:t>
      </w:r>
      <w:bookmarkEnd w:id="1795"/>
      <w:bookmarkEnd w:id="1796"/>
      <w:bookmarkEnd w:id="1797"/>
      <w:bookmarkEnd w:id="1798"/>
    </w:p>
    <w:p w14:paraId="79712352" w14:textId="77777777" w:rsidR="00EC2AEB" w:rsidRPr="001E5E16" w:rsidRDefault="00EC2AEB" w:rsidP="00EC2AEB">
      <w:pPr>
        <w:pStyle w:val="Heading4"/>
      </w:pPr>
      <w:bookmarkStart w:id="1799" w:name="_Ref434478581"/>
      <w:r>
        <w:t>The Doxology</w:t>
      </w:r>
      <w:r w:rsidR="00CC1CA8">
        <w:t xml:space="preserve"> for Pentecost</w:t>
      </w:r>
      <w:bookmarkEnd w:id="1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00"/>
            <w:r>
              <w:t>Name</w:t>
            </w:r>
            <w:commentRangeEnd w:id="1800"/>
            <w:r>
              <w:rPr>
                <w:rStyle w:val="CommentReference"/>
              </w:rPr>
              <w:commentReference w:id="1800"/>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01"/>
            <w:r>
              <w:t>to Him</w:t>
            </w:r>
            <w:commentRangeEnd w:id="1801"/>
            <w:r>
              <w:rPr>
                <w:rStyle w:val="CommentReference"/>
              </w:rPr>
              <w:commentReference w:id="1801"/>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02"/>
            <w:r>
              <w:t>might</w:t>
            </w:r>
            <w:commentRangeEnd w:id="1802"/>
            <w:r>
              <w:rPr>
                <w:rStyle w:val="CommentReference"/>
              </w:rPr>
              <w:commentReference w:id="1802"/>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03" w:name="_Ref434476566"/>
      <w:r>
        <w:lastRenderedPageBreak/>
        <w:t>The Psali Adam</w:t>
      </w:r>
      <w:r w:rsidR="006C1B94">
        <w:t xml:space="preserve"> for Pentecost</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04" w:name="_Toc410196981"/>
      <w:bookmarkStart w:id="1805" w:name="_Toc445107273"/>
      <w:bookmarkEnd w:id="1713"/>
      <w:r>
        <w:lastRenderedPageBreak/>
        <w:t>Hymns for Koiak</w:t>
      </w:r>
      <w:bookmarkEnd w:id="894"/>
      <w:bookmarkEnd w:id="895"/>
      <w:bookmarkEnd w:id="896"/>
      <w:bookmarkEnd w:id="1804"/>
      <w:r w:rsidR="00860765">
        <w:rPr>
          <w:rStyle w:val="FootnoteReference"/>
        </w:rPr>
        <w:footnoteReference w:id="913"/>
      </w:r>
      <w:bookmarkEnd w:id="1805"/>
    </w:p>
    <w:p w14:paraId="349B59E0" w14:textId="77777777" w:rsidR="00233CE3" w:rsidRDefault="00233CE3" w:rsidP="00E27B27">
      <w:pPr>
        <w:pStyle w:val="Heading3"/>
      </w:pPr>
      <w:bookmarkStart w:id="1806" w:name="_Ref435645419"/>
      <w:r>
        <w:t>THE KIAK CANTICLE</w:t>
      </w:r>
      <w:bookmarkEnd w:id="1806"/>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w:t>
      </w:r>
      <w:proofErr w:type="gramStart"/>
      <w:r>
        <w:t>His  feet</w:t>
      </w:r>
      <w:proofErr w:type="gramEnd"/>
      <w:r>
        <w:t xml:space="preserve">,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w:t>
      </w:r>
      <w:proofErr w:type="gramStart"/>
      <w:r>
        <w:t>dove  covered</w:t>
      </w:r>
      <w:proofErr w:type="gramEnd"/>
      <w:r>
        <w:t xml:space="preserve"> with silver, and her feathers with yellow gold.  When the Almighty scattered kings in it, it was white as snow in Salmon.  </w:t>
      </w:r>
      <w:r>
        <w:rPr>
          <w:i/>
          <w:iCs/>
        </w:rPr>
        <w:t>Alleluia.</w:t>
      </w:r>
    </w:p>
    <w:p w14:paraId="4AE69AEB" w14:textId="55D8492B" w:rsidR="00233CE3" w:rsidRDefault="00233CE3" w:rsidP="00E27B27">
      <w:pPr>
        <w:pStyle w:val="EngInd"/>
      </w:pPr>
      <w:r>
        <w:t xml:space="preserve">The hill of God is as the hill of Bashan, </w:t>
      </w:r>
      <w:proofErr w:type="gramStart"/>
      <w:r>
        <w:t>an</w:t>
      </w:r>
      <w:proofErr w:type="gramEnd"/>
      <w:r>
        <w:t xml:space="preserve"> high hill as the hill of Bashan.  Why leap ye, ye high hills?  This is the hill which God desireth to dwell in; yea, the Lord will dwell in it </w:t>
      </w:r>
      <w:r w:rsidR="00A8396B">
        <w:t>forever</w:t>
      </w:r>
      <w:r>
        <w:t xml:space="preserve">.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w:t>
      </w:r>
      <w:proofErr w:type="gramStart"/>
      <w:r>
        <w:t>man  was</w:t>
      </w:r>
      <w:proofErr w:type="gramEnd"/>
      <w:r>
        <w:t xml:space="preserve">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w:t>
      </w:r>
      <w:proofErr w:type="gramStart"/>
      <w:r>
        <w:t>angels</w:t>
      </w:r>
      <w:proofErr w:type="gramEnd"/>
      <w:r>
        <w:t xml:space="preserve"> spirits, His servants a flaming fire.  </w:t>
      </w:r>
      <w:r>
        <w:rPr>
          <w:i/>
          <w:iCs/>
        </w:rPr>
        <w:t>Alleluia.</w:t>
      </w:r>
    </w:p>
    <w:p w14:paraId="591B9580" w14:textId="63634BF4" w:rsidR="00233CE3" w:rsidRDefault="00233CE3" w:rsidP="00E27B27">
      <w:pPr>
        <w:pStyle w:val="EngInd"/>
      </w:pPr>
      <w:r>
        <w:t xml:space="preserve">Who maketh the cloud His chariot: Who </w:t>
      </w:r>
      <w:proofErr w:type="gramStart"/>
      <w:r>
        <w:t>walketh  upon</w:t>
      </w:r>
      <w:proofErr w:type="gramEnd"/>
      <w:r>
        <w:t xml:space="preserve">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w:t>
      </w:r>
      <w:proofErr w:type="gramStart"/>
      <w:r>
        <w:t>all</w:t>
      </w:r>
      <w:proofErr w:type="gramEnd"/>
      <w:r>
        <w:t xml:space="preserve">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7780E496" w:rsidR="00233CE3" w:rsidRDefault="00233CE3" w:rsidP="00E27B27">
      <w:pPr>
        <w:pStyle w:val="EngInd"/>
      </w:pPr>
      <w:r>
        <w:t xml:space="preserve">O Lord, save Thy people and bless Thine inheritance: feed them also, and lift them up </w:t>
      </w:r>
      <w:r w:rsidR="00A8396B">
        <w:t>forever</w:t>
      </w:r>
      <w:r>
        <w:t xml:space="preserve">.  </w:t>
      </w:r>
      <w:r>
        <w:rPr>
          <w:i/>
          <w:iCs/>
        </w:rPr>
        <w:t>Alleluia.</w:t>
      </w:r>
    </w:p>
    <w:p w14:paraId="5894740D" w14:textId="30B32DB4" w:rsidR="00233CE3" w:rsidRDefault="00233CE3" w:rsidP="00E27B27">
      <w:pPr>
        <w:pStyle w:val="EngInd"/>
      </w:pPr>
      <w:r>
        <w:t xml:space="preserve">Who is a wise man, let him keep </w:t>
      </w:r>
      <w:proofErr w:type="gramStart"/>
      <w:r>
        <w:t>this  and</w:t>
      </w:r>
      <w:proofErr w:type="gramEnd"/>
      <w:r>
        <w:t xml:space="preserve">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 xml:space="preserve">And the </w:t>
      </w:r>
      <w:proofErr w:type="gramStart"/>
      <w:r>
        <w:t>Twenty Four</w:t>
      </w:r>
      <w:proofErr w:type="gramEnd"/>
      <w:r>
        <w:t xml:space="preserve">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07" w:name="_Ref435645438"/>
      <w:r>
        <w:rPr>
          <w:sz w:val="24"/>
        </w:rPr>
        <w:t>PSALI ADAM</w:t>
      </w:r>
      <w:r>
        <w:t xml:space="preserve"> AFTER THE FIRST CANTICLE</w:t>
      </w:r>
      <w:bookmarkEnd w:id="1807"/>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proofErr w:type="gramStart"/>
      <w:r>
        <w:t>An</w:t>
      </w:r>
      <w:proofErr w:type="gramEnd"/>
      <w:r>
        <w:t xml:space="preserve">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8" w:name="_Ref435645453"/>
      <w:r>
        <w:t>PSALI ADAM (BEFORE THE SECOND CANTICLE)</w:t>
      </w:r>
      <w:bookmarkEnd w:id="1808"/>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 xml:space="preserve">In Thine </w:t>
      </w:r>
      <w:proofErr w:type="gramStart"/>
      <w:r>
        <w:t>heavenly</w:t>
      </w:r>
      <w:proofErr w:type="gramEnd"/>
      <w:r>
        <w:t xml:space="preserve">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9" w:name="_Ref435645565"/>
      <w:r>
        <w:rPr>
          <w:sz w:val="24"/>
        </w:rPr>
        <w:t>PSALI ADAM</w:t>
      </w:r>
      <w:r>
        <w:t xml:space="preserve"> AFTER THE SECOND CANTICLE</w:t>
      </w:r>
      <w:bookmarkEnd w:id="1809"/>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10" w:name="_Ref435645467"/>
      <w:r>
        <w:t>THE FIERY BUSH</w:t>
      </w:r>
      <w:bookmarkEnd w:id="1810"/>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 xml:space="preserve">Is a figure of the blessed Mother of the </w:t>
      </w:r>
      <w:proofErr w:type="gramStart"/>
      <w:r>
        <w:t>Light,</w:t>
      </w:r>
      <w:proofErr w:type="gramEnd"/>
    </w:p>
    <w:p w14:paraId="36F3F767" w14:textId="77777777" w:rsidR="00860765" w:rsidRDefault="00860765" w:rsidP="00860765">
      <w:pPr>
        <w:pStyle w:val="EngHang"/>
      </w:pPr>
      <w:r>
        <w:t xml:space="preserve">Who carried the Divine </w:t>
      </w:r>
      <w:proofErr w:type="gramStart"/>
      <w:r>
        <w:t>Ember</w:t>
      </w:r>
      <w:proofErr w:type="gramEnd"/>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 xml:space="preserve">Who came to save the human </w:t>
      </w:r>
      <w:proofErr w:type="gramStart"/>
      <w:r>
        <w:t>race.</w:t>
      </w:r>
      <w:proofErr w:type="gramEnd"/>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11" w:name="_Ref435645593"/>
      <w:r>
        <w:t>PSALI BATO</w:t>
      </w:r>
      <w:r>
        <w:rPr>
          <w:lang w:val="en-US"/>
        </w:rPr>
        <w:t>S AFTER THE THIRD CANTICLE</w:t>
      </w:r>
      <w:bookmarkEnd w:id="1811"/>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 xml:space="preserve">Sent His </w:t>
      </w:r>
      <w:proofErr w:type="gramStart"/>
      <w:r>
        <w:t>elect</w:t>
      </w:r>
      <w:proofErr w:type="gramEnd"/>
      <w:r>
        <w:t xml:space="preserve">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 xml:space="preserve">Ye servants of the </w:t>
      </w:r>
      <w:proofErr w:type="gramStart"/>
      <w:r>
        <w:t>Most High</w:t>
      </w:r>
      <w:proofErr w:type="gramEnd"/>
      <w:r>
        <w:t xml:space="preserve">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proofErr w:type="gramStart"/>
      <w:r>
        <w:t>Glorify  your</w:t>
      </w:r>
      <w:proofErr w:type="gramEnd"/>
      <w:r>
        <w:t xml:space="preserve">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12" w:name="_Toc445107274"/>
      <w:r>
        <w:lastRenderedPageBreak/>
        <w:t>Index of Psalis</w:t>
      </w:r>
      <w:bookmarkEnd w:id="1812"/>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3E6DC3">
        <w:t>The Psali Adam for the Ecclesiastical New Year</w:t>
      </w:r>
      <w:r>
        <w:fldChar w:fldCharType="end"/>
      </w:r>
      <w:r>
        <w:tab/>
      </w:r>
      <w:r>
        <w:fldChar w:fldCharType="begin"/>
      </w:r>
      <w:r>
        <w:instrText xml:space="preserve"> PAGEREF _Ref434473482 \h </w:instrText>
      </w:r>
      <w:r>
        <w:fldChar w:fldCharType="separate"/>
      </w:r>
      <w:r w:rsidR="003E6DC3">
        <w:rPr>
          <w:noProof/>
        </w:rPr>
        <w:t>573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3E6DC3">
        <w:t>The Psali Batos for the Ecclesiastical New Year</w:t>
      </w:r>
      <w:r>
        <w:fldChar w:fldCharType="end"/>
      </w:r>
      <w:r>
        <w:tab/>
      </w:r>
      <w:r>
        <w:fldChar w:fldCharType="begin"/>
      </w:r>
      <w:r>
        <w:instrText xml:space="preserve"> PAGEREF _Ref434473530 \h </w:instrText>
      </w:r>
      <w:r>
        <w:fldChar w:fldCharType="separate"/>
      </w:r>
      <w:r w:rsidR="003E6DC3">
        <w:rPr>
          <w:noProof/>
        </w:rPr>
        <w:t>578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3E6DC3">
        <w:t>The Psali Adam for the Feast of the Cross</w:t>
      </w:r>
      <w:r>
        <w:fldChar w:fldCharType="end"/>
      </w:r>
      <w:r>
        <w:tab/>
      </w:r>
      <w:r>
        <w:fldChar w:fldCharType="begin"/>
      </w:r>
      <w:r>
        <w:instrText xml:space="preserve"> PAGEREF _Ref434474964 \h </w:instrText>
      </w:r>
      <w:r>
        <w:fldChar w:fldCharType="separate"/>
      </w:r>
      <w:r w:rsidR="003E6DC3">
        <w:rPr>
          <w:noProof/>
        </w:rPr>
        <w:t>590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3E6DC3">
        <w:t>The Psali Batos for the Feast of the Cross</w:t>
      </w:r>
      <w:r>
        <w:fldChar w:fldCharType="end"/>
      </w:r>
      <w:r>
        <w:tab/>
      </w:r>
      <w:r>
        <w:fldChar w:fldCharType="begin"/>
      </w:r>
      <w:r>
        <w:instrText xml:space="preserve"> PAGEREF _Ref434474992 \h </w:instrText>
      </w:r>
      <w:r>
        <w:fldChar w:fldCharType="separate"/>
      </w:r>
      <w:r w:rsidR="003E6DC3">
        <w:rPr>
          <w:noProof/>
        </w:rPr>
        <w:t>593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3E6DC3">
        <w:t>The Psali Adam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_Ref435003845 \h </w:instrText>
      </w:r>
      <w:r>
        <w:fldChar w:fldCharType="separate"/>
      </w:r>
      <w:r w:rsidR="003E6DC3">
        <w:rPr>
          <w:noProof/>
        </w:rPr>
        <w:t>600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3E6DC3">
        <w:t>The Psali Batos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_Ref435003860 \h </w:instrText>
      </w:r>
      <w:r>
        <w:fldChar w:fldCharType="separate"/>
      </w:r>
      <w:r w:rsidR="003E6DC3">
        <w:rPr>
          <w:noProof/>
        </w:rPr>
        <w:t>605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3E6DC3">
        <w:t>The Sunday Psali Adam for Nativity</w:t>
      </w:r>
      <w:r>
        <w:fldChar w:fldCharType="end"/>
      </w:r>
      <w:r>
        <w:tab/>
      </w:r>
      <w:r>
        <w:fldChar w:fldCharType="begin"/>
      </w:r>
      <w:r>
        <w:instrText xml:space="preserve"> PAGEREF _Ref434475057 \h </w:instrText>
      </w:r>
      <w:r>
        <w:fldChar w:fldCharType="separate"/>
      </w:r>
      <w:r w:rsidR="003E6DC3">
        <w:rPr>
          <w:noProof/>
        </w:rPr>
        <w:t>663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3E6DC3">
        <w:t>The Monday Psali Adam for Nativity</w:t>
      </w:r>
      <w:r>
        <w:fldChar w:fldCharType="end"/>
      </w:r>
      <w:r>
        <w:tab/>
      </w:r>
      <w:r>
        <w:fldChar w:fldCharType="begin"/>
      </w:r>
      <w:r>
        <w:instrText xml:space="preserve"> PAGEREF _Ref434475083 \h </w:instrText>
      </w:r>
      <w:r>
        <w:fldChar w:fldCharType="separate"/>
      </w:r>
      <w:r w:rsidR="003E6DC3">
        <w:rPr>
          <w:noProof/>
        </w:rPr>
        <w:t>667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3E6DC3">
        <w:t>The Tuesday Psali Adam for Nativity</w:t>
      </w:r>
      <w:r>
        <w:fldChar w:fldCharType="end"/>
      </w:r>
      <w:r>
        <w:tab/>
      </w:r>
      <w:r>
        <w:fldChar w:fldCharType="begin"/>
      </w:r>
      <w:r>
        <w:instrText xml:space="preserve"> PAGEREF _Ref434475102 \h </w:instrText>
      </w:r>
      <w:r>
        <w:fldChar w:fldCharType="separate"/>
      </w:r>
      <w:r w:rsidR="003E6DC3">
        <w:rPr>
          <w:noProof/>
        </w:rPr>
        <w:t>672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3E6DC3">
        <w:t>The Wednesday Psali Batos for Nativity</w:t>
      </w:r>
      <w:r>
        <w:fldChar w:fldCharType="end"/>
      </w:r>
      <w:r>
        <w:tab/>
      </w:r>
      <w:r>
        <w:fldChar w:fldCharType="begin"/>
      </w:r>
      <w:r>
        <w:instrText xml:space="preserve"> PAGEREF _Ref434475128 \h </w:instrText>
      </w:r>
      <w:r>
        <w:fldChar w:fldCharType="separate"/>
      </w:r>
      <w:r w:rsidR="003E6DC3">
        <w:rPr>
          <w:noProof/>
        </w:rPr>
        <w:t>677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3E6DC3">
        <w:t>The Thursday Psali Batos for Nativity</w:t>
      </w:r>
      <w:r>
        <w:fldChar w:fldCharType="end"/>
      </w:r>
      <w:r>
        <w:tab/>
      </w:r>
      <w:r>
        <w:fldChar w:fldCharType="begin"/>
      </w:r>
      <w:r>
        <w:instrText xml:space="preserve"> PAGEREF _Ref434475150 \h </w:instrText>
      </w:r>
      <w:r>
        <w:fldChar w:fldCharType="separate"/>
      </w:r>
      <w:r w:rsidR="003E6DC3">
        <w:rPr>
          <w:noProof/>
        </w:rPr>
        <w:t>680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3E6DC3">
        <w:t>The Friday Psali Batos for Nativity</w:t>
      </w:r>
      <w:r>
        <w:fldChar w:fldCharType="end"/>
      </w:r>
      <w:r>
        <w:tab/>
      </w:r>
      <w:r>
        <w:fldChar w:fldCharType="begin"/>
      </w:r>
      <w:r>
        <w:instrText xml:space="preserve"> PAGEREF _Ref434475177 \h </w:instrText>
      </w:r>
      <w:r>
        <w:fldChar w:fldCharType="separate"/>
      </w:r>
      <w:r w:rsidR="003E6DC3">
        <w:rPr>
          <w:noProof/>
        </w:rPr>
        <w:t>684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3E6DC3">
        <w:t>The Saturday Psali Batos for Nativity</w:t>
      </w:r>
      <w:r>
        <w:fldChar w:fldCharType="end"/>
      </w:r>
      <w:r>
        <w:tab/>
      </w:r>
      <w:r>
        <w:fldChar w:fldCharType="begin"/>
      </w:r>
      <w:r>
        <w:instrText xml:space="preserve"> PAGEREF _Ref434475196 \h </w:instrText>
      </w:r>
      <w:r>
        <w:fldChar w:fldCharType="separate"/>
      </w:r>
      <w:r w:rsidR="003E6DC3">
        <w:rPr>
          <w:noProof/>
        </w:rPr>
        <w:t>689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3E6DC3">
        <w:t>The Psali Adam for the Circumcision</w:t>
      </w:r>
      <w:r>
        <w:fldChar w:fldCharType="end"/>
      </w:r>
      <w:r>
        <w:tab/>
      </w:r>
      <w:r>
        <w:fldChar w:fldCharType="begin"/>
      </w:r>
      <w:r>
        <w:instrText xml:space="preserve"> PAGEREF _Ref434475229 \h </w:instrText>
      </w:r>
      <w:r>
        <w:fldChar w:fldCharType="separate"/>
      </w:r>
      <w:r w:rsidR="003E6DC3">
        <w:rPr>
          <w:noProof/>
        </w:rPr>
        <w:t>699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3E6DC3">
        <w:t>The Psali Batos for the Circumcision</w:t>
      </w:r>
      <w:r>
        <w:fldChar w:fldCharType="end"/>
      </w:r>
      <w:r>
        <w:tab/>
      </w:r>
      <w:r>
        <w:fldChar w:fldCharType="begin"/>
      </w:r>
      <w:r>
        <w:instrText xml:space="preserve"> PAGEREF _Ref434475252 \h </w:instrText>
      </w:r>
      <w:r>
        <w:fldChar w:fldCharType="separate"/>
      </w:r>
      <w:r w:rsidR="003E6DC3">
        <w:rPr>
          <w:noProof/>
        </w:rPr>
        <w:t>703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3E6DC3">
        <w:t>The Sunday Psali Adam for Theophany</w:t>
      </w:r>
      <w:r>
        <w:fldChar w:fldCharType="end"/>
      </w:r>
      <w:r>
        <w:tab/>
      </w:r>
      <w:r>
        <w:fldChar w:fldCharType="begin"/>
      </w:r>
      <w:r>
        <w:instrText xml:space="preserve"> PAGEREF _Ref434475280 \h </w:instrText>
      </w:r>
      <w:r>
        <w:fldChar w:fldCharType="separate"/>
      </w:r>
      <w:r w:rsidR="003E6DC3">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3E6DC3">
        <w:t>The Monday Psali Adam for Theophany</w:t>
      </w:r>
      <w:r>
        <w:fldChar w:fldCharType="end"/>
      </w:r>
      <w:r>
        <w:tab/>
      </w:r>
      <w:r>
        <w:fldChar w:fldCharType="begin"/>
      </w:r>
      <w:r>
        <w:instrText xml:space="preserve"> PAGEREF _Ref434475309 \h </w:instrText>
      </w:r>
      <w:r>
        <w:fldChar w:fldCharType="separate"/>
      </w:r>
      <w:r w:rsidR="003E6DC3">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3E6DC3">
        <w:t>The Tuesday Psali Adam for Theophany</w:t>
      </w:r>
      <w:r>
        <w:fldChar w:fldCharType="end"/>
      </w:r>
      <w:r>
        <w:tab/>
      </w:r>
      <w:r>
        <w:fldChar w:fldCharType="begin"/>
      </w:r>
      <w:r>
        <w:instrText xml:space="preserve"> PAGEREF _Ref434475331 \h </w:instrText>
      </w:r>
      <w:r>
        <w:fldChar w:fldCharType="separate"/>
      </w:r>
      <w:r w:rsidR="003E6DC3">
        <w:rPr>
          <w:noProof/>
        </w:rPr>
        <w:t>720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3E6DC3">
        <w:t>The Wednesday Psali Batos for Theophany</w:t>
      </w:r>
      <w:r>
        <w:fldChar w:fldCharType="end"/>
      </w:r>
      <w:r>
        <w:tab/>
      </w:r>
      <w:r>
        <w:fldChar w:fldCharType="begin"/>
      </w:r>
      <w:r>
        <w:instrText xml:space="preserve"> PAGEREF _Ref434475362 \h </w:instrText>
      </w:r>
      <w:r>
        <w:fldChar w:fldCharType="separate"/>
      </w:r>
      <w:r w:rsidR="003E6DC3">
        <w:rPr>
          <w:noProof/>
        </w:rPr>
        <w:t>724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3E6DC3">
        <w:t>The Thursday Psali Batos for Theophany</w:t>
      </w:r>
      <w:r>
        <w:fldChar w:fldCharType="end"/>
      </w:r>
      <w:r>
        <w:tab/>
      </w:r>
      <w:r>
        <w:fldChar w:fldCharType="begin"/>
      </w:r>
      <w:r>
        <w:instrText xml:space="preserve"> PAGEREF _Ref434475388 \h </w:instrText>
      </w:r>
      <w:r>
        <w:fldChar w:fldCharType="separate"/>
      </w:r>
      <w:r w:rsidR="003E6DC3">
        <w:rPr>
          <w:noProof/>
        </w:rPr>
        <w:t>728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3E6DC3">
        <w:t>The Friday Psali Batos for Theophany</w:t>
      </w:r>
      <w:r>
        <w:fldChar w:fldCharType="end"/>
      </w:r>
      <w:r>
        <w:tab/>
      </w:r>
      <w:r>
        <w:fldChar w:fldCharType="begin"/>
      </w:r>
      <w:r>
        <w:instrText xml:space="preserve"> PAGEREF _Ref434475411 \h </w:instrText>
      </w:r>
      <w:r>
        <w:fldChar w:fldCharType="separate"/>
      </w:r>
      <w:r w:rsidR="003E6DC3">
        <w:rPr>
          <w:noProof/>
        </w:rPr>
        <w:t>732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3E6DC3">
        <w:t>The Saturday Psali Batos for Theophany</w:t>
      </w:r>
      <w:r>
        <w:fldChar w:fldCharType="end"/>
      </w:r>
      <w:r>
        <w:tab/>
      </w:r>
      <w:r>
        <w:fldChar w:fldCharType="begin"/>
      </w:r>
      <w:r>
        <w:instrText xml:space="preserve"> PAGEREF _Ref434475434 \h </w:instrText>
      </w:r>
      <w:r>
        <w:fldChar w:fldCharType="separate"/>
      </w:r>
      <w:r w:rsidR="003E6DC3">
        <w:rPr>
          <w:noProof/>
        </w:rPr>
        <w:t>736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3E6DC3">
        <w:t>The Psali Adam for the Wedding of Cana</w:t>
      </w:r>
      <w:r>
        <w:fldChar w:fldCharType="end"/>
      </w:r>
      <w:r>
        <w:tab/>
      </w:r>
      <w:r>
        <w:fldChar w:fldCharType="begin"/>
      </w:r>
      <w:r>
        <w:instrText xml:space="preserve"> PAGEREF _Ref434475472 \h </w:instrText>
      </w:r>
      <w:r>
        <w:fldChar w:fldCharType="separate"/>
      </w:r>
      <w:r w:rsidR="003E6DC3">
        <w:rPr>
          <w:noProof/>
        </w:rPr>
        <w:t>742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3E6DC3">
        <w:t>The Psali Batos for the Wedding of Cana</w:t>
      </w:r>
      <w:r>
        <w:fldChar w:fldCharType="end"/>
      </w:r>
      <w:r>
        <w:tab/>
      </w:r>
      <w:r>
        <w:fldChar w:fldCharType="begin"/>
      </w:r>
      <w:r>
        <w:instrText xml:space="preserve"> PAGEREF _Ref434475500 \h </w:instrText>
      </w:r>
      <w:r>
        <w:fldChar w:fldCharType="separate"/>
      </w:r>
      <w:r w:rsidR="003E6DC3">
        <w:rPr>
          <w:noProof/>
        </w:rPr>
        <w:t>746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3E6DC3">
        <w:t>The Psali Adam for Annunciation</w:t>
      </w:r>
      <w:r>
        <w:fldChar w:fldCharType="end"/>
      </w:r>
      <w:r>
        <w:tab/>
      </w:r>
      <w:r>
        <w:fldChar w:fldCharType="begin"/>
      </w:r>
      <w:r>
        <w:instrText xml:space="preserve"> PAGEREF _Ref434475566 \h </w:instrText>
      </w:r>
      <w:r>
        <w:fldChar w:fldCharType="separate"/>
      </w:r>
      <w:r w:rsidR="003E6DC3">
        <w:rPr>
          <w:noProof/>
        </w:rPr>
        <w:t>771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3E6DC3">
        <w:t>The Psali Batos for Annunciation</w:t>
      </w:r>
      <w:r>
        <w:fldChar w:fldCharType="end"/>
      </w:r>
      <w:r>
        <w:tab/>
      </w:r>
      <w:r>
        <w:fldChar w:fldCharType="begin"/>
      </w:r>
      <w:r>
        <w:instrText xml:space="preserve"> PAGEREF _Ref434475591 \h </w:instrText>
      </w:r>
      <w:r>
        <w:fldChar w:fldCharType="separate"/>
      </w:r>
      <w:r w:rsidR="003E6DC3">
        <w:rPr>
          <w:noProof/>
        </w:rPr>
        <w:t>775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3E6DC3">
        <w:t>The Psali Adam for the Entrance into Egypt</w:t>
      </w:r>
      <w:r>
        <w:fldChar w:fldCharType="end"/>
      </w:r>
      <w:r>
        <w:tab/>
      </w:r>
      <w:r>
        <w:fldChar w:fldCharType="begin"/>
      </w:r>
      <w:r>
        <w:instrText xml:space="preserve"> PAGEREF _Ref434476089 \h </w:instrText>
      </w:r>
      <w:r>
        <w:fldChar w:fldCharType="separate"/>
      </w:r>
      <w:r w:rsidR="003E6DC3">
        <w:rPr>
          <w:noProof/>
        </w:rPr>
        <w:t>794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3E6DC3">
        <w:t>The Psali Batos for the Entrance into Egypt</w:t>
      </w:r>
      <w:r>
        <w:fldChar w:fldCharType="end"/>
      </w:r>
      <w:r>
        <w:tab/>
      </w:r>
      <w:r>
        <w:fldChar w:fldCharType="begin"/>
      </w:r>
      <w:r>
        <w:instrText xml:space="preserve"> PAGEREF _Ref434476112 \h </w:instrText>
      </w:r>
      <w:r>
        <w:fldChar w:fldCharType="separate"/>
      </w:r>
      <w:r w:rsidR="003E6DC3">
        <w:rPr>
          <w:noProof/>
        </w:rPr>
        <w:t>798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3E6DC3">
        <w:t>The Psali Adam for the Apostles’ Fast</w:t>
      </w:r>
      <w:r>
        <w:fldChar w:fldCharType="end"/>
      </w:r>
      <w:r>
        <w:tab/>
      </w:r>
      <w:r>
        <w:fldChar w:fldCharType="begin"/>
      </w:r>
      <w:r>
        <w:instrText xml:space="preserve"> PAGEREF _Ref434476183 \h </w:instrText>
      </w:r>
      <w:r>
        <w:fldChar w:fldCharType="separate"/>
      </w:r>
      <w:r w:rsidR="003E6DC3">
        <w:rPr>
          <w:noProof/>
        </w:rPr>
        <w:t>810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3E6DC3">
        <w:t>The Psali Batos for the Apostles’ Fast</w:t>
      </w:r>
      <w:r>
        <w:fldChar w:fldCharType="end"/>
      </w:r>
      <w:r>
        <w:tab/>
      </w:r>
      <w:r>
        <w:fldChar w:fldCharType="begin"/>
      </w:r>
      <w:r>
        <w:instrText xml:space="preserve"> PAGEREF _Ref434476204 \h </w:instrText>
      </w:r>
      <w:r>
        <w:fldChar w:fldCharType="separate"/>
      </w:r>
      <w:r w:rsidR="003E6DC3">
        <w:rPr>
          <w:noProof/>
        </w:rPr>
        <w:t>813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3E6DC3">
        <w:t>The Psali Adam for the Apostles’ Feast</w:t>
      </w:r>
      <w:r>
        <w:fldChar w:fldCharType="end"/>
      </w:r>
      <w:r>
        <w:tab/>
      </w:r>
      <w:r>
        <w:fldChar w:fldCharType="begin"/>
      </w:r>
      <w:r>
        <w:instrText xml:space="preserve"> PAGEREF _Ref434476236 \h </w:instrText>
      </w:r>
      <w:r>
        <w:fldChar w:fldCharType="separate"/>
      </w:r>
      <w:r w:rsidR="003E6DC3">
        <w:rPr>
          <w:noProof/>
        </w:rPr>
        <w:t>828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3E6DC3">
        <w:t>The Psali Batos for the Apostles’ Feast</w:t>
      </w:r>
      <w:r>
        <w:fldChar w:fldCharType="end"/>
      </w:r>
      <w:r>
        <w:tab/>
      </w:r>
      <w:r>
        <w:fldChar w:fldCharType="begin"/>
      </w:r>
      <w:r>
        <w:instrText xml:space="preserve"> PAGEREF _Ref434476261 \h </w:instrText>
      </w:r>
      <w:r>
        <w:fldChar w:fldCharType="separate"/>
      </w:r>
      <w:r w:rsidR="003E6DC3">
        <w:rPr>
          <w:noProof/>
        </w:rPr>
        <w:t>831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3E6DC3">
        <w:t>The Psali Adam for the Transfiguration</w:t>
      </w:r>
      <w:r>
        <w:fldChar w:fldCharType="end"/>
      </w:r>
      <w:r>
        <w:tab/>
      </w:r>
      <w:r>
        <w:fldChar w:fldCharType="begin"/>
      </w:r>
      <w:r>
        <w:instrText xml:space="preserve"> PAGEREF _Ref434476299 \h </w:instrText>
      </w:r>
      <w:r>
        <w:fldChar w:fldCharType="separate"/>
      </w:r>
      <w:r w:rsidR="003E6DC3">
        <w:rPr>
          <w:noProof/>
        </w:rPr>
        <w:t>852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3E6DC3">
        <w:t>The Psali Batos for the Transfiguration</w:t>
      </w:r>
      <w:r>
        <w:fldChar w:fldCharType="end"/>
      </w:r>
      <w:r>
        <w:tab/>
      </w:r>
      <w:r>
        <w:fldChar w:fldCharType="begin"/>
      </w:r>
      <w:r>
        <w:instrText xml:space="preserve"> PAGEREF _Ref434476316 \h </w:instrText>
      </w:r>
      <w:r>
        <w:fldChar w:fldCharType="separate"/>
      </w:r>
      <w:r w:rsidR="003E6DC3">
        <w:rPr>
          <w:noProof/>
        </w:rPr>
        <w:t>856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3E6DC3">
        <w:t>The Psali Adam for Great Lent</w:t>
      </w:r>
      <w:r>
        <w:fldChar w:fldCharType="end"/>
      </w:r>
      <w:r>
        <w:tab/>
      </w:r>
      <w:r>
        <w:fldChar w:fldCharType="begin"/>
      </w:r>
      <w:r>
        <w:instrText xml:space="preserve"> PAGEREF _Ref434476347 \h </w:instrText>
      </w:r>
      <w:r>
        <w:fldChar w:fldCharType="separate"/>
      </w:r>
      <w:r w:rsidR="003E6DC3">
        <w:rPr>
          <w:noProof/>
        </w:rPr>
        <w:t>890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3E6DC3">
        <w:t>The Psali Batos for Great Lent</w:t>
      </w:r>
      <w:r>
        <w:fldChar w:fldCharType="end"/>
      </w:r>
      <w:r>
        <w:tab/>
      </w:r>
      <w:r>
        <w:fldChar w:fldCharType="begin"/>
      </w:r>
      <w:r>
        <w:instrText xml:space="preserve"> PAGEREF _Ref434476369 \h </w:instrText>
      </w:r>
      <w:r>
        <w:fldChar w:fldCharType="separate"/>
      </w:r>
      <w:r w:rsidR="003E6DC3">
        <w:rPr>
          <w:noProof/>
        </w:rPr>
        <w:t>893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3E6DC3">
        <w:t>The Psali Batos for Lazarus Saturday</w:t>
      </w:r>
      <w:r>
        <w:fldChar w:fldCharType="end"/>
      </w:r>
      <w:r>
        <w:tab/>
      </w:r>
      <w:r>
        <w:fldChar w:fldCharType="begin"/>
      </w:r>
      <w:r>
        <w:instrText xml:space="preserve"> PAGEREF _Ref434476394 \h </w:instrText>
      </w:r>
      <w:r>
        <w:fldChar w:fldCharType="separate"/>
      </w:r>
      <w:r w:rsidR="003E6DC3">
        <w:rPr>
          <w:noProof/>
        </w:rPr>
        <w:t>898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3E6DC3">
        <w:t>The Psali Adam for Palm Sunday</w:t>
      </w:r>
      <w:r>
        <w:fldChar w:fldCharType="end"/>
      </w:r>
      <w:r>
        <w:tab/>
      </w:r>
      <w:r>
        <w:fldChar w:fldCharType="begin"/>
      </w:r>
      <w:r>
        <w:instrText xml:space="preserve"> PAGEREF _Ref434476417 \h </w:instrText>
      </w:r>
      <w:r>
        <w:fldChar w:fldCharType="separate"/>
      </w:r>
      <w:r w:rsidR="003E6DC3">
        <w:rPr>
          <w:noProof/>
        </w:rPr>
        <w:t>907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3E6DC3">
        <w:t>The Psali Batos for the Joyous Saturday</w:t>
      </w:r>
      <w:r>
        <w:fldChar w:fldCharType="end"/>
      </w:r>
      <w:r>
        <w:tab/>
      </w:r>
      <w:r>
        <w:fldChar w:fldCharType="begin"/>
      </w:r>
      <w:r>
        <w:instrText xml:space="preserve"> PAGEREF _Ref435562018 \h </w:instrText>
      </w:r>
      <w:r>
        <w:fldChar w:fldCharType="separate"/>
      </w:r>
      <w:r w:rsidR="003E6DC3">
        <w:rPr>
          <w:noProof/>
        </w:rPr>
        <w:t>911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3E6DC3">
        <w:t>The Psali Adam for the Resurrection</w:t>
      </w:r>
      <w:r>
        <w:fldChar w:fldCharType="end"/>
      </w:r>
      <w:r>
        <w:tab/>
      </w:r>
      <w:r>
        <w:fldChar w:fldCharType="begin"/>
      </w:r>
      <w:r>
        <w:instrText xml:space="preserve"> PAGEREF _Ref434476440 \h </w:instrText>
      </w:r>
      <w:r>
        <w:fldChar w:fldCharType="separate"/>
      </w:r>
      <w:r w:rsidR="003E6DC3">
        <w:rPr>
          <w:noProof/>
        </w:rPr>
        <w:t>923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3E6DC3">
        <w:t>The Psali Batos for the Resurrection</w:t>
      </w:r>
      <w:r>
        <w:fldChar w:fldCharType="end"/>
      </w:r>
      <w:r>
        <w:tab/>
      </w:r>
      <w:r>
        <w:fldChar w:fldCharType="begin"/>
      </w:r>
      <w:r>
        <w:instrText xml:space="preserve"> PAGEREF _Ref434476459 \h </w:instrText>
      </w:r>
      <w:r>
        <w:fldChar w:fldCharType="separate"/>
      </w:r>
      <w:r w:rsidR="003E6DC3">
        <w:rPr>
          <w:noProof/>
        </w:rPr>
        <w:t>927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3E6DC3">
        <w:t>The Psali Adam for the Ascension</w:t>
      </w:r>
      <w:r>
        <w:fldChar w:fldCharType="end"/>
      </w:r>
      <w:r>
        <w:tab/>
      </w:r>
      <w:r>
        <w:fldChar w:fldCharType="begin"/>
      </w:r>
      <w:r>
        <w:instrText xml:space="preserve"> PAGEREF _Ref434476482 \h </w:instrText>
      </w:r>
      <w:r>
        <w:fldChar w:fldCharType="separate"/>
      </w:r>
      <w:r w:rsidR="003E6DC3">
        <w:rPr>
          <w:noProof/>
        </w:rPr>
        <w:t>934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3E6DC3">
        <w:t>The Psali Batos for the Ascension</w:t>
      </w:r>
      <w:r>
        <w:fldChar w:fldCharType="end"/>
      </w:r>
      <w:r>
        <w:tab/>
      </w:r>
      <w:r>
        <w:fldChar w:fldCharType="begin"/>
      </w:r>
      <w:r>
        <w:instrText xml:space="preserve"> PAGEREF _Ref434476541 \h </w:instrText>
      </w:r>
      <w:r>
        <w:fldChar w:fldCharType="separate"/>
      </w:r>
      <w:r w:rsidR="003E6DC3">
        <w:rPr>
          <w:noProof/>
        </w:rPr>
        <w:t>938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3E6DC3">
        <w:t>The Psali Adam for Pentecost</w:t>
      </w:r>
      <w:r>
        <w:fldChar w:fldCharType="end"/>
      </w:r>
      <w:r>
        <w:tab/>
      </w:r>
      <w:r>
        <w:fldChar w:fldCharType="begin"/>
      </w:r>
      <w:r>
        <w:instrText xml:space="preserve"> PAGEREF _Ref434476566 \h </w:instrText>
      </w:r>
      <w:r>
        <w:fldChar w:fldCharType="separate"/>
      </w:r>
      <w:r w:rsidR="003E6DC3">
        <w:rPr>
          <w:noProof/>
        </w:rPr>
        <w:t>945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3E6DC3">
        <w:t>The Psali Adam for the Virgin</w:t>
      </w:r>
      <w:r>
        <w:fldChar w:fldCharType="end"/>
      </w:r>
      <w:r>
        <w:tab/>
      </w:r>
      <w:r>
        <w:fldChar w:fldCharType="begin"/>
      </w:r>
      <w:r>
        <w:instrText xml:space="preserve"> PAGEREF _Ref435642763 \h </w:instrText>
      </w:r>
      <w:r>
        <w:fldChar w:fldCharType="separate"/>
      </w:r>
      <w:r w:rsidR="003E6DC3">
        <w:rPr>
          <w:noProof/>
        </w:rPr>
        <w:t>860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3E6DC3">
        <w:t>The Psali Batos for the Virgin</w:t>
      </w:r>
      <w:r>
        <w:fldChar w:fldCharType="end"/>
      </w:r>
      <w:r>
        <w:tab/>
      </w:r>
      <w:r>
        <w:fldChar w:fldCharType="begin"/>
      </w:r>
      <w:r>
        <w:instrText xml:space="preserve"> PAGEREF _Ref435734818 \h </w:instrText>
      </w:r>
      <w:r>
        <w:fldChar w:fldCharType="separate"/>
      </w:r>
      <w:r w:rsidR="003E6DC3">
        <w:rPr>
          <w:noProof/>
        </w:rPr>
        <w:t>864</w:t>
      </w:r>
      <w:r>
        <w:fldChar w:fldCharType="end"/>
      </w:r>
    </w:p>
    <w:p w14:paraId="3F93C9B6" w14:textId="77777777" w:rsidR="00B411C9" w:rsidRDefault="00B411C9" w:rsidP="00B411C9">
      <w:pPr>
        <w:pStyle w:val="Heading2"/>
      </w:pPr>
      <w:bookmarkStart w:id="1813" w:name="_Toc445107275"/>
      <w:r>
        <w:lastRenderedPageBreak/>
        <w:t>Index of Doxologies</w:t>
      </w:r>
      <w:bookmarkEnd w:id="1813"/>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3E6DC3">
        <w:t>The Introduction to the Doxologies</w:t>
      </w:r>
      <w:r>
        <w:fldChar w:fldCharType="end"/>
      </w:r>
      <w:r>
        <w:tab/>
      </w:r>
      <w:r>
        <w:fldChar w:fldCharType="begin"/>
      </w:r>
      <w:r>
        <w:instrText xml:space="preserve"> PAGEREF _Ref434477171 \h </w:instrText>
      </w:r>
      <w:r>
        <w:fldChar w:fldCharType="separate"/>
      </w:r>
      <w:r w:rsidR="003E6DC3">
        <w:rPr>
          <w:noProof/>
        </w:rPr>
        <w:t>28</w:t>
      </w:r>
      <w:r>
        <w:fldChar w:fldCharType="end"/>
      </w:r>
    </w:p>
    <w:p w14:paraId="6914D076" w14:textId="77777777" w:rsidR="00E21EA3" w:rsidRDefault="00E21EA3" w:rsidP="00E21EA3">
      <w:pPr>
        <w:pStyle w:val="Heading3"/>
      </w:pPr>
      <w:bookmarkStart w:id="1814" w:name="_Ref435642966"/>
      <w:r>
        <w:t>Seasonal Doxologies</w:t>
      </w:r>
      <w:bookmarkEnd w:id="1814"/>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3E6DC3">
        <w:t>The Doxology for Ecclesiastical New Year</w:t>
      </w:r>
      <w:r>
        <w:fldChar w:fldCharType="end"/>
      </w:r>
      <w:r>
        <w:tab/>
      </w:r>
      <w:r>
        <w:fldChar w:fldCharType="begin"/>
      </w:r>
      <w:r>
        <w:instrText xml:space="preserve"> PAGEREF _Ref434477358 \h </w:instrText>
      </w:r>
      <w:r>
        <w:fldChar w:fldCharType="separate"/>
      </w:r>
      <w:r w:rsidR="003E6DC3">
        <w:rPr>
          <w:noProof/>
        </w:rPr>
        <w:t>572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3E6DC3">
        <w:t>The Doxology for the Feast of the Cross</w:t>
      </w:r>
      <w:r>
        <w:fldChar w:fldCharType="end"/>
      </w:r>
      <w:r>
        <w:tab/>
      </w:r>
      <w:r>
        <w:fldChar w:fldCharType="begin"/>
      </w:r>
      <w:r>
        <w:instrText xml:space="preserve"> PAGEREF _Ref434477443 \h </w:instrText>
      </w:r>
      <w:r>
        <w:fldChar w:fldCharType="separate"/>
      </w:r>
      <w:r w:rsidR="003E6DC3">
        <w:rPr>
          <w:noProof/>
        </w:rPr>
        <w:t>587</w:t>
      </w:r>
      <w:r>
        <w:fldChar w:fldCharType="end"/>
      </w:r>
    </w:p>
    <w:p w14:paraId="5015C689" w14:textId="77777777" w:rsidR="003E6DC3" w:rsidRDefault="00CC1CA8" w:rsidP="009E261C">
      <w:pPr>
        <w:pStyle w:val="Rubric"/>
      </w:pPr>
      <w:r>
        <w:fldChar w:fldCharType="begin"/>
      </w:r>
      <w:r>
        <w:instrText xml:space="preserve"> REF _Ref434478837 \h </w:instrText>
      </w:r>
      <w:r>
        <w:fldChar w:fldCharType="separate"/>
      </w:r>
      <w:r w:rsidR="003E6DC3">
        <w:t xml:space="preserve"> four Sundays before the Feast.</w:t>
      </w:r>
    </w:p>
    <w:p w14:paraId="6D5E5642" w14:textId="77777777" w:rsidR="00CC1CA8" w:rsidRDefault="003E6DC3"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3E6DC3">
        <w:t xml:space="preserve">The Second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3E6DC3">
        <w:rPr>
          <w:noProof/>
        </w:rPr>
        <w:t>637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3E6DC3">
        <w:t xml:space="preserve">The Third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3E6DC3">
        <w:rPr>
          <w:noProof/>
        </w:rPr>
        <w:t>638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3E6DC3">
        <w:t xml:space="preserve">The Fourth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3E6DC3">
        <w:rPr>
          <w:noProof/>
        </w:rPr>
        <w:t>640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3E6DC3">
        <w:t xml:space="preserve">The Fifth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3E6DC3">
        <w:rPr>
          <w:noProof/>
        </w:rPr>
        <w:t>641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3E6DC3">
        <w:t xml:space="preserve">The Sixth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3E6DC3">
        <w:rPr>
          <w:noProof/>
        </w:rPr>
        <w:t>643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3E6DC3">
        <w:t>The Doxology for the Preparation Day of Nativity</w:t>
      </w:r>
      <w:r>
        <w:fldChar w:fldCharType="end"/>
      </w:r>
      <w:r>
        <w:tab/>
      </w:r>
      <w:r>
        <w:fldChar w:fldCharType="begin"/>
      </w:r>
      <w:r>
        <w:instrText xml:space="preserve"> PAGEREF _Ref434477504 \h </w:instrText>
      </w:r>
      <w:r>
        <w:fldChar w:fldCharType="separate"/>
      </w:r>
      <w:r w:rsidR="003E6DC3">
        <w:rPr>
          <w:noProof/>
        </w:rPr>
        <w:t>656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3E6DC3">
        <w:t>The First Doxology for Nativity</w:t>
      </w:r>
      <w:r>
        <w:fldChar w:fldCharType="end"/>
      </w:r>
      <w:r>
        <w:tab/>
      </w:r>
      <w:r>
        <w:fldChar w:fldCharType="begin"/>
      </w:r>
      <w:r>
        <w:instrText xml:space="preserve"> PAGEREF _Ref434477532 \h </w:instrText>
      </w:r>
      <w:r>
        <w:fldChar w:fldCharType="separate"/>
      </w:r>
      <w:r w:rsidR="003E6DC3">
        <w:rPr>
          <w:noProof/>
        </w:rPr>
        <w:t>658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3E6DC3">
        <w:t>The Second Doxology for Nativity</w:t>
      </w:r>
      <w:r>
        <w:fldChar w:fldCharType="end"/>
      </w:r>
      <w:r>
        <w:tab/>
      </w:r>
      <w:r>
        <w:fldChar w:fldCharType="begin"/>
      </w:r>
      <w:r>
        <w:instrText xml:space="preserve"> PAGEREF _Ref434477542 \h </w:instrText>
      </w:r>
      <w:r>
        <w:fldChar w:fldCharType="separate"/>
      </w:r>
      <w:r w:rsidR="003E6DC3">
        <w:rPr>
          <w:noProof/>
        </w:rPr>
        <w:t>660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3E6DC3">
        <w:t>The Third Doxology for Nativity</w:t>
      </w:r>
      <w:r>
        <w:fldChar w:fldCharType="end"/>
      </w:r>
      <w:r>
        <w:tab/>
      </w:r>
      <w:r>
        <w:fldChar w:fldCharType="begin"/>
      </w:r>
      <w:r>
        <w:instrText xml:space="preserve"> PAGEREF _Ref434477554 \h </w:instrText>
      </w:r>
      <w:r>
        <w:fldChar w:fldCharType="separate"/>
      </w:r>
      <w:r w:rsidR="003E6DC3">
        <w:rPr>
          <w:noProof/>
        </w:rPr>
        <w:t>661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3E6DC3">
        <w:t>The Doxology for the Circumcision</w:t>
      </w:r>
      <w:r>
        <w:fldChar w:fldCharType="end"/>
      </w:r>
      <w:r>
        <w:tab/>
      </w:r>
      <w:r>
        <w:fldChar w:fldCharType="begin"/>
      </w:r>
      <w:r>
        <w:instrText xml:space="preserve"> PAGEREF _Ref434477590 \h </w:instrText>
      </w:r>
      <w:r>
        <w:fldChar w:fldCharType="separate"/>
      </w:r>
      <w:r w:rsidR="003E6DC3">
        <w:rPr>
          <w:noProof/>
        </w:rPr>
        <w:t>698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3E6DC3">
        <w:t>An Abridged Doxology for Theophany</w:t>
      </w:r>
      <w:r>
        <w:fldChar w:fldCharType="end"/>
      </w:r>
      <w:r>
        <w:tab/>
      </w:r>
      <w:r>
        <w:fldChar w:fldCharType="begin"/>
      </w:r>
      <w:r>
        <w:instrText xml:space="preserve"> PAGEREF _Ref434477630 \h </w:instrText>
      </w:r>
      <w:r>
        <w:fldChar w:fldCharType="separate"/>
      </w:r>
      <w:r w:rsidR="003E6DC3">
        <w:rPr>
          <w:noProof/>
        </w:rPr>
        <w:t>707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3E6DC3">
        <w:t>The First Doxology for Theophany</w:t>
      </w:r>
      <w:r>
        <w:fldChar w:fldCharType="end"/>
      </w:r>
      <w:r>
        <w:tab/>
      </w:r>
      <w:r>
        <w:fldChar w:fldCharType="begin"/>
      </w:r>
      <w:r>
        <w:instrText xml:space="preserve"> PAGEREF _Ref434477641 \h </w:instrText>
      </w:r>
      <w:r>
        <w:fldChar w:fldCharType="separate"/>
      </w:r>
      <w:r w:rsidR="003E6DC3">
        <w:rPr>
          <w:noProof/>
        </w:rPr>
        <w:t>709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3E6DC3">
        <w:t>The Second Doxology for Theophany</w:t>
      </w:r>
      <w:r>
        <w:fldChar w:fldCharType="end"/>
      </w:r>
      <w:r>
        <w:tab/>
      </w:r>
      <w:r>
        <w:fldChar w:fldCharType="begin"/>
      </w:r>
      <w:r>
        <w:instrText xml:space="preserve"> PAGEREF _Ref434477660 \h </w:instrText>
      </w:r>
      <w:r>
        <w:fldChar w:fldCharType="separate"/>
      </w:r>
      <w:r w:rsidR="003E6DC3">
        <w:rPr>
          <w:noProof/>
        </w:rPr>
        <w:t>711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3E6DC3">
        <w:t>The Doxology for the Wedding of Cana</w:t>
      </w:r>
      <w:r>
        <w:fldChar w:fldCharType="end"/>
      </w:r>
      <w:r>
        <w:tab/>
      </w:r>
      <w:r>
        <w:fldChar w:fldCharType="begin"/>
      </w:r>
      <w:r>
        <w:instrText xml:space="preserve"> PAGEREF _Ref434477774 \h </w:instrText>
      </w:r>
      <w:r>
        <w:fldChar w:fldCharType="separate"/>
      </w:r>
      <w:r w:rsidR="003E6DC3">
        <w:rPr>
          <w:noProof/>
        </w:rPr>
        <w:t>741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3E6DC3">
        <w:t>The Doxology for the Entrance into the Temple</w:t>
      </w:r>
      <w:r>
        <w:fldChar w:fldCharType="end"/>
      </w:r>
      <w:r>
        <w:tab/>
      </w:r>
      <w:r>
        <w:fldChar w:fldCharType="begin"/>
      </w:r>
      <w:r>
        <w:instrText xml:space="preserve"> PAGEREF _Ref434477815 \h </w:instrText>
      </w:r>
      <w:r>
        <w:fldChar w:fldCharType="separate"/>
      </w:r>
      <w:r w:rsidR="003E6DC3">
        <w:rPr>
          <w:noProof/>
        </w:rPr>
        <w:t>759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3E6DC3">
        <w:t>The Doxology for the Annunciation</w:t>
      </w:r>
      <w:r>
        <w:fldChar w:fldCharType="end"/>
      </w:r>
      <w:r>
        <w:tab/>
      </w:r>
      <w:r>
        <w:fldChar w:fldCharType="begin"/>
      </w:r>
      <w:r>
        <w:instrText xml:space="preserve"> PAGEREF _Ref434477856 \h </w:instrText>
      </w:r>
      <w:r>
        <w:fldChar w:fldCharType="separate"/>
      </w:r>
      <w:r w:rsidR="003E6DC3">
        <w:rPr>
          <w:noProof/>
        </w:rPr>
        <w:t>770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3E6DC3">
        <w:t>The Doxology for the Entrance into Egypt</w:t>
      </w:r>
      <w:r>
        <w:fldChar w:fldCharType="end"/>
      </w:r>
      <w:r>
        <w:tab/>
      </w:r>
      <w:r>
        <w:fldChar w:fldCharType="begin"/>
      </w:r>
      <w:r>
        <w:instrText xml:space="preserve"> PAGEREF _Ref434477906 \h </w:instrText>
      </w:r>
      <w:r>
        <w:fldChar w:fldCharType="separate"/>
      </w:r>
      <w:r w:rsidR="003E6DC3">
        <w:rPr>
          <w:noProof/>
        </w:rPr>
        <w:t>793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3E6DC3">
        <w:t>The Doxology of the Transfiguration</w:t>
      </w:r>
      <w:r>
        <w:fldChar w:fldCharType="end"/>
      </w:r>
      <w:r>
        <w:tab/>
      </w:r>
      <w:r>
        <w:fldChar w:fldCharType="begin"/>
      </w:r>
      <w:r>
        <w:instrText xml:space="preserve"> PAGEREF _Ref434478012 \h </w:instrText>
      </w:r>
      <w:r>
        <w:fldChar w:fldCharType="separate"/>
      </w:r>
      <w:r w:rsidR="003E6DC3">
        <w:rPr>
          <w:noProof/>
        </w:rPr>
        <w:t>851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3E6DC3">
        <w:t>The Doxology of Jonah’s Fast</w:t>
      </w:r>
      <w:r>
        <w:fldChar w:fldCharType="end"/>
      </w:r>
      <w:r>
        <w:tab/>
      </w:r>
      <w:r>
        <w:fldChar w:fldCharType="begin"/>
      </w:r>
      <w:r>
        <w:instrText xml:space="preserve"> PAGEREF _Ref434478053 \h </w:instrText>
      </w:r>
      <w:r>
        <w:fldChar w:fldCharType="separate"/>
      </w:r>
      <w:r w:rsidR="003E6DC3">
        <w:rPr>
          <w:noProof/>
        </w:rPr>
        <w:t>875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3E6DC3">
        <w:t>The Doxology for Saturday and Sunday in Great Lent</w:t>
      </w:r>
      <w:r>
        <w:fldChar w:fldCharType="end"/>
      </w:r>
      <w:r>
        <w:tab/>
      </w:r>
      <w:r>
        <w:fldChar w:fldCharType="begin"/>
      </w:r>
      <w:r>
        <w:instrText xml:space="preserve"> PAGEREF _Ref434478080 \h </w:instrText>
      </w:r>
      <w:r>
        <w:fldChar w:fldCharType="separate"/>
      </w:r>
      <w:r w:rsidR="003E6DC3">
        <w:rPr>
          <w:noProof/>
        </w:rPr>
        <w:t>876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3E6DC3">
        <w:t>The Doxology for Weekdays in Great Lent</w:t>
      </w:r>
      <w:r>
        <w:fldChar w:fldCharType="end"/>
      </w:r>
      <w:r>
        <w:tab/>
      </w:r>
      <w:r>
        <w:fldChar w:fldCharType="begin"/>
      </w:r>
      <w:r>
        <w:instrText xml:space="preserve"> PAGEREF _Ref434478104 \h </w:instrText>
      </w:r>
      <w:r>
        <w:fldChar w:fldCharType="separate"/>
      </w:r>
      <w:r w:rsidR="003E6DC3">
        <w:rPr>
          <w:noProof/>
        </w:rPr>
        <w:t>879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3E6DC3">
        <w:t>A Second Doxology for Weekdays in Great Lent</w:t>
      </w:r>
      <w:r>
        <w:fldChar w:fldCharType="end"/>
      </w:r>
      <w:r>
        <w:tab/>
      </w:r>
      <w:r>
        <w:fldChar w:fldCharType="begin"/>
      </w:r>
      <w:r>
        <w:instrText xml:space="preserve"> PAGEREF _Ref434478128 \h </w:instrText>
      </w:r>
      <w:r>
        <w:fldChar w:fldCharType="separate"/>
      </w:r>
      <w:r w:rsidR="003E6DC3">
        <w:rPr>
          <w:noProof/>
        </w:rPr>
        <w:t>880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3E6DC3">
        <w:t>A Third Doxology for Weekdays in Great Lent</w:t>
      </w:r>
      <w:r>
        <w:fldChar w:fldCharType="end"/>
      </w:r>
      <w:r>
        <w:tab/>
      </w:r>
      <w:r>
        <w:fldChar w:fldCharType="begin"/>
      </w:r>
      <w:r>
        <w:instrText xml:space="preserve"> PAGEREF _Ref434478147 \h </w:instrText>
      </w:r>
      <w:r>
        <w:fldChar w:fldCharType="separate"/>
      </w:r>
      <w:r w:rsidR="003E6DC3">
        <w:rPr>
          <w:noProof/>
        </w:rPr>
        <w:t>883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3E6DC3">
        <w:t>The Fourth Doxology for Great Lent</w:t>
      </w:r>
      <w:r>
        <w:fldChar w:fldCharType="end"/>
      </w:r>
      <w:r>
        <w:tab/>
      </w:r>
      <w:r>
        <w:fldChar w:fldCharType="begin"/>
      </w:r>
      <w:r>
        <w:instrText xml:space="preserve"> PAGEREF _Ref434478172 \h </w:instrText>
      </w:r>
      <w:r>
        <w:fldChar w:fldCharType="separate"/>
      </w:r>
      <w:r w:rsidR="003E6DC3">
        <w:rPr>
          <w:noProof/>
        </w:rPr>
        <w:t>884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3E6DC3">
        <w:t>The First Doxology for Palm Sunday</w:t>
      </w:r>
      <w:r>
        <w:fldChar w:fldCharType="end"/>
      </w:r>
      <w:r>
        <w:tab/>
      </w:r>
      <w:r>
        <w:fldChar w:fldCharType="begin"/>
      </w:r>
      <w:r>
        <w:instrText xml:space="preserve"> PAGEREF _Ref434478217 \h </w:instrText>
      </w:r>
      <w:r>
        <w:fldChar w:fldCharType="separate"/>
      </w:r>
      <w:r w:rsidR="003E6DC3">
        <w:rPr>
          <w:noProof/>
        </w:rPr>
        <w:t>902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3E6DC3">
        <w:t>The Second Doxology for Palm Sunday</w:t>
      </w:r>
      <w:r>
        <w:fldChar w:fldCharType="end"/>
      </w:r>
      <w:r>
        <w:tab/>
      </w:r>
      <w:r>
        <w:fldChar w:fldCharType="begin"/>
      </w:r>
      <w:r>
        <w:instrText xml:space="preserve"> PAGEREF _Ref434478234 \h </w:instrText>
      </w:r>
      <w:r>
        <w:fldChar w:fldCharType="separate"/>
      </w:r>
      <w:r w:rsidR="003E6DC3">
        <w:rPr>
          <w:noProof/>
        </w:rPr>
        <w:t>904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3E6DC3">
        <w:t>The Third Doxology for Palm Sunday</w:t>
      </w:r>
      <w:r>
        <w:fldChar w:fldCharType="end"/>
      </w:r>
      <w:r>
        <w:tab/>
      </w:r>
      <w:r>
        <w:fldChar w:fldCharType="begin"/>
      </w:r>
      <w:r>
        <w:instrText xml:space="preserve"> PAGEREF _Ref434478255 \h </w:instrText>
      </w:r>
      <w:r>
        <w:fldChar w:fldCharType="separate"/>
      </w:r>
      <w:r w:rsidR="003E6DC3">
        <w:rPr>
          <w:noProof/>
        </w:rPr>
        <w:t>905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3E6DC3">
        <w:t>The Doxology for the Resurrection</w:t>
      </w:r>
      <w:r>
        <w:fldChar w:fldCharType="end"/>
      </w:r>
      <w:r>
        <w:tab/>
      </w:r>
      <w:r>
        <w:fldChar w:fldCharType="begin"/>
      </w:r>
      <w:r>
        <w:instrText xml:space="preserve"> PAGEREF _Ref434478294 \h </w:instrText>
      </w:r>
      <w:r>
        <w:fldChar w:fldCharType="separate"/>
      </w:r>
      <w:r w:rsidR="003E6DC3">
        <w:rPr>
          <w:noProof/>
        </w:rPr>
        <w:t>919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3E6DC3">
        <w:t>Another Doxology for the Resurrection</w:t>
      </w:r>
      <w:r>
        <w:fldChar w:fldCharType="end"/>
      </w:r>
      <w:r>
        <w:tab/>
      </w:r>
      <w:r>
        <w:fldChar w:fldCharType="begin"/>
      </w:r>
      <w:r>
        <w:instrText xml:space="preserve"> PAGEREF _Ref434478317 \h </w:instrText>
      </w:r>
      <w:r>
        <w:fldChar w:fldCharType="separate"/>
      </w:r>
      <w:r w:rsidR="003E6DC3">
        <w:rPr>
          <w:noProof/>
        </w:rPr>
        <w:t>920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3E6DC3">
        <w:t>A Doxology for Archangel Michael for the Resurrection</w:t>
      </w:r>
      <w:r>
        <w:fldChar w:fldCharType="end"/>
      </w:r>
      <w:r>
        <w:tab/>
      </w:r>
      <w:r>
        <w:fldChar w:fldCharType="begin"/>
      </w:r>
      <w:r>
        <w:instrText xml:space="preserve"> PAGEREF _Ref434478347 \h </w:instrText>
      </w:r>
      <w:r>
        <w:fldChar w:fldCharType="separate"/>
      </w:r>
      <w:r w:rsidR="003E6DC3">
        <w:rPr>
          <w:noProof/>
        </w:rPr>
        <w:t>921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3E6DC3">
        <w:t>The Doxology for Thomas Sunday</w:t>
      </w:r>
      <w:r>
        <w:fldChar w:fldCharType="end"/>
      </w:r>
      <w:r>
        <w:tab/>
      </w:r>
      <w:r>
        <w:fldChar w:fldCharType="begin"/>
      </w:r>
      <w:r>
        <w:instrText xml:space="preserve"> PAGEREF _Ref434478375 \h </w:instrText>
      </w:r>
      <w:r>
        <w:fldChar w:fldCharType="separate"/>
      </w:r>
      <w:r w:rsidR="003E6DC3">
        <w:rPr>
          <w:noProof/>
        </w:rPr>
        <w:t>930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3E6DC3">
        <w:t>The Doxology for the Ascension</w:t>
      </w:r>
      <w:r>
        <w:fldChar w:fldCharType="end"/>
      </w:r>
      <w:r>
        <w:tab/>
      </w:r>
      <w:r>
        <w:fldChar w:fldCharType="begin"/>
      </w:r>
      <w:r>
        <w:instrText xml:space="preserve"> PAGEREF _Ref434478556 \h </w:instrText>
      </w:r>
      <w:r>
        <w:fldChar w:fldCharType="separate"/>
      </w:r>
      <w:r w:rsidR="003E6DC3">
        <w:rPr>
          <w:noProof/>
        </w:rPr>
        <w:t>932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3E6DC3">
        <w:t>The Doxology for Pentecost</w:t>
      </w:r>
      <w:r>
        <w:fldChar w:fldCharType="end"/>
      </w:r>
      <w:r>
        <w:tab/>
      </w:r>
      <w:r>
        <w:fldChar w:fldCharType="begin"/>
      </w:r>
      <w:r>
        <w:instrText xml:space="preserve"> PAGEREF _Ref434478581 \h </w:instrText>
      </w:r>
      <w:r>
        <w:fldChar w:fldCharType="separate"/>
      </w:r>
      <w:r w:rsidR="003E6DC3">
        <w:rPr>
          <w:noProof/>
        </w:rPr>
        <w:t>942</w:t>
      </w:r>
      <w:r>
        <w:fldChar w:fldCharType="end"/>
      </w:r>
    </w:p>
    <w:p w14:paraId="4285BFE1" w14:textId="77777777" w:rsidR="00E21EA3" w:rsidRDefault="00E21EA3" w:rsidP="00E21EA3">
      <w:pPr>
        <w:pStyle w:val="Heading3"/>
      </w:pPr>
      <w:bookmarkStart w:id="1815" w:name="_Ref435643009"/>
      <w:r>
        <w:t>Saints’ Doxologies</w:t>
      </w:r>
      <w:bookmarkEnd w:id="1815"/>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3E6DC3">
        <w:t>The Evening Doxology of the Virgin</w:t>
      </w:r>
      <w:r>
        <w:fldChar w:fldCharType="end"/>
      </w:r>
      <w:r>
        <w:tab/>
      </w:r>
      <w:r>
        <w:fldChar w:fldCharType="begin"/>
      </w:r>
      <w:r>
        <w:instrText xml:space="preserve"> PAGEREF _Ref434487836 \h </w:instrText>
      </w:r>
      <w:r>
        <w:fldChar w:fldCharType="separate"/>
      </w:r>
      <w:r w:rsidR="003E6DC3">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3E6DC3" w:rsidRPr="003E6DC3">
        <w:t>The Doxology of the Virgin for Midnight Praise</w:t>
      </w:r>
      <w:r>
        <w:fldChar w:fldCharType="end"/>
      </w:r>
      <w:r>
        <w:tab/>
      </w:r>
      <w:r>
        <w:fldChar w:fldCharType="begin"/>
      </w:r>
      <w:r>
        <w:instrText xml:space="preserve"> PAGEREF _Ref434487891 \h </w:instrText>
      </w:r>
      <w:r>
        <w:fldChar w:fldCharType="separate"/>
      </w:r>
      <w:r w:rsidR="003E6DC3">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3E6DC3">
        <w:t>The Morning Doxology of the Virgin</w:t>
      </w:r>
      <w:r>
        <w:fldChar w:fldCharType="end"/>
      </w:r>
      <w:r>
        <w:tab/>
      </w:r>
      <w:r>
        <w:fldChar w:fldCharType="begin"/>
      </w:r>
      <w:r>
        <w:instrText xml:space="preserve"> PAGEREF _Ref434487846 \h </w:instrText>
      </w:r>
      <w:r>
        <w:fldChar w:fldCharType="separate"/>
      </w:r>
      <w:r w:rsidR="003E6DC3">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3E6DC3">
        <w:t>The Doxology for Archangel Michael</w:t>
      </w:r>
      <w:r>
        <w:fldChar w:fldCharType="end"/>
      </w:r>
      <w:r>
        <w:tab/>
      </w:r>
      <w:r>
        <w:fldChar w:fldCharType="begin"/>
      </w:r>
      <w:r>
        <w:instrText xml:space="preserve"> PAGEREF _Ref434487967 \h </w:instrText>
      </w:r>
      <w:r>
        <w:fldChar w:fldCharType="separate"/>
      </w:r>
      <w:r w:rsidR="003E6DC3">
        <w:rPr>
          <w:noProof/>
        </w:rPr>
        <w:t>621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3E6DC3">
        <w:t>The Doxology for Archangel Gabriel, the Evangelist of Daniel</w:t>
      </w:r>
      <w:r>
        <w:fldChar w:fldCharType="end"/>
      </w:r>
      <w:r>
        <w:tab/>
      </w:r>
      <w:r>
        <w:fldChar w:fldCharType="begin"/>
      </w:r>
      <w:r>
        <w:instrText xml:space="preserve"> PAGEREF _Ref434488149 \h </w:instrText>
      </w:r>
      <w:r>
        <w:fldChar w:fldCharType="separate"/>
      </w:r>
      <w:r w:rsidR="003E6DC3">
        <w:rPr>
          <w:noProof/>
        </w:rPr>
        <w:t>817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3E6DC3">
        <w:t>The Doxology for Michael and Gabriel</w:t>
      </w:r>
      <w:r>
        <w:fldChar w:fldCharType="end"/>
      </w:r>
      <w:r>
        <w:tab/>
      </w:r>
      <w:r>
        <w:fldChar w:fldCharType="begin"/>
      </w:r>
      <w:r>
        <w:instrText xml:space="preserve"> PAGEREF _Ref434487984 \h </w:instrText>
      </w:r>
      <w:r>
        <w:fldChar w:fldCharType="separate"/>
      </w:r>
      <w:r w:rsidR="003E6DC3">
        <w:rPr>
          <w:noProof/>
        </w:rPr>
        <w:t>622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3E6DC3">
        <w:t>The Doxology for Archangel Raphael</w:t>
      </w:r>
      <w:r>
        <w:fldChar w:fldCharType="end"/>
      </w:r>
      <w:r>
        <w:tab/>
      </w:r>
      <w:r>
        <w:fldChar w:fldCharType="begin"/>
      </w:r>
      <w:r>
        <w:instrText xml:space="preserve"> PAGEREF _Ref434488208 \h </w:instrText>
      </w:r>
      <w:r>
        <w:fldChar w:fldCharType="separate"/>
      </w:r>
      <w:r w:rsidR="003E6DC3">
        <w:rPr>
          <w:noProof/>
        </w:rPr>
        <w:t>871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3E6DC3">
        <w:t>The Doxology for Archangel Suriel</w:t>
      </w:r>
      <w:r>
        <w:fldChar w:fldCharType="end"/>
      </w:r>
      <w:r>
        <w:tab/>
      </w:r>
      <w:r>
        <w:fldChar w:fldCharType="begin"/>
      </w:r>
      <w:r>
        <w:instrText xml:space="preserve"> PAGEREF _Ref434488250 \h </w:instrText>
      </w:r>
      <w:r>
        <w:fldChar w:fldCharType="separate"/>
      </w:r>
      <w:r w:rsidR="003E6DC3">
        <w:rPr>
          <w:noProof/>
        </w:rPr>
        <w:t>755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3E6DC3">
        <w:t>The Doxology for the Four Incorporeal Beasts</w:t>
      </w:r>
      <w:r>
        <w:fldChar w:fldCharType="end"/>
      </w:r>
      <w:r>
        <w:tab/>
      </w:r>
      <w:r>
        <w:fldChar w:fldCharType="begin"/>
      </w:r>
      <w:r>
        <w:instrText xml:space="preserve"> PAGEREF _Ref434488301 \h </w:instrText>
      </w:r>
      <w:r>
        <w:fldChar w:fldCharType="separate"/>
      </w:r>
      <w:r w:rsidR="003E6DC3">
        <w:rPr>
          <w:noProof/>
        </w:rPr>
        <w:t>620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3E6DC3">
        <w:t>The Doxology for the Twenty Four Presbyters</w:t>
      </w:r>
      <w:r>
        <w:fldChar w:fldCharType="end"/>
      </w:r>
      <w:r>
        <w:tab/>
      </w:r>
      <w:r>
        <w:fldChar w:fldCharType="begin"/>
      </w:r>
      <w:r>
        <w:instrText xml:space="preserve"> PAGEREF _Ref434488339 \h </w:instrText>
      </w:r>
      <w:r>
        <w:fldChar w:fldCharType="separate"/>
      </w:r>
      <w:r w:rsidR="003E6DC3">
        <w:rPr>
          <w:noProof/>
        </w:rPr>
        <w:t>628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3E6DC3">
        <w:t>The Doxology of the Heavenly</w:t>
      </w:r>
      <w:r>
        <w:fldChar w:fldCharType="end"/>
      </w:r>
      <w:r>
        <w:tab/>
      </w:r>
      <w:r>
        <w:fldChar w:fldCharType="begin"/>
      </w:r>
      <w:r>
        <w:instrText xml:space="preserve"> PAGEREF _Ref434488390 \h </w:instrText>
      </w:r>
      <w:r>
        <w:fldChar w:fldCharType="separate"/>
      </w:r>
      <w:r w:rsidR="003E6DC3">
        <w:rPr>
          <w:noProof/>
        </w:rPr>
        <w:t>550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3E6DC3">
        <w:t>The Doxology of St. John the Baptist</w:t>
      </w:r>
      <w:r>
        <w:fldChar w:fldCharType="end"/>
      </w:r>
      <w:r>
        <w:tab/>
      </w:r>
      <w:r>
        <w:fldChar w:fldCharType="begin"/>
      </w:r>
      <w:r>
        <w:instrText xml:space="preserve"> PAGEREF _Ref434488524 \h </w:instrText>
      </w:r>
      <w:r>
        <w:fldChar w:fldCharType="separate"/>
      </w:r>
      <w:r w:rsidR="003E6DC3">
        <w:rPr>
          <w:noProof/>
        </w:rPr>
        <w:t>551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3E6DC3">
        <w:t>Another Doxology of St. John the Baptist</w:t>
      </w:r>
      <w:r>
        <w:fldChar w:fldCharType="end"/>
      </w:r>
      <w:r>
        <w:tab/>
      </w:r>
      <w:r>
        <w:fldChar w:fldCharType="begin"/>
      </w:r>
      <w:r>
        <w:instrText xml:space="preserve"> PAGEREF _Ref434488546 \h </w:instrText>
      </w:r>
      <w:r>
        <w:fldChar w:fldCharType="separate"/>
      </w:r>
      <w:r w:rsidR="003E6DC3">
        <w:rPr>
          <w:noProof/>
        </w:rPr>
        <w:t>552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3E6DC3">
        <w:t>The Doxology for the One Hundred and Forty Four Thousand</w:t>
      </w:r>
      <w:r>
        <w:fldChar w:fldCharType="end"/>
      </w:r>
      <w:r>
        <w:tab/>
      </w:r>
      <w:r>
        <w:fldChar w:fldCharType="begin"/>
      </w:r>
      <w:r>
        <w:instrText xml:space="preserve"> PAGEREF _Ref434488616 \h </w:instrText>
      </w:r>
      <w:r>
        <w:fldChar w:fldCharType="separate"/>
      </w:r>
      <w:r w:rsidR="003E6DC3">
        <w:rPr>
          <w:noProof/>
        </w:rPr>
        <w:t>694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3E6DC3">
        <w:t>A Doxology for the Apostles</w:t>
      </w:r>
      <w:r>
        <w:fldChar w:fldCharType="end"/>
      </w:r>
      <w:r>
        <w:tab/>
      </w:r>
      <w:r>
        <w:fldChar w:fldCharType="begin"/>
      </w:r>
      <w:r>
        <w:instrText xml:space="preserve"> PAGEREF _Ref434488644 \h </w:instrText>
      </w:r>
      <w:r>
        <w:fldChar w:fldCharType="separate"/>
      </w:r>
      <w:r w:rsidR="003E6DC3">
        <w:rPr>
          <w:noProof/>
        </w:rPr>
        <w:t>553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3E6DC3">
        <w:t>Another Doxology for the Apostles</w:t>
      </w:r>
      <w:r>
        <w:fldChar w:fldCharType="end"/>
      </w:r>
      <w:r>
        <w:tab/>
      </w:r>
      <w:r>
        <w:fldChar w:fldCharType="begin"/>
      </w:r>
      <w:r>
        <w:instrText xml:space="preserve"> PAGEREF _Ref434488657 \h </w:instrText>
      </w:r>
      <w:r>
        <w:fldChar w:fldCharType="separate"/>
      </w:r>
      <w:r w:rsidR="003E6DC3">
        <w:rPr>
          <w:noProof/>
        </w:rPr>
        <w:t>553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3E6DC3">
        <w:t>The Doxology of St. Paul</w:t>
      </w:r>
      <w:r>
        <w:fldChar w:fldCharType="end"/>
      </w:r>
      <w:r>
        <w:tab/>
      </w:r>
      <w:r>
        <w:fldChar w:fldCharType="begin"/>
      </w:r>
      <w:r>
        <w:instrText xml:space="preserve"> PAGEREF _Ref434488724 \h </w:instrText>
      </w:r>
      <w:r>
        <w:fldChar w:fldCharType="separate"/>
      </w:r>
      <w:r w:rsidR="003E6DC3">
        <w:rPr>
          <w:noProof/>
        </w:rPr>
        <w:t>826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3E6DC3">
        <w:t>The Doxology for St. John the Evangelist</w:t>
      </w:r>
      <w:r>
        <w:fldChar w:fldCharType="end"/>
      </w:r>
      <w:r>
        <w:tab/>
      </w:r>
      <w:r>
        <w:fldChar w:fldCharType="begin"/>
      </w:r>
      <w:r>
        <w:instrText xml:space="preserve"> PAGEREF _Ref434488768 \h </w:instrText>
      </w:r>
      <w:r>
        <w:fldChar w:fldCharType="separate"/>
      </w:r>
      <w:r w:rsidR="003E6DC3">
        <w:rPr>
          <w:noProof/>
        </w:rPr>
        <w:t>695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3E6DC3">
        <w:t>The Doxology of St. Mark</w:t>
      </w:r>
      <w:r>
        <w:fldChar w:fldCharType="end"/>
      </w:r>
      <w:r>
        <w:tab/>
      </w:r>
      <w:r>
        <w:fldChar w:fldCharType="begin"/>
      </w:r>
      <w:r>
        <w:instrText xml:space="preserve"> PAGEREF _Ref434488814 \h </w:instrText>
      </w:r>
      <w:r>
        <w:fldChar w:fldCharType="separate"/>
      </w:r>
      <w:r w:rsidR="003E6DC3">
        <w:rPr>
          <w:noProof/>
        </w:rPr>
        <w:t>554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3E6DC3">
        <w:t>Another Doxology of St. Mark</w:t>
      </w:r>
      <w:r>
        <w:fldChar w:fldCharType="end"/>
      </w:r>
      <w:r>
        <w:tab/>
      </w:r>
      <w:r>
        <w:fldChar w:fldCharType="begin"/>
      </w:r>
      <w:r>
        <w:instrText xml:space="preserve"> PAGEREF _Ref434488936 \h </w:instrText>
      </w:r>
      <w:r>
        <w:fldChar w:fldCharType="separate"/>
      </w:r>
      <w:r w:rsidR="003E6DC3">
        <w:rPr>
          <w:noProof/>
        </w:rPr>
        <w:t>784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3E6DC3">
        <w:t>The Doxology of Any Apostle</w:t>
      </w:r>
      <w:r>
        <w:fldChar w:fldCharType="end"/>
      </w:r>
      <w:r>
        <w:tab/>
      </w:r>
      <w:r>
        <w:fldChar w:fldCharType="begin"/>
      </w:r>
      <w:r>
        <w:instrText xml:space="preserve"> PAGEREF _Ref434488992 \h </w:instrText>
      </w:r>
      <w:r>
        <w:fldChar w:fldCharType="separate"/>
      </w:r>
      <w:r w:rsidR="003E6DC3">
        <w:rPr>
          <w:noProof/>
        </w:rPr>
        <w:t>555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3E6DC3">
        <w:t>The Doxology of St. Stephen</w:t>
      </w:r>
      <w:r>
        <w:fldChar w:fldCharType="end"/>
      </w:r>
      <w:r>
        <w:tab/>
      </w:r>
      <w:r>
        <w:fldChar w:fldCharType="begin"/>
      </w:r>
      <w:r>
        <w:instrText xml:space="preserve"> PAGEREF _Ref434489014 \h </w:instrText>
      </w:r>
      <w:r>
        <w:fldChar w:fldCharType="separate"/>
      </w:r>
      <w:r w:rsidR="003E6DC3">
        <w:rPr>
          <w:noProof/>
        </w:rPr>
        <w:t>556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3E6DC3">
        <w:t>The Doxology for St. Joseph the Carpenter</w:t>
      </w:r>
      <w:r>
        <w:fldChar w:fldCharType="end"/>
      </w:r>
      <w:r>
        <w:tab/>
      </w:r>
      <w:r>
        <w:fldChar w:fldCharType="begin"/>
      </w:r>
      <w:r>
        <w:instrText xml:space="preserve"> PAGEREF _Ref434488476 \h </w:instrText>
      </w:r>
      <w:r>
        <w:fldChar w:fldCharType="separate"/>
      </w:r>
      <w:r w:rsidR="003E6DC3">
        <w:rPr>
          <w:noProof/>
        </w:rPr>
        <w:t>846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3E6DC3">
        <w:t>The Doxology for St. Mary Magdalene</w:t>
      </w:r>
      <w:r>
        <w:fldChar w:fldCharType="end"/>
      </w:r>
      <w:r>
        <w:tab/>
      </w:r>
      <w:r>
        <w:fldChar w:fldCharType="begin"/>
      </w:r>
      <w:r>
        <w:instrText xml:space="preserve"> PAGEREF _Ref434489077 \h </w:instrText>
      </w:r>
      <w:r>
        <w:fldChar w:fldCharType="separate"/>
      </w:r>
      <w:r w:rsidR="003E6DC3">
        <w:rPr>
          <w:noProof/>
        </w:rPr>
        <w:t>847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3E6DC3">
        <w:t>The Doxology of St. George</w:t>
      </w:r>
      <w:r>
        <w:fldChar w:fldCharType="end"/>
      </w:r>
      <w:r>
        <w:tab/>
      </w:r>
      <w:r>
        <w:fldChar w:fldCharType="begin"/>
      </w:r>
      <w:r>
        <w:instrText xml:space="preserve"> PAGEREF _Ref434489170 \h </w:instrText>
      </w:r>
      <w:r>
        <w:fldChar w:fldCharType="separate"/>
      </w:r>
      <w:r w:rsidR="003E6DC3">
        <w:rPr>
          <w:noProof/>
        </w:rPr>
        <w:t>558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3E6DC3">
        <w:t>Another Doxology of St. George</w:t>
      </w:r>
      <w:r>
        <w:fldChar w:fldCharType="end"/>
      </w:r>
      <w:r>
        <w:tab/>
      </w:r>
      <w:r>
        <w:fldChar w:fldCharType="begin"/>
      </w:r>
      <w:r>
        <w:instrText xml:space="preserve"> PAGEREF _Ref434489211 \h </w:instrText>
      </w:r>
      <w:r>
        <w:fldChar w:fldCharType="separate"/>
      </w:r>
      <w:r w:rsidR="003E6DC3">
        <w:rPr>
          <w:noProof/>
        </w:rPr>
        <w:t>782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3E6DC3">
        <w:t>The Doxology of St. Theodore of Shotep, the General</w:t>
      </w:r>
      <w:r>
        <w:fldChar w:fldCharType="end"/>
      </w:r>
      <w:r>
        <w:tab/>
      </w:r>
      <w:r>
        <w:fldChar w:fldCharType="begin"/>
      </w:r>
      <w:r>
        <w:instrText xml:space="preserve"> PAGEREF _Ref434489277 \h </w:instrText>
      </w:r>
      <w:r>
        <w:fldChar w:fldCharType="separate"/>
      </w:r>
      <w:r w:rsidR="003E6DC3">
        <w:rPr>
          <w:noProof/>
        </w:rPr>
        <w:t>841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3E6DC3">
        <w:t>Another Doxology of St. Theodore of Shotep, the General</w:t>
      </w:r>
      <w:r>
        <w:fldChar w:fldCharType="end"/>
      </w:r>
      <w:r>
        <w:tab/>
      </w:r>
      <w:r>
        <w:fldChar w:fldCharType="begin"/>
      </w:r>
      <w:r>
        <w:instrText xml:space="preserve"> PAGEREF _Ref434489296 \h </w:instrText>
      </w:r>
      <w:r>
        <w:fldChar w:fldCharType="separate"/>
      </w:r>
      <w:r w:rsidR="003E6DC3">
        <w:rPr>
          <w:noProof/>
        </w:rPr>
        <w:t>842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3E6DC3">
        <w:t>The Doxology for St. Theodore Anatoly</w:t>
      </w:r>
      <w:r>
        <w:fldChar w:fldCharType="end"/>
      </w:r>
      <w:r>
        <w:tab/>
      </w:r>
      <w:r>
        <w:fldChar w:fldCharType="begin"/>
      </w:r>
      <w:r>
        <w:instrText xml:space="preserve"> PAGEREF _Ref434489376 \h </w:instrText>
      </w:r>
      <w:r>
        <w:fldChar w:fldCharType="separate"/>
      </w:r>
      <w:r w:rsidR="003E6DC3">
        <w:rPr>
          <w:noProof/>
        </w:rPr>
        <w:t>740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3E6DC3">
        <w:t>The Doxology for St. Philopater Mercurius</w:t>
      </w:r>
      <w:r>
        <w:fldChar w:fldCharType="end"/>
      </w:r>
      <w:r>
        <w:tab/>
      </w:r>
      <w:r>
        <w:fldChar w:fldCharType="begin"/>
      </w:r>
      <w:r>
        <w:instrText xml:space="preserve"> PAGEREF _Ref434489457 \h </w:instrText>
      </w:r>
      <w:r>
        <w:fldChar w:fldCharType="separate"/>
      </w:r>
      <w:r w:rsidR="003E6DC3">
        <w:rPr>
          <w:noProof/>
        </w:rPr>
        <w:t>629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3E6DC3">
        <w:t>The Doxology for St. Mena</w:t>
      </w:r>
      <w:r>
        <w:fldChar w:fldCharType="end"/>
      </w:r>
      <w:r>
        <w:tab/>
      </w:r>
      <w:r>
        <w:fldChar w:fldCharType="begin"/>
      </w:r>
      <w:r>
        <w:instrText xml:space="preserve"> PAGEREF _Ref434489493 \h </w:instrText>
      </w:r>
      <w:r>
        <w:fldChar w:fldCharType="separate"/>
      </w:r>
      <w:r w:rsidR="003E6DC3">
        <w:rPr>
          <w:noProof/>
        </w:rPr>
        <w:t>625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3E6DC3">
        <w:t>The Doxology for Abba Noub</w:t>
      </w:r>
      <w:r>
        <w:fldChar w:fldCharType="end"/>
      </w:r>
      <w:r>
        <w:tab/>
      </w:r>
      <w:r>
        <w:fldChar w:fldCharType="begin"/>
      </w:r>
      <w:r>
        <w:instrText xml:space="preserve"> PAGEREF _Ref434489534 \h </w:instrText>
      </w:r>
      <w:r>
        <w:fldChar w:fldCharType="separate"/>
      </w:r>
      <w:r w:rsidR="003E6DC3">
        <w:rPr>
          <w:noProof/>
        </w:rPr>
        <w:t>844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3E6DC3">
        <w:t>The Doxology for St. Victor</w:t>
      </w:r>
      <w:r>
        <w:fldChar w:fldCharType="end"/>
      </w:r>
      <w:r>
        <w:tab/>
      </w:r>
      <w:r>
        <w:fldChar w:fldCharType="begin"/>
      </w:r>
      <w:r>
        <w:instrText xml:space="preserve"> PAGEREF _Ref434489590 \h </w:instrText>
      </w:r>
      <w:r>
        <w:fldChar w:fldCharType="separate"/>
      </w:r>
      <w:r w:rsidR="003E6DC3">
        <w:rPr>
          <w:noProof/>
        </w:rPr>
        <w:t>650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3E6DC3">
        <w:t>The Doxology for Sts. Sergius and Bacchus</w:t>
      </w:r>
      <w:r>
        <w:fldChar w:fldCharType="end"/>
      </w:r>
      <w:r>
        <w:tab/>
      </w:r>
      <w:r>
        <w:fldChar w:fldCharType="begin"/>
      </w:r>
      <w:r>
        <w:instrText xml:space="preserve"> PAGEREF _Ref434489638 \h </w:instrText>
      </w:r>
      <w:r>
        <w:fldChar w:fldCharType="separate"/>
      </w:r>
      <w:r w:rsidR="003E6DC3">
        <w:rPr>
          <w:noProof/>
        </w:rPr>
        <w:t>612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3E6DC3">
        <w:t>The Doxology for Sts. Cosmas, Damian, their Brothers and their Mother</w:t>
      </w:r>
      <w:r>
        <w:fldChar w:fldCharType="end"/>
      </w:r>
      <w:r>
        <w:tab/>
      </w:r>
      <w:r>
        <w:fldChar w:fldCharType="begin"/>
      </w:r>
      <w:r>
        <w:instrText xml:space="preserve"> PAGEREF _Ref434489688 \h </w:instrText>
      </w:r>
      <w:r>
        <w:fldChar w:fldCharType="separate"/>
      </w:r>
      <w:r w:rsidR="003E6DC3">
        <w:rPr>
          <w:noProof/>
        </w:rPr>
        <w:t>627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3E6DC3">
        <w:t>The Doxology for Sts. Apakir and John</w:t>
      </w:r>
      <w:r>
        <w:fldChar w:fldCharType="end"/>
      </w:r>
      <w:r>
        <w:tab/>
      </w:r>
      <w:r>
        <w:fldChar w:fldCharType="begin"/>
      </w:r>
      <w:r>
        <w:instrText xml:space="preserve"> PAGEREF _Ref434489722 \h </w:instrText>
      </w:r>
      <w:r>
        <w:fldChar w:fldCharType="separate"/>
      </w:r>
      <w:r w:rsidR="003E6DC3">
        <w:rPr>
          <w:noProof/>
        </w:rPr>
        <w:t>818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3E6DC3">
        <w:t>The Doxology for St. Serapamon</w:t>
      </w:r>
      <w:r>
        <w:fldChar w:fldCharType="end"/>
      </w:r>
      <w:r>
        <w:tab/>
      </w:r>
      <w:r>
        <w:fldChar w:fldCharType="begin"/>
      </w:r>
      <w:r>
        <w:instrText xml:space="preserve"> PAGEREF _Ref434489794 \h </w:instrText>
      </w:r>
      <w:r>
        <w:fldChar w:fldCharType="separate"/>
      </w:r>
      <w:r w:rsidR="003E6DC3">
        <w:rPr>
          <w:noProof/>
        </w:rPr>
        <w:t>631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3E6DC3">
        <w:t>The Doxology for St. Maurice and the Theban Legion</w:t>
      </w:r>
      <w:r>
        <w:fldChar w:fldCharType="end"/>
      </w:r>
      <w:r>
        <w:tab/>
      </w:r>
      <w:r>
        <w:fldChar w:fldCharType="begin"/>
      </w:r>
      <w:r>
        <w:instrText xml:space="preserve"> PAGEREF _Ref434489859 \h </w:instrText>
      </w:r>
      <w:r>
        <w:fldChar w:fldCharType="separate"/>
      </w:r>
      <w:r w:rsidR="003E6DC3">
        <w:rPr>
          <w:noProof/>
        </w:rPr>
        <w:t>597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3E6DC3">
        <w:t>Another Doxology of St. Maurice</w:t>
      </w:r>
      <w:r>
        <w:fldChar w:fldCharType="end"/>
      </w:r>
      <w:r>
        <w:tab/>
      </w:r>
      <w:r>
        <w:fldChar w:fldCharType="begin"/>
      </w:r>
      <w:r>
        <w:instrText xml:space="preserve"> PAGEREF _Ref434489873 \h </w:instrText>
      </w:r>
      <w:r>
        <w:fldChar w:fldCharType="separate"/>
      </w:r>
      <w:r w:rsidR="003E6DC3">
        <w:rPr>
          <w:noProof/>
        </w:rPr>
        <w:t>599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3E6DC3">
        <w:t>The Doxology for St. George of Zahim</w:t>
      </w:r>
      <w:r>
        <w:fldChar w:fldCharType="end"/>
      </w:r>
      <w:r>
        <w:tab/>
      </w:r>
      <w:r>
        <w:fldChar w:fldCharType="begin"/>
      </w:r>
      <w:r>
        <w:instrText xml:space="preserve"> PAGEREF _Ref434489925 \h </w:instrText>
      </w:r>
      <w:r>
        <w:fldChar w:fldCharType="separate"/>
      </w:r>
      <w:r w:rsidR="003E6DC3">
        <w:rPr>
          <w:noProof/>
        </w:rPr>
        <w:t>820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3E6DC3">
        <w:t>The Doxology of St. Demiana</w:t>
      </w:r>
      <w:r>
        <w:fldChar w:fldCharType="end"/>
      </w:r>
      <w:r>
        <w:tab/>
      </w:r>
      <w:r>
        <w:fldChar w:fldCharType="begin"/>
      </w:r>
      <w:r>
        <w:instrText xml:space="preserve"> PAGEREF _Ref434490082 \h </w:instrText>
      </w:r>
      <w:r>
        <w:fldChar w:fldCharType="separate"/>
      </w:r>
      <w:r w:rsidR="003E6DC3">
        <w:rPr>
          <w:noProof/>
        </w:rPr>
        <w:t>559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3E6DC3">
        <w:t>Another Doxology of St. Demiana</w:t>
      </w:r>
      <w:r>
        <w:fldChar w:fldCharType="end"/>
      </w:r>
      <w:r>
        <w:tab/>
      </w:r>
      <w:r>
        <w:fldChar w:fldCharType="begin"/>
      </w:r>
      <w:r>
        <w:instrText xml:space="preserve"> PAGEREF _Ref434490124 \h </w:instrText>
      </w:r>
      <w:r>
        <w:fldChar w:fldCharType="separate"/>
      </w:r>
      <w:r w:rsidR="003E6DC3">
        <w:rPr>
          <w:noProof/>
        </w:rPr>
        <w:t>750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3E6DC3">
        <w:t>The Doxology for Sts. Barbara and Juliana</w:t>
      </w:r>
      <w:r>
        <w:fldChar w:fldCharType="end"/>
      </w:r>
      <w:r>
        <w:tab/>
      </w:r>
      <w:r>
        <w:fldChar w:fldCharType="begin"/>
      </w:r>
      <w:r>
        <w:instrText xml:space="preserve"> PAGEREF _Ref434490169 \h </w:instrText>
      </w:r>
      <w:r>
        <w:fldChar w:fldCharType="separate"/>
      </w:r>
      <w:r w:rsidR="003E6DC3">
        <w:rPr>
          <w:noProof/>
        </w:rPr>
        <w:t>652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3E6DC3">
        <w:t>The Doxology for St. Marina</w:t>
      </w:r>
      <w:r>
        <w:fldChar w:fldCharType="end"/>
      </w:r>
      <w:r>
        <w:tab/>
      </w:r>
      <w:r>
        <w:fldChar w:fldCharType="begin"/>
      </w:r>
      <w:r>
        <w:instrText xml:space="preserve"> PAGEREF _Ref434490204 \h </w:instrText>
      </w:r>
      <w:r>
        <w:fldChar w:fldCharType="separate"/>
      </w:r>
      <w:r w:rsidR="003E6DC3">
        <w:rPr>
          <w:noProof/>
        </w:rPr>
        <w:t>843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3E6DC3">
        <w:t>The Doxology for St. Rebecca and her Children</w:t>
      </w:r>
      <w:r>
        <w:fldChar w:fldCharType="end"/>
      </w:r>
      <w:r>
        <w:tab/>
      </w:r>
      <w:r>
        <w:fldChar w:fldCharType="begin"/>
      </w:r>
      <w:r>
        <w:instrText xml:space="preserve"> PAGEREF _Ref434490258 \h </w:instrText>
      </w:r>
      <w:r>
        <w:fldChar w:fldCharType="separate"/>
      </w:r>
      <w:r w:rsidR="003E6DC3">
        <w:rPr>
          <w:noProof/>
        </w:rPr>
        <w:t>585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3E6DC3">
        <w:t>The Doxology of the Martyrs</w:t>
      </w:r>
      <w:r>
        <w:fldChar w:fldCharType="end"/>
      </w:r>
      <w:r>
        <w:tab/>
      </w:r>
      <w:r>
        <w:fldChar w:fldCharType="begin"/>
      </w:r>
      <w:r>
        <w:instrText xml:space="preserve"> PAGEREF _Ref434489950 \h </w:instrText>
      </w:r>
      <w:r>
        <w:fldChar w:fldCharType="separate"/>
      </w:r>
      <w:r w:rsidR="003E6DC3">
        <w:rPr>
          <w:noProof/>
        </w:rPr>
        <w:t>560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3E6DC3">
        <w:t>The Doxology for St. Anthony the Great</w:t>
      </w:r>
      <w:r>
        <w:fldChar w:fldCharType="end"/>
      </w:r>
      <w:r>
        <w:tab/>
      </w:r>
      <w:r>
        <w:fldChar w:fldCharType="begin"/>
      </w:r>
      <w:r>
        <w:instrText xml:space="preserve"> PAGEREF _Ref434490340 \h </w:instrText>
      </w:r>
      <w:r>
        <w:fldChar w:fldCharType="separate"/>
      </w:r>
      <w:r w:rsidR="003E6DC3">
        <w:rPr>
          <w:noProof/>
        </w:rPr>
        <w:t>753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3E6DC3">
        <w:t>The Doxology for St. Paul the Anchorite</w:t>
      </w:r>
      <w:r>
        <w:fldChar w:fldCharType="end"/>
      </w:r>
      <w:r>
        <w:tab/>
      </w:r>
      <w:r>
        <w:fldChar w:fldCharType="begin"/>
      </w:r>
      <w:r>
        <w:instrText xml:space="preserve"> PAGEREF _Ref434490368 \h </w:instrText>
      </w:r>
      <w:r>
        <w:fldChar w:fldCharType="separate"/>
      </w:r>
      <w:r w:rsidR="003E6DC3">
        <w:rPr>
          <w:noProof/>
        </w:rPr>
        <w:t>756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3E6DC3">
        <w:t>The Doxology of St. Anthony and St. Paul</w:t>
      </w:r>
      <w:r>
        <w:fldChar w:fldCharType="end"/>
      </w:r>
      <w:r>
        <w:tab/>
      </w:r>
      <w:r>
        <w:fldChar w:fldCharType="begin"/>
      </w:r>
      <w:r>
        <w:instrText xml:space="preserve"> PAGEREF _Ref434490311 \h </w:instrText>
      </w:r>
      <w:r>
        <w:fldChar w:fldCharType="separate"/>
      </w:r>
      <w:r w:rsidR="003E6DC3">
        <w:rPr>
          <w:noProof/>
        </w:rPr>
        <w:t>565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3E6DC3">
        <w:rPr>
          <w:lang w:val="en-US"/>
        </w:rPr>
        <w:t>The Doxology for St. Pishoy</w:t>
      </w:r>
      <w:r>
        <w:fldChar w:fldCharType="end"/>
      </w:r>
      <w:r>
        <w:tab/>
      </w:r>
      <w:r>
        <w:fldChar w:fldCharType="begin"/>
      </w:r>
      <w:r>
        <w:instrText xml:space="preserve"> PAGEREF _Ref434490783 \h </w:instrText>
      </w:r>
      <w:r>
        <w:fldChar w:fldCharType="separate"/>
      </w:r>
      <w:r w:rsidR="003E6DC3">
        <w:rPr>
          <w:noProof/>
        </w:rPr>
        <w:t>839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3E6DC3">
        <w:t>The Doxology of St. Pishoy and St. Paul of Tammah</w:t>
      </w:r>
      <w:r>
        <w:fldChar w:fldCharType="end"/>
      </w:r>
      <w:r>
        <w:tab/>
      </w:r>
      <w:r>
        <w:fldChar w:fldCharType="begin"/>
      </w:r>
      <w:r>
        <w:instrText xml:space="preserve"> PAGEREF _Ref434490826 \h </w:instrText>
      </w:r>
      <w:r>
        <w:fldChar w:fldCharType="separate"/>
      </w:r>
      <w:r w:rsidR="003E6DC3">
        <w:rPr>
          <w:noProof/>
        </w:rPr>
        <w:t>567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3E6DC3">
        <w:t>The Doxology of St. Macarius the Great</w:t>
      </w:r>
      <w:r>
        <w:fldChar w:fldCharType="end"/>
      </w:r>
      <w:r>
        <w:tab/>
      </w:r>
      <w:r>
        <w:fldChar w:fldCharType="begin"/>
      </w:r>
      <w:r>
        <w:instrText xml:space="preserve"> PAGEREF _Ref434490507 \h </w:instrText>
      </w:r>
      <w:r>
        <w:fldChar w:fldCharType="separate"/>
      </w:r>
      <w:r w:rsidR="003E6DC3">
        <w:rPr>
          <w:noProof/>
        </w:rPr>
        <w:t>766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3E6DC3">
        <w:t>Another Doxology of St. Macarius the Great</w:t>
      </w:r>
      <w:r>
        <w:fldChar w:fldCharType="end"/>
      </w:r>
      <w:r>
        <w:tab/>
      </w:r>
      <w:r>
        <w:fldChar w:fldCharType="begin"/>
      </w:r>
      <w:r>
        <w:instrText xml:space="preserve"> PAGEREF _Ref434490525 \h </w:instrText>
      </w:r>
      <w:r>
        <w:fldChar w:fldCharType="separate"/>
      </w:r>
      <w:r w:rsidR="003E6DC3">
        <w:rPr>
          <w:noProof/>
        </w:rPr>
        <w:t>767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3E6DC3">
        <w:t>Another Doxology of St. Macarius the Great</w:t>
      </w:r>
      <w:r>
        <w:fldChar w:fldCharType="end"/>
      </w:r>
      <w:r>
        <w:tab/>
      </w:r>
      <w:r>
        <w:fldChar w:fldCharType="begin"/>
      </w:r>
      <w:r>
        <w:instrText xml:space="preserve"> PAGEREF _Ref434490542 \h </w:instrText>
      </w:r>
      <w:r>
        <w:fldChar w:fldCharType="separate"/>
      </w:r>
      <w:r w:rsidR="003E6DC3">
        <w:rPr>
          <w:noProof/>
        </w:rPr>
        <w:t>768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3E6DC3">
        <w:t>The Doxology for St. Macarius of Alexandria, the Presbyter</w:t>
      </w:r>
      <w:r>
        <w:fldChar w:fldCharType="end"/>
      </w:r>
      <w:r>
        <w:tab/>
      </w:r>
      <w:r>
        <w:fldChar w:fldCharType="begin"/>
      </w:r>
      <w:r>
        <w:instrText xml:space="preserve"> PAGEREF _Ref434490596 \h </w:instrText>
      </w:r>
      <w:r>
        <w:fldChar w:fldCharType="separate"/>
      </w:r>
      <w:r w:rsidR="003E6DC3">
        <w:rPr>
          <w:noProof/>
        </w:rPr>
        <w:t>787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3E6DC3">
        <w:t>The Doxology for St. Macarius the Bishop of Edkow</w:t>
      </w:r>
      <w:r>
        <w:fldChar w:fldCharType="end"/>
      </w:r>
      <w:r>
        <w:tab/>
      </w:r>
      <w:r>
        <w:fldChar w:fldCharType="begin"/>
      </w:r>
      <w:r>
        <w:instrText xml:space="preserve"> PAGEREF _Ref434490474 \h </w:instrText>
      </w:r>
      <w:r>
        <w:fldChar w:fldCharType="separate"/>
      </w:r>
      <w:r w:rsidR="003E6DC3">
        <w:rPr>
          <w:noProof/>
        </w:rPr>
        <w:t>617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3E6DC3">
        <w:t>The Doxology for St. John the Short</w:t>
      </w:r>
      <w:r>
        <w:fldChar w:fldCharType="end"/>
      </w:r>
      <w:r>
        <w:tab/>
      </w:r>
      <w:r>
        <w:fldChar w:fldCharType="begin"/>
      </w:r>
      <w:r>
        <w:instrText xml:space="preserve"> PAGEREF _Ref434490715 \h </w:instrText>
      </w:r>
      <w:r>
        <w:fldChar w:fldCharType="separate"/>
      </w:r>
      <w:r w:rsidR="003E6DC3">
        <w:rPr>
          <w:noProof/>
        </w:rPr>
        <w:t>613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3E6DC3">
        <w:t>The Doxology for St. Thomas the Anchorite</w:t>
      </w:r>
      <w:r>
        <w:fldChar w:fldCharType="end"/>
      </w:r>
      <w:r>
        <w:tab/>
      </w:r>
      <w:r>
        <w:fldChar w:fldCharType="begin"/>
      </w:r>
      <w:r>
        <w:instrText xml:space="preserve"> PAGEREF _Ref434490403 \h </w:instrText>
      </w:r>
      <w:r>
        <w:fldChar w:fldCharType="separate"/>
      </w:r>
      <w:r w:rsidR="003E6DC3">
        <w:rPr>
          <w:noProof/>
        </w:rPr>
        <w:t>803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3E6DC3">
        <w:t>The Doxology for St. Arsenius</w:t>
      </w:r>
      <w:r>
        <w:fldChar w:fldCharType="end"/>
      </w:r>
      <w:r>
        <w:tab/>
      </w:r>
      <w:r>
        <w:fldChar w:fldCharType="begin"/>
      </w:r>
      <w:r>
        <w:instrText xml:space="preserve"> PAGEREF _Ref434490892 \h </w:instrText>
      </w:r>
      <w:r>
        <w:fldChar w:fldCharType="separate"/>
      </w:r>
      <w:r w:rsidR="003E6DC3">
        <w:rPr>
          <w:noProof/>
        </w:rPr>
        <w:t>790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3E6DC3">
        <w:t>The Doxology for Sts. Maximus and Dometius</w:t>
      </w:r>
      <w:r>
        <w:fldChar w:fldCharType="end"/>
      </w:r>
      <w:r>
        <w:tab/>
      </w:r>
      <w:r>
        <w:fldChar w:fldCharType="begin"/>
      </w:r>
      <w:r>
        <w:instrText xml:space="preserve"> PAGEREF _Ref434490957 \h </w:instrText>
      </w:r>
      <w:r>
        <w:fldChar w:fldCharType="separate"/>
      </w:r>
      <w:r w:rsidR="003E6DC3">
        <w:rPr>
          <w:noProof/>
        </w:rPr>
        <w:t>752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3E6DC3" w:rsidRPr="003E6DC3">
        <w:t>The Doxology for the Strong St. Moses</w:t>
      </w:r>
      <w:r>
        <w:fldChar w:fldCharType="end"/>
      </w:r>
      <w:r>
        <w:tab/>
      </w:r>
      <w:r>
        <w:fldChar w:fldCharType="begin"/>
      </w:r>
      <w:r>
        <w:instrText xml:space="preserve"> PAGEREF _Ref434491006 \h </w:instrText>
      </w:r>
      <w:r>
        <w:fldChar w:fldCharType="separate"/>
      </w:r>
      <w:r w:rsidR="003E6DC3">
        <w:rPr>
          <w:noProof/>
        </w:rPr>
        <w:t>821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3E6DC3">
        <w:t>The Doxology for St. John Kami</w:t>
      </w:r>
      <w:r>
        <w:fldChar w:fldCharType="end"/>
      </w:r>
      <w:r>
        <w:tab/>
      </w:r>
      <w:r>
        <w:fldChar w:fldCharType="begin"/>
      </w:r>
      <w:r>
        <w:instrText xml:space="preserve"> PAGEREF _Ref434491108 \h </w:instrText>
      </w:r>
      <w:r>
        <w:fldChar w:fldCharType="separate"/>
      </w:r>
      <w:r w:rsidR="003E6DC3">
        <w:rPr>
          <w:noProof/>
        </w:rPr>
        <w:t>655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3E6DC3">
        <w:t>The Doxology for St. Pachomius</w:t>
      </w:r>
      <w:r>
        <w:fldChar w:fldCharType="end"/>
      </w:r>
      <w:r>
        <w:tab/>
      </w:r>
      <w:r>
        <w:fldChar w:fldCharType="begin"/>
      </w:r>
      <w:r>
        <w:instrText xml:space="preserve"> PAGEREF _Ref434491150 \h </w:instrText>
      </w:r>
      <w:r>
        <w:fldChar w:fldCharType="separate"/>
      </w:r>
      <w:r w:rsidR="003E6DC3">
        <w:rPr>
          <w:noProof/>
        </w:rPr>
        <w:t>791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3E6DC3">
        <w:rPr>
          <w:lang w:val="en-US"/>
        </w:rPr>
        <w:t>The Doxology for St. Shenoute</w:t>
      </w:r>
      <w:r>
        <w:fldChar w:fldCharType="end"/>
      </w:r>
      <w:r>
        <w:tab/>
      </w:r>
      <w:r>
        <w:fldChar w:fldCharType="begin"/>
      </w:r>
      <w:r>
        <w:instrText xml:space="preserve"> PAGEREF _Ref434491186 \h </w:instrText>
      </w:r>
      <w:r>
        <w:fldChar w:fldCharType="separate"/>
      </w:r>
      <w:r w:rsidR="003E6DC3">
        <w:rPr>
          <w:noProof/>
        </w:rPr>
        <w:t>837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3E6DC3">
        <w:rPr>
          <w:lang w:val="en-US"/>
        </w:rPr>
        <w:t>A Doxology for St. Besa</w:t>
      </w:r>
      <w:r>
        <w:fldChar w:fldCharType="end"/>
      </w:r>
      <w:r>
        <w:tab/>
      </w:r>
      <w:r>
        <w:fldChar w:fldCharType="begin"/>
      </w:r>
      <w:r>
        <w:instrText xml:space="preserve"> PAGEREF _Ref434491207 \h </w:instrText>
      </w:r>
      <w:r>
        <w:fldChar w:fldCharType="separate"/>
      </w:r>
      <w:r w:rsidR="003E6DC3">
        <w:rPr>
          <w:noProof/>
        </w:rPr>
        <w:t>838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3E6DC3">
        <w:t>The Doxology for Sts. Apollo and Apip</w:t>
      </w:r>
      <w:r>
        <w:fldChar w:fldCharType="end"/>
      </w:r>
      <w:r>
        <w:tab/>
      </w:r>
      <w:r>
        <w:fldChar w:fldCharType="begin"/>
      </w:r>
      <w:r>
        <w:instrText xml:space="preserve"> PAGEREF _Ref434492837 \h </w:instrText>
      </w:r>
      <w:r>
        <w:fldChar w:fldCharType="separate"/>
      </w:r>
      <w:r w:rsidR="003E6DC3">
        <w:rPr>
          <w:noProof/>
        </w:rPr>
        <w:t>616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3E6DC3">
        <w:t>The Doxology for St. Samuel the Confessor</w:t>
      </w:r>
      <w:r>
        <w:fldChar w:fldCharType="end"/>
      </w:r>
      <w:r>
        <w:tab/>
      </w:r>
      <w:r>
        <w:fldChar w:fldCharType="begin"/>
      </w:r>
      <w:r>
        <w:instrText xml:space="preserve"> PAGEREF _Ref434491260 \h </w:instrText>
      </w:r>
      <w:r>
        <w:fldChar w:fldCharType="separate"/>
      </w:r>
      <w:r w:rsidR="003E6DC3">
        <w:rPr>
          <w:noProof/>
        </w:rPr>
        <w:t>653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3E6DC3">
        <w:t>The Doxology for St. Parsouma</w:t>
      </w:r>
      <w:r>
        <w:fldChar w:fldCharType="end"/>
      </w:r>
      <w:r>
        <w:tab/>
      </w:r>
      <w:r>
        <w:fldChar w:fldCharType="begin"/>
      </w:r>
      <w:r>
        <w:instrText xml:space="preserve"> PAGEREF _Ref434491294 \h </w:instrText>
      </w:r>
      <w:r>
        <w:fldChar w:fldCharType="separate"/>
      </w:r>
      <w:r w:rsidR="003E6DC3">
        <w:rPr>
          <w:noProof/>
        </w:rPr>
        <w:t>872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3E6DC3">
        <w:t>The Doxology for St. Teji (Reweiss)</w:t>
      </w:r>
      <w:r>
        <w:fldChar w:fldCharType="end"/>
      </w:r>
      <w:r>
        <w:tab/>
      </w:r>
      <w:r>
        <w:fldChar w:fldCharType="begin"/>
      </w:r>
      <w:r>
        <w:instrText xml:space="preserve"> PAGEREF _Ref434491337 \h </w:instrText>
      </w:r>
      <w:r>
        <w:fldChar w:fldCharType="separate"/>
      </w:r>
      <w:r w:rsidR="003E6DC3">
        <w:rPr>
          <w:noProof/>
        </w:rPr>
        <w:t>615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3E6DC3">
        <w:t>The Doxology for St. Pashnouni</w:t>
      </w:r>
      <w:r>
        <w:fldChar w:fldCharType="end"/>
      </w:r>
      <w:r>
        <w:tab/>
      </w:r>
      <w:r>
        <w:fldChar w:fldCharType="begin"/>
      </w:r>
      <w:r>
        <w:instrText xml:space="preserve"> PAGEREF _Ref434491429 \h </w:instrText>
      </w:r>
      <w:r>
        <w:fldChar w:fldCharType="separate"/>
      </w:r>
      <w:r w:rsidR="003E6DC3">
        <w:rPr>
          <w:noProof/>
        </w:rPr>
        <w:t>802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3E6DC3">
        <w:t>The Doxology for St. Simeon the Stylite</w:t>
      </w:r>
      <w:r>
        <w:fldChar w:fldCharType="end"/>
      </w:r>
      <w:r>
        <w:tab/>
      </w:r>
      <w:r>
        <w:fldChar w:fldCharType="begin"/>
      </w:r>
      <w:r>
        <w:instrText xml:space="preserve"> PAGEREF _Ref439328220 \h </w:instrText>
      </w:r>
      <w:r>
        <w:fldChar w:fldCharType="separate"/>
      </w:r>
      <w:r w:rsidR="003E6DC3">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3E6DC3">
        <w:t>The Doxology for St. Verena</w:t>
      </w:r>
      <w:r>
        <w:fldChar w:fldCharType="end"/>
      </w:r>
      <w:r>
        <w:tab/>
      </w:r>
      <w:r>
        <w:fldChar w:fldCharType="begin"/>
      </w:r>
      <w:r>
        <w:instrText xml:space="preserve"> PAGEREF _Ref434490285 \h </w:instrText>
      </w:r>
      <w:r>
        <w:fldChar w:fldCharType="separate"/>
      </w:r>
      <w:r w:rsidR="003E6DC3">
        <w:rPr>
          <w:noProof/>
        </w:rPr>
        <w:t>583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3E6DC3">
        <w:t>The Doxology for St. Mary of Egypt</w:t>
      </w:r>
      <w:r>
        <w:fldChar w:fldCharType="end"/>
      </w:r>
      <w:r>
        <w:tab/>
      </w:r>
      <w:r>
        <w:fldChar w:fldCharType="begin"/>
      </w:r>
      <w:r>
        <w:instrText xml:space="preserve"> PAGEREF _Ref434491512 \h </w:instrText>
      </w:r>
      <w:r>
        <w:fldChar w:fldCharType="separate"/>
      </w:r>
      <w:r w:rsidR="003E6DC3">
        <w:rPr>
          <w:noProof/>
        </w:rPr>
        <w:t>781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3E6DC3">
        <w:t>The Doxology of St. Athanasius the Apostolic</w:t>
      </w:r>
      <w:r>
        <w:fldChar w:fldCharType="end"/>
      </w:r>
      <w:r>
        <w:tab/>
      </w:r>
      <w:r>
        <w:fldChar w:fldCharType="begin"/>
      </w:r>
      <w:r>
        <w:instrText xml:space="preserve"> PAGEREF _Ref434492161 \h </w:instrText>
      </w:r>
      <w:r>
        <w:fldChar w:fldCharType="separate"/>
      </w:r>
      <w:r w:rsidR="003E6DC3">
        <w:rPr>
          <w:noProof/>
        </w:rPr>
        <w:t>568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3E6DC3">
        <w:t>The Doxology for St. Athanasius the Apostolic</w:t>
      </w:r>
      <w:r>
        <w:fldChar w:fldCharType="end"/>
      </w:r>
      <w:r>
        <w:tab/>
      </w:r>
      <w:r>
        <w:fldChar w:fldCharType="begin"/>
      </w:r>
      <w:r>
        <w:instrText xml:space="preserve"> PAGEREF _Ref434492183 \h </w:instrText>
      </w:r>
      <w:r>
        <w:fldChar w:fldCharType="separate"/>
      </w:r>
      <w:r w:rsidR="003E6DC3">
        <w:rPr>
          <w:noProof/>
        </w:rPr>
        <w:t>787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3E6DC3">
        <w:t>Another Doxology for St. Athanasius the Apostolic</w:t>
      </w:r>
      <w:r>
        <w:fldChar w:fldCharType="end"/>
      </w:r>
      <w:r>
        <w:tab/>
      </w:r>
      <w:r>
        <w:fldChar w:fldCharType="begin"/>
      </w:r>
      <w:r>
        <w:instrText xml:space="preserve"> PAGEREF _Ref434492196 \h </w:instrText>
      </w:r>
      <w:r>
        <w:fldChar w:fldCharType="separate"/>
      </w:r>
      <w:r w:rsidR="003E6DC3">
        <w:rPr>
          <w:noProof/>
        </w:rPr>
        <w:t>789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3E6DC3">
        <w:t>The Doxology for St. Severus</w:t>
      </w:r>
      <w:r>
        <w:fldChar w:fldCharType="end"/>
      </w:r>
      <w:r>
        <w:tab/>
      </w:r>
      <w:r>
        <w:fldChar w:fldCharType="begin"/>
      </w:r>
      <w:r>
        <w:instrText xml:space="preserve"> PAGEREF _Ref434492249 \h </w:instrText>
      </w:r>
      <w:r>
        <w:fldChar w:fldCharType="separate"/>
      </w:r>
      <w:r w:rsidR="003E6DC3">
        <w:rPr>
          <w:noProof/>
        </w:rPr>
        <w:t>609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3E6DC3">
        <w:t>The Doxology for St. Takle Haymanot</w:t>
      </w:r>
      <w:r>
        <w:fldChar w:fldCharType="end"/>
      </w:r>
      <w:r>
        <w:tab/>
      </w:r>
      <w:r>
        <w:fldChar w:fldCharType="begin"/>
      </w:r>
      <w:r>
        <w:instrText xml:space="preserve"> PAGEREF _Ref434492302 \h </w:instrText>
      </w:r>
      <w:r>
        <w:fldChar w:fldCharType="separate"/>
      </w:r>
      <w:r w:rsidR="003E6DC3">
        <w:rPr>
          <w:noProof/>
        </w:rPr>
        <w:t>868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3E6DC3">
        <w:t>The Doxology of St. Simon the Tanner</w:t>
      </w:r>
      <w:r>
        <w:fldChar w:fldCharType="end"/>
      </w:r>
      <w:r>
        <w:tab/>
      </w:r>
      <w:r>
        <w:fldChar w:fldCharType="begin"/>
      </w:r>
      <w:r>
        <w:instrText xml:space="preserve"> PAGEREF _Ref434492343 \h </w:instrText>
      </w:r>
      <w:r>
        <w:fldChar w:fldCharType="separate"/>
      </w:r>
      <w:r w:rsidR="003E6DC3">
        <w:rPr>
          <w:noProof/>
        </w:rPr>
        <w:t>651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3E6DC3">
        <w:t>The Doxology for St. Cyril VI</w:t>
      </w:r>
      <w:r>
        <w:fldChar w:fldCharType="end"/>
      </w:r>
      <w:r>
        <w:tab/>
      </w:r>
      <w:r>
        <w:fldChar w:fldCharType="begin"/>
      </w:r>
      <w:r>
        <w:instrText xml:space="preserve"> PAGEREF _Ref434492506 \h </w:instrText>
      </w:r>
      <w:r>
        <w:fldChar w:fldCharType="separate"/>
      </w:r>
      <w:r w:rsidR="003E6DC3">
        <w:rPr>
          <w:noProof/>
        </w:rPr>
        <w:t>761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3E6DC3">
        <w:t>The Doxology for St. Abraam of Fayyoum</w:t>
      </w:r>
      <w:r>
        <w:fldChar w:fldCharType="end"/>
      </w:r>
      <w:r>
        <w:tab/>
      </w:r>
      <w:r>
        <w:fldChar w:fldCharType="begin"/>
      </w:r>
      <w:r>
        <w:instrText xml:space="preserve"> PAGEREF _Ref434492469 \h </w:instrText>
      </w:r>
      <w:r>
        <w:fldChar w:fldCharType="separate"/>
      </w:r>
      <w:r w:rsidR="003E6DC3">
        <w:rPr>
          <w:noProof/>
        </w:rPr>
        <w:t>806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3E6DC3">
        <w:t>The Doxology for St. Martin of Tours</w:t>
      </w:r>
      <w:r>
        <w:fldChar w:fldCharType="end"/>
      </w:r>
      <w:r>
        <w:tab/>
      </w:r>
      <w:r>
        <w:fldChar w:fldCharType="begin"/>
      </w:r>
      <w:r>
        <w:instrText xml:space="preserve"> PAGEREF _Ref439518461 \h </w:instrText>
      </w:r>
      <w:r>
        <w:fldChar w:fldCharType="separate"/>
      </w:r>
      <w:r w:rsidR="003E6DC3">
        <w:rPr>
          <w:noProof/>
        </w:rPr>
        <w:t>623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3E6DC3">
        <w:t>The Doxology for St. Chad of Mercia</w:t>
      </w:r>
      <w:r>
        <w:fldChar w:fldCharType="end"/>
      </w:r>
      <w:r>
        <w:tab/>
      </w:r>
      <w:r>
        <w:fldChar w:fldCharType="begin"/>
      </w:r>
      <w:r>
        <w:instrText xml:space="preserve"> PAGEREF _Ref434492702 \h </w:instrText>
      </w:r>
      <w:r>
        <w:fldChar w:fldCharType="separate"/>
      </w:r>
      <w:r w:rsidR="003E6DC3">
        <w:rPr>
          <w:noProof/>
        </w:rPr>
        <w:t>764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3E6DC3">
        <w:t>The Doxology for the Patriarchs: Abraham, Isaac, and Jacob</w:t>
      </w:r>
      <w:r>
        <w:fldChar w:fldCharType="end"/>
      </w:r>
      <w:r>
        <w:tab/>
      </w:r>
      <w:r>
        <w:fldChar w:fldCharType="begin"/>
      </w:r>
      <w:r>
        <w:instrText xml:space="preserve"> PAGEREF _Ref434492413 \h </w:instrText>
      </w:r>
      <w:r>
        <w:fldChar w:fldCharType="separate"/>
      </w:r>
      <w:r w:rsidR="003E6DC3">
        <w:rPr>
          <w:noProof/>
        </w:rPr>
        <w:t>870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3E6DC3">
        <w:t>The Doxology of the Cross Bearers</w:t>
      </w:r>
      <w:r>
        <w:fldChar w:fldCharType="end"/>
      </w:r>
      <w:r>
        <w:tab/>
      </w:r>
      <w:r>
        <w:fldChar w:fldCharType="begin"/>
      </w:r>
      <w:r>
        <w:instrText xml:space="preserve"> PAGEREF _Ref434492536 \h </w:instrText>
      </w:r>
      <w:r>
        <w:fldChar w:fldCharType="separate"/>
      </w:r>
      <w:r w:rsidR="003E6DC3">
        <w:rPr>
          <w:noProof/>
        </w:rPr>
        <w:t>568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3E6DC3">
        <w:t>The Doxology for a Hierarch Who is Present</w:t>
      </w:r>
      <w:r>
        <w:fldChar w:fldCharType="end"/>
      </w:r>
      <w:r>
        <w:tab/>
      </w:r>
      <w:r>
        <w:fldChar w:fldCharType="begin"/>
      </w:r>
      <w:r>
        <w:instrText xml:space="preserve"> PAGEREF _Ref434492645 \h </w:instrText>
      </w:r>
      <w:r>
        <w:fldChar w:fldCharType="separate"/>
      </w:r>
      <w:r w:rsidR="003E6DC3">
        <w:rPr>
          <w:noProof/>
        </w:rPr>
        <w:t>569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1" w:author="Windows User" w:date="2015-10-30T08:56:00Z" w:initials="WU">
    <w:p w14:paraId="5BC240C8" w14:textId="77777777" w:rsidR="00C61C1A" w:rsidRDefault="00C61C1A">
      <w:pPr>
        <w:pStyle w:val="CommentText"/>
      </w:pPr>
      <w:r>
        <w:rPr>
          <w:rStyle w:val="CommentReference"/>
        </w:rPr>
        <w:annotationRef/>
      </w:r>
      <w:r>
        <w:t>Add notes where to insert Doxology of Prime… And Vespers Prase?</w:t>
      </w:r>
    </w:p>
  </w:comment>
  <w:comment w:id="55" w:author="Windows User" w:date="2015-10-30T08:56:00Z" w:initials="WU">
    <w:p w14:paraId="463C28D3" w14:textId="77777777" w:rsidR="00C61C1A" w:rsidRDefault="00C61C1A" w:rsidP="0043158C">
      <w:pPr>
        <w:pStyle w:val="CommentText"/>
      </w:pPr>
      <w:r>
        <w:rPr>
          <w:rStyle w:val="CommentReference"/>
        </w:rPr>
        <w:annotationRef/>
      </w:r>
      <w:r>
        <w:t>May He or that He may</w:t>
      </w:r>
    </w:p>
  </w:comment>
  <w:comment w:id="57" w:author="Windows User" w:date="2015-10-30T08:56:00Z" w:initials="BS">
    <w:p w14:paraId="0CF6FD46" w14:textId="77777777" w:rsidR="00C61C1A" w:rsidRDefault="00C61C1A">
      <w:pPr>
        <w:pStyle w:val="CommentText"/>
      </w:pPr>
      <w:r>
        <w:rPr>
          <w:rStyle w:val="CommentReference"/>
        </w:rPr>
        <w:annotationRef/>
      </w:r>
      <w:r>
        <w:t>protopresbyters?</w:t>
      </w:r>
    </w:p>
  </w:comment>
  <w:comment w:id="58" w:author="Windows User" w:date="2015-10-30T08:56:00Z" w:initials="BS">
    <w:p w14:paraId="7A5F1901" w14:textId="77777777" w:rsidR="00C61C1A" w:rsidRDefault="00C61C1A">
      <w:pPr>
        <w:pStyle w:val="CommentText"/>
      </w:pPr>
      <w:r>
        <w:rPr>
          <w:rStyle w:val="CommentReference"/>
        </w:rPr>
        <w:annotationRef/>
      </w:r>
      <w:r>
        <w:t>those who?</w:t>
      </w:r>
    </w:p>
  </w:comment>
  <w:comment w:id="59" w:author="Windows User" w:date="2015-10-30T08:56:00Z" w:initials="BS">
    <w:p w14:paraId="2D4F2C82" w14:textId="77777777" w:rsidR="00C61C1A" w:rsidRDefault="00C61C1A">
      <w:pPr>
        <w:pStyle w:val="CommentText"/>
      </w:pPr>
      <w:r>
        <w:rPr>
          <w:rStyle w:val="CommentReference"/>
        </w:rPr>
        <w:annotationRef/>
      </w:r>
      <w:r>
        <w:t>Yourself?</w:t>
      </w:r>
    </w:p>
  </w:comment>
  <w:comment w:id="63" w:author="Windows User" w:date="2015-11-27T20:09:00Z" w:initials="WU">
    <w:p w14:paraId="714F787D" w14:textId="77777777" w:rsidR="00C61C1A" w:rsidRDefault="00C61C1A" w:rsidP="00952359">
      <w:pPr>
        <w:pStyle w:val="CommentText"/>
      </w:pPr>
      <w:r>
        <w:rPr>
          <w:rStyle w:val="CommentReference"/>
        </w:rPr>
        <w:annotationRef/>
      </w:r>
      <w:r>
        <w:t>Confess to the Lord or confess the Lord?</w:t>
      </w:r>
    </w:p>
  </w:comment>
  <w:comment w:id="72" w:author="Windows User" w:date="2015-10-30T08:56:00Z" w:initials="WU">
    <w:p w14:paraId="18EFFA71" w14:textId="77777777" w:rsidR="00C61C1A" w:rsidRDefault="00C61C1A">
      <w:pPr>
        <w:pStyle w:val="CommentText"/>
      </w:pPr>
      <w:r>
        <w:rPr>
          <w:rStyle w:val="CommentReference"/>
        </w:rPr>
        <w:annotationRef/>
      </w:r>
      <w:r>
        <w:t>Funny just to have declared here with nothing else.</w:t>
      </w:r>
    </w:p>
  </w:comment>
  <w:comment w:id="73" w:author="Windows User" w:date="2015-10-30T08:56:00Z" w:initials="WU">
    <w:p w14:paraId="49678875" w14:textId="77777777" w:rsidR="00C61C1A" w:rsidRDefault="00C61C1A">
      <w:pPr>
        <w:pStyle w:val="CommentText"/>
      </w:pPr>
      <w:r>
        <w:rPr>
          <w:rStyle w:val="CommentReference"/>
        </w:rPr>
        <w:annotationRef/>
      </w:r>
      <w:r>
        <w:t>Good News or Glad Tidings?</w:t>
      </w:r>
    </w:p>
  </w:comment>
  <w:comment w:id="74" w:author="Windows User" w:date="2015-10-30T08:56:00Z" w:initials="WU">
    <w:p w14:paraId="23EACE51" w14:textId="77777777" w:rsidR="00C61C1A" w:rsidRDefault="00C61C1A">
      <w:pPr>
        <w:pStyle w:val="CommentText"/>
      </w:pPr>
      <w:r>
        <w:rPr>
          <w:rStyle w:val="CommentReference"/>
        </w:rPr>
        <w:annotationRef/>
      </w:r>
      <w:r>
        <w:t>Which is it? Advocate or watch over us?</w:t>
      </w:r>
    </w:p>
  </w:comment>
  <w:comment w:id="75" w:author="Windows User" w:date="2015-10-30T08:56:00Z" w:initials="WU">
    <w:p w14:paraId="01F9BCCA" w14:textId="77777777" w:rsidR="00C61C1A" w:rsidRDefault="00C61C1A">
      <w:pPr>
        <w:pStyle w:val="CommentText"/>
      </w:pPr>
      <w:r>
        <w:rPr>
          <w:rStyle w:val="CommentReference"/>
        </w:rPr>
        <w:annotationRef/>
      </w:r>
      <w:r>
        <w:t>Coptic doesn’t seem to have “Mary”</w:t>
      </w:r>
    </w:p>
  </w:comment>
  <w:comment w:id="78" w:author="Windows User" w:date="2015-10-30T08:56:00Z" w:initials="WU">
    <w:p w14:paraId="64CC502C" w14:textId="77777777" w:rsidR="00C61C1A" w:rsidRDefault="00C61C1A">
      <w:pPr>
        <w:pStyle w:val="CommentText"/>
      </w:pPr>
      <w:r>
        <w:rPr>
          <w:rStyle w:val="CommentReference"/>
        </w:rPr>
        <w:annotationRef/>
      </w:r>
      <w:r>
        <w:t>Add footnote of what this is</w:t>
      </w:r>
    </w:p>
  </w:comment>
  <w:comment w:id="101" w:author="Windows User" w:date="2015-11-27T20:09:00Z" w:initials="WU">
    <w:p w14:paraId="03405E79" w14:textId="77777777" w:rsidR="00C61C1A" w:rsidRDefault="00C61C1A" w:rsidP="00952359">
      <w:pPr>
        <w:pStyle w:val="CommentText"/>
      </w:pPr>
      <w:r>
        <w:rPr>
          <w:rStyle w:val="CommentReference"/>
        </w:rPr>
        <w:annotationRef/>
      </w:r>
      <w:r>
        <w:t>Confess to the Lord or confess the Lord?</w:t>
      </w:r>
    </w:p>
  </w:comment>
  <w:comment w:id="103" w:author="Windows User" w:date="2015-10-30T12:35:00Z" w:initials="WU">
    <w:p w14:paraId="0D2C8A12" w14:textId="77777777" w:rsidR="00C61C1A" w:rsidRDefault="00C61C1A">
      <w:pPr>
        <w:pStyle w:val="CommentText"/>
      </w:pPr>
      <w:r>
        <w:rPr>
          <w:rStyle w:val="CommentReference"/>
        </w:rPr>
        <w:annotationRef/>
      </w:r>
      <w:r>
        <w:t>Compare to various translations</w:t>
      </w:r>
    </w:p>
  </w:comment>
  <w:comment w:id="104" w:author="Windows User" w:date="2015-10-30T12:37:00Z" w:initials="WU">
    <w:p w14:paraId="00B9961B" w14:textId="77777777" w:rsidR="00C61C1A" w:rsidRDefault="00C61C1A">
      <w:pPr>
        <w:pStyle w:val="CommentText"/>
      </w:pPr>
      <w:r>
        <w:rPr>
          <w:rStyle w:val="CommentReference"/>
        </w:rPr>
        <w:annotationRef/>
      </w:r>
      <w:r>
        <w:t>Is this supposed to be doubled?</w:t>
      </w:r>
    </w:p>
  </w:comment>
  <w:comment w:id="105" w:author="Windows User" w:date="2015-11-27T20:09:00Z" w:initials="WU">
    <w:p w14:paraId="218998C8" w14:textId="77777777" w:rsidR="00C61C1A" w:rsidRDefault="00C61C1A" w:rsidP="00952359">
      <w:pPr>
        <w:pStyle w:val="CommentText"/>
      </w:pPr>
      <w:r>
        <w:rPr>
          <w:rStyle w:val="CommentReference"/>
        </w:rPr>
        <w:annotationRef/>
      </w:r>
      <w:r>
        <w:t>Confess to the Lord or confess the Lord?</w:t>
      </w:r>
    </w:p>
  </w:comment>
  <w:comment w:id="106" w:author="Windows User" w:date="2015-10-30T08:56:00Z" w:initials="WU">
    <w:p w14:paraId="6AC03ACF" w14:textId="77777777" w:rsidR="00C61C1A" w:rsidRDefault="00C61C1A">
      <w:pPr>
        <w:pStyle w:val="CommentText"/>
      </w:pPr>
      <w:r>
        <w:rPr>
          <w:rStyle w:val="CommentReference"/>
        </w:rPr>
        <w:annotationRef/>
      </w:r>
      <w:r>
        <w:t>Does this go before Creed?</w:t>
      </w:r>
    </w:p>
  </w:comment>
  <w:comment w:id="109" w:author="Windows User" w:date="2015-11-06T13:03:00Z" w:initials="WU">
    <w:p w14:paraId="6B9D0F75" w14:textId="77777777" w:rsidR="00C61C1A" w:rsidRDefault="00C61C1A">
      <w:pPr>
        <w:pStyle w:val="CommentText"/>
      </w:pPr>
      <w:r>
        <w:rPr>
          <w:rStyle w:val="CommentReference"/>
        </w:rPr>
        <w:annotationRef/>
      </w:r>
      <w:r>
        <w:t>Coptic reader has Ps 3 here!</w:t>
      </w:r>
    </w:p>
  </w:comment>
  <w:comment w:id="126" w:author="Windows User" w:date="2015-11-02T08:54:00Z" w:initials="WU">
    <w:p w14:paraId="0366F544" w14:textId="77777777" w:rsidR="00C61C1A" w:rsidRDefault="00C61C1A">
      <w:pPr>
        <w:pStyle w:val="CommentText"/>
      </w:pPr>
      <w:r>
        <w:rPr>
          <w:rStyle w:val="CommentReference"/>
        </w:rPr>
        <w:annotationRef/>
      </w:r>
      <w:r>
        <w:t>Is there a phrase missing here?</w:t>
      </w:r>
    </w:p>
  </w:comment>
  <w:comment w:id="132" w:author="Windows User" w:date="2015-10-30T08:56:00Z" w:initials="WU">
    <w:p w14:paraId="1FDBEBA0" w14:textId="77777777" w:rsidR="00C61C1A" w:rsidRDefault="00C61C1A">
      <w:pPr>
        <w:pStyle w:val="CommentText"/>
      </w:pPr>
      <w:r>
        <w:rPr>
          <w:rStyle w:val="CommentReference"/>
        </w:rPr>
        <w:annotationRef/>
      </w:r>
      <w:r>
        <w:t xml:space="preserve">Should Glory be </w:t>
      </w:r>
      <w:proofErr w:type="gramStart"/>
      <w:r>
        <w:t>be</w:t>
      </w:r>
      <w:proofErr w:type="gramEnd"/>
      <w:r>
        <w:t xml:space="preserve"> here?</w:t>
      </w:r>
    </w:p>
  </w:comment>
  <w:comment w:id="137" w:author="Windows User" w:date="2015-11-02T12:45:00Z" w:initials="WU">
    <w:p w14:paraId="52EB1C43" w14:textId="77777777" w:rsidR="00C61C1A" w:rsidRDefault="00C61C1A">
      <w:pPr>
        <w:pStyle w:val="CommentText"/>
      </w:pPr>
      <w:r>
        <w:rPr>
          <w:rStyle w:val="CommentReference"/>
        </w:rPr>
        <w:annotationRef/>
      </w:r>
      <w:r>
        <w:t>Any argument for "Rise up" rather than arise?"</w:t>
      </w:r>
    </w:p>
  </w:comment>
  <w:comment w:id="138" w:author="Windows User" w:date="2015-10-30T08:56:00Z" w:initials="WU">
    <w:p w14:paraId="20A80697" w14:textId="77777777" w:rsidR="00C61C1A" w:rsidRDefault="00C61C1A">
      <w:pPr>
        <w:pStyle w:val="CommentText"/>
      </w:pPr>
      <w:r>
        <w:rPr>
          <w:rStyle w:val="CommentReference"/>
        </w:rPr>
        <w:annotationRef/>
      </w:r>
      <w:r>
        <w:t>flesh or body?</w:t>
      </w:r>
    </w:p>
  </w:comment>
  <w:comment w:id="139" w:author="Windows User" w:date="2015-10-30T08:56:00Z" w:initials="WU">
    <w:p w14:paraId="691196EF" w14:textId="77777777" w:rsidR="00C61C1A" w:rsidRDefault="00C61C1A">
      <w:pPr>
        <w:pStyle w:val="CommentText"/>
      </w:pPr>
      <w:r>
        <w:rPr>
          <w:rStyle w:val="CommentReference"/>
        </w:rPr>
        <w:annotationRef/>
      </w:r>
      <w:r>
        <w:t>Send up, or ascribe?</w:t>
      </w:r>
    </w:p>
  </w:comment>
  <w:comment w:id="140" w:author="Windows User" w:date="2015-10-30T08:56:00Z" w:initials="WU">
    <w:p w14:paraId="62D844FC" w14:textId="77777777" w:rsidR="00C61C1A" w:rsidRDefault="00C61C1A">
      <w:pPr>
        <w:pStyle w:val="CommentText"/>
      </w:pPr>
      <w:r>
        <w:rPr>
          <w:rStyle w:val="CommentReference"/>
        </w:rPr>
        <w:annotationRef/>
      </w:r>
      <w:r>
        <w:t>doxology or glorification?</w:t>
      </w:r>
    </w:p>
  </w:comment>
  <w:comment w:id="141" w:author="Windows User" w:date="2015-10-30T08:56:00Z" w:initials="WU">
    <w:p w14:paraId="1DDB628C" w14:textId="77777777" w:rsidR="00C61C1A" w:rsidRDefault="00C61C1A">
      <w:pPr>
        <w:pStyle w:val="CommentText"/>
      </w:pPr>
      <w:r>
        <w:rPr>
          <w:rStyle w:val="CommentReference"/>
        </w:rPr>
        <w:annotationRef/>
      </w:r>
      <w:r>
        <w:t>"Glory to you" or "Glory be to you"?</w:t>
      </w:r>
    </w:p>
  </w:comment>
  <w:comment w:id="142" w:author="Windows User" w:date="2015-10-30T08:56:00Z" w:initials="WU">
    <w:p w14:paraId="04605706" w14:textId="77777777" w:rsidR="00C61C1A" w:rsidRDefault="00C61C1A">
      <w:pPr>
        <w:pStyle w:val="CommentText"/>
      </w:pPr>
      <w:r>
        <w:rPr>
          <w:rStyle w:val="CommentReference"/>
        </w:rPr>
        <w:annotationRef/>
      </w:r>
      <w:r>
        <w:t>You?</w:t>
      </w:r>
    </w:p>
  </w:comment>
  <w:comment w:id="143" w:author="Windows User" w:date="2015-10-30T08:56:00Z" w:initials="WU">
    <w:p w14:paraId="7EF74390" w14:textId="77777777" w:rsidR="00C61C1A" w:rsidRDefault="00C61C1A">
      <w:pPr>
        <w:pStyle w:val="CommentText"/>
      </w:pPr>
      <w:r>
        <w:rPr>
          <w:rStyle w:val="CommentReference"/>
        </w:rPr>
        <w:annotationRef/>
      </w:r>
      <w:r>
        <w:t xml:space="preserve">To the Sanctuary or </w:t>
      </w:r>
      <w:proofErr w:type="gramStart"/>
      <w:r>
        <w:t>O</w:t>
      </w:r>
      <w:proofErr w:type="gramEnd"/>
      <w:r>
        <w:t xml:space="preserve"> you saints???</w:t>
      </w:r>
    </w:p>
  </w:comment>
  <w:comment w:id="144" w:author="Windows User" w:date="2015-10-30T08:56:00Z" w:initials="WU">
    <w:p w14:paraId="6EE7E8F7" w14:textId="77777777" w:rsidR="00C61C1A" w:rsidRDefault="00C61C1A">
      <w:pPr>
        <w:pStyle w:val="CommentText"/>
      </w:pPr>
      <w:r>
        <w:rPr>
          <w:rStyle w:val="CommentReference"/>
        </w:rPr>
        <w:annotationRef/>
      </w:r>
      <w:r>
        <w:t>from sounds more natural than out of. Any compelling reason to keep?</w:t>
      </w:r>
    </w:p>
  </w:comment>
  <w:comment w:id="145" w:author="Windows User" w:date="2015-10-30T08:56:00Z" w:initials="WU">
    <w:p w14:paraId="51E13D19" w14:textId="77777777" w:rsidR="00C61C1A" w:rsidRDefault="00C61C1A">
      <w:pPr>
        <w:pStyle w:val="CommentText"/>
      </w:pPr>
      <w:r>
        <w:rPr>
          <w:rStyle w:val="CommentReference"/>
        </w:rPr>
        <w:annotationRef/>
      </w:r>
      <w:r>
        <w:t>supplication or cry?</w:t>
      </w:r>
    </w:p>
  </w:comment>
  <w:comment w:id="146" w:author="Windows User" w:date="2015-10-30T08:56:00Z" w:initials="WU">
    <w:p w14:paraId="48F1BB2D" w14:textId="77777777" w:rsidR="00C61C1A" w:rsidRDefault="00C61C1A">
      <w:pPr>
        <w:pStyle w:val="CommentText"/>
      </w:pPr>
      <w:r>
        <w:rPr>
          <w:rStyle w:val="CommentReference"/>
        </w:rPr>
        <w:annotationRef/>
      </w:r>
      <w:r>
        <w:t>petition or supplication? supplication sounds much better.</w:t>
      </w:r>
    </w:p>
  </w:comment>
  <w:comment w:id="147" w:author="Windows User" w:date="2015-10-30T08:56:00Z" w:initials="WU">
    <w:p w14:paraId="7CA6980B" w14:textId="77777777" w:rsidR="00C61C1A" w:rsidRDefault="00C61C1A">
      <w:pPr>
        <w:pStyle w:val="CommentText"/>
      </w:pPr>
      <w:r>
        <w:rPr>
          <w:rStyle w:val="CommentReference"/>
        </w:rPr>
        <w:annotationRef/>
      </w:r>
      <w:r>
        <w:t>revive or deliver?</w:t>
      </w:r>
    </w:p>
  </w:comment>
  <w:comment w:id="148" w:author="Windows User" w:date="2015-10-30T08:56:00Z" w:initials="WU">
    <w:p w14:paraId="1E23D103" w14:textId="77777777" w:rsidR="00C61C1A" w:rsidRDefault="00C61C1A">
      <w:pPr>
        <w:pStyle w:val="CommentText"/>
      </w:pPr>
      <w:r>
        <w:rPr>
          <w:rStyle w:val="CommentReference"/>
        </w:rPr>
        <w:annotationRef/>
      </w:r>
      <w:r>
        <w:t>pour forth, utter, or overflow? I like the way overflow sounds more than pour forth. More natural.</w:t>
      </w:r>
    </w:p>
  </w:comment>
  <w:comment w:id="149" w:author="Windows User" w:date="2015-10-30T08:56:00Z" w:initials="WU">
    <w:p w14:paraId="5F163309" w14:textId="77777777" w:rsidR="00C61C1A" w:rsidRDefault="00C61C1A">
      <w:pPr>
        <w:pStyle w:val="CommentText"/>
      </w:pPr>
      <w:r>
        <w:rPr>
          <w:rStyle w:val="CommentReference"/>
        </w:rPr>
        <w:annotationRef/>
      </w:r>
      <w:r>
        <w:t>blessing or praise?</w:t>
      </w:r>
    </w:p>
  </w:comment>
  <w:comment w:id="150" w:author="Windows User" w:date="2015-10-30T08:56:00Z" w:initials="WU">
    <w:p w14:paraId="71B0BD07" w14:textId="77777777" w:rsidR="00C61C1A" w:rsidRDefault="00C61C1A">
      <w:pPr>
        <w:pStyle w:val="CommentText"/>
      </w:pPr>
      <w:r>
        <w:rPr>
          <w:rStyle w:val="CommentReference"/>
        </w:rPr>
        <w:annotationRef/>
      </w:r>
      <w:r>
        <w:t>respond with? respond to? speak of?</w:t>
      </w:r>
    </w:p>
  </w:comment>
  <w:comment w:id="151" w:author="Windows User" w:date="2015-10-30T08:56:00Z" w:initials="WU">
    <w:p w14:paraId="2450B0CD" w14:textId="77777777" w:rsidR="00C61C1A" w:rsidRDefault="00C61C1A">
      <w:pPr>
        <w:pStyle w:val="CommentText"/>
      </w:pPr>
      <w:r>
        <w:rPr>
          <w:rStyle w:val="CommentReference"/>
        </w:rPr>
        <w:annotationRef/>
      </w:r>
      <w:r>
        <w:t>rightous, true, or truth?</w:t>
      </w:r>
    </w:p>
  </w:comment>
  <w:comment w:id="152" w:author="Windows User" w:date="2015-10-30T08:56:00Z" w:initials="WU">
    <w:p w14:paraId="469B7AAB" w14:textId="77777777" w:rsidR="00C61C1A" w:rsidRDefault="00C61C1A">
      <w:pPr>
        <w:pStyle w:val="CommentText"/>
      </w:pPr>
      <w:r>
        <w:rPr>
          <w:rStyle w:val="CommentReference"/>
        </w:rPr>
        <w:annotationRef/>
      </w:r>
      <w:r>
        <w:t>meditation, or delight?</w:t>
      </w:r>
    </w:p>
  </w:comment>
  <w:comment w:id="153" w:author="Windows User" w:date="2015-10-30T08:56:00Z" w:initials="WU">
    <w:p w14:paraId="55BDD5ED" w14:textId="77777777" w:rsidR="00C61C1A" w:rsidRDefault="00C61C1A">
      <w:pPr>
        <w:pStyle w:val="CommentText"/>
      </w:pPr>
      <w:r>
        <w:rPr>
          <w:rStyle w:val="CommentReference"/>
        </w:rPr>
        <w:annotationRef/>
      </w:r>
      <w:r>
        <w:t>forever or always?</w:t>
      </w:r>
    </w:p>
  </w:comment>
  <w:comment w:id="154" w:author="Windows User" w:date="2015-10-30T08:56:00Z" w:initials="WU">
    <w:p w14:paraId="6EC4BCD6" w14:textId="77777777" w:rsidR="00C61C1A" w:rsidRDefault="00C61C1A">
      <w:pPr>
        <w:pStyle w:val="CommentText"/>
      </w:pPr>
      <w:r>
        <w:rPr>
          <w:rStyle w:val="CommentReference"/>
        </w:rPr>
        <w:annotationRef/>
      </w:r>
      <w:r>
        <w:t>and forever?</w:t>
      </w:r>
    </w:p>
  </w:comment>
  <w:comment w:id="155" w:author="Windows User" w:date="2015-10-30T08:56:00Z" w:initials="WU">
    <w:p w14:paraId="0C8D527C" w14:textId="77777777" w:rsidR="00C61C1A" w:rsidRDefault="00C61C1A">
      <w:pPr>
        <w:pStyle w:val="CommentText"/>
      </w:pPr>
      <w:r>
        <w:rPr>
          <w:rStyle w:val="CommentReference"/>
        </w:rPr>
        <w:annotationRef/>
      </w:r>
      <w:r>
        <w:t>be?</w:t>
      </w:r>
    </w:p>
  </w:comment>
  <w:comment w:id="156" w:author="Windows User" w:date="2015-10-30T08:56:00Z" w:initials="WU">
    <w:p w14:paraId="24A21286" w14:textId="77777777" w:rsidR="00C61C1A" w:rsidRDefault="00C61C1A">
      <w:pPr>
        <w:pStyle w:val="CommentText"/>
      </w:pPr>
      <w:r>
        <w:rPr>
          <w:rStyle w:val="CommentReference"/>
        </w:rPr>
        <w:annotationRef/>
      </w:r>
      <w:r>
        <w:t>be?</w:t>
      </w:r>
    </w:p>
  </w:comment>
  <w:comment w:id="157" w:author="Windows User" w:date="2015-10-30T08:56:00Z" w:initials="WU">
    <w:p w14:paraId="78AD7059" w14:textId="77777777" w:rsidR="00C61C1A" w:rsidRDefault="00C61C1A">
      <w:pPr>
        <w:pStyle w:val="CommentText"/>
      </w:pPr>
      <w:r>
        <w:rPr>
          <w:rStyle w:val="CommentReference"/>
        </w:rPr>
        <w:annotationRef/>
      </w:r>
      <w:r>
        <w:t>is the insertion of "one" after "begotten" needed in english?</w:t>
      </w:r>
    </w:p>
  </w:comment>
  <w:comment w:id="158" w:author="Windows User" w:date="2015-10-30T08:56:00Z" w:initials="WU">
    <w:p w14:paraId="30BC0616" w14:textId="77777777" w:rsidR="00C61C1A" w:rsidRDefault="00C61C1A">
      <w:pPr>
        <w:pStyle w:val="CommentText"/>
      </w:pPr>
      <w:r>
        <w:rPr>
          <w:rStyle w:val="CommentReference"/>
        </w:rPr>
        <w:annotationRef/>
      </w:r>
      <w:r>
        <w:t>utter or declare?</w:t>
      </w:r>
    </w:p>
  </w:comment>
  <w:comment w:id="165" w:author="Windows User" w:date="2015-10-30T08:56:00Z" w:initials="BS">
    <w:p w14:paraId="3842484B" w14:textId="77777777" w:rsidR="00C61C1A" w:rsidRDefault="00C61C1A">
      <w:pPr>
        <w:pStyle w:val="CommentText"/>
      </w:pPr>
      <w:r>
        <w:rPr>
          <w:rStyle w:val="CommentReference"/>
        </w:rPr>
        <w:annotationRef/>
      </w:r>
      <w:r>
        <w:t>look at? look upon? regard?</w:t>
      </w:r>
    </w:p>
  </w:comment>
  <w:comment w:id="166" w:author="Windows User" w:date="2015-10-30T08:56:00Z" w:initials="BS">
    <w:p w14:paraId="61DC37F7" w14:textId="77777777" w:rsidR="00C61C1A" w:rsidRDefault="00C61C1A">
      <w:pPr>
        <w:pStyle w:val="CommentText"/>
      </w:pPr>
      <w:r>
        <w:rPr>
          <w:rStyle w:val="CommentReference"/>
        </w:rPr>
        <w:annotationRef/>
      </w:r>
      <w:r>
        <w:t>no one?</w:t>
      </w:r>
    </w:p>
  </w:comment>
  <w:comment w:id="167" w:author="Windows User" w:date="2015-10-30T08:56:00Z" w:initials="BS">
    <w:p w14:paraId="585BECF3" w14:textId="77777777" w:rsidR="00C61C1A" w:rsidRDefault="00C61C1A">
      <w:pPr>
        <w:pStyle w:val="CommentText"/>
      </w:pPr>
      <w:r>
        <w:rPr>
          <w:rStyle w:val="CommentReference"/>
        </w:rPr>
        <w:annotationRef/>
      </w:r>
      <w:r>
        <w:t>in?</w:t>
      </w:r>
    </w:p>
    <w:p w14:paraId="599E0788" w14:textId="77777777" w:rsidR="00C61C1A" w:rsidRDefault="00C61C1A">
      <w:pPr>
        <w:pStyle w:val="CommentText"/>
      </w:pPr>
    </w:p>
  </w:comment>
  <w:comment w:id="168" w:author="Windows User" w:date="2015-10-30T08:56:00Z" w:initials="BS">
    <w:p w14:paraId="1E93E3C5" w14:textId="77777777" w:rsidR="00C61C1A" w:rsidRDefault="00C61C1A">
      <w:pPr>
        <w:pStyle w:val="CommentText"/>
      </w:pPr>
      <w:r>
        <w:rPr>
          <w:rStyle w:val="CommentReference"/>
        </w:rPr>
        <w:annotationRef/>
      </w:r>
      <w:r>
        <w:t>before?</w:t>
      </w:r>
    </w:p>
  </w:comment>
  <w:comment w:id="169" w:author="Windows User" w:date="2015-10-30T08:56:00Z" w:initials="BS">
    <w:p w14:paraId="2A95BD9B" w14:textId="77777777" w:rsidR="00C61C1A" w:rsidRDefault="00C61C1A">
      <w:pPr>
        <w:pStyle w:val="CommentText"/>
      </w:pPr>
      <w:r>
        <w:rPr>
          <w:rStyle w:val="CommentReference"/>
        </w:rPr>
        <w:annotationRef/>
      </w:r>
      <w:r>
        <w:t>joy entered into the whole world doesn't mean much...</w:t>
      </w:r>
    </w:p>
  </w:comment>
  <w:comment w:id="170" w:author="Windows User" w:date="2015-10-30T08:56:00Z" w:initials="BS">
    <w:p w14:paraId="4D97B042" w14:textId="77777777" w:rsidR="00C61C1A" w:rsidRDefault="00C61C1A">
      <w:pPr>
        <w:pStyle w:val="CommentText"/>
      </w:pPr>
      <w:r>
        <w:rPr>
          <w:rStyle w:val="CommentReference"/>
        </w:rPr>
        <w:annotationRef/>
      </w:r>
      <w:r>
        <w:t>? any better way to express that's more accurate while meaning something?</w:t>
      </w:r>
    </w:p>
  </w:comment>
  <w:comment w:id="171" w:author="Windows User" w:date="2015-10-30T08:56:00Z" w:initials="BS">
    <w:p w14:paraId="4F51C2B8" w14:textId="77777777" w:rsidR="00C61C1A" w:rsidRDefault="00C61C1A">
      <w:pPr>
        <w:pStyle w:val="CommentText"/>
      </w:pPr>
      <w:r>
        <w:rPr>
          <w:rStyle w:val="CommentReference"/>
        </w:rPr>
        <w:annotationRef/>
      </w:r>
      <w:r>
        <w:t>sealed as in ever virgin... or more like hidden?</w:t>
      </w:r>
    </w:p>
  </w:comment>
  <w:comment w:id="172" w:author="Windows User" w:date="2015-10-30T08:56:00Z" w:initials="BS">
    <w:p w14:paraId="0EA7F885" w14:textId="77777777" w:rsidR="00C61C1A" w:rsidRDefault="00C61C1A">
      <w:pPr>
        <w:pStyle w:val="CommentText"/>
      </w:pPr>
      <w:r>
        <w:rPr>
          <w:rStyle w:val="CommentReference"/>
        </w:rPr>
        <w:annotationRef/>
      </w:r>
      <w:r>
        <w:t>fragrant ointment? ointment? Incense and ointment with weeping and mourning?</w:t>
      </w:r>
    </w:p>
  </w:comment>
  <w:comment w:id="173" w:author="Windows User" w:date="2015-10-30T08:56:00Z" w:initials="BS">
    <w:p w14:paraId="5CF5BA77" w14:textId="77777777" w:rsidR="00C61C1A" w:rsidRDefault="00C61C1A">
      <w:pPr>
        <w:pStyle w:val="CommentText"/>
      </w:pPr>
      <w:r>
        <w:rPr>
          <w:rStyle w:val="CommentReference"/>
        </w:rPr>
        <w:annotationRef/>
      </w:r>
      <w:r>
        <w:t>spices or ointment</w:t>
      </w:r>
    </w:p>
  </w:comment>
  <w:comment w:id="174" w:author="Windows User" w:date="2015-10-30T08:56:00Z" w:initials="BS">
    <w:p w14:paraId="59FF5141" w14:textId="77777777" w:rsidR="00C61C1A" w:rsidRDefault="00C61C1A">
      <w:pPr>
        <w:pStyle w:val="CommentText"/>
      </w:pPr>
      <w:r>
        <w:rPr>
          <w:rStyle w:val="CommentReference"/>
        </w:rPr>
        <w:annotationRef/>
      </w:r>
      <w:r>
        <w:t>Is risen or has risen?</w:t>
      </w:r>
    </w:p>
  </w:comment>
  <w:comment w:id="175" w:author="Windows User" w:date="2015-10-30T08:56:00Z" w:initials="BS">
    <w:p w14:paraId="32DD0547" w14:textId="77777777" w:rsidR="00C61C1A" w:rsidRDefault="00C61C1A">
      <w:pPr>
        <w:pStyle w:val="CommentText"/>
      </w:pPr>
      <w:r>
        <w:rPr>
          <w:rStyle w:val="CommentReference"/>
        </w:rPr>
        <w:annotationRef/>
      </w:r>
      <w:r>
        <w:t>need a consistent policy for what to capitalize!</w:t>
      </w:r>
    </w:p>
  </w:comment>
  <w:comment w:id="176" w:author="Windows User" w:date="2015-10-30T08:56:00Z" w:initials="BS">
    <w:p w14:paraId="64204663" w14:textId="77777777" w:rsidR="00C61C1A" w:rsidRDefault="00C61C1A">
      <w:pPr>
        <w:pStyle w:val="CommentText"/>
      </w:pPr>
      <w:r>
        <w:rPr>
          <w:rStyle w:val="CommentReference"/>
        </w:rPr>
        <w:annotationRef/>
      </w:r>
      <w:r>
        <w:t>need to break other verses like this to have new lines in place of ':' so we can show where to break the tune without mangling the punctuation.</w:t>
      </w:r>
    </w:p>
  </w:comment>
  <w:comment w:id="177" w:author="Windows User" w:date="2015-10-30T08:56:00Z" w:initials="BS">
    <w:p w14:paraId="45393CC0" w14:textId="77777777" w:rsidR="00C61C1A" w:rsidRDefault="00C61C1A">
      <w:pPr>
        <w:pStyle w:val="CommentText"/>
      </w:pPr>
      <w:r>
        <w:rPr>
          <w:rStyle w:val="CommentReference"/>
        </w:rPr>
        <w:annotationRef/>
      </w:r>
      <w:r>
        <w:t xml:space="preserve">decay? </w:t>
      </w:r>
    </w:p>
  </w:comment>
  <w:comment w:id="178" w:author="Windows User" w:date="2015-10-30T08:56:00Z" w:initials="WU">
    <w:p w14:paraId="3FDC6419" w14:textId="77777777" w:rsidR="00C61C1A" w:rsidRDefault="00C61C1A">
      <w:pPr>
        <w:pStyle w:val="CommentText"/>
      </w:pPr>
      <w:r>
        <w:rPr>
          <w:rStyle w:val="CommentReference"/>
        </w:rPr>
        <w:annotationRef/>
      </w:r>
      <w:r>
        <w:t>LXX has glorify him, not prepare Him an habitation</w:t>
      </w:r>
    </w:p>
  </w:comment>
  <w:comment w:id="179" w:author="Windows User" w:date="2015-10-30T08:56:00Z" w:initials="WU">
    <w:p w14:paraId="04F8DE77" w14:textId="77777777" w:rsidR="00C61C1A" w:rsidRDefault="00C61C1A">
      <w:pPr>
        <w:pStyle w:val="CommentText"/>
      </w:pPr>
      <w:r>
        <w:rPr>
          <w:rStyle w:val="CommentReference"/>
        </w:rPr>
        <w:annotationRef/>
      </w:r>
      <w:r>
        <w:t>or when he brings wars to naught. NETS has shatters</w:t>
      </w:r>
    </w:p>
  </w:comment>
  <w:comment w:id="180" w:author="Windows User" w:date="2015-10-30T08:56:00Z" w:initials="WU">
    <w:p w14:paraId="5A7B245D" w14:textId="77777777" w:rsidR="00C61C1A" w:rsidRDefault="00C61C1A">
      <w:pPr>
        <w:pStyle w:val="CommentText"/>
      </w:pPr>
      <w:r>
        <w:rPr>
          <w:rStyle w:val="CommentReference"/>
        </w:rPr>
        <w:annotationRef/>
      </w:r>
      <w:r>
        <w:t>literally choice mounted captains?</w:t>
      </w:r>
    </w:p>
  </w:comment>
  <w:comment w:id="181" w:author="Windows User" w:date="2015-10-30T08:56:00Z" w:initials="WU">
    <w:p w14:paraId="412EF946" w14:textId="77777777" w:rsidR="00C61C1A" w:rsidRDefault="00C61C1A">
      <w:pPr>
        <w:pStyle w:val="CommentText"/>
      </w:pPr>
      <w:r>
        <w:rPr>
          <w:rStyle w:val="CommentReference"/>
        </w:rPr>
        <w:annotationRef/>
      </w:r>
      <w:r>
        <w:t>Nets has third-ranked officers. Captain is the modern term for the 3rd rank of officer, sticking with captain</w:t>
      </w:r>
    </w:p>
  </w:comment>
  <w:comment w:id="182" w:author="Windows User" w:date="2015-10-30T08:56:00Z" w:initials="WU">
    <w:p w14:paraId="421DC513" w14:textId="77777777" w:rsidR="00C61C1A" w:rsidRDefault="00C61C1A">
      <w:pPr>
        <w:pStyle w:val="CommentText"/>
      </w:pPr>
      <w:r>
        <w:rPr>
          <w:rStyle w:val="CommentReference"/>
        </w:rPr>
        <w:annotationRef/>
      </w:r>
      <w:r>
        <w:t>Have to have a consistent tense... was to go with above, if want has been all above needs to change to that tense.</w:t>
      </w:r>
    </w:p>
  </w:comment>
  <w:comment w:id="183" w:author="Windows User" w:date="2015-10-30T08:56:00Z" w:initials="WU">
    <w:p w14:paraId="0B1E5128" w14:textId="77777777" w:rsidR="00C61C1A" w:rsidRDefault="00C61C1A">
      <w:pPr>
        <w:pStyle w:val="CommentText"/>
      </w:pPr>
      <w:r>
        <w:rPr>
          <w:rStyle w:val="CommentReference"/>
        </w:rPr>
        <w:annotationRef/>
      </w:r>
      <w:r>
        <w:t>crushed or destroyed?</w:t>
      </w:r>
    </w:p>
  </w:comment>
  <w:comment w:id="184" w:author="Windows User" w:date="2015-10-30T08:56:00Z" w:initials="WU">
    <w:p w14:paraId="251C2A8C" w14:textId="77777777" w:rsidR="00C61C1A" w:rsidRDefault="00C61C1A">
      <w:pPr>
        <w:pStyle w:val="CommentText"/>
      </w:pPr>
      <w:r>
        <w:rPr>
          <w:rStyle w:val="CommentReference"/>
        </w:rPr>
        <w:annotationRef/>
      </w:r>
      <w:r>
        <w:t>elsewhere ekhomkhem is translated as crushed... NETS has shattered. Brenton destroyed.</w:t>
      </w:r>
    </w:p>
  </w:comment>
  <w:comment w:id="185" w:author="Windows User" w:date="2015-10-30T08:56:00Z" w:initials="WU">
    <w:p w14:paraId="44990D7B" w14:textId="77777777" w:rsidR="00C61C1A" w:rsidRDefault="00C61C1A">
      <w:pPr>
        <w:pStyle w:val="CommentText"/>
      </w:pPr>
      <w:r>
        <w:rPr>
          <w:rStyle w:val="CommentReference"/>
        </w:rPr>
        <w:annotationRef/>
      </w:r>
      <w:r>
        <w:t>your enemies or our enemies?</w:t>
      </w:r>
    </w:p>
  </w:comment>
  <w:comment w:id="186" w:author="Windows User" w:date="2015-10-30T08:56:00Z" w:initials="WU">
    <w:p w14:paraId="3EA7129B" w14:textId="77777777" w:rsidR="00C61C1A" w:rsidRDefault="00C61C1A">
      <w:pPr>
        <w:pStyle w:val="CommentText"/>
      </w:pPr>
      <w:r>
        <w:rPr>
          <w:rStyle w:val="CommentReference"/>
        </w:rPr>
        <w:annotationRef/>
      </w:r>
      <w:r>
        <w:t>sent or sent forth?</w:t>
      </w:r>
    </w:p>
  </w:comment>
  <w:comment w:id="187" w:author="Windows User" w:date="2015-10-30T08:56:00Z" w:initials="WU">
    <w:p w14:paraId="2A81A5DE" w14:textId="77777777" w:rsidR="00C61C1A" w:rsidRDefault="00C61C1A">
      <w:pPr>
        <w:pStyle w:val="CommentText"/>
      </w:pPr>
      <w:r>
        <w:rPr>
          <w:rStyle w:val="CommentReference"/>
        </w:rPr>
        <w:annotationRef/>
      </w:r>
      <w:r>
        <w:t>or saints? ft note?</w:t>
      </w:r>
    </w:p>
  </w:comment>
  <w:comment w:id="188" w:author="Windows User" w:date="2015-10-30T08:56:00Z" w:initials="WU">
    <w:p w14:paraId="4AC4FC28" w14:textId="77777777" w:rsidR="00C61C1A" w:rsidRDefault="00C61C1A">
      <w:pPr>
        <w:pStyle w:val="CommentText"/>
      </w:pPr>
      <w:r>
        <w:rPr>
          <w:rStyle w:val="CommentReference"/>
        </w:rPr>
        <w:annotationRef/>
      </w:r>
      <w:r>
        <w:t>glories? glorious deeds? or in glory?</w:t>
      </w:r>
    </w:p>
  </w:comment>
  <w:comment w:id="189" w:author="Windows User" w:date="2015-10-30T08:56:00Z" w:initials="WU">
    <w:p w14:paraId="020A6174" w14:textId="77777777" w:rsidR="00C61C1A" w:rsidRDefault="00C61C1A">
      <w:pPr>
        <w:pStyle w:val="CommentText"/>
      </w:pPr>
      <w:r>
        <w:rPr>
          <w:rStyle w:val="CommentReference"/>
        </w:rPr>
        <w:annotationRef/>
      </w:r>
      <w:r>
        <w:t>redeemed? or chose?</w:t>
      </w:r>
    </w:p>
  </w:comment>
  <w:comment w:id="190" w:author="Windows User" w:date="2015-10-30T08:56:00Z" w:initials="WU">
    <w:p w14:paraId="6349473A" w14:textId="77777777" w:rsidR="00C61C1A" w:rsidRDefault="00C61C1A">
      <w:pPr>
        <w:pStyle w:val="CommentText"/>
      </w:pPr>
      <w:r>
        <w:rPr>
          <w:rStyle w:val="CommentReference"/>
        </w:rPr>
        <w:annotationRef/>
      </w:r>
      <w:r>
        <w:t>abode? habitation? resting place?</w:t>
      </w:r>
    </w:p>
  </w:comment>
  <w:comment w:id="191" w:author="Windows User" w:date="2015-10-30T08:56:00Z" w:initials="WU">
    <w:p w14:paraId="0D3E5CBC" w14:textId="77777777" w:rsidR="00C61C1A" w:rsidRDefault="00C61C1A">
      <w:pPr>
        <w:pStyle w:val="CommentText"/>
      </w:pPr>
      <w:r>
        <w:rPr>
          <w:rStyle w:val="CommentReference"/>
        </w:rPr>
        <w:annotationRef/>
      </w:r>
      <w:r>
        <w:t>Nets has pangs.</w:t>
      </w:r>
    </w:p>
  </w:comment>
  <w:comment w:id="192" w:author="Windows User" w:date="2015-10-30T08:56:00Z" w:initials="WU">
    <w:p w14:paraId="2C78488D" w14:textId="77777777" w:rsidR="00C61C1A" w:rsidRDefault="00C61C1A">
      <w:pPr>
        <w:pStyle w:val="CommentText"/>
      </w:pPr>
      <w:r>
        <w:rPr>
          <w:rStyle w:val="CommentReference"/>
        </w:rPr>
        <w:annotationRef/>
      </w:r>
      <w:r>
        <w:t>Nets has tense change here rather than start of next vs. Brenton too.</w:t>
      </w:r>
    </w:p>
  </w:comment>
  <w:comment w:id="193" w:author="Windows User" w:date="2015-10-30T08:56:00Z" w:initials="WU">
    <w:p w14:paraId="1D84222A" w14:textId="77777777" w:rsidR="00C61C1A" w:rsidRDefault="00C61C1A">
      <w:pPr>
        <w:pStyle w:val="CommentText"/>
      </w:pPr>
      <w:r>
        <w:rPr>
          <w:rStyle w:val="CommentReference"/>
        </w:rPr>
        <w:annotationRef/>
      </w:r>
      <w:r>
        <w:t xml:space="preserve">reign? king? reign as king? tense? shall reign? </w:t>
      </w:r>
    </w:p>
  </w:comment>
  <w:comment w:id="194" w:author="Windows User" w:date="2015-10-30T08:56:00Z" w:initials="WU">
    <w:p w14:paraId="711F7009" w14:textId="77777777" w:rsidR="00C61C1A" w:rsidRDefault="00C61C1A">
      <w:pPr>
        <w:pStyle w:val="CommentText"/>
      </w:pPr>
      <w:r>
        <w:rPr>
          <w:rStyle w:val="CommentReference"/>
        </w:rPr>
        <w:annotationRef/>
      </w:r>
      <w:r>
        <w:t>What does the Coptic say? Is it something like this?</w:t>
      </w:r>
    </w:p>
  </w:comment>
  <w:comment w:id="195" w:author="Windows User" w:date="2015-10-30T08:56:00Z" w:initials="WU">
    <w:p w14:paraId="5E19EDBF" w14:textId="77777777" w:rsidR="00C61C1A" w:rsidRDefault="00C61C1A">
      <w:pPr>
        <w:pStyle w:val="CommentText"/>
      </w:pPr>
      <w:r>
        <w:rPr>
          <w:rStyle w:val="CommentReference"/>
        </w:rPr>
        <w:annotationRef/>
      </w:r>
      <w:r>
        <w:t>For? or Since?</w:t>
      </w:r>
    </w:p>
  </w:comment>
  <w:comment w:id="196" w:author="Windows User" w:date="2015-10-30T08:56:00Z" w:initials="WU">
    <w:p w14:paraId="23C2A88E" w14:textId="77777777" w:rsidR="00C61C1A" w:rsidRDefault="00C61C1A">
      <w:pPr>
        <w:pStyle w:val="CommentText"/>
      </w:pPr>
      <w:r>
        <w:rPr>
          <w:rStyle w:val="CommentReference"/>
        </w:rPr>
        <w:annotationRef/>
      </w:r>
      <w:r>
        <w:t>Brenton and NETS have dances. Coptic has hanhos (guessing hos is praises or songs). I'm thinking not praises... but need you guys to clarify</w:t>
      </w:r>
    </w:p>
  </w:comment>
  <w:comment w:id="197" w:author="Windows User" w:date="2015-10-30T08:56:00Z" w:initials="WU">
    <w:p w14:paraId="7DC92633" w14:textId="77777777" w:rsidR="00C61C1A" w:rsidRDefault="00C61C1A">
      <w:pPr>
        <w:pStyle w:val="CommentText"/>
      </w:pPr>
      <w:r>
        <w:rPr>
          <w:rStyle w:val="CommentReference"/>
        </w:rPr>
        <w:annotationRef/>
      </w:r>
      <w:r>
        <w:t>The NETS phrasing seems to me the only way to reconcile the other translations.</w:t>
      </w:r>
    </w:p>
  </w:comment>
  <w:comment w:id="198" w:author="Windows User" w:date="2015-10-30T08:56:00Z" w:initials="WU">
    <w:p w14:paraId="28CB71D5" w14:textId="77777777" w:rsidR="00C61C1A" w:rsidRDefault="00C61C1A">
      <w:pPr>
        <w:pStyle w:val="CommentText"/>
      </w:pPr>
      <w:r>
        <w:rPr>
          <w:rStyle w:val="CommentReference"/>
        </w:rPr>
        <w:annotationRef/>
      </w:r>
      <w:r>
        <w:t xml:space="preserve">The last verse is not in the Bible... So Miriam's words "Horse and </w:t>
      </w:r>
      <w:proofErr w:type="gramStart"/>
      <w:r>
        <w:t>rider..</w:t>
      </w:r>
      <w:proofErr w:type="gramEnd"/>
      <w:r>
        <w:t>" should be in quotes. These should not, they are our (the church's) words in response.</w:t>
      </w:r>
    </w:p>
  </w:comment>
  <w:comment w:id="204" w:author="Windows User" w:date="2015-10-30T08:56:00Z" w:initials="WU">
    <w:p w14:paraId="1FDAC33C" w14:textId="77777777" w:rsidR="00C61C1A" w:rsidRDefault="00C61C1A">
      <w:pPr>
        <w:pStyle w:val="CommentText"/>
      </w:pPr>
      <w:r>
        <w:rPr>
          <w:rStyle w:val="CommentReference"/>
        </w:rPr>
        <w:annotationRef/>
      </w:r>
      <w:r>
        <w:t>This way sure sounds better. I know "With the split" is more literal, but it doesn't make any sense in English. This does.</w:t>
      </w:r>
    </w:p>
  </w:comment>
  <w:comment w:id="205" w:author="Windows User" w:date="2015-10-30T08:56:00Z" w:initials="WU">
    <w:p w14:paraId="268099E2" w14:textId="77777777" w:rsidR="00C61C1A" w:rsidRDefault="00C61C1A">
      <w:pPr>
        <w:pStyle w:val="CommentText"/>
      </w:pPr>
      <w:r>
        <w:rPr>
          <w:rStyle w:val="CommentReference"/>
        </w:rPr>
        <w:annotationRef/>
      </w:r>
      <w:r>
        <w:t>path or walkway?</w:t>
      </w:r>
    </w:p>
  </w:comment>
  <w:comment w:id="206" w:author="Brett Slote" w:date="2015-10-30T08:56:00Z" w:initials="BS">
    <w:p w14:paraId="2E9C38B6" w14:textId="77777777" w:rsidR="00C61C1A" w:rsidRDefault="00C61C1A">
      <w:pPr>
        <w:pStyle w:val="CommentText"/>
      </w:pPr>
      <w:r>
        <w:rPr>
          <w:rStyle w:val="CommentReference"/>
        </w:rPr>
        <w:annotationRef/>
      </w:r>
      <w:proofErr w:type="gramStart"/>
      <w:r>
        <w:t>needs :</w:t>
      </w:r>
      <w:proofErr w:type="gramEnd"/>
      <w:r>
        <w:t xml:space="preserve"> at least to indicate breaks in tune</w:t>
      </w:r>
    </w:p>
  </w:comment>
  <w:comment w:id="207" w:author="Windows User" w:date="2015-10-30T08:56:00Z" w:initials="WU">
    <w:p w14:paraId="3A386E24" w14:textId="77777777" w:rsidR="00C61C1A" w:rsidRDefault="00C61C1A">
      <w:pPr>
        <w:pStyle w:val="CommentText"/>
      </w:pPr>
      <w:r>
        <w:rPr>
          <w:rStyle w:val="CommentReference"/>
        </w:rPr>
        <w:annotationRef/>
      </w:r>
      <w:r>
        <w:t>miraculous, or something closer to paradoxical but sounding good?</w:t>
      </w:r>
    </w:p>
  </w:comment>
  <w:comment w:id="208" w:author="Windows User" w:date="2015-10-30T08:56:00Z" w:initials="WU">
    <w:p w14:paraId="21E6349F" w14:textId="77777777" w:rsidR="00C61C1A" w:rsidRDefault="00C61C1A">
      <w:pPr>
        <w:pStyle w:val="CommentText"/>
      </w:pPr>
      <w:r>
        <w:rPr>
          <w:rStyle w:val="CommentReference"/>
        </w:rPr>
        <w:annotationRef/>
      </w:r>
      <w:r>
        <w:t>passed and crossed mean teh same thing... but passed over carries connotation of connection to pass over...</w:t>
      </w:r>
    </w:p>
  </w:comment>
  <w:comment w:id="209" w:author="Windows User" w:date="2015-10-30T08:56:00Z" w:initials="WU">
    <w:p w14:paraId="177D6D90" w14:textId="77777777" w:rsidR="00C61C1A" w:rsidRDefault="00C61C1A">
      <w:pPr>
        <w:pStyle w:val="CommentText"/>
      </w:pPr>
      <w:r>
        <w:rPr>
          <w:rStyle w:val="CommentReference"/>
        </w:rPr>
        <w:annotationRef/>
      </w:r>
      <w:r>
        <w:t>praising or singing?</w:t>
      </w:r>
    </w:p>
  </w:comment>
  <w:comment w:id="210" w:author="Windows User" w:date="2015-10-30T08:56:00Z" w:initials="WU">
    <w:p w14:paraId="41E0F0D3" w14:textId="77777777" w:rsidR="00C61C1A" w:rsidRDefault="00C61C1A">
      <w:pPr>
        <w:pStyle w:val="CommentText"/>
      </w:pPr>
      <w:r>
        <w:rPr>
          <w:rStyle w:val="CommentReference"/>
        </w:rPr>
        <w:annotationRef/>
      </w:r>
      <w:r>
        <w:t>I think this should be sing to</w:t>
      </w:r>
    </w:p>
  </w:comment>
  <w:comment w:id="220" w:author="Windows User" w:date="2015-10-30T08:56:00Z" w:initials="BS">
    <w:p w14:paraId="6D839B60" w14:textId="77777777" w:rsidR="00C61C1A" w:rsidRDefault="00C61C1A">
      <w:pPr>
        <w:pStyle w:val="CommentText"/>
      </w:pPr>
      <w:r>
        <w:rPr>
          <w:rStyle w:val="CommentReference"/>
        </w:rPr>
        <w:annotationRef/>
      </w:r>
      <w:r>
        <w:t>both Brenton and NETS have "understanding"</w:t>
      </w:r>
    </w:p>
  </w:comment>
  <w:comment w:id="221" w:author="Windows User" w:date="2015-10-30T08:56:00Z" w:initials="BS">
    <w:p w14:paraId="6CECB213" w14:textId="77777777" w:rsidR="00C61C1A" w:rsidRDefault="00C61C1A">
      <w:pPr>
        <w:pStyle w:val="CommentText"/>
      </w:pPr>
      <w:r>
        <w:rPr>
          <w:rStyle w:val="CommentReference"/>
        </w:rPr>
        <w:annotationRef/>
      </w:r>
      <w:r>
        <w:t>NETS just has made</w:t>
      </w:r>
    </w:p>
  </w:comment>
  <w:comment w:id="222" w:author="Windows User" w:date="2015-10-30T08:56:00Z" w:initials="BS">
    <w:p w14:paraId="4F787B03" w14:textId="77777777" w:rsidR="00C61C1A" w:rsidRDefault="00C61C1A">
      <w:pPr>
        <w:pStyle w:val="CommentText"/>
      </w:pPr>
      <w:r>
        <w:rPr>
          <w:rStyle w:val="CommentReference"/>
        </w:rPr>
        <w:annotationRef/>
      </w:r>
      <w:r>
        <w:t>does Coptic have "alone"?</w:t>
      </w:r>
    </w:p>
  </w:comment>
  <w:comment w:id="223" w:author="Windows User" w:date="2015-10-30T08:56:00Z" w:initials="BS">
    <w:p w14:paraId="5C140285" w14:textId="77777777" w:rsidR="00C61C1A" w:rsidRDefault="00C61C1A">
      <w:pPr>
        <w:pStyle w:val="CommentText"/>
      </w:pPr>
      <w:r>
        <w:rPr>
          <w:rStyle w:val="CommentReference"/>
        </w:rPr>
        <w:annotationRef/>
      </w:r>
      <w:r>
        <w:t>NETS "have authority". Maybe 'govern' would fit connotations better than rule?</w:t>
      </w:r>
    </w:p>
  </w:comment>
  <w:comment w:id="224" w:author="Windows User" w:date="2015-10-30T08:56:00Z" w:initials="BS">
    <w:p w14:paraId="06B19FC2" w14:textId="77777777" w:rsidR="00C61C1A" w:rsidRDefault="00C61C1A">
      <w:pPr>
        <w:pStyle w:val="CommentText"/>
      </w:pPr>
      <w:r>
        <w:rPr>
          <w:rStyle w:val="CommentReference"/>
        </w:rPr>
        <w:annotationRef/>
      </w:r>
      <w:r>
        <w:t>NETS has 'raised'. Makes more sense?</w:t>
      </w:r>
    </w:p>
  </w:comment>
  <w:comment w:id="225" w:author="Windows User" w:date="2015-10-30T08:56:00Z" w:initials="BS">
    <w:p w14:paraId="674A771E" w14:textId="77777777" w:rsidR="00C61C1A" w:rsidRDefault="00C61C1A">
      <w:pPr>
        <w:pStyle w:val="CommentText"/>
      </w:pPr>
      <w:r>
        <w:rPr>
          <w:rStyle w:val="CommentReference"/>
        </w:rPr>
        <w:annotationRef/>
      </w:r>
      <w:r>
        <w:t>into?</w:t>
      </w:r>
    </w:p>
  </w:comment>
  <w:comment w:id="226" w:author="Windows User" w:date="2015-11-21T12:58:00Z" w:initials="WU">
    <w:p w14:paraId="2C494D12" w14:textId="145D1282" w:rsidR="00C61C1A" w:rsidRDefault="00C61C1A">
      <w:pPr>
        <w:pStyle w:val="CommentText"/>
      </w:pPr>
      <w:r>
        <w:rPr>
          <w:rStyle w:val="CommentReference"/>
        </w:rPr>
        <w:annotationRef/>
      </w:r>
      <w:r>
        <w:t>Check</w:t>
      </w:r>
    </w:p>
  </w:comment>
  <w:comment w:id="227" w:author="Windows User" w:date="2015-11-21T12:59:00Z" w:initials="WU">
    <w:p w14:paraId="519BCA9C" w14:textId="267E5213" w:rsidR="00C61C1A" w:rsidRDefault="00C61C1A">
      <w:pPr>
        <w:pStyle w:val="CommentText"/>
      </w:pPr>
      <w:r>
        <w:rPr>
          <w:rStyle w:val="CommentReference"/>
        </w:rPr>
        <w:annotationRef/>
      </w:r>
      <w:r>
        <w:t>check</w:t>
      </w:r>
    </w:p>
  </w:comment>
  <w:comment w:id="233" w:author="Windows User" w:date="2015-10-30T08:56:00Z" w:initials="BS">
    <w:p w14:paraId="2EC8A918" w14:textId="77777777" w:rsidR="00C61C1A" w:rsidRDefault="00C61C1A">
      <w:pPr>
        <w:pStyle w:val="CommentText"/>
      </w:pPr>
      <w:r>
        <w:rPr>
          <w:rStyle w:val="CommentReference"/>
        </w:rPr>
        <w:annotationRef/>
      </w:r>
      <w:r>
        <w:t>clearly the missing vs above belongs</w:t>
      </w:r>
    </w:p>
  </w:comment>
  <w:comment w:id="240" w:author="Windows User" w:date="2015-10-30T08:56:00Z" w:initials="BS">
    <w:p w14:paraId="630BC679" w14:textId="77777777" w:rsidR="00C61C1A" w:rsidRDefault="00C61C1A">
      <w:pPr>
        <w:pStyle w:val="CommentText"/>
      </w:pPr>
      <w:r>
        <w:rPr>
          <w:rStyle w:val="CommentReference"/>
        </w:rPr>
        <w:annotationRef/>
      </w:r>
      <w:r>
        <w:t>NETS has blessed is your glorious holy name... but the Coptic seems to be Blessed is the Holy Name of Your glory... is that too literal though?</w:t>
      </w:r>
    </w:p>
  </w:comment>
  <w:comment w:id="241" w:author="Windows User" w:date="2015-10-30T08:56:00Z" w:initials="BS">
    <w:p w14:paraId="55C9F81B" w14:textId="77777777" w:rsidR="00C61C1A" w:rsidRDefault="00C61C1A">
      <w:pPr>
        <w:pStyle w:val="CommentText"/>
      </w:pPr>
      <w:r>
        <w:rPr>
          <w:rStyle w:val="CommentReference"/>
        </w:rPr>
        <w:annotationRef/>
      </w:r>
      <w:r>
        <w:t>heavens?</w:t>
      </w:r>
    </w:p>
  </w:comment>
  <w:comment w:id="242" w:author="Windows User" w:date="2015-10-30T08:56:00Z" w:initials="BS">
    <w:p w14:paraId="40401015" w14:textId="77777777" w:rsidR="00C61C1A" w:rsidRDefault="00C61C1A">
      <w:pPr>
        <w:pStyle w:val="CommentText"/>
      </w:pPr>
      <w:r>
        <w:rPr>
          <w:rStyle w:val="CommentReference"/>
        </w:rPr>
        <w:annotationRef/>
      </w:r>
      <w:r>
        <w:t>NETS omits clouds</w:t>
      </w:r>
    </w:p>
  </w:comment>
  <w:comment w:id="243" w:author="Windows User" w:date="2015-10-30T08:56:00Z" w:initials="BS">
    <w:p w14:paraId="74B5BB29" w14:textId="77777777" w:rsidR="00C61C1A" w:rsidRDefault="00C61C1A">
      <w:pPr>
        <w:pStyle w:val="CommentText"/>
      </w:pPr>
      <w:r>
        <w:rPr>
          <w:rStyle w:val="CommentReference"/>
        </w:rPr>
        <w:annotationRef/>
      </w:r>
      <w:r>
        <w:t>NETS omits this vs</w:t>
      </w:r>
    </w:p>
  </w:comment>
  <w:comment w:id="244" w:author="Windows User" w:date="2015-10-30T08:56:00Z" w:initials="BS">
    <w:p w14:paraId="7ADA034F" w14:textId="77777777" w:rsidR="00C61C1A" w:rsidRDefault="00C61C1A">
      <w:pPr>
        <w:pStyle w:val="CommentText"/>
      </w:pPr>
      <w:r>
        <w:rPr>
          <w:rStyle w:val="CommentReference"/>
        </w:rPr>
        <w:annotationRef/>
      </w:r>
      <w:r>
        <w:t>NETS has falling snow which matches AI hoar frosts.</w:t>
      </w:r>
    </w:p>
  </w:comment>
  <w:comment w:id="245" w:author="Windows User" w:date="2015-10-30T08:56:00Z" w:initials="BS">
    <w:p w14:paraId="18BDF1CD" w14:textId="77777777" w:rsidR="00C61C1A" w:rsidRDefault="00C61C1A">
      <w:pPr>
        <w:pStyle w:val="CommentText"/>
      </w:pPr>
      <w:r>
        <w:rPr>
          <w:rStyle w:val="CommentReference"/>
        </w:rPr>
        <w:annotationRef/>
      </w:r>
      <w:r>
        <w:t>reversed ice and hoarfrosts of this vs and last to match NETS. Coptic?</w:t>
      </w:r>
    </w:p>
  </w:comment>
  <w:comment w:id="246" w:author="Windows User" w:date="2015-10-30T08:56:00Z" w:initials="BS">
    <w:p w14:paraId="49F201F1" w14:textId="77777777" w:rsidR="00C61C1A" w:rsidRDefault="00C61C1A">
      <w:pPr>
        <w:pStyle w:val="CommentText"/>
      </w:pPr>
      <w:r>
        <w:rPr>
          <w:rStyle w:val="CommentReference"/>
        </w:rPr>
        <w:annotationRef/>
      </w:r>
      <w:r>
        <w:t>NETS switches this vs with next</w:t>
      </w:r>
    </w:p>
  </w:comment>
  <w:comment w:id="247" w:author="Windows User" w:date="2015-11-04T08:55:00Z" w:initials="WU">
    <w:p w14:paraId="6441446E" w14:textId="77777777" w:rsidR="00C61C1A" w:rsidRDefault="00C61C1A">
      <w:pPr>
        <w:pStyle w:val="CommentText"/>
      </w:pPr>
      <w:r>
        <w:rPr>
          <w:rStyle w:val="CommentReference"/>
        </w:rPr>
        <w:annotationRef/>
      </w:r>
      <w:r>
        <w:t>Get rid of ye’s!</w:t>
      </w:r>
    </w:p>
  </w:comment>
  <w:comment w:id="248" w:author="Windows User" w:date="2015-10-30T08:56:00Z" w:initials="BS">
    <w:p w14:paraId="36EB0D8C" w14:textId="77777777" w:rsidR="00C61C1A" w:rsidRDefault="00C61C1A">
      <w:pPr>
        <w:pStyle w:val="CommentText"/>
      </w:pPr>
      <w:r>
        <w:rPr>
          <w:rStyle w:val="CommentReference"/>
        </w:rPr>
        <w:annotationRef/>
      </w:r>
      <w:r>
        <w:t>NETS has sea-monsters</w:t>
      </w:r>
    </w:p>
  </w:comment>
  <w:comment w:id="249" w:author="Windows User" w:date="2015-10-30T08:56:00Z" w:initials="BS">
    <w:p w14:paraId="727388AD" w14:textId="77777777" w:rsidR="00C61C1A" w:rsidRDefault="00C61C1A">
      <w:pPr>
        <w:pStyle w:val="CommentText"/>
      </w:pPr>
      <w:r>
        <w:rPr>
          <w:rStyle w:val="CommentReference"/>
        </w:rPr>
        <w:annotationRef/>
      </w:r>
      <w:r>
        <w:t>NETS has four-footed and wild animals of the land</w:t>
      </w:r>
    </w:p>
  </w:comment>
  <w:comment w:id="250" w:author="Windows User" w:date="2015-10-30T08:56:00Z" w:initials="BS">
    <w:p w14:paraId="554F465D" w14:textId="77777777" w:rsidR="00C61C1A" w:rsidRDefault="00C61C1A">
      <w:pPr>
        <w:pStyle w:val="CommentText"/>
      </w:pPr>
      <w:r>
        <w:rPr>
          <w:rStyle w:val="CommentReference"/>
        </w:rPr>
        <w:annotationRef/>
      </w:r>
      <w:r>
        <w:t>NETS has all humans on earth</w:t>
      </w:r>
    </w:p>
  </w:comment>
  <w:comment w:id="251" w:author="Windows User" w:date="2015-10-30T08:56:00Z" w:initials="BS">
    <w:p w14:paraId="5D4B3ED1" w14:textId="77777777" w:rsidR="00C61C1A" w:rsidRDefault="00C61C1A">
      <w:pPr>
        <w:pStyle w:val="CommentText"/>
      </w:pPr>
      <w:r>
        <w:rPr>
          <w:rStyle w:val="CommentReference"/>
        </w:rPr>
        <w:annotationRef/>
      </w:r>
      <w:r>
        <w:t>NETS has "priests, slaves of the Lord", then omits next vs.</w:t>
      </w:r>
    </w:p>
  </w:comment>
  <w:comment w:id="252" w:author="Windows User" w:date="2015-10-30T08:56:00Z" w:initials="BS">
    <w:p w14:paraId="2AB5BA62" w14:textId="77777777" w:rsidR="00C61C1A" w:rsidRDefault="00C61C1A">
      <w:pPr>
        <w:pStyle w:val="CommentText"/>
      </w:pPr>
      <w:r>
        <w:rPr>
          <w:rStyle w:val="CommentReference"/>
        </w:rPr>
        <w:annotationRef/>
      </w:r>
      <w:r>
        <w:t>NETS ends quite differently</w:t>
      </w:r>
    </w:p>
  </w:comment>
  <w:comment w:id="258" w:author="Brett Slote" w:date="2015-10-30T08:56:00Z" w:initials="BS">
    <w:p w14:paraId="18BC0F01" w14:textId="77777777" w:rsidR="00C61C1A" w:rsidRDefault="00C61C1A">
      <w:pPr>
        <w:pStyle w:val="CommentText"/>
      </w:pPr>
      <w:r>
        <w:rPr>
          <w:rStyle w:val="CommentReference"/>
        </w:rPr>
        <w:annotationRef/>
      </w:r>
      <w:r>
        <w:t>These should be broken into lines with the tune!</w:t>
      </w:r>
    </w:p>
  </w:comment>
  <w:comment w:id="259" w:author="Windows User" w:date="2015-10-30T08:56:00Z" w:initials="BS">
    <w:p w14:paraId="01986532" w14:textId="77777777" w:rsidR="00C61C1A" w:rsidRDefault="00C61C1A">
      <w:pPr>
        <w:pStyle w:val="CommentText"/>
      </w:pPr>
      <w:r>
        <w:rPr>
          <w:rStyle w:val="CommentReference"/>
        </w:rPr>
        <w:annotationRef/>
      </w:r>
      <w:r>
        <w:t>giver, or maker?</w:t>
      </w:r>
    </w:p>
  </w:comment>
  <w:comment w:id="260" w:author="Windows User" w:date="2015-10-30T08:56:00Z" w:initials="BS">
    <w:p w14:paraId="4E6EDBBF" w14:textId="77777777" w:rsidR="00C61C1A" w:rsidRDefault="00C61C1A">
      <w:pPr>
        <w:pStyle w:val="CommentText"/>
      </w:pPr>
      <w:r>
        <w:rPr>
          <w:rStyle w:val="CommentReference"/>
        </w:rPr>
        <w:annotationRef/>
      </w:r>
      <w:r>
        <w:t>even NETS has Hananias</w:t>
      </w:r>
    </w:p>
  </w:comment>
  <w:comment w:id="261" w:author="Windows User" w:date="2015-10-30T08:56:00Z" w:initials="BS">
    <w:p w14:paraId="0DF10B27" w14:textId="77777777" w:rsidR="00C61C1A" w:rsidRDefault="00C61C1A">
      <w:pPr>
        <w:pStyle w:val="CommentText"/>
      </w:pPr>
      <w:r>
        <w:rPr>
          <w:rStyle w:val="CommentReference"/>
        </w:rPr>
        <w:annotationRef/>
      </w:r>
      <w:r>
        <w:t>does Coptic have evening first?</w:t>
      </w:r>
    </w:p>
  </w:comment>
  <w:comment w:id="262" w:author="Windows User" w:date="2015-10-30T08:56:00Z" w:initials="BS">
    <w:p w14:paraId="73459129" w14:textId="77777777" w:rsidR="00C61C1A" w:rsidRDefault="00C61C1A">
      <w:pPr>
        <w:pStyle w:val="CommentText"/>
      </w:pPr>
      <w:r>
        <w:rPr>
          <w:rStyle w:val="CommentReference"/>
        </w:rPr>
        <w:annotationRef/>
      </w:r>
      <w:r>
        <w:t>Coptic doesn't have "Our God"</w:t>
      </w:r>
    </w:p>
  </w:comment>
  <w:comment w:id="263" w:author="Windows User" w:date="2015-10-30T08:56:00Z" w:initials="BS">
    <w:p w14:paraId="4EDEC25C" w14:textId="77777777" w:rsidR="00C61C1A" w:rsidRDefault="00C61C1A">
      <w:pPr>
        <w:pStyle w:val="CommentText"/>
      </w:pPr>
      <w:r>
        <w:rPr>
          <w:rStyle w:val="CommentReference"/>
        </w:rPr>
        <w:annotationRef/>
      </w:r>
      <w:r>
        <w:t>celebrate or proclaim?</w:t>
      </w:r>
    </w:p>
  </w:comment>
  <w:comment w:id="264" w:author="Windows User" w:date="2015-10-30T08:56:00Z" w:initials="BS">
    <w:p w14:paraId="52D335FD" w14:textId="77777777" w:rsidR="00C61C1A" w:rsidRDefault="00C61C1A">
      <w:pPr>
        <w:pStyle w:val="CommentText"/>
      </w:pPr>
      <w:r>
        <w:rPr>
          <w:rStyle w:val="CommentReference"/>
        </w:rPr>
        <w:annotationRef/>
      </w:r>
      <w:r>
        <w:t>persevere or be sober?</w:t>
      </w:r>
    </w:p>
  </w:comment>
  <w:comment w:id="265" w:author="Windows User" w:date="2015-10-30T08:56:00Z" w:initials="BS">
    <w:p w14:paraId="0BCAFA56" w14:textId="77777777" w:rsidR="00C61C1A" w:rsidRDefault="00C61C1A">
      <w:pPr>
        <w:pStyle w:val="CommentText"/>
      </w:pPr>
      <w:r>
        <w:rPr>
          <w:rStyle w:val="CommentReference"/>
        </w:rPr>
        <w:annotationRef/>
      </w:r>
      <w:r>
        <w:t>Coptic has presbyters, not priests (oweeb)</w:t>
      </w:r>
    </w:p>
  </w:comment>
  <w:comment w:id="266" w:author="Windows User" w:date="2015-10-30T08:56:00Z" w:initials="BS">
    <w:p w14:paraId="04F27D67" w14:textId="77777777" w:rsidR="00C61C1A" w:rsidRDefault="00C61C1A">
      <w:pPr>
        <w:pStyle w:val="CommentText"/>
      </w:pPr>
      <w:r>
        <w:rPr>
          <w:rStyle w:val="CommentReference"/>
        </w:rPr>
        <w:annotationRef/>
      </w:r>
      <w:r>
        <w:t>esmo is bless, not praise...</w:t>
      </w:r>
    </w:p>
  </w:comment>
  <w:comment w:id="267" w:author="Windows User" w:date="2015-10-30T08:56:00Z" w:initials="BS">
    <w:p w14:paraId="65C188D2" w14:textId="77777777" w:rsidR="00C61C1A" w:rsidRDefault="00C61C1A">
      <w:pPr>
        <w:pStyle w:val="CommentText"/>
      </w:pPr>
      <w:r>
        <w:rPr>
          <w:rStyle w:val="CommentReference"/>
        </w:rPr>
        <w:annotationRef/>
      </w:r>
      <w:r>
        <w:t>Coptic doesn't look like day to day... "Until this day" doesn't make as much sense... is there something less literal but closer to the maning?</w:t>
      </w:r>
    </w:p>
  </w:comment>
  <w:comment w:id="268" w:author="Windows User" w:date="2015-10-30T08:56:00Z" w:initials="BS">
    <w:p w14:paraId="4CAAC72A" w14:textId="77777777" w:rsidR="00C61C1A" w:rsidRDefault="00C61C1A">
      <w:pPr>
        <w:pStyle w:val="CommentText"/>
      </w:pPr>
      <w:r>
        <w:rPr>
          <w:rStyle w:val="CommentReference"/>
        </w:rPr>
        <w:annotationRef/>
      </w:r>
      <w:r>
        <w:t>Is LA right with breaths and spirits?</w:t>
      </w:r>
    </w:p>
  </w:comment>
  <w:comment w:id="269" w:author="Windows User" w:date="2015-10-30T08:56:00Z" w:initials="BS">
    <w:p w14:paraId="4EA77F28" w14:textId="77777777" w:rsidR="00C61C1A" w:rsidRDefault="00C61C1A">
      <w:pPr>
        <w:pStyle w:val="CommentText"/>
      </w:pPr>
      <w:r>
        <w:rPr>
          <w:rStyle w:val="CommentReference"/>
        </w:rPr>
        <w:annotationRef/>
      </w:r>
      <w:r>
        <w:t>doesn't look like waters... is it ssea?</w:t>
      </w:r>
    </w:p>
  </w:comment>
  <w:comment w:id="270" w:author="Windows User" w:date="2015-10-30T08:56:00Z" w:initials="BS">
    <w:p w14:paraId="0AC606C3" w14:textId="77777777" w:rsidR="00C61C1A" w:rsidRDefault="00C61C1A">
      <w:pPr>
        <w:pStyle w:val="CommentText"/>
      </w:pPr>
      <w:r>
        <w:rPr>
          <w:rStyle w:val="CommentReference"/>
        </w:rPr>
        <w:annotationRef/>
      </w:r>
      <w:r>
        <w:t>I still don't get of all the things we would see after seeing all the praise of nature would be "Bless the Lord you birds".</w:t>
      </w:r>
    </w:p>
  </w:comment>
  <w:comment w:id="271" w:author="Windows User" w:date="2015-10-30T08:56:00Z" w:initials="BS">
    <w:p w14:paraId="69FE2986" w14:textId="77777777" w:rsidR="00C61C1A" w:rsidRDefault="00C61C1A">
      <w:pPr>
        <w:pStyle w:val="CommentText"/>
      </w:pPr>
      <w:r>
        <w:rPr>
          <w:rStyle w:val="CommentReference"/>
        </w:rPr>
        <w:annotationRef/>
      </w:r>
      <w:r>
        <w:t>disobedient? heretics?</w:t>
      </w:r>
    </w:p>
  </w:comment>
  <w:comment w:id="272" w:author="Windows User" w:date="2015-10-30T08:56:00Z" w:initials="BS">
    <w:p w14:paraId="568BECD8" w14:textId="77777777" w:rsidR="00C61C1A" w:rsidRDefault="00C61C1A">
      <w:pPr>
        <w:pStyle w:val="CommentText"/>
      </w:pPr>
      <w:r>
        <w:rPr>
          <w:rStyle w:val="CommentReference"/>
        </w:rPr>
        <w:annotationRef/>
      </w:r>
      <w:r>
        <w:t>souls or spirits?</w:t>
      </w:r>
    </w:p>
  </w:comment>
  <w:comment w:id="273" w:author="Windows User" w:date="2015-10-30T08:56:00Z" w:initials="BS">
    <w:p w14:paraId="5109FB46" w14:textId="77777777" w:rsidR="00C61C1A" w:rsidRDefault="00C61C1A">
      <w:pPr>
        <w:pStyle w:val="CommentText"/>
      </w:pPr>
      <w:r>
        <w:rPr>
          <w:rStyle w:val="CommentReference"/>
        </w:rPr>
        <w:annotationRef/>
      </w:r>
      <w:r>
        <w:t>humble or contrite?</w:t>
      </w:r>
    </w:p>
  </w:comment>
  <w:comment w:id="274" w:author="Windows User" w:date="2015-10-30T08:56:00Z" w:initials="BS">
    <w:p w14:paraId="06F9A059" w14:textId="77777777" w:rsidR="00C61C1A" w:rsidRDefault="00C61C1A">
      <w:pPr>
        <w:pStyle w:val="CommentText"/>
      </w:pPr>
      <w:r>
        <w:rPr>
          <w:rStyle w:val="CommentReference"/>
        </w:rPr>
        <w:annotationRef/>
      </w:r>
      <w:r>
        <w:t>hearts?</w:t>
      </w:r>
    </w:p>
  </w:comment>
  <w:comment w:id="275" w:author="Windows User" w:date="2015-10-30T08:56:00Z" w:initials="BS">
    <w:p w14:paraId="318929BC" w14:textId="77777777" w:rsidR="00C61C1A" w:rsidRDefault="00C61C1A">
      <w:pPr>
        <w:pStyle w:val="CommentText"/>
      </w:pPr>
      <w:r>
        <w:rPr>
          <w:rStyle w:val="CommentReference"/>
        </w:rPr>
        <w:annotationRef/>
      </w:r>
      <w:r>
        <w:t>this or LA?</w:t>
      </w:r>
    </w:p>
  </w:comment>
  <w:comment w:id="276" w:author="Windows User" w:date="2015-10-30T08:56:00Z" w:initials="BS">
    <w:p w14:paraId="7612DBFF" w14:textId="77777777" w:rsidR="00C61C1A" w:rsidRDefault="00C61C1A">
      <w:pPr>
        <w:pStyle w:val="CommentText"/>
      </w:pPr>
      <w:r>
        <w:rPr>
          <w:rStyle w:val="CommentReference"/>
        </w:rPr>
        <w:annotationRef/>
      </w:r>
      <w:r>
        <w:t>righteous of, or who revere</w:t>
      </w:r>
    </w:p>
  </w:comment>
  <w:comment w:id="277" w:author="Windows User" w:date="2015-10-30T08:56:00Z" w:initials="BS">
    <w:p w14:paraId="4C8EC983" w14:textId="77777777" w:rsidR="00C61C1A" w:rsidRDefault="00C61C1A">
      <w:pPr>
        <w:pStyle w:val="CommentText"/>
      </w:pPr>
      <w:r>
        <w:rPr>
          <w:rStyle w:val="CommentReference"/>
        </w:rPr>
        <w:annotationRef/>
      </w:r>
      <w:r>
        <w:t>this, or accountable? or something else?</w:t>
      </w:r>
    </w:p>
  </w:comment>
  <w:comment w:id="278" w:author="Windows User" w:date="2015-10-30T08:56:00Z" w:initials="BS">
    <w:p w14:paraId="1CD57471" w14:textId="77777777" w:rsidR="00C61C1A" w:rsidRDefault="00C61C1A">
      <w:pPr>
        <w:pStyle w:val="CommentText"/>
      </w:pPr>
      <w:r>
        <w:rPr>
          <w:rStyle w:val="CommentReference"/>
        </w:rPr>
        <w:annotationRef/>
      </w:r>
      <w:r>
        <w:t>that he may praise and say?</w:t>
      </w:r>
    </w:p>
  </w:comment>
  <w:comment w:id="290" w:author="Windows User" w:date="2015-11-21T13:00:00Z" w:initials="WU">
    <w:p w14:paraId="571F5793" w14:textId="01C52A10" w:rsidR="00C61C1A" w:rsidRDefault="00C61C1A">
      <w:pPr>
        <w:pStyle w:val="CommentText"/>
      </w:pPr>
      <w:r>
        <w:rPr>
          <w:rStyle w:val="CommentReference"/>
        </w:rPr>
        <w:annotationRef/>
      </w:r>
      <w:r>
        <w:t>Check, and 2 above.</w:t>
      </w:r>
    </w:p>
  </w:comment>
  <w:comment w:id="291" w:author="Brett Slote" w:date="2015-10-30T08:56:00Z" w:initials="BS">
    <w:p w14:paraId="43E0E253" w14:textId="77777777" w:rsidR="00C61C1A" w:rsidRDefault="00C61C1A">
      <w:pPr>
        <w:pStyle w:val="CommentText"/>
      </w:pPr>
      <w:r>
        <w:rPr>
          <w:rStyle w:val="CommentReference"/>
        </w:rPr>
        <w:annotationRef/>
      </w:r>
      <w:r>
        <w:t>Fred wants 'O' here, saying it matches the Coptic... but it isn't in the Coptic!</w:t>
      </w:r>
    </w:p>
  </w:comment>
  <w:comment w:id="292" w:author="Windows User" w:date="2015-11-21T13:00:00Z" w:initials="WU">
    <w:p w14:paraId="03EB6B07" w14:textId="2FFDD004" w:rsidR="00C61C1A" w:rsidRDefault="00C61C1A">
      <w:pPr>
        <w:pStyle w:val="CommentText"/>
      </w:pPr>
      <w:r>
        <w:rPr>
          <w:rStyle w:val="CommentReference"/>
        </w:rPr>
        <w:annotationRef/>
      </w:r>
      <w:r>
        <w:t>check</w:t>
      </w:r>
    </w:p>
  </w:comment>
  <w:comment w:id="293" w:author="Windows User" w:date="2015-11-21T13:00:00Z" w:initials="WU">
    <w:p w14:paraId="3721E8EB" w14:textId="071AE840" w:rsidR="00C61C1A" w:rsidRDefault="00C61C1A">
      <w:pPr>
        <w:pStyle w:val="CommentText"/>
      </w:pPr>
      <w:r>
        <w:rPr>
          <w:rStyle w:val="CommentReference"/>
        </w:rPr>
        <w:annotationRef/>
      </w:r>
      <w:r>
        <w:t>check</w:t>
      </w:r>
    </w:p>
  </w:comment>
  <w:comment w:id="294" w:author="Windows User" w:date="2015-11-21T13:01:00Z" w:initials="WU">
    <w:p w14:paraId="2E4C9CB1" w14:textId="1DA21660" w:rsidR="00C61C1A" w:rsidRDefault="00C61C1A">
      <w:pPr>
        <w:pStyle w:val="CommentText"/>
      </w:pPr>
      <w:r>
        <w:rPr>
          <w:rStyle w:val="CommentReference"/>
        </w:rPr>
        <w:annotationRef/>
      </w:r>
      <w:r>
        <w:t>check, find Copitic</w:t>
      </w:r>
    </w:p>
  </w:comment>
  <w:comment w:id="295" w:author="Windows User" w:date="2015-10-30T08:56:00Z" w:initials="BS">
    <w:p w14:paraId="25576ABD" w14:textId="77777777" w:rsidR="00C61C1A" w:rsidRDefault="00C61C1A" w:rsidP="00F977F1">
      <w:pPr>
        <w:pStyle w:val="CommentText"/>
      </w:pPr>
      <w:r>
        <w:rPr>
          <w:rStyle w:val="CommentReference"/>
        </w:rPr>
        <w:annotationRef/>
      </w:r>
      <w:r>
        <w:t>why do books not have a vs for the bishop???</w:t>
      </w:r>
    </w:p>
  </w:comment>
  <w:comment w:id="296" w:author="Windows User" w:date="2015-10-30T08:56:00Z" w:initials="BS">
    <w:p w14:paraId="25A68D4F" w14:textId="77777777" w:rsidR="00C61C1A" w:rsidRDefault="00C61C1A">
      <w:pPr>
        <w:pStyle w:val="CommentText"/>
      </w:pPr>
      <w:r>
        <w:rPr>
          <w:rStyle w:val="CommentReference"/>
        </w:rPr>
        <w:annotationRef/>
      </w:r>
      <w:r>
        <w:t>add</w:t>
      </w:r>
    </w:p>
  </w:comment>
  <w:comment w:id="299" w:author="Windows User" w:date="2015-10-30T08:56:00Z" w:initials="BS">
    <w:p w14:paraId="0187CF78" w14:textId="77777777" w:rsidR="00C61C1A" w:rsidRDefault="00C61C1A" w:rsidP="00F977F1">
      <w:pPr>
        <w:pStyle w:val="CommentText"/>
      </w:pPr>
      <w:r>
        <w:rPr>
          <w:rStyle w:val="CommentReference"/>
        </w:rPr>
        <w:annotationRef/>
      </w:r>
      <w:r>
        <w:t>the first two sections each have 7 verses. Maybe each section had seven verses and then became inflated? Keeping 7 vs in each section</w:t>
      </w:r>
    </w:p>
  </w:comment>
  <w:comment w:id="300" w:author="Windows User" w:date="2015-10-30T08:56:00Z" w:initials="BS">
    <w:p w14:paraId="522ED1CF" w14:textId="77777777" w:rsidR="00C61C1A" w:rsidRDefault="00C61C1A" w:rsidP="00F977F1">
      <w:pPr>
        <w:pStyle w:val="CommentText"/>
      </w:pPr>
      <w:r>
        <w:rPr>
          <w:rStyle w:val="CommentReference"/>
        </w:rPr>
        <w:annotationRef/>
      </w:r>
      <w:r>
        <w:t>Communion or commemoration?</w:t>
      </w:r>
    </w:p>
  </w:comment>
  <w:comment w:id="301" w:author="Windows User" w:date="2015-11-21T13:01:00Z" w:initials="WU">
    <w:p w14:paraId="6E411433" w14:textId="58ED5E83" w:rsidR="00C61C1A" w:rsidRDefault="00C61C1A">
      <w:pPr>
        <w:pStyle w:val="CommentText"/>
      </w:pPr>
      <w:r>
        <w:rPr>
          <w:rStyle w:val="CommentReference"/>
        </w:rPr>
        <w:annotationRef/>
      </w:r>
      <w:r>
        <w:t>Check, and 2 above</w:t>
      </w:r>
    </w:p>
  </w:comment>
  <w:comment w:id="302" w:author="Brett Slote" w:date="2015-10-30T08:56:00Z" w:initials="BS">
    <w:p w14:paraId="6933DA46" w14:textId="77777777" w:rsidR="00C61C1A" w:rsidRDefault="00C61C1A" w:rsidP="00F977F1">
      <w:pPr>
        <w:pStyle w:val="CommentText"/>
      </w:pPr>
      <w:r>
        <w:rPr>
          <w:rStyle w:val="CommentReference"/>
        </w:rPr>
        <w:annotationRef/>
      </w:r>
      <w:r>
        <w:t>Fred wants 'O' here, saying it matches the Coptic... but it isn't in the Coptic!</w:t>
      </w:r>
    </w:p>
  </w:comment>
  <w:comment w:id="303" w:author="Windows User" w:date="2015-11-21T13:02:00Z" w:initials="WU">
    <w:p w14:paraId="254FA4BA" w14:textId="76B4B56D" w:rsidR="00C61C1A" w:rsidRDefault="00C61C1A">
      <w:pPr>
        <w:pStyle w:val="CommentText"/>
      </w:pPr>
      <w:r>
        <w:rPr>
          <w:rStyle w:val="CommentReference"/>
        </w:rPr>
        <w:annotationRef/>
      </w:r>
      <w:r>
        <w:t>check</w:t>
      </w:r>
    </w:p>
  </w:comment>
  <w:comment w:id="304" w:author="Windows User" w:date="2015-10-30T08:56:00Z" w:initials="BS">
    <w:p w14:paraId="0549A033" w14:textId="77777777" w:rsidR="00C61C1A" w:rsidRDefault="00C61C1A"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5" w:author="Windows User" w:date="2015-11-21T13:02:00Z" w:initials="WU">
    <w:p w14:paraId="0DA11BC0" w14:textId="0590B3FD" w:rsidR="00C61C1A" w:rsidRDefault="00C61C1A">
      <w:pPr>
        <w:pStyle w:val="CommentText"/>
      </w:pPr>
      <w:r>
        <w:rPr>
          <w:rStyle w:val="CommentReference"/>
        </w:rPr>
        <w:annotationRef/>
      </w:r>
      <w:r>
        <w:t>check.  Add Coptic</w:t>
      </w:r>
    </w:p>
  </w:comment>
  <w:comment w:id="310" w:author="Windows User" w:date="2015-11-02T12:45:00Z" w:initials="BS">
    <w:p w14:paraId="74938629" w14:textId="77777777" w:rsidR="00C61C1A" w:rsidRDefault="00C61C1A">
      <w:pPr>
        <w:pStyle w:val="CommentText"/>
      </w:pPr>
      <w:r>
        <w:rPr>
          <w:rStyle w:val="CommentReference"/>
        </w:rPr>
        <w:annotationRef/>
      </w:r>
      <w:r>
        <w:t>Godhead or Divinity?</w:t>
      </w:r>
    </w:p>
  </w:comment>
  <w:comment w:id="311" w:author="Windows User" w:date="2015-10-30T08:56:00Z" w:initials="BS">
    <w:p w14:paraId="5A8ED797" w14:textId="77777777" w:rsidR="00C61C1A" w:rsidRDefault="00C61C1A">
      <w:pPr>
        <w:pStyle w:val="CommentText"/>
      </w:pPr>
      <w:r>
        <w:rPr>
          <w:rStyle w:val="CommentReference"/>
        </w:rPr>
        <w:annotationRef/>
      </w:r>
      <w:r>
        <w:t>I get why he picked to... for doesn't have the same connotation of filfillling the promise he made to us... but I still think for flows better.</w:t>
      </w:r>
    </w:p>
  </w:comment>
  <w:comment w:id="312" w:author="Windows User" w:date="2015-10-30T08:56:00Z" w:initials="BS">
    <w:p w14:paraId="36FC71D0" w14:textId="77777777" w:rsidR="00C61C1A" w:rsidRDefault="00C61C1A">
      <w:pPr>
        <w:pStyle w:val="CommentText"/>
      </w:pPr>
      <w:r>
        <w:rPr>
          <w:rStyle w:val="CommentReference"/>
        </w:rPr>
        <w:annotationRef/>
      </w:r>
      <w:r>
        <w:t>faithful or trusted? faithful sounds better as it is her action and not ours, as trusted.</w:t>
      </w:r>
    </w:p>
  </w:comment>
  <w:comment w:id="314" w:author="Windows User" w:date="2015-10-30T08:56:00Z" w:initials="BS">
    <w:p w14:paraId="0DA71926" w14:textId="77777777" w:rsidR="00C61C1A" w:rsidRDefault="00C61C1A">
      <w:pPr>
        <w:pStyle w:val="CommentText"/>
      </w:pPr>
      <w:r>
        <w:rPr>
          <w:rStyle w:val="CommentReference"/>
        </w:rPr>
        <w:annotationRef/>
      </w:r>
      <w:r>
        <w:t>bless or praise? inconsistent rendering of esmo</w:t>
      </w:r>
    </w:p>
  </w:comment>
  <w:comment w:id="331" w:author="Windows User" w:date="2015-10-30T08:56:00Z" w:initials="BS">
    <w:p w14:paraId="5E7C7F73" w14:textId="77777777" w:rsidR="00C61C1A" w:rsidRDefault="00C61C1A">
      <w:pPr>
        <w:pStyle w:val="CommentText"/>
      </w:pPr>
      <w:r>
        <w:rPr>
          <w:rStyle w:val="CommentReference"/>
        </w:rPr>
        <w:annotationRef/>
      </w:r>
      <w:r>
        <w:t>MT (KJV) and Ra lack. NETS has and so does Coptic.</w:t>
      </w:r>
    </w:p>
  </w:comment>
  <w:comment w:id="332" w:author="Windows User" w:date="2015-11-21T13:03:00Z" w:initials="WU">
    <w:p w14:paraId="6D16F4AD" w14:textId="6384F417" w:rsidR="00C61C1A" w:rsidRDefault="00C61C1A">
      <w:pPr>
        <w:pStyle w:val="CommentText"/>
      </w:pPr>
      <w:r>
        <w:rPr>
          <w:rStyle w:val="CommentReference"/>
        </w:rPr>
        <w:annotationRef/>
      </w:r>
      <w:r>
        <w:t>check</w:t>
      </w:r>
    </w:p>
  </w:comment>
  <w:comment w:id="333" w:author="Windows User" w:date="2015-11-21T13:03:00Z" w:initials="WU">
    <w:p w14:paraId="302AFACD" w14:textId="01C13B92" w:rsidR="00C61C1A" w:rsidRDefault="00C61C1A">
      <w:pPr>
        <w:pStyle w:val="CommentText"/>
      </w:pPr>
      <w:r>
        <w:rPr>
          <w:rStyle w:val="CommentReference"/>
        </w:rPr>
        <w:annotationRef/>
      </w:r>
      <w:r>
        <w:t>check</w:t>
      </w:r>
    </w:p>
  </w:comment>
  <w:comment w:id="334" w:author="Windows User" w:date="2015-11-21T13:04:00Z" w:initials="WU">
    <w:p w14:paraId="7E94FD74" w14:textId="1C1744DB" w:rsidR="00C61C1A" w:rsidRDefault="00C61C1A">
      <w:pPr>
        <w:pStyle w:val="CommentText"/>
      </w:pPr>
      <w:r>
        <w:rPr>
          <w:rStyle w:val="CommentReference"/>
        </w:rPr>
        <w:annotationRef/>
      </w:r>
      <w:r>
        <w:t>check</w:t>
      </w:r>
    </w:p>
  </w:comment>
  <w:comment w:id="335" w:author="Windows User" w:date="2015-10-30T08:56:00Z" w:initials="BS">
    <w:p w14:paraId="693244E7" w14:textId="77777777" w:rsidR="00C61C1A" w:rsidRDefault="00C61C1A">
      <w:pPr>
        <w:pStyle w:val="CommentText"/>
      </w:pPr>
      <w:r>
        <w:rPr>
          <w:rStyle w:val="CommentReference"/>
        </w:rPr>
        <w:annotationRef/>
      </w:r>
      <w:r>
        <w:t>this structure rather than just a list is probably a KJVism...</w:t>
      </w:r>
    </w:p>
  </w:comment>
  <w:comment w:id="336" w:author="Windows User" w:date="2015-10-30T08:56:00Z" w:initials="BS">
    <w:p w14:paraId="488A41DC" w14:textId="77777777" w:rsidR="00C61C1A" w:rsidRDefault="00C61C1A">
      <w:pPr>
        <w:pStyle w:val="CommentText"/>
      </w:pPr>
      <w:r>
        <w:rPr>
          <w:rStyle w:val="CommentReference"/>
        </w:rPr>
        <w:annotationRef/>
      </w:r>
      <w:r>
        <w:t>Coptic varies greatly from NETS</w:t>
      </w:r>
    </w:p>
  </w:comment>
  <w:comment w:id="342" w:author="Windows User" w:date="2015-10-30T08:56:00Z" w:initials="BS">
    <w:p w14:paraId="7B0D7CFE" w14:textId="77777777" w:rsidR="00C61C1A" w:rsidRDefault="00C61C1A">
      <w:pPr>
        <w:pStyle w:val="CommentText"/>
      </w:pPr>
      <w:r>
        <w:rPr>
          <w:rStyle w:val="CommentReference"/>
        </w:rPr>
        <w:annotationRef/>
      </w:r>
      <w:r>
        <w:t>NETS has dance... also drum &amp; harp...</w:t>
      </w:r>
    </w:p>
  </w:comment>
  <w:comment w:id="343" w:author="Windows User" w:date="2015-10-30T08:56:00Z" w:initials="BS">
    <w:p w14:paraId="4F8127F0" w14:textId="77777777" w:rsidR="00C61C1A" w:rsidRDefault="00C61C1A">
      <w:pPr>
        <w:pStyle w:val="CommentText"/>
      </w:pPr>
      <w:r>
        <w:rPr>
          <w:rStyle w:val="CommentReference"/>
        </w:rPr>
        <w:annotationRef/>
      </w:r>
      <w:r>
        <w:t>NETS and LA have boast in glory...</w:t>
      </w:r>
    </w:p>
  </w:comment>
  <w:comment w:id="344" w:author="Windows User" w:date="2015-10-30T08:56:00Z" w:initials="BS">
    <w:p w14:paraId="28E61235" w14:textId="77777777" w:rsidR="00C61C1A" w:rsidRDefault="00C61C1A">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345" w:author="Windows User" w:date="2015-10-30T08:56:00Z" w:initials="BS">
    <w:p w14:paraId="1D5543F0" w14:textId="77777777" w:rsidR="00C61C1A" w:rsidRDefault="00C61C1A">
      <w:pPr>
        <w:pStyle w:val="CommentText"/>
      </w:pPr>
      <w:r>
        <w:rPr>
          <w:rStyle w:val="CommentReference"/>
        </w:rPr>
        <w:annotationRef/>
      </w:r>
      <w:r>
        <w:t>NETS has throats too. I'm leaving mouths. Throats is too literal. Not how we say it in English...</w:t>
      </w:r>
    </w:p>
  </w:comment>
  <w:comment w:id="346" w:author="Windows User" w:date="2015-10-30T08:56:00Z" w:initials="BS">
    <w:p w14:paraId="6B1C0901" w14:textId="77777777" w:rsidR="00C61C1A" w:rsidRDefault="00C61C1A">
      <w:pPr>
        <w:pStyle w:val="CommentText"/>
      </w:pPr>
      <w:r>
        <w:rPr>
          <w:rStyle w:val="CommentReference"/>
        </w:rPr>
        <w:annotationRef/>
      </w:r>
      <w:r>
        <w:t>NETS has rebukes. punishments?</w:t>
      </w:r>
    </w:p>
  </w:comment>
  <w:comment w:id="352" w:author="Windows User" w:date="2015-10-30T08:56:00Z" w:initials="BS">
    <w:p w14:paraId="2D925BC2" w14:textId="77777777" w:rsidR="00C61C1A" w:rsidRDefault="00C61C1A">
      <w:pPr>
        <w:pStyle w:val="CommentText"/>
      </w:pPr>
      <w:r>
        <w:rPr>
          <w:rStyle w:val="CommentReference"/>
        </w:rPr>
        <w:annotationRef/>
      </w:r>
      <w:r>
        <w:t>psaltry? or lyre?</w:t>
      </w:r>
    </w:p>
  </w:comment>
  <w:comment w:id="353" w:author="Windows User" w:date="2015-10-30T08:56:00Z" w:initials="BS">
    <w:p w14:paraId="62D6E6A2" w14:textId="77777777" w:rsidR="00C61C1A" w:rsidRDefault="00C61C1A">
      <w:pPr>
        <w:pStyle w:val="CommentText"/>
      </w:pPr>
      <w:r>
        <w:rPr>
          <w:rStyle w:val="CommentReference"/>
        </w:rPr>
        <w:annotationRef/>
      </w:r>
      <w:r>
        <w:t>NETS has drum and dance.</w:t>
      </w:r>
    </w:p>
  </w:comment>
  <w:comment w:id="364" w:author="Windows User" w:date="2015-11-21T13:04:00Z" w:initials="WU">
    <w:p w14:paraId="43B95056" w14:textId="739F9DEF" w:rsidR="00C61C1A" w:rsidRDefault="00C61C1A">
      <w:pPr>
        <w:pStyle w:val="CommentText"/>
      </w:pPr>
      <w:r>
        <w:rPr>
          <w:rStyle w:val="CommentReference"/>
        </w:rPr>
        <w:annotationRef/>
      </w:r>
      <w:r>
        <w:t>check</w:t>
      </w:r>
    </w:p>
  </w:comment>
  <w:comment w:id="365" w:author="Windows User" w:date="2015-11-21T13:04:00Z" w:initials="WU">
    <w:p w14:paraId="4D7ACFD6" w14:textId="1714861D" w:rsidR="00C61C1A" w:rsidRDefault="00C61C1A">
      <w:pPr>
        <w:pStyle w:val="CommentText"/>
      </w:pPr>
      <w:r>
        <w:rPr>
          <w:rStyle w:val="CommentReference"/>
        </w:rPr>
        <w:annotationRef/>
      </w:r>
      <w:r>
        <w:t>check</w:t>
      </w:r>
    </w:p>
  </w:comment>
  <w:comment w:id="366" w:author="Windows User" w:date="2015-10-30T08:56:00Z" w:initials="BS">
    <w:p w14:paraId="695AC7CA" w14:textId="77777777" w:rsidR="00C61C1A" w:rsidRDefault="00C61C1A">
      <w:pPr>
        <w:pStyle w:val="CommentText"/>
      </w:pPr>
      <w:r>
        <w:rPr>
          <w:rStyle w:val="CommentReference"/>
        </w:rPr>
        <w:annotationRef/>
      </w:r>
      <w:r>
        <w:t>tense? praise or will praise?</w:t>
      </w:r>
    </w:p>
  </w:comment>
  <w:comment w:id="367" w:author="Windows User" w:date="2015-10-30T08:56:00Z" w:initials="BS">
    <w:p w14:paraId="5AAF82A6" w14:textId="77777777" w:rsidR="00C61C1A" w:rsidRDefault="00C61C1A">
      <w:pPr>
        <w:pStyle w:val="CommentText"/>
      </w:pPr>
      <w:r>
        <w:rPr>
          <w:rStyle w:val="CommentReference"/>
        </w:rPr>
        <w:annotationRef/>
      </w:r>
      <w:r>
        <w:t>earth? land? creation?</w:t>
      </w:r>
    </w:p>
  </w:comment>
  <w:comment w:id="368" w:author="Windows User" w:date="2015-11-21T13:05:00Z" w:initials="WU">
    <w:p w14:paraId="0969C40E" w14:textId="58443D94" w:rsidR="00C61C1A" w:rsidRDefault="00C61C1A">
      <w:pPr>
        <w:pStyle w:val="CommentText"/>
      </w:pPr>
      <w:r>
        <w:rPr>
          <w:rStyle w:val="CommentReference"/>
        </w:rPr>
        <w:annotationRef/>
      </w:r>
      <w:r>
        <w:t>check</w:t>
      </w:r>
    </w:p>
  </w:comment>
  <w:comment w:id="369" w:author="Windows User" w:date="2015-10-30T08:56:00Z" w:initials="BS">
    <w:p w14:paraId="1A33F439" w14:textId="77777777" w:rsidR="00C61C1A" w:rsidRDefault="00C61C1A">
      <w:pPr>
        <w:pStyle w:val="CommentText"/>
      </w:pPr>
      <w:r>
        <w:rPr>
          <w:rStyle w:val="CommentReference"/>
        </w:rPr>
        <w:annotationRef/>
      </w:r>
      <w:r>
        <w:t>make haste is a little archaic. But hurry is way too colloquial. Quicken doesn't sound right.</w:t>
      </w:r>
    </w:p>
  </w:comment>
  <w:comment w:id="370" w:author="Windows User" w:date="2015-10-30T08:56:00Z" w:initials="BS">
    <w:p w14:paraId="562CE0FC" w14:textId="77777777" w:rsidR="00C61C1A" w:rsidRDefault="00C61C1A">
      <w:pPr>
        <w:pStyle w:val="CommentText"/>
      </w:pPr>
      <w:r>
        <w:rPr>
          <w:rStyle w:val="CommentReference"/>
        </w:rPr>
        <w:annotationRef/>
      </w:r>
      <w:r>
        <w:t>should either be diverse here or different elsewhere</w:t>
      </w:r>
    </w:p>
  </w:comment>
  <w:comment w:id="371" w:author="Windows User" w:date="2015-10-30T08:56:00Z" w:initials="BS">
    <w:p w14:paraId="12BFF8D2" w14:textId="77777777" w:rsidR="00C61C1A" w:rsidRDefault="00C61C1A">
      <w:pPr>
        <w:pStyle w:val="CommentText"/>
      </w:pPr>
      <w:r>
        <w:rPr>
          <w:rStyle w:val="CommentReference"/>
        </w:rPr>
        <w:annotationRef/>
      </w:r>
      <w:r>
        <w:t>truth or righteousness? Or justice?</w:t>
      </w:r>
    </w:p>
  </w:comment>
  <w:comment w:id="372" w:author="Windows User" w:date="2015-10-30T08:56:00Z" w:initials="BS">
    <w:p w14:paraId="69B93886" w14:textId="77777777" w:rsidR="00C61C1A" w:rsidRDefault="00C61C1A">
      <w:pPr>
        <w:pStyle w:val="CommentText"/>
      </w:pPr>
      <w:r>
        <w:rPr>
          <w:rStyle w:val="CommentReference"/>
        </w:rPr>
        <w:annotationRef/>
      </w:r>
      <w:r>
        <w:t>patience or longsuffering?</w:t>
      </w:r>
    </w:p>
  </w:comment>
  <w:comment w:id="373" w:author="Windows User" w:date="2015-10-30T08:56:00Z" w:initials="BS">
    <w:p w14:paraId="01BA5B47" w14:textId="77777777" w:rsidR="00C61C1A" w:rsidRDefault="00C61C1A">
      <w:pPr>
        <w:pStyle w:val="CommentText"/>
      </w:pPr>
      <w:r>
        <w:rPr>
          <w:rStyle w:val="CommentReference"/>
        </w:rPr>
        <w:annotationRef/>
      </w:r>
      <w:r>
        <w:t>just "at the first watch"?</w:t>
      </w:r>
    </w:p>
  </w:comment>
  <w:comment w:id="374" w:author="Windows User" w:date="2015-10-30T08:56:00Z" w:initials="BS">
    <w:p w14:paraId="654C6A2A" w14:textId="77777777" w:rsidR="00C61C1A" w:rsidRDefault="00C61C1A">
      <w:pPr>
        <w:pStyle w:val="CommentText"/>
      </w:pPr>
      <w:r>
        <w:rPr>
          <w:rStyle w:val="CommentReference"/>
        </w:rPr>
        <w:annotationRef/>
      </w:r>
      <w:r>
        <w:t>sweet, or easy?</w:t>
      </w:r>
    </w:p>
  </w:comment>
  <w:comment w:id="375" w:author="Windows User" w:date="2015-10-30T08:56:00Z" w:initials="BS">
    <w:p w14:paraId="3F91B004" w14:textId="77777777" w:rsidR="00C61C1A" w:rsidRDefault="00C61C1A">
      <w:pPr>
        <w:pStyle w:val="CommentText"/>
      </w:pPr>
      <w:r>
        <w:rPr>
          <w:rStyle w:val="CommentReference"/>
        </w:rPr>
        <w:annotationRef/>
      </w:r>
      <w:r>
        <w:t xml:space="preserve">less accurate than beloved, but sounds a lot </w:t>
      </w:r>
      <w:proofErr w:type="gramStart"/>
      <w:r>
        <w:t>better..</w:t>
      </w:r>
      <w:proofErr w:type="gramEnd"/>
    </w:p>
  </w:comment>
  <w:comment w:id="376" w:author="Windows User" w:date="2015-10-30T08:56:00Z" w:initials="BS">
    <w:p w14:paraId="531A635E" w14:textId="77777777" w:rsidR="00C61C1A" w:rsidRDefault="00C61C1A">
      <w:pPr>
        <w:pStyle w:val="CommentText"/>
      </w:pPr>
      <w:r>
        <w:rPr>
          <w:rStyle w:val="CommentReference"/>
        </w:rPr>
        <w:annotationRef/>
      </w:r>
      <w:r>
        <w:t>sound better if omit of?</w:t>
      </w:r>
    </w:p>
  </w:comment>
  <w:comment w:id="377" w:author="Windows User" w:date="2015-10-30T08:56:00Z" w:initials="BS">
    <w:p w14:paraId="3662E5CA" w14:textId="77777777" w:rsidR="00C61C1A" w:rsidRDefault="00C61C1A">
      <w:pPr>
        <w:pStyle w:val="CommentText"/>
      </w:pPr>
      <w:r>
        <w:rPr>
          <w:rStyle w:val="CommentReference"/>
        </w:rPr>
        <w:annotationRef/>
      </w:r>
      <w:r>
        <w:t>truth, or righteousness?</w:t>
      </w:r>
    </w:p>
  </w:comment>
  <w:comment w:id="378" w:author="Windows User" w:date="2015-10-30T08:56:00Z" w:initials="BS">
    <w:p w14:paraId="0B164BA8" w14:textId="77777777" w:rsidR="00C61C1A" w:rsidRDefault="00C61C1A">
      <w:pPr>
        <w:pStyle w:val="CommentText"/>
      </w:pPr>
      <w:r>
        <w:rPr>
          <w:rStyle w:val="CommentReference"/>
        </w:rPr>
        <w:annotationRef/>
      </w:r>
      <w:r>
        <w:t>true, or perfecvt?</w:t>
      </w:r>
    </w:p>
  </w:comment>
  <w:comment w:id="379" w:author="Windows User" w:date="2015-10-30T08:56:00Z" w:initials="BS">
    <w:p w14:paraId="71611444" w14:textId="77777777" w:rsidR="00C61C1A" w:rsidRDefault="00C61C1A">
      <w:pPr>
        <w:pStyle w:val="CommentText"/>
      </w:pPr>
      <w:r>
        <w:rPr>
          <w:rStyle w:val="CommentReference"/>
        </w:rPr>
        <w:annotationRef/>
      </w:r>
      <w:r>
        <w:t>and?</w:t>
      </w:r>
    </w:p>
  </w:comment>
  <w:comment w:id="380" w:author="Windows User" w:date="2015-10-30T08:56:00Z" w:initials="BS">
    <w:p w14:paraId="3453634C" w14:textId="77777777" w:rsidR="00C61C1A" w:rsidRDefault="00C61C1A">
      <w:pPr>
        <w:pStyle w:val="CommentText"/>
      </w:pPr>
      <w:r>
        <w:rPr>
          <w:rStyle w:val="CommentReference"/>
        </w:rPr>
        <w:annotationRef/>
      </w:r>
      <w:r>
        <w:t xml:space="preserve">gather is in first line in Coptic, but tune flows better </w:t>
      </w:r>
      <w:proofErr w:type="gramStart"/>
      <w:r>
        <w:t>here..</w:t>
      </w:r>
      <w:proofErr w:type="gramEnd"/>
    </w:p>
  </w:comment>
  <w:comment w:id="381" w:author="Windows User" w:date="2015-10-30T08:56:00Z" w:initials="BS">
    <w:p w14:paraId="7E153857" w14:textId="77777777" w:rsidR="00C61C1A" w:rsidRDefault="00C61C1A">
      <w:pPr>
        <w:pStyle w:val="CommentText"/>
      </w:pPr>
      <w:r>
        <w:rPr>
          <w:rStyle w:val="CommentReference"/>
        </w:rPr>
        <w:annotationRef/>
      </w:r>
      <w:r>
        <w:t>will?</w:t>
      </w:r>
    </w:p>
  </w:comment>
  <w:comment w:id="382" w:author="Windows User" w:date="2015-10-30T08:56:00Z" w:initials="BS">
    <w:p w14:paraId="0F1F6ABA" w14:textId="77777777" w:rsidR="00C61C1A" w:rsidRDefault="00C61C1A">
      <w:pPr>
        <w:pStyle w:val="CommentText"/>
      </w:pPr>
      <w:r>
        <w:rPr>
          <w:rStyle w:val="CommentReference"/>
        </w:rPr>
        <w:annotationRef/>
      </w:r>
      <w:r>
        <w:t>save? keep? deliver?</w:t>
      </w:r>
    </w:p>
  </w:comment>
  <w:comment w:id="383" w:author="Windows User" w:date="2015-10-30T08:56:00Z" w:initials="BS">
    <w:p w14:paraId="434E24A2" w14:textId="77777777" w:rsidR="00C61C1A" w:rsidRDefault="00C61C1A">
      <w:pPr>
        <w:pStyle w:val="CommentText"/>
      </w:pPr>
      <w:r>
        <w:rPr>
          <w:rStyle w:val="CommentReference"/>
        </w:rPr>
        <w:annotationRef/>
      </w:r>
      <w:r>
        <w:t>need a convention for making "ak ee". {}? bold?</w:t>
      </w:r>
    </w:p>
  </w:comment>
  <w:comment w:id="384" w:author="Windows User" w:date="2015-10-30T08:56:00Z" w:initials="BS">
    <w:p w14:paraId="27E02422" w14:textId="77777777" w:rsidR="00C61C1A" w:rsidRDefault="00C61C1A">
      <w:pPr>
        <w:pStyle w:val="CommentText"/>
      </w:pPr>
      <w:r>
        <w:rPr>
          <w:rStyle w:val="CommentReference"/>
        </w:rPr>
        <w:annotationRef/>
      </w:r>
      <w:r>
        <w:t>I like it better with "be" in... thoughts?</w:t>
      </w:r>
    </w:p>
  </w:comment>
  <w:comment w:id="394" w:author="Windows User" w:date="2015-11-02T12:45:00Z" w:initials="BS">
    <w:p w14:paraId="5CD6F88D" w14:textId="77777777" w:rsidR="00C61C1A" w:rsidRDefault="00C61C1A">
      <w:pPr>
        <w:pStyle w:val="CommentText"/>
      </w:pPr>
      <w:r>
        <w:rPr>
          <w:rStyle w:val="CommentReference"/>
        </w:rPr>
        <w:annotationRef/>
      </w:r>
      <w:r>
        <w:t>this splitting of the verses doesn't follow the Coptic... does it really flow much better, or is it just that I'm more used to it?</w:t>
      </w:r>
    </w:p>
  </w:comment>
  <w:comment w:id="395" w:author="Windows User" w:date="2015-10-30T08:56:00Z" w:initials="BS">
    <w:p w14:paraId="3E0A2F03" w14:textId="77777777" w:rsidR="00C61C1A" w:rsidRDefault="00C61C1A">
      <w:pPr>
        <w:pStyle w:val="CommentText"/>
      </w:pPr>
      <w:r>
        <w:rPr>
          <w:rStyle w:val="CommentReference"/>
        </w:rPr>
        <w:annotationRef/>
      </w:r>
      <w:r>
        <w:t>does coptic bear out? Feels much more right to me.</w:t>
      </w:r>
    </w:p>
  </w:comment>
  <w:comment w:id="396" w:author="Windows User" w:date="2015-10-30T08:56:00Z" w:initials="BS">
    <w:p w14:paraId="27BA4E3F" w14:textId="77777777" w:rsidR="00C61C1A" w:rsidRDefault="00C61C1A">
      <w:pPr>
        <w:pStyle w:val="CommentText"/>
      </w:pPr>
      <w:r>
        <w:rPr>
          <w:rStyle w:val="CommentReference"/>
        </w:rPr>
        <w:annotationRef/>
      </w:r>
      <w:r>
        <w:t>tense?</w:t>
      </w:r>
    </w:p>
  </w:comment>
  <w:comment w:id="397" w:author="Windows User" w:date="2015-10-30T08:56:00Z" w:initials="BS">
    <w:p w14:paraId="31589DA8" w14:textId="77777777" w:rsidR="00C61C1A" w:rsidRDefault="00C61C1A">
      <w:pPr>
        <w:pStyle w:val="CommentText"/>
      </w:pPr>
      <w:r>
        <w:rPr>
          <w:rStyle w:val="CommentReference"/>
        </w:rPr>
        <w:annotationRef/>
      </w:r>
      <w:r>
        <w:t>exalt or magnify?</w:t>
      </w:r>
    </w:p>
  </w:comment>
  <w:comment w:id="398" w:author="Windows User" w:date="2015-10-30T08:56:00Z" w:initials="BS">
    <w:p w14:paraId="2FA4F68C" w14:textId="77777777" w:rsidR="00C61C1A" w:rsidRDefault="00C61C1A">
      <w:pPr>
        <w:pStyle w:val="CommentText"/>
      </w:pPr>
      <w:r>
        <w:rPr>
          <w:rStyle w:val="CommentReference"/>
        </w:rPr>
        <w:annotationRef/>
      </w:r>
      <w:r>
        <w:t>or iwn?</w:t>
      </w:r>
    </w:p>
  </w:comment>
  <w:comment w:id="402" w:author="Windows User" w:date="2015-10-30T08:56:00Z" w:initials="BS">
    <w:p w14:paraId="66931B65" w14:textId="77777777" w:rsidR="00C61C1A" w:rsidRDefault="00C61C1A">
      <w:pPr>
        <w:pStyle w:val="CommentText"/>
      </w:pPr>
      <w:r>
        <w:rPr>
          <w:rStyle w:val="CommentReference"/>
        </w:rPr>
        <w:annotationRef/>
      </w:r>
      <w:r>
        <w:t>does type capture "it foretold the sign" in more contemporary language than "a figure"</w:t>
      </w:r>
    </w:p>
  </w:comment>
  <w:comment w:id="403" w:author="Windows User" w:date="2015-10-30T08:56:00Z" w:initials="BS">
    <w:p w14:paraId="348ED6EC" w14:textId="77777777" w:rsidR="00C61C1A" w:rsidRDefault="00C61C1A">
      <w:pPr>
        <w:pStyle w:val="CommentText"/>
      </w:pPr>
      <w:r>
        <w:rPr>
          <w:rStyle w:val="CommentReference"/>
        </w:rPr>
        <w:annotationRef/>
      </w:r>
      <w:r>
        <w:t>correct that no mention of nature?</w:t>
      </w:r>
    </w:p>
  </w:comment>
  <w:comment w:id="404" w:author="Windows User" w:date="2015-10-30T08:56:00Z" w:initials="BS">
    <w:p w14:paraId="66D7DE6B" w14:textId="77777777" w:rsidR="00C61C1A" w:rsidRDefault="00C61C1A">
      <w:pPr>
        <w:pStyle w:val="CommentText"/>
      </w:pPr>
      <w:r>
        <w:rPr>
          <w:rStyle w:val="CommentReference"/>
        </w:rPr>
        <w:annotationRef/>
      </w:r>
      <w:r>
        <w:t>holy or pure? divinity or godhead?</w:t>
      </w:r>
    </w:p>
  </w:comment>
  <w:comment w:id="405" w:author="Windows User" w:date="2015-10-30T08:56:00Z" w:initials="BS">
    <w:p w14:paraId="027CA20A" w14:textId="77777777" w:rsidR="00C61C1A" w:rsidRDefault="00C61C1A">
      <w:pPr>
        <w:pStyle w:val="CommentText"/>
      </w:pPr>
      <w:r>
        <w:rPr>
          <w:rStyle w:val="CommentReference"/>
        </w:rPr>
        <w:annotationRef/>
      </w:r>
      <w:r>
        <w:t>born or begotten? begotten without seeed or without mixture of substance?</w:t>
      </w:r>
    </w:p>
  </w:comment>
  <w:comment w:id="406" w:author="Windows User" w:date="2015-10-30T08:56:00Z" w:initials="BS">
    <w:p w14:paraId="02611415" w14:textId="77777777" w:rsidR="00C61C1A" w:rsidRDefault="00C61C1A">
      <w:pPr>
        <w:pStyle w:val="CommentText"/>
      </w:pPr>
      <w:r>
        <w:rPr>
          <w:rStyle w:val="CommentReference"/>
        </w:rPr>
        <w:annotationRef/>
      </w:r>
      <w:r>
        <w:t>coessential or consubstantial?</w:t>
      </w:r>
    </w:p>
  </w:comment>
  <w:comment w:id="407" w:author="Windows User" w:date="2015-10-30T08:56:00Z" w:initials="BS">
    <w:p w14:paraId="614C10D1" w14:textId="77777777" w:rsidR="00C61C1A" w:rsidRDefault="00C61C1A">
      <w:pPr>
        <w:pStyle w:val="CommentText"/>
      </w:pPr>
      <w:r>
        <w:rPr>
          <w:rStyle w:val="CommentReference"/>
        </w:rPr>
        <w:annotationRef/>
      </w:r>
      <w:r>
        <w:t>made one or joined?</w:t>
      </w:r>
    </w:p>
  </w:comment>
  <w:comment w:id="408" w:author="Windows User" w:date="2015-10-30T08:56:00Z" w:initials="BS">
    <w:p w14:paraId="3E2E12B0" w14:textId="77777777" w:rsidR="00C61C1A" w:rsidRDefault="00C61C1A">
      <w:pPr>
        <w:pStyle w:val="CommentText"/>
      </w:pPr>
      <w:r>
        <w:rPr>
          <w:rStyle w:val="CommentReference"/>
        </w:rPr>
        <w:annotationRef/>
      </w:r>
      <w:r>
        <w:t xml:space="preserve">does this </w:t>
      </w:r>
      <w:proofErr w:type="gramStart"/>
      <w:r>
        <w:t>rephrasing</w:t>
      </w:r>
      <w:proofErr w:type="gramEnd"/>
      <w:r>
        <w:t xml:space="preserve"> capture it ok?</w:t>
      </w:r>
    </w:p>
  </w:comment>
  <w:comment w:id="409" w:author="Windows User" w:date="2015-10-30T08:56:00Z" w:initials="BS">
    <w:p w14:paraId="088FCA4D" w14:textId="77777777" w:rsidR="00C61C1A" w:rsidRDefault="00C61C1A">
      <w:pPr>
        <w:pStyle w:val="CommentText"/>
      </w:pPr>
      <w:r>
        <w:rPr>
          <w:rStyle w:val="CommentReference"/>
        </w:rPr>
        <w:annotationRef/>
      </w:r>
      <w:r>
        <w:t>something clearer than putplue?</w:t>
      </w:r>
    </w:p>
  </w:comment>
  <w:comment w:id="410" w:author="Windows User" w:date="2015-10-30T08:56:00Z" w:initials="BS">
    <w:p w14:paraId="0F508FB7" w14:textId="77777777" w:rsidR="00C61C1A" w:rsidRDefault="00C61C1A">
      <w:pPr>
        <w:pStyle w:val="CommentText"/>
      </w:pPr>
      <w:r>
        <w:rPr>
          <w:rStyle w:val="CommentReference"/>
        </w:rPr>
        <w:annotationRef/>
      </w:r>
      <w:r>
        <w:t>woven or fine?</w:t>
      </w:r>
    </w:p>
  </w:comment>
  <w:comment w:id="411" w:author="Windows User" w:date="2015-10-30T08:56:00Z" w:initials="BS">
    <w:p w14:paraId="20A62B9C" w14:textId="77777777" w:rsidR="00C61C1A" w:rsidRDefault="00C61C1A">
      <w:pPr>
        <w:pStyle w:val="CommentText"/>
      </w:pPr>
      <w:r>
        <w:rPr>
          <w:rStyle w:val="CommentReference"/>
        </w:rPr>
        <w:annotationRef/>
      </w:r>
      <w:r>
        <w:t>palin</w:t>
      </w:r>
    </w:p>
  </w:comment>
  <w:comment w:id="412" w:author="Windows User" w:date="2015-10-30T08:56:00Z" w:initials="BS">
    <w:p w14:paraId="21E3C821" w14:textId="77777777" w:rsidR="00C61C1A" w:rsidRDefault="00C61C1A">
      <w:pPr>
        <w:pStyle w:val="CommentText"/>
      </w:pPr>
      <w:r>
        <w:rPr>
          <w:rStyle w:val="CommentReference"/>
        </w:rPr>
        <w:annotationRef/>
      </w:r>
      <w:r>
        <w:t>exalt or magnify?</w:t>
      </w:r>
    </w:p>
  </w:comment>
  <w:comment w:id="413" w:author="Windows User" w:date="2015-10-30T08:56:00Z" w:initials="BS">
    <w:p w14:paraId="3A816644" w14:textId="77777777" w:rsidR="00C61C1A" w:rsidRDefault="00C61C1A">
      <w:pPr>
        <w:pStyle w:val="CommentText"/>
      </w:pPr>
      <w:r>
        <w:rPr>
          <w:rStyle w:val="CommentReference"/>
        </w:rPr>
        <w:annotationRef/>
      </w:r>
      <w:r>
        <w:t>or iwn?</w:t>
      </w:r>
    </w:p>
  </w:comment>
  <w:comment w:id="417" w:author="Windows User" w:date="2015-10-30T08:56:00Z" w:initials="BS">
    <w:p w14:paraId="113D1519" w14:textId="77777777" w:rsidR="00C61C1A" w:rsidRDefault="00C61C1A">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418" w:author="Windows User" w:date="2015-10-30T08:56:00Z" w:initials="BS">
    <w:p w14:paraId="6F5F241D" w14:textId="77777777" w:rsidR="00C61C1A" w:rsidRDefault="00C61C1A">
      <w:pPr>
        <w:pStyle w:val="CommentText"/>
      </w:pPr>
      <w:r>
        <w:rPr>
          <w:rStyle w:val="CommentReference"/>
        </w:rPr>
        <w:annotationRef/>
      </w:r>
      <w:r>
        <w:t>forged or beaten?</w:t>
      </w:r>
    </w:p>
  </w:comment>
  <w:comment w:id="419" w:author="Windows User" w:date="2015-10-30T08:56:00Z" w:initials="BS">
    <w:p w14:paraId="2FF96A0B" w14:textId="77777777" w:rsidR="00C61C1A" w:rsidRDefault="00C61C1A">
      <w:pPr>
        <w:pStyle w:val="CommentText"/>
      </w:pPr>
      <w:r>
        <w:rPr>
          <w:rStyle w:val="CommentReference"/>
        </w:rPr>
        <w:annotationRef/>
      </w:r>
      <w:r>
        <w:t>omit? always and move up mercy seat?</w:t>
      </w:r>
    </w:p>
  </w:comment>
  <w:comment w:id="420" w:author="Windows User" w:date="2015-10-30T08:56:00Z" w:initials="BS">
    <w:p w14:paraId="0E65E511" w14:textId="77777777" w:rsidR="00C61C1A" w:rsidRDefault="00C61C1A">
      <w:pPr>
        <w:pStyle w:val="CommentText"/>
      </w:pPr>
      <w:r>
        <w:rPr>
          <w:rStyle w:val="CommentReference"/>
        </w:rPr>
        <w:annotationRef/>
      </w:r>
      <w:r>
        <w:t>tense? past makes a lot more sense</w:t>
      </w:r>
    </w:p>
  </w:comment>
  <w:comment w:id="421" w:author="Windows User" w:date="2015-10-30T08:56:00Z" w:initials="BS">
    <w:p w14:paraId="76117212" w14:textId="77777777" w:rsidR="00C61C1A" w:rsidRDefault="00C61C1A">
      <w:pPr>
        <w:pStyle w:val="CommentText"/>
      </w:pPr>
      <w:r>
        <w:rPr>
          <w:rStyle w:val="CommentReference"/>
        </w:rPr>
        <w:annotationRef/>
      </w:r>
      <w:r>
        <w:t>why does Abouna omit sin?</w:t>
      </w:r>
    </w:p>
  </w:comment>
  <w:comment w:id="422" w:author="Windows User" w:date="2015-10-30T08:56:00Z" w:initials="BS">
    <w:p w14:paraId="165225E3" w14:textId="77777777" w:rsidR="00C61C1A" w:rsidRDefault="00C61C1A">
      <w:pPr>
        <w:pStyle w:val="CommentText"/>
      </w:pPr>
      <w:r>
        <w:rPr>
          <w:rStyle w:val="CommentReference"/>
        </w:rPr>
        <w:annotationRef/>
      </w:r>
      <w:r>
        <w:t>exalt or magnify?</w:t>
      </w:r>
    </w:p>
  </w:comment>
  <w:comment w:id="423" w:author="Windows User" w:date="2015-10-30T08:56:00Z" w:initials="BS">
    <w:p w14:paraId="688426FE" w14:textId="77777777" w:rsidR="00C61C1A" w:rsidRDefault="00C61C1A">
      <w:pPr>
        <w:pStyle w:val="CommentText"/>
      </w:pPr>
      <w:r>
        <w:rPr>
          <w:rStyle w:val="CommentReference"/>
        </w:rPr>
        <w:annotationRef/>
      </w:r>
      <w:r>
        <w:t>or iwn?</w:t>
      </w:r>
    </w:p>
  </w:comment>
  <w:comment w:id="427" w:author="Windows User" w:date="2015-10-30T08:56:00Z" w:initials="BS">
    <w:p w14:paraId="30D8BA96" w14:textId="77777777" w:rsidR="00C61C1A" w:rsidRDefault="00C61C1A">
      <w:pPr>
        <w:pStyle w:val="CommentText"/>
      </w:pPr>
      <w:r>
        <w:rPr>
          <w:rStyle w:val="CommentReference"/>
        </w:rPr>
        <w:annotationRef/>
      </w:r>
      <w:r>
        <w:t>That your name be called... sounds like an expression that should just be that you be called in english. Thoughts?</w:t>
      </w:r>
    </w:p>
  </w:comment>
  <w:comment w:id="428" w:author="Windows User" w:date="2015-10-30T08:56:00Z" w:initials="BS">
    <w:p w14:paraId="057ADDF1" w14:textId="77777777" w:rsidR="00C61C1A" w:rsidRDefault="00C61C1A">
      <w:pPr>
        <w:pStyle w:val="CommentText"/>
      </w:pPr>
      <w:r>
        <w:rPr>
          <w:rStyle w:val="CommentReference"/>
        </w:rPr>
        <w:annotationRef/>
      </w:r>
      <w:r>
        <w:t>for isn't accurate... but sounds better</w:t>
      </w:r>
    </w:p>
  </w:comment>
  <w:comment w:id="429" w:author="Windows User" w:date="2015-10-30T08:56:00Z" w:initials="BS">
    <w:p w14:paraId="55A12B09" w14:textId="77777777" w:rsidR="00C61C1A" w:rsidRDefault="00C61C1A">
      <w:pPr>
        <w:pStyle w:val="CommentText"/>
      </w:pPr>
      <w:r>
        <w:rPr>
          <w:rStyle w:val="CommentReference"/>
        </w:rPr>
        <w:annotationRef/>
      </w:r>
      <w:r>
        <w:t>exalt or magnify?</w:t>
      </w:r>
    </w:p>
  </w:comment>
  <w:comment w:id="430" w:author="Windows User" w:date="2015-10-30T08:56:00Z" w:initials="BS">
    <w:p w14:paraId="22FCD2DC" w14:textId="77777777" w:rsidR="00C61C1A" w:rsidRDefault="00C61C1A">
      <w:pPr>
        <w:pStyle w:val="CommentText"/>
      </w:pPr>
      <w:r>
        <w:rPr>
          <w:rStyle w:val="CommentReference"/>
        </w:rPr>
        <w:annotationRef/>
      </w:r>
      <w:r>
        <w:t>or iwn?</w:t>
      </w:r>
    </w:p>
  </w:comment>
  <w:comment w:id="434" w:author="Windows User" w:date="2015-10-30T08:56:00Z" w:initials="BS">
    <w:p w14:paraId="58320C8D" w14:textId="77777777" w:rsidR="00C61C1A" w:rsidRDefault="00C61C1A">
      <w:pPr>
        <w:pStyle w:val="CommentText"/>
      </w:pPr>
      <w:r>
        <w:rPr>
          <w:rStyle w:val="CommentReference"/>
        </w:rPr>
        <w:annotationRef/>
      </w:r>
      <w:r>
        <w:t>perpetual lamp?</w:t>
      </w:r>
    </w:p>
  </w:comment>
  <w:comment w:id="435" w:author="Windows User" w:date="2015-10-30T08:56:00Z" w:initials="BS">
    <w:p w14:paraId="131853C5" w14:textId="77777777" w:rsidR="00C61C1A" w:rsidRDefault="00C61C1A">
      <w:pPr>
        <w:pStyle w:val="CommentText"/>
      </w:pPr>
      <w:r>
        <w:rPr>
          <w:rStyle w:val="CommentReference"/>
        </w:rPr>
        <w:annotationRef/>
      </w:r>
      <w:r>
        <w:t>parousia?</w:t>
      </w:r>
    </w:p>
  </w:comment>
  <w:comment w:id="436" w:author="Windows User" w:date="2015-10-30T08:56:00Z" w:initials="BS">
    <w:p w14:paraId="2752582D" w14:textId="77777777" w:rsidR="00C61C1A" w:rsidRDefault="00C61C1A">
      <w:pPr>
        <w:pStyle w:val="CommentText"/>
      </w:pPr>
      <w:r>
        <w:rPr>
          <w:rStyle w:val="CommentReference"/>
        </w:rPr>
        <w:annotationRef/>
      </w:r>
      <w:r>
        <w:t>tense?</w:t>
      </w:r>
    </w:p>
  </w:comment>
  <w:comment w:id="437" w:author="Windows User" w:date="2015-10-30T08:56:00Z" w:initials="BS">
    <w:p w14:paraId="1D0D8540" w14:textId="77777777" w:rsidR="00C61C1A" w:rsidRDefault="00C61C1A">
      <w:pPr>
        <w:pStyle w:val="CommentText"/>
      </w:pPr>
      <w:r>
        <w:rPr>
          <w:rStyle w:val="CommentReference"/>
        </w:rPr>
        <w:annotationRef/>
      </w:r>
      <w:r>
        <w:t>enlightens?</w:t>
      </w:r>
    </w:p>
  </w:comment>
  <w:comment w:id="438" w:author="Windows User" w:date="2015-10-30T08:56:00Z" w:initials="BS">
    <w:p w14:paraId="2ABDA5FE" w14:textId="77777777" w:rsidR="00C61C1A" w:rsidRDefault="00C61C1A">
      <w:pPr>
        <w:pStyle w:val="CommentText"/>
      </w:pPr>
      <w:r>
        <w:rPr>
          <w:rStyle w:val="CommentReference"/>
        </w:rPr>
        <w:annotationRef/>
      </w:r>
      <w:r>
        <w:t>exalt or magnify?</w:t>
      </w:r>
    </w:p>
  </w:comment>
  <w:comment w:id="439" w:author="Windows User" w:date="2015-10-30T08:56:00Z" w:initials="BS">
    <w:p w14:paraId="4895CE86" w14:textId="77777777" w:rsidR="00C61C1A" w:rsidRDefault="00C61C1A">
      <w:pPr>
        <w:pStyle w:val="CommentText"/>
      </w:pPr>
      <w:r>
        <w:rPr>
          <w:rStyle w:val="CommentReference"/>
        </w:rPr>
        <w:annotationRef/>
      </w:r>
      <w:r>
        <w:t>or iwn?</w:t>
      </w:r>
    </w:p>
  </w:comment>
  <w:comment w:id="443" w:author="Windows User" w:date="2015-10-30T08:56:00Z" w:initials="BS">
    <w:p w14:paraId="3620CEEF" w14:textId="77777777" w:rsidR="00C61C1A" w:rsidRDefault="00C61C1A">
      <w:pPr>
        <w:pStyle w:val="CommentText"/>
      </w:pPr>
      <w:r>
        <w:rPr>
          <w:rStyle w:val="CommentReference"/>
        </w:rPr>
        <w:annotationRef/>
      </w:r>
      <w:r>
        <w:t>this order better or worse?</w:t>
      </w:r>
    </w:p>
  </w:comment>
  <w:comment w:id="444" w:author="Windows User" w:date="2015-10-30T08:56:00Z" w:initials="BS">
    <w:p w14:paraId="23AF8204" w14:textId="77777777" w:rsidR="00C61C1A" w:rsidRDefault="00C61C1A">
      <w:pPr>
        <w:pStyle w:val="CommentText"/>
      </w:pPr>
      <w:r>
        <w:rPr>
          <w:rStyle w:val="CommentReference"/>
        </w:rPr>
        <w:annotationRef/>
      </w:r>
      <w:r>
        <w:t>I think upon should stay here</w:t>
      </w:r>
    </w:p>
  </w:comment>
  <w:comment w:id="445" w:author="Windows User" w:date="2015-10-30T08:56:00Z" w:initials="BS">
    <w:p w14:paraId="1F1B891B" w14:textId="77777777" w:rsidR="00C61C1A" w:rsidRDefault="00C61C1A">
      <w:pPr>
        <w:pStyle w:val="CommentText"/>
      </w:pPr>
      <w:r>
        <w:rPr>
          <w:rStyle w:val="CommentReference"/>
        </w:rPr>
        <w:annotationRef/>
      </w:r>
      <w:r>
        <w:t>exalt or magnify?</w:t>
      </w:r>
    </w:p>
  </w:comment>
  <w:comment w:id="446" w:author="Windows User" w:date="2015-10-30T08:56:00Z" w:initials="BS">
    <w:p w14:paraId="7E678661" w14:textId="77777777" w:rsidR="00C61C1A" w:rsidRDefault="00C61C1A">
      <w:pPr>
        <w:pStyle w:val="CommentText"/>
      </w:pPr>
      <w:r>
        <w:rPr>
          <w:rStyle w:val="CommentReference"/>
        </w:rPr>
        <w:annotationRef/>
      </w:r>
      <w:r>
        <w:t>or iwn?</w:t>
      </w:r>
    </w:p>
  </w:comment>
  <w:comment w:id="454" w:author="Windows User" w:date="2015-10-30T08:56:00Z" w:initials="BS">
    <w:p w14:paraId="649B3291" w14:textId="77777777" w:rsidR="00C61C1A" w:rsidRDefault="00C61C1A">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455" w:author="Windows User" w:date="2015-10-30T08:56:00Z" w:initials="BS">
    <w:p w14:paraId="30EFE448" w14:textId="77777777" w:rsidR="00C61C1A" w:rsidRDefault="00C61C1A">
      <w:pPr>
        <w:pStyle w:val="CommentText"/>
      </w:pPr>
      <w:r>
        <w:rPr>
          <w:rStyle w:val="CommentReference"/>
        </w:rPr>
        <w:annotationRef/>
      </w:r>
      <w:r>
        <w:t>While being virgin is correct. But it sounds strange. being a virgin is less accurate. Being virginal?</w:t>
      </w:r>
    </w:p>
  </w:comment>
  <w:comment w:id="456" w:author="Windows User" w:date="2015-10-30T08:56:00Z" w:initials="BS">
    <w:p w14:paraId="7E155E71" w14:textId="77777777" w:rsidR="00C61C1A" w:rsidRDefault="00C61C1A">
      <w:pPr>
        <w:pStyle w:val="CommentText"/>
      </w:pPr>
      <w:r>
        <w:rPr>
          <w:rStyle w:val="CommentReference"/>
        </w:rPr>
        <w:annotationRef/>
      </w:r>
      <w:r>
        <w:t>I like holy better than saint. But it isn't very consistent since Abouna renders it saint everywhere else...</w:t>
      </w:r>
    </w:p>
  </w:comment>
  <w:comment w:id="457" w:author="Windows User" w:date="2015-10-30T08:56:00Z" w:initials="BS">
    <w:p w14:paraId="14D50F69" w14:textId="77777777" w:rsidR="00C61C1A" w:rsidRDefault="00C61C1A">
      <w:pPr>
        <w:pStyle w:val="CommentText"/>
      </w:pPr>
      <w:r>
        <w:rPr>
          <w:rStyle w:val="CommentReference"/>
        </w:rPr>
        <w:annotationRef/>
      </w:r>
      <w:r>
        <w:t>what word works here? dwelling doesn't. it would have to be dwelling place, which is too long.</w:t>
      </w:r>
    </w:p>
  </w:comment>
  <w:comment w:id="458" w:author="Windows User" w:date="2015-10-30T08:56:00Z" w:initials="BS">
    <w:p w14:paraId="4CBCFA72" w14:textId="77777777" w:rsidR="00C61C1A" w:rsidRDefault="00C61C1A">
      <w:pPr>
        <w:pStyle w:val="CommentText"/>
      </w:pPr>
      <w:r>
        <w:rPr>
          <w:rStyle w:val="CommentReference"/>
        </w:rPr>
        <w:annotationRef/>
      </w:r>
      <w:r>
        <w:t>exalt or magnify?</w:t>
      </w:r>
    </w:p>
  </w:comment>
  <w:comment w:id="459" w:author="Windows User" w:date="2015-10-30T08:56:00Z" w:initials="BS">
    <w:p w14:paraId="08E0D650" w14:textId="77777777" w:rsidR="00C61C1A" w:rsidRDefault="00C61C1A">
      <w:pPr>
        <w:pStyle w:val="CommentText"/>
      </w:pPr>
      <w:r>
        <w:rPr>
          <w:rStyle w:val="CommentReference"/>
        </w:rPr>
        <w:annotationRef/>
      </w:r>
      <w:r>
        <w:t>or iwn?</w:t>
      </w:r>
    </w:p>
  </w:comment>
  <w:comment w:id="463" w:author="Windows User" w:date="2015-10-30T08:56:00Z" w:initials="BS">
    <w:p w14:paraId="348A67F2" w14:textId="77777777" w:rsidR="00C61C1A" w:rsidRDefault="00C61C1A">
      <w:pPr>
        <w:pStyle w:val="CommentText"/>
      </w:pPr>
      <w:r>
        <w:rPr>
          <w:rStyle w:val="CommentReference"/>
        </w:rPr>
        <w:annotationRef/>
      </w:r>
      <w:r>
        <w:t>does this work?</w:t>
      </w:r>
    </w:p>
  </w:comment>
  <w:comment w:id="464" w:author="Windows User" w:date="2015-10-30T08:56:00Z" w:initials="BS">
    <w:p w14:paraId="3CC28130" w14:textId="77777777" w:rsidR="00C61C1A" w:rsidRDefault="00C61C1A">
      <w:pPr>
        <w:pStyle w:val="CommentText"/>
      </w:pPr>
      <w:r>
        <w:rPr>
          <w:rStyle w:val="CommentReference"/>
        </w:rPr>
        <w:annotationRef/>
      </w:r>
      <w:r>
        <w:t>is this right?</w:t>
      </w:r>
    </w:p>
  </w:comment>
  <w:comment w:id="465" w:author="Windows User" w:date="2015-10-30T08:56:00Z" w:initials="BS">
    <w:p w14:paraId="0CE2D2DA" w14:textId="77777777" w:rsidR="00C61C1A" w:rsidRDefault="00C61C1A">
      <w:pPr>
        <w:pStyle w:val="CommentText"/>
      </w:pPr>
      <w:r>
        <w:rPr>
          <w:rStyle w:val="CommentReference"/>
        </w:rPr>
        <w:annotationRef/>
      </w:r>
      <w:r>
        <w:t>?</w:t>
      </w:r>
    </w:p>
  </w:comment>
  <w:comment w:id="466" w:author="Windows User" w:date="2015-10-30T08:56:00Z" w:initials="BS">
    <w:p w14:paraId="74BFA273" w14:textId="77777777" w:rsidR="00C61C1A" w:rsidRDefault="00C61C1A">
      <w:pPr>
        <w:pStyle w:val="CommentText"/>
      </w:pPr>
      <w:r>
        <w:rPr>
          <w:rStyle w:val="CommentReference"/>
        </w:rPr>
        <w:annotationRef/>
      </w:r>
      <w:r>
        <w:t>about or to?</w:t>
      </w:r>
    </w:p>
  </w:comment>
  <w:comment w:id="467" w:author="Windows User" w:date="2015-10-30T08:56:00Z" w:initials="BS">
    <w:p w14:paraId="76C80AE3" w14:textId="77777777" w:rsidR="00C61C1A" w:rsidRDefault="00C61C1A">
      <w:pPr>
        <w:pStyle w:val="CommentText"/>
      </w:pPr>
      <w:r>
        <w:rPr>
          <w:rStyle w:val="CommentReference"/>
        </w:rPr>
        <w:annotationRef/>
      </w:r>
      <w:r>
        <w:t>proclaim or cry?</w:t>
      </w:r>
    </w:p>
  </w:comment>
  <w:comment w:id="468" w:author="Windows User" w:date="2015-10-30T08:56:00Z" w:initials="BS">
    <w:p w14:paraId="7356A311" w14:textId="77777777" w:rsidR="00C61C1A" w:rsidRDefault="00C61C1A">
      <w:pPr>
        <w:pStyle w:val="CommentText"/>
      </w:pPr>
      <w:r>
        <w:rPr>
          <w:rStyle w:val="CommentReference"/>
        </w:rPr>
        <w:annotationRef/>
      </w:r>
      <w:r>
        <w:t>??</w:t>
      </w:r>
    </w:p>
  </w:comment>
  <w:comment w:id="469" w:author="Windows User" w:date="2015-10-30T08:56:00Z" w:initials="BS">
    <w:p w14:paraId="5DBAC613" w14:textId="77777777" w:rsidR="00C61C1A" w:rsidRDefault="00C61C1A">
      <w:pPr>
        <w:pStyle w:val="CommentText"/>
      </w:pPr>
      <w:r>
        <w:rPr>
          <w:rStyle w:val="CommentReference"/>
        </w:rPr>
        <w:annotationRef/>
      </w:r>
      <w:r>
        <w:t>just?</w:t>
      </w:r>
    </w:p>
  </w:comment>
  <w:comment w:id="470" w:author="Windows User" w:date="2015-10-30T08:56:00Z" w:initials="BS">
    <w:p w14:paraId="614DAD54" w14:textId="77777777" w:rsidR="00C61C1A" w:rsidRDefault="00C61C1A">
      <w:pPr>
        <w:pStyle w:val="CommentText"/>
      </w:pPr>
      <w:r>
        <w:rPr>
          <w:rStyle w:val="CommentReference"/>
        </w:rPr>
        <w:annotationRef/>
      </w:r>
      <w:r>
        <w:t>chaste or meek?</w:t>
      </w:r>
    </w:p>
  </w:comment>
  <w:comment w:id="471" w:author="Windows User" w:date="2015-10-30T08:56:00Z" w:initials="BS">
    <w:p w14:paraId="7BFF54F7" w14:textId="77777777" w:rsidR="00C61C1A" w:rsidRDefault="00C61C1A">
      <w:pPr>
        <w:pStyle w:val="CommentText"/>
      </w:pPr>
      <w:r>
        <w:rPr>
          <w:rStyle w:val="CommentReference"/>
        </w:rPr>
        <w:annotationRef/>
      </w:r>
      <w:r>
        <w:t>St. Isaac? Holy issac?</w:t>
      </w:r>
    </w:p>
  </w:comment>
  <w:comment w:id="472" w:author="Windows User" w:date="2015-10-30T08:56:00Z" w:initials="BS">
    <w:p w14:paraId="0D6B85B0" w14:textId="77777777" w:rsidR="00C61C1A" w:rsidRDefault="00C61C1A">
      <w:pPr>
        <w:pStyle w:val="CommentText"/>
      </w:pPr>
      <w:r>
        <w:rPr>
          <w:rStyle w:val="CommentReference"/>
        </w:rPr>
        <w:annotationRef/>
      </w:r>
      <w:r>
        <w:t>ten thousand time?</w:t>
      </w:r>
    </w:p>
  </w:comment>
  <w:comment w:id="473" w:author="Windows User" w:date="2015-10-30T08:56:00Z" w:initials="BS">
    <w:p w14:paraId="70F47173" w14:textId="77777777" w:rsidR="00C61C1A" w:rsidRDefault="00C61C1A">
      <w:pPr>
        <w:pStyle w:val="CommentText"/>
      </w:pPr>
      <w:r>
        <w:rPr>
          <w:rStyle w:val="CommentReference"/>
        </w:rPr>
        <w:annotationRef/>
      </w:r>
      <w:r>
        <w:t>probably don't want to say despot.</w:t>
      </w:r>
    </w:p>
  </w:comment>
  <w:comment w:id="474" w:author="Windows User" w:date="2015-10-30T08:56:00Z" w:initials="BS">
    <w:p w14:paraId="6CB131AD" w14:textId="77777777" w:rsidR="00C61C1A" w:rsidRDefault="00C61C1A">
      <w:pPr>
        <w:pStyle w:val="CommentText"/>
      </w:pPr>
      <w:r>
        <w:rPr>
          <w:rStyle w:val="CommentReference"/>
        </w:rPr>
        <w:annotationRef/>
      </w:r>
      <w:r>
        <w:t>honour or pride?</w:t>
      </w:r>
    </w:p>
  </w:comment>
  <w:comment w:id="475" w:author="Windows User" w:date="2015-10-30T08:56:00Z" w:initials="BS">
    <w:p w14:paraId="64CB9F13" w14:textId="77777777" w:rsidR="00C61C1A" w:rsidRDefault="00C61C1A">
      <w:pPr>
        <w:pStyle w:val="CommentText"/>
      </w:pPr>
      <w:r>
        <w:rPr>
          <w:rStyle w:val="CommentReference"/>
        </w:rPr>
        <w:annotationRef/>
      </w:r>
      <w:r>
        <w:t>spouse or friend???</w:t>
      </w:r>
    </w:p>
  </w:comment>
  <w:comment w:id="476" w:author="Windows User" w:date="2015-10-30T08:56:00Z" w:initials="BS">
    <w:p w14:paraId="72A28506" w14:textId="77777777" w:rsidR="00C61C1A" w:rsidRDefault="00C61C1A">
      <w:pPr>
        <w:pStyle w:val="CommentText"/>
      </w:pPr>
      <w:r>
        <w:rPr>
          <w:rStyle w:val="CommentReference"/>
        </w:rPr>
        <w:annotationRef/>
      </w:r>
      <w:r>
        <w:t>word can be health or salvation... but health would parallel healing in next verse??? should it be salvation?</w:t>
      </w:r>
    </w:p>
  </w:comment>
  <w:comment w:id="477" w:author="Windows User" w:date="2015-10-30T08:56:00Z" w:initials="BS">
    <w:p w14:paraId="5FD63150" w14:textId="77777777" w:rsidR="00C61C1A" w:rsidRDefault="00C61C1A">
      <w:pPr>
        <w:pStyle w:val="CommentText"/>
      </w:pPr>
      <w:r>
        <w:rPr>
          <w:rStyle w:val="CommentReference"/>
        </w:rPr>
        <w:annotationRef/>
      </w:r>
      <w:r>
        <w:t>unity or oneness? indescribable or unparalleled?</w:t>
      </w:r>
    </w:p>
  </w:comment>
  <w:comment w:id="478" w:author="Windows User" w:date="2015-10-30T08:56:00Z" w:initials="BS">
    <w:p w14:paraId="372EA6E6" w14:textId="77777777" w:rsidR="00C61C1A" w:rsidRDefault="00C61C1A">
      <w:pPr>
        <w:pStyle w:val="CommentText"/>
      </w:pPr>
      <w:r>
        <w:rPr>
          <w:rStyle w:val="CommentReference"/>
        </w:rPr>
        <w:annotationRef/>
      </w:r>
      <w:r>
        <w:t>mingling of substance or human seed? kind of a big difference.</w:t>
      </w:r>
    </w:p>
  </w:comment>
  <w:comment w:id="479" w:author="Windows User" w:date="2015-10-30T08:56:00Z" w:initials="BS">
    <w:p w14:paraId="13C5A16B" w14:textId="77777777" w:rsidR="00C61C1A" w:rsidRDefault="00C61C1A">
      <w:pPr>
        <w:pStyle w:val="CommentText"/>
      </w:pPr>
      <w:r>
        <w:rPr>
          <w:rStyle w:val="CommentReference"/>
        </w:rPr>
        <w:annotationRef/>
      </w:r>
      <w:r>
        <w:t>pray or interceed? With or before?</w:t>
      </w:r>
    </w:p>
  </w:comment>
  <w:comment w:id="486" w:author="Windows User" w:date="2015-10-30T08:56:00Z" w:initials="WU">
    <w:p w14:paraId="1FCE53E0" w14:textId="77777777" w:rsidR="00C61C1A" w:rsidRDefault="00C61C1A">
      <w:pPr>
        <w:pStyle w:val="CommentText"/>
      </w:pPr>
      <w:r>
        <w:rPr>
          <w:rStyle w:val="CommentReference"/>
        </w:rPr>
        <w:annotationRef/>
      </w:r>
      <w:r>
        <w:t>Are exalted abve. Are honoured more. Parallel structure. More honoured doesn’t flow as well because it doesn’t parallel the structure</w:t>
      </w:r>
    </w:p>
  </w:comment>
  <w:comment w:id="487" w:author="Windows User" w:date="2015-10-30T08:56:00Z" w:initials="WU">
    <w:p w14:paraId="49746F39" w14:textId="77777777" w:rsidR="00C61C1A" w:rsidRDefault="00C61C1A">
      <w:pPr>
        <w:pStyle w:val="CommentText"/>
      </w:pPr>
      <w:r>
        <w:rPr>
          <w:rStyle w:val="CommentReference"/>
        </w:rPr>
        <w:annotationRef/>
      </w:r>
      <w:r>
        <w:t>Are more honoured?</w:t>
      </w:r>
    </w:p>
  </w:comment>
  <w:comment w:id="488" w:author="Windows User" w:date="2015-10-30T08:56:00Z" w:initials="WU">
    <w:p w14:paraId="12DBB60D" w14:textId="77777777" w:rsidR="00C61C1A" w:rsidRDefault="00C61C1A">
      <w:pPr>
        <w:pStyle w:val="CommentText"/>
      </w:pPr>
      <w:r>
        <w:rPr>
          <w:rStyle w:val="CommentReference"/>
        </w:rPr>
        <w:annotationRef/>
      </w:r>
      <w:r>
        <w:t xml:space="preserve">Means or path? Means with freedom of speech is not a sclear as a way orpath that has a freedom of speech. </w:t>
      </w:r>
    </w:p>
  </w:comment>
  <w:comment w:id="495" w:author="Windows User" w:date="2015-10-30T08:56:00Z" w:initials="WU">
    <w:p w14:paraId="11E3CA1F" w14:textId="77777777" w:rsidR="00C61C1A" w:rsidRDefault="00C61C1A">
      <w:pPr>
        <w:pStyle w:val="CommentText"/>
      </w:pPr>
      <w:r>
        <w:rPr>
          <w:rStyle w:val="CommentReference"/>
        </w:rPr>
        <w:annotationRef/>
      </w:r>
      <w:r>
        <w:t>Above heaven or above the heavens. Not above the heaven.</w:t>
      </w:r>
    </w:p>
  </w:comment>
  <w:comment w:id="496" w:author="Windows User" w:date="2015-10-30T08:56:00Z" w:initials="WU">
    <w:p w14:paraId="6ACDBFFB" w14:textId="77777777" w:rsidR="00C61C1A" w:rsidRDefault="00C61C1A">
      <w:pPr>
        <w:pStyle w:val="CommentText"/>
      </w:pPr>
      <w:r>
        <w:rPr>
          <w:rStyle w:val="CommentReference"/>
        </w:rPr>
        <w:annotationRef/>
      </w:r>
      <w:r>
        <w:t>Reuse of truth is very awkward</w:t>
      </w:r>
    </w:p>
  </w:comment>
  <w:comment w:id="500" w:author="Windows User" w:date="2015-10-30T08:56:00Z" w:initials="WU">
    <w:p w14:paraId="724AED47" w14:textId="77777777" w:rsidR="00C61C1A" w:rsidRDefault="00C61C1A">
      <w:pPr>
        <w:pStyle w:val="CommentText"/>
      </w:pPr>
      <w:r>
        <w:rPr>
          <w:rStyle w:val="CommentReference"/>
        </w:rPr>
        <w:annotationRef/>
      </w:r>
      <w:r>
        <w:t>The Virgin Mary?</w:t>
      </w:r>
    </w:p>
  </w:comment>
  <w:comment w:id="501" w:author="Windows User" w:date="2015-10-30T08:56:00Z" w:initials="WU">
    <w:p w14:paraId="3F7DA89D" w14:textId="77777777" w:rsidR="00C61C1A" w:rsidRDefault="00C61C1A">
      <w:pPr>
        <w:pStyle w:val="CommentText"/>
      </w:pPr>
      <w:r>
        <w:rPr>
          <w:rStyle w:val="CommentReference"/>
        </w:rPr>
        <w:annotationRef/>
      </w:r>
      <w:r>
        <w:t>And the Mercy Seat / with the Cherubs? Less literal, but makes more sense.</w:t>
      </w:r>
    </w:p>
  </w:comment>
  <w:comment w:id="502" w:author="Windows User" w:date="2015-10-30T08:56:00Z" w:initials="WU">
    <w:p w14:paraId="52BA778F" w14:textId="77777777" w:rsidR="00C61C1A" w:rsidRDefault="00C61C1A">
      <w:pPr>
        <w:pStyle w:val="CommentText"/>
      </w:pPr>
      <w:r>
        <w:rPr>
          <w:rStyle w:val="CommentReference"/>
        </w:rPr>
        <w:annotationRef/>
      </w:r>
      <w:r>
        <w:t>Jar or vessel for the sake of youth who think marijuana?</w:t>
      </w:r>
    </w:p>
  </w:comment>
  <w:comment w:id="503" w:author="Windows User" w:date="2015-10-30T08:56:00Z" w:initials="WU">
    <w:p w14:paraId="568991B3" w14:textId="77777777" w:rsidR="00C61C1A" w:rsidRDefault="00C61C1A">
      <w:pPr>
        <w:pStyle w:val="CommentText"/>
      </w:pPr>
      <w:r>
        <w:rPr>
          <w:rStyle w:val="CommentReference"/>
        </w:rPr>
        <w:annotationRef/>
      </w:r>
      <w:r>
        <w:t>Not lampstand?</w:t>
      </w:r>
    </w:p>
  </w:comment>
  <w:comment w:id="507" w:author="Windows User" w:date="2015-10-30T08:56:00Z" w:initials="WU">
    <w:p w14:paraId="76A75751" w14:textId="77777777" w:rsidR="00C61C1A" w:rsidRDefault="00C61C1A">
      <w:pPr>
        <w:pStyle w:val="CommentText"/>
      </w:pPr>
      <w:r>
        <w:rPr>
          <w:rStyle w:val="CommentReference"/>
        </w:rPr>
        <w:annotationRef/>
      </w:r>
      <w:r>
        <w:t>Adorend? Ornamented?</w:t>
      </w:r>
    </w:p>
  </w:comment>
  <w:comment w:id="508" w:author="Windows User" w:date="2015-10-30T08:56:00Z" w:initials="WU">
    <w:p w14:paraId="0CCDAFB9" w14:textId="77777777" w:rsidR="00C61C1A" w:rsidRDefault="00C61C1A">
      <w:pPr>
        <w:pStyle w:val="CommentText"/>
      </w:pPr>
      <w:r>
        <w:rPr>
          <w:rStyle w:val="CommentReference"/>
        </w:rPr>
        <w:annotationRef/>
      </w:r>
      <w:r>
        <w:t>Need to decide whether to capitalize and be Consistent.</w:t>
      </w:r>
    </w:p>
  </w:comment>
  <w:comment w:id="509" w:author="Windows User" w:date="2015-10-30T08:56:00Z" w:initials="WU">
    <w:p w14:paraId="49DAF1E5" w14:textId="77777777" w:rsidR="00C61C1A" w:rsidRDefault="00C61C1A">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10" w:author="Windows User" w:date="2015-10-30T08:56:00Z" w:initials="WU">
    <w:p w14:paraId="6F7EC60A" w14:textId="77777777" w:rsidR="00C61C1A" w:rsidRDefault="00C61C1A">
      <w:pPr>
        <w:pStyle w:val="CommentText"/>
      </w:pPr>
      <w:r>
        <w:rPr>
          <w:rStyle w:val="CommentReference"/>
        </w:rPr>
        <w:annotationRef/>
      </w:r>
      <w:r>
        <w:t>Tense(s) of this vs?</w:t>
      </w:r>
    </w:p>
  </w:comment>
  <w:comment w:id="514" w:author="Windows User" w:date="2015-10-30T08:56:00Z" w:initials="WU">
    <w:p w14:paraId="6D806464" w14:textId="77777777" w:rsidR="00C61C1A" w:rsidRDefault="00C61C1A">
      <w:pPr>
        <w:pStyle w:val="CommentText"/>
      </w:pPr>
      <w:r>
        <w:rPr>
          <w:rStyle w:val="CommentReference"/>
        </w:rPr>
        <w:annotationRef/>
      </w:r>
      <w:r>
        <w:t>If no coma, then that. If coma, then which.</w:t>
      </w:r>
    </w:p>
  </w:comment>
  <w:comment w:id="515" w:author="Windows User" w:date="2015-11-21T13:10:00Z" w:initials="WU">
    <w:p w14:paraId="21B267A2" w14:textId="21A4BB9B" w:rsidR="00C61C1A" w:rsidRPr="00FA5B8C" w:rsidRDefault="00C61C1A">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6" w:author="Windows User" w:date="2015-10-30T08:56:00Z" w:initials="WU">
    <w:p w14:paraId="71984CC8" w14:textId="77777777" w:rsidR="00C61C1A" w:rsidRDefault="00C61C1A">
      <w:pPr>
        <w:pStyle w:val="CommentText"/>
      </w:pPr>
      <w:r>
        <w:rPr>
          <w:rStyle w:val="CommentReference"/>
        </w:rPr>
        <w:annotationRef/>
      </w:r>
      <w:r>
        <w:t>Ok for traditional English. But in current usage hasn’t it narrowed to taste rather than still including smell? Armona?</w:t>
      </w:r>
    </w:p>
  </w:comment>
  <w:comment w:id="517" w:author="Windows User" w:date="2015-10-30T08:56:00Z" w:initials="WU">
    <w:p w14:paraId="7AC6899E" w14:textId="77777777" w:rsidR="00C61C1A" w:rsidRDefault="00C61C1A">
      <w:pPr>
        <w:pStyle w:val="CommentText"/>
      </w:pPr>
      <w:r>
        <w:rPr>
          <w:rStyle w:val="CommentReference"/>
        </w:rPr>
        <w:annotationRef/>
      </w:r>
      <w:r>
        <w:t>This makes little sense. An estate is just a state, a status… you can restore to a first status, but not to a status</w:t>
      </w:r>
    </w:p>
  </w:comment>
  <w:comment w:id="527" w:author="Windows User" w:date="2015-10-30T08:56:00Z" w:initials="WU">
    <w:p w14:paraId="2D9A6112" w14:textId="77777777" w:rsidR="00C61C1A" w:rsidRDefault="00C61C1A">
      <w:pPr>
        <w:pStyle w:val="CommentText"/>
      </w:pPr>
      <w:r>
        <w:rPr>
          <w:rStyle w:val="CommentReference"/>
        </w:rPr>
        <w:annotationRef/>
      </w:r>
      <w:r>
        <w:t>Care or concern?</w:t>
      </w:r>
    </w:p>
  </w:comment>
  <w:comment w:id="528" w:author="Windows User" w:date="2015-10-30T08:56:00Z" w:initials="WU">
    <w:p w14:paraId="168AADF5" w14:textId="77777777" w:rsidR="00C61C1A" w:rsidRDefault="00C61C1A">
      <w:pPr>
        <w:pStyle w:val="CommentText"/>
      </w:pPr>
      <w:r>
        <w:rPr>
          <w:rStyle w:val="CommentReference"/>
        </w:rPr>
        <w:annotationRef/>
      </w:r>
      <w:r>
        <w:t>Uhm…</w:t>
      </w:r>
      <w:proofErr w:type="gramStart"/>
      <w:r>
        <w:t>. ?</w:t>
      </w:r>
      <w:proofErr w:type="gramEnd"/>
      <w:r>
        <w:t xml:space="preserve"> Coptic clearly says Sabbaton…. But wasn’t it the first day?</w:t>
      </w:r>
    </w:p>
  </w:comment>
  <w:comment w:id="536" w:author="Windows User" w:date="2015-10-30T08:56:00Z" w:initials="WU">
    <w:p w14:paraId="61404F3E" w14:textId="77777777" w:rsidR="00C61C1A" w:rsidRDefault="00C61C1A">
      <w:pPr>
        <w:pStyle w:val="CommentText"/>
      </w:pPr>
      <w:r>
        <w:rPr>
          <w:rStyle w:val="CommentReference"/>
        </w:rPr>
        <w:annotationRef/>
      </w:r>
      <w:r>
        <w:t>Exceedingly? Too? So?</w:t>
      </w:r>
    </w:p>
  </w:comment>
  <w:comment w:id="537" w:author="Windows User" w:date="2015-10-30T08:56:00Z" w:initials="WU">
    <w:p w14:paraId="7B2CE30C" w14:textId="77777777" w:rsidR="00C61C1A" w:rsidRDefault="00C61C1A">
      <w:pPr>
        <w:pStyle w:val="CommentText"/>
      </w:pPr>
      <w:r>
        <w:rPr>
          <w:rStyle w:val="CommentReference"/>
        </w:rPr>
        <w:annotationRef/>
      </w:r>
      <w:r>
        <w:t>Count or heed?</w:t>
      </w:r>
    </w:p>
  </w:comment>
  <w:comment w:id="538" w:author="Windows User" w:date="2015-10-30T08:56:00Z" w:initials="WU">
    <w:p w14:paraId="040F4849" w14:textId="77777777" w:rsidR="00C61C1A" w:rsidRDefault="00C61C1A">
      <w:pPr>
        <w:pStyle w:val="CommentText"/>
      </w:pPr>
      <w:r>
        <w:rPr>
          <w:rStyle w:val="CommentReference"/>
        </w:rPr>
        <w:annotationRef/>
      </w:r>
      <w:r>
        <w:t>Ramez, I or me?</w:t>
      </w:r>
    </w:p>
  </w:comment>
  <w:comment w:id="539" w:author="Windows User" w:date="2015-10-30T08:56:00Z" w:initials="WU">
    <w:p w14:paraId="5954D4FC" w14:textId="77777777" w:rsidR="00C61C1A" w:rsidRDefault="00C61C1A">
      <w:pPr>
        <w:pStyle w:val="CommentText"/>
      </w:pPr>
      <w:r>
        <w:rPr>
          <w:rStyle w:val="CommentReference"/>
        </w:rPr>
        <w:annotationRef/>
      </w:r>
      <w:r>
        <w:t>Teach to offer repentance or instruct in repentance?</w:t>
      </w:r>
    </w:p>
  </w:comment>
  <w:comment w:id="540" w:author="Windows User" w:date="2015-10-30T08:56:00Z" w:initials="WU">
    <w:p w14:paraId="267BB7CB" w14:textId="77777777" w:rsidR="00C61C1A" w:rsidRDefault="00C61C1A">
      <w:pPr>
        <w:pStyle w:val="CommentText"/>
      </w:pPr>
      <w:r>
        <w:rPr>
          <w:rStyle w:val="CommentReference"/>
        </w:rPr>
        <w:annotationRef/>
      </w:r>
      <w:r>
        <w:t>That a sinner die would make this consistent.</w:t>
      </w:r>
    </w:p>
  </w:comment>
  <w:comment w:id="541" w:author="Windows User" w:date="2015-10-30T08:56:00Z" w:initials="WU">
    <w:p w14:paraId="73469DF7" w14:textId="77777777" w:rsidR="00C61C1A" w:rsidRDefault="00C61C1A">
      <w:pPr>
        <w:pStyle w:val="CommentText"/>
      </w:pPr>
      <w:r>
        <w:rPr>
          <w:rStyle w:val="CommentReference"/>
        </w:rPr>
        <w:annotationRef/>
      </w:r>
      <w:r>
        <w:t>Kind-hearted or merciful?</w:t>
      </w:r>
    </w:p>
  </w:comment>
  <w:comment w:id="542" w:author="Windows User" w:date="2015-10-30T08:56:00Z" w:initials="WU">
    <w:p w14:paraId="772707E9" w14:textId="77777777" w:rsidR="00C61C1A" w:rsidRDefault="00C61C1A">
      <w:pPr>
        <w:pStyle w:val="CommentText"/>
      </w:pPr>
      <w:r>
        <w:rPr>
          <w:rStyle w:val="CommentReference"/>
        </w:rPr>
        <w:annotationRef/>
      </w:r>
      <w:r>
        <w:t>Compassions or tender mercies?</w:t>
      </w:r>
    </w:p>
  </w:comment>
  <w:comment w:id="543" w:author="Windows User" w:date="2015-10-30T08:56:00Z" w:initials="WU">
    <w:p w14:paraId="2F67672A" w14:textId="77777777" w:rsidR="00C61C1A" w:rsidRDefault="00C61C1A">
      <w:pPr>
        <w:pStyle w:val="CommentText"/>
      </w:pPr>
      <w:r>
        <w:rPr>
          <w:rStyle w:val="CommentReference"/>
        </w:rPr>
        <w:annotationRef/>
      </w:r>
      <w:r>
        <w:t>May He or that He may</w:t>
      </w:r>
    </w:p>
  </w:comment>
  <w:comment w:id="573" w:author="Windows User" w:date="2015-10-30T08:56:00Z" w:initials="BS">
    <w:p w14:paraId="2CED70EE" w14:textId="77777777" w:rsidR="00C61C1A" w:rsidRDefault="00C61C1A">
      <w:pPr>
        <w:pStyle w:val="CommentText"/>
      </w:pPr>
      <w:r>
        <w:rPr>
          <w:rStyle w:val="CommentReference"/>
        </w:rPr>
        <w:annotationRef/>
      </w:r>
      <w:r>
        <w:t>very greatly is redundant...</w:t>
      </w:r>
    </w:p>
  </w:comment>
  <w:comment w:id="574" w:author="Windows User" w:date="2015-10-30T08:56:00Z" w:initials="BS">
    <w:p w14:paraId="2C12168E" w14:textId="77777777" w:rsidR="00C61C1A" w:rsidRDefault="00C61C1A">
      <w:pPr>
        <w:pStyle w:val="CommentText"/>
      </w:pPr>
      <w:r>
        <w:rPr>
          <w:rStyle w:val="CommentReference"/>
        </w:rPr>
        <w:annotationRef/>
      </w:r>
      <w:r>
        <w:t>above? in?</w:t>
      </w:r>
    </w:p>
  </w:comment>
  <w:comment w:id="575" w:author="Windows User" w:date="2015-10-30T08:56:00Z" w:initials="BS">
    <w:p w14:paraId="4CF812FD" w14:textId="77777777" w:rsidR="00C61C1A" w:rsidRDefault="00C61C1A">
      <w:pPr>
        <w:pStyle w:val="CommentText"/>
      </w:pPr>
      <w:r>
        <w:rPr>
          <w:rStyle w:val="CommentReference"/>
        </w:rPr>
        <w:annotationRef/>
      </w:r>
      <w:r>
        <w:t>dikeos is usually rended 'righteous'. Is there good cause to use 'just' here?</w:t>
      </w:r>
    </w:p>
  </w:comment>
  <w:comment w:id="576" w:author="Windows User" w:date="2015-10-30T08:56:00Z" w:initials="BS">
    <w:p w14:paraId="63FD3FBC" w14:textId="77777777" w:rsidR="00C61C1A" w:rsidRDefault="00C61C1A">
      <w:pPr>
        <w:pStyle w:val="CommentText"/>
      </w:pPr>
      <w:r>
        <w:rPr>
          <w:rStyle w:val="CommentReference"/>
        </w:rPr>
        <w:annotationRef/>
      </w:r>
      <w:r>
        <w:t>mediated or put into practice?</w:t>
      </w:r>
    </w:p>
  </w:comment>
  <w:comment w:id="577" w:author="Windows User" w:date="2015-10-30T08:56:00Z" w:initials="BS">
    <w:p w14:paraId="0583089C" w14:textId="77777777" w:rsidR="00C61C1A" w:rsidRDefault="00C61C1A">
      <w:pPr>
        <w:pStyle w:val="CommentText"/>
      </w:pPr>
      <w:r>
        <w:rPr>
          <w:rStyle w:val="CommentReference"/>
        </w:rPr>
        <w:annotationRef/>
      </w:r>
      <w:r>
        <w:t>on their lips is a common English expression that seems to have the same meaning as "in their mouths"</w:t>
      </w:r>
    </w:p>
  </w:comment>
  <w:comment w:id="578" w:author="Windows User" w:date="2015-10-30T08:56:00Z" w:initials="BS">
    <w:p w14:paraId="0EEDFF13" w14:textId="77777777" w:rsidR="00C61C1A" w:rsidRDefault="00C61C1A">
      <w:pPr>
        <w:pStyle w:val="CommentText"/>
      </w:pPr>
      <w:r>
        <w:rPr>
          <w:rStyle w:val="CommentReference"/>
        </w:rPr>
        <w:annotationRef/>
      </w:r>
      <w:r>
        <w:t>The tree of immortality would flow better in English.</w:t>
      </w:r>
    </w:p>
  </w:comment>
  <w:comment w:id="579" w:author="Windows User" w:date="2015-10-30T08:56:00Z" w:initials="BS">
    <w:p w14:paraId="5B5F2A6E" w14:textId="77777777" w:rsidR="00C61C1A" w:rsidRDefault="00C61C1A">
      <w:pPr>
        <w:pStyle w:val="CommentText"/>
      </w:pPr>
      <w:r>
        <w:rPr>
          <w:rStyle w:val="CommentReference"/>
        </w:rPr>
        <w:annotationRef/>
      </w:r>
      <w:r>
        <w:t>thoughts or senses?</w:t>
      </w:r>
    </w:p>
  </w:comment>
  <w:comment w:id="580" w:author="Windows User" w:date="2015-10-30T08:56:00Z" w:initials="BS">
    <w:p w14:paraId="6CEBB671" w14:textId="77777777" w:rsidR="00C61C1A" w:rsidRDefault="00C61C1A">
      <w:pPr>
        <w:pStyle w:val="CommentText"/>
      </w:pPr>
      <w:r>
        <w:rPr>
          <w:rStyle w:val="CommentReference"/>
        </w:rPr>
        <w:annotationRef/>
      </w:r>
      <w:r>
        <w:t>lay? set? cast?</w:t>
      </w:r>
    </w:p>
  </w:comment>
  <w:comment w:id="581" w:author="Windows User" w:date="2015-10-30T08:56:00Z" w:initials="BS">
    <w:p w14:paraId="29C31040" w14:textId="77777777" w:rsidR="00C61C1A" w:rsidRDefault="00C61C1A">
      <w:pPr>
        <w:pStyle w:val="CommentText"/>
      </w:pPr>
      <w:r>
        <w:rPr>
          <w:rStyle w:val="CommentReference"/>
        </w:rPr>
        <w:annotationRef/>
      </w:r>
      <w:r>
        <w:t>more common word... does it capture meaning well enough?</w:t>
      </w:r>
    </w:p>
  </w:comment>
  <w:comment w:id="582" w:author="Windows User" w:date="2015-10-30T08:56:00Z" w:initials="BS">
    <w:p w14:paraId="3B534330" w14:textId="77777777" w:rsidR="00C61C1A" w:rsidRDefault="00C61C1A">
      <w:pPr>
        <w:pStyle w:val="CommentText"/>
      </w:pPr>
      <w:r>
        <w:rPr>
          <w:rStyle w:val="CommentReference"/>
        </w:rPr>
        <w:annotationRef/>
      </w:r>
      <w:r>
        <w:t>types?</w:t>
      </w:r>
    </w:p>
  </w:comment>
  <w:comment w:id="590" w:author="Windows User" w:date="2015-10-30T08:56:00Z" w:initials="BS">
    <w:p w14:paraId="04455D69" w14:textId="77777777" w:rsidR="00C61C1A" w:rsidRDefault="00C61C1A">
      <w:pPr>
        <w:pStyle w:val="CommentText"/>
      </w:pPr>
      <w:r>
        <w:rPr>
          <w:rStyle w:val="CommentReference"/>
        </w:rPr>
        <w:annotationRef/>
      </w:r>
      <w:r>
        <w:t>Coptic clearly says beginning... is there anything in it about authority as the other translations have?</w:t>
      </w:r>
    </w:p>
  </w:comment>
  <w:comment w:id="591" w:author="Windows User" w:date="2015-10-30T08:56:00Z" w:initials="BS">
    <w:p w14:paraId="741D37DE" w14:textId="77777777" w:rsidR="00C61C1A" w:rsidRDefault="00C61C1A">
      <w:pPr>
        <w:pStyle w:val="CommentText"/>
      </w:pPr>
      <w:r>
        <w:rPr>
          <w:rStyle w:val="CommentReference"/>
        </w:rPr>
        <w:annotationRef/>
      </w:r>
      <w:r>
        <w:t>risen, or shone?</w:t>
      </w:r>
    </w:p>
  </w:comment>
  <w:comment w:id="598" w:author="Windows User" w:date="2015-10-30T08:56:00Z" w:initials="BS">
    <w:p w14:paraId="1FF53EBB" w14:textId="77777777" w:rsidR="00C61C1A" w:rsidRDefault="00C61C1A">
      <w:pPr>
        <w:pStyle w:val="CommentText"/>
      </w:pPr>
      <w:r>
        <w:rPr>
          <w:rStyle w:val="CommentReference"/>
        </w:rPr>
        <w:annotationRef/>
      </w:r>
      <w:r>
        <w:t>cap?</w:t>
      </w:r>
    </w:p>
  </w:comment>
  <w:comment w:id="599" w:author="Windows User" w:date="2015-10-30T08:56:00Z" w:initials="BS">
    <w:p w14:paraId="1E7441CF" w14:textId="77777777" w:rsidR="00C61C1A" w:rsidRDefault="00C61C1A">
      <w:pPr>
        <w:pStyle w:val="CommentText"/>
      </w:pPr>
      <w:r>
        <w:rPr>
          <w:rStyle w:val="CommentReference"/>
        </w:rPr>
        <w:annotationRef/>
      </w:r>
      <w:r>
        <w:t>save? redeem?</w:t>
      </w:r>
    </w:p>
  </w:comment>
  <w:comment w:id="603" w:author="Windows User" w:date="2015-11-02T09:17:00Z" w:initials="BS">
    <w:p w14:paraId="6D0D6CAD" w14:textId="77777777" w:rsidR="00C61C1A" w:rsidRDefault="00C61C1A" w:rsidP="003B4CB7">
      <w:pPr>
        <w:pStyle w:val="CommentText"/>
      </w:pPr>
      <w:r>
        <w:rPr>
          <w:rStyle w:val="CommentReference"/>
        </w:rPr>
        <w:annotationRef/>
      </w:r>
      <w:r>
        <w:t>need a policy on names formes. Greek or Hebrew? But Coptic doesn't even have Isaiah... Reordered from next vs... ok.</w:t>
      </w:r>
    </w:p>
  </w:comment>
  <w:comment w:id="604" w:author="Windows User" w:date="2015-10-30T08:56:00Z" w:initials="BS">
    <w:p w14:paraId="370F17D1" w14:textId="77777777" w:rsidR="00C61C1A" w:rsidRDefault="00C61C1A">
      <w:pPr>
        <w:pStyle w:val="CommentText"/>
      </w:pPr>
      <w:r>
        <w:rPr>
          <w:rStyle w:val="CommentReference"/>
        </w:rPr>
        <w:annotationRef/>
      </w:r>
      <w:r>
        <w:t>or should " be down here</w:t>
      </w:r>
    </w:p>
  </w:comment>
  <w:comment w:id="608" w:author="Windows User" w:date="2015-10-30T08:56:00Z" w:initials="BS">
    <w:p w14:paraId="59118737" w14:textId="77777777" w:rsidR="00C61C1A" w:rsidRDefault="00C61C1A">
      <w:pPr>
        <w:pStyle w:val="CommentText"/>
      </w:pPr>
      <w:r>
        <w:rPr>
          <w:rStyle w:val="CommentReference"/>
        </w:rPr>
        <w:annotationRef/>
      </w:r>
      <w:r>
        <w:t>was overcame or did overcome? very different...</w:t>
      </w:r>
    </w:p>
  </w:comment>
  <w:comment w:id="612" w:author="Windows User" w:date="2015-10-30T08:56:00Z" w:initials="BS">
    <w:p w14:paraId="107D1E1A" w14:textId="77777777" w:rsidR="00C61C1A" w:rsidRDefault="00C61C1A">
      <w:pPr>
        <w:pStyle w:val="CommentText"/>
      </w:pPr>
      <w:r>
        <w:rPr>
          <w:rStyle w:val="CommentReference"/>
        </w:rPr>
        <w:annotationRef/>
      </w:r>
      <w:r>
        <w:t>awkward, but changing to a perfect man or man perfectly destroys meaning...</w:t>
      </w:r>
    </w:p>
  </w:comment>
  <w:comment w:id="613" w:author="Windows User" w:date="2015-10-30T08:56:00Z" w:initials="BS">
    <w:p w14:paraId="2AF88C1C" w14:textId="77777777" w:rsidR="00C61C1A" w:rsidRDefault="00C61C1A">
      <w:pPr>
        <w:pStyle w:val="CommentText"/>
      </w:pPr>
      <w:r>
        <w:rPr>
          <w:rStyle w:val="CommentReference"/>
        </w:rPr>
        <w:annotationRef/>
      </w:r>
      <w:r>
        <w:t>L.A. is quite different fo rthis vs...</w:t>
      </w:r>
    </w:p>
  </w:comment>
  <w:comment w:id="620" w:author="Windows User" w:date="2015-10-30T08:56:00Z" w:initials="BS">
    <w:p w14:paraId="1C23DEA6" w14:textId="77777777" w:rsidR="00C61C1A" w:rsidRDefault="00C61C1A">
      <w:pPr>
        <w:pStyle w:val="CommentText"/>
      </w:pPr>
      <w:r>
        <w:rPr>
          <w:rStyle w:val="CommentReference"/>
        </w:rPr>
        <w:annotationRef/>
      </w:r>
      <w:r>
        <w:t>and goodwill towards men, or towards men of goodwill?</w:t>
      </w:r>
    </w:p>
  </w:comment>
  <w:comment w:id="621" w:author="Windows User" w:date="2015-10-30T08:56:00Z" w:initials="BS">
    <w:p w14:paraId="27213CEE" w14:textId="77777777" w:rsidR="00C61C1A" w:rsidRDefault="00C61C1A">
      <w:pPr>
        <w:pStyle w:val="CommentText"/>
      </w:pPr>
      <w:r>
        <w:rPr>
          <w:rStyle w:val="CommentReference"/>
        </w:rPr>
        <w:annotationRef/>
      </w:r>
      <w:r>
        <w:t>dividing wall?</w:t>
      </w:r>
    </w:p>
  </w:comment>
  <w:comment w:id="625" w:author="Windows User" w:date="2015-10-30T08:56:00Z" w:initials="BS">
    <w:p w14:paraId="412B39E6" w14:textId="77777777" w:rsidR="00C61C1A" w:rsidRDefault="00C61C1A">
      <w:pPr>
        <w:pStyle w:val="CommentText"/>
      </w:pPr>
      <w:r>
        <w:rPr>
          <w:rStyle w:val="CommentReference"/>
        </w:rPr>
        <w:annotationRef/>
      </w:r>
      <w:r>
        <w:t>what does han mean? can we say teh angels of light?</w:t>
      </w:r>
    </w:p>
  </w:comment>
  <w:comment w:id="626" w:author="Windows User" w:date="2015-10-30T08:56:00Z" w:initials="BS">
    <w:p w14:paraId="3258F250" w14:textId="77777777" w:rsidR="00C61C1A" w:rsidRDefault="00C61C1A">
      <w:pPr>
        <w:pStyle w:val="CommentText"/>
      </w:pPr>
      <w:r>
        <w:rPr>
          <w:rStyle w:val="CommentReference"/>
        </w:rPr>
        <w:annotationRef/>
      </w:r>
      <w:r>
        <w:t>sing hymns to be consistent with above?</w:t>
      </w:r>
    </w:p>
  </w:comment>
  <w:comment w:id="627" w:author="Windows User" w:date="2015-10-30T08:56:00Z" w:initials="BS">
    <w:p w14:paraId="1954C506" w14:textId="77777777" w:rsidR="00C61C1A" w:rsidRDefault="00C61C1A">
      <w:pPr>
        <w:pStyle w:val="CommentText"/>
      </w:pPr>
      <w:r>
        <w:rPr>
          <w:rStyle w:val="CommentReference"/>
        </w:rPr>
        <w:annotationRef/>
      </w:r>
      <w:r>
        <w:t>should be arose to match parallel with next vs... but makes no sense in English. Arose within Mary or shone from Mary.</w:t>
      </w:r>
    </w:p>
  </w:comment>
  <w:comment w:id="628" w:author="Windows User" w:date="2015-10-30T08:56:00Z" w:initials="BS">
    <w:p w14:paraId="6417487A" w14:textId="77777777" w:rsidR="00C61C1A" w:rsidRDefault="00C61C1A">
      <w:pPr>
        <w:pStyle w:val="CommentText"/>
      </w:pPr>
      <w:r>
        <w:rPr>
          <w:rStyle w:val="CommentReference"/>
        </w:rPr>
        <w:annotationRef/>
      </w:r>
      <w:r>
        <w:t>Is "je" enough justification to prepend 'saying'?</w:t>
      </w:r>
    </w:p>
  </w:comment>
  <w:comment w:id="629" w:author="Windows User" w:date="2015-10-30T08:56:00Z" w:initials="BS">
    <w:p w14:paraId="6C444D3B" w14:textId="77777777" w:rsidR="00C61C1A" w:rsidRDefault="00C61C1A">
      <w:pPr>
        <w:pStyle w:val="CommentText"/>
      </w:pPr>
      <w:r>
        <w:rPr>
          <w:rStyle w:val="CommentReference"/>
        </w:rPr>
        <w:annotationRef/>
      </w:r>
      <w:r>
        <w:t>abouna's doxology of prime has 'that' here I think...</w:t>
      </w:r>
    </w:p>
  </w:comment>
  <w:comment w:id="630" w:author="Windows User" w:date="2015-10-30T08:56:00Z" w:initials="BS">
    <w:p w14:paraId="1353B344" w14:textId="77777777" w:rsidR="00C61C1A" w:rsidRDefault="00C61C1A">
      <w:pPr>
        <w:pStyle w:val="CommentText"/>
      </w:pPr>
      <w:r>
        <w:rPr>
          <w:rStyle w:val="CommentReference"/>
        </w:rPr>
        <w:annotationRef/>
      </w:r>
      <w:r>
        <w:t>or "sining"?</w:t>
      </w:r>
    </w:p>
  </w:comment>
  <w:comment w:id="635" w:author="Windows User" w:date="2015-10-30T08:56:00Z" w:initials="BS">
    <w:p w14:paraId="0D1101A9" w14:textId="77777777" w:rsidR="00C61C1A" w:rsidRDefault="00C61C1A">
      <w:pPr>
        <w:pStyle w:val="CommentText"/>
      </w:pPr>
      <w:r>
        <w:rPr>
          <w:rStyle w:val="CommentReference"/>
        </w:rPr>
        <w:annotationRef/>
      </w:r>
      <w:r>
        <w:t>If continuing as one sentence from previous verse, can't repeat 'adam' here.</w:t>
      </w:r>
    </w:p>
  </w:comment>
  <w:comment w:id="636" w:author="Windows User" w:date="2015-10-30T08:56:00Z" w:initials="BS">
    <w:p w14:paraId="60796E95" w14:textId="77777777" w:rsidR="00C61C1A" w:rsidRDefault="00C61C1A">
      <w:pPr>
        <w:pStyle w:val="CommentText"/>
      </w:pPr>
      <w:r>
        <w:rPr>
          <w:rStyle w:val="CommentReference"/>
        </w:rPr>
        <w:annotationRef/>
      </w:r>
      <w:r>
        <w:t>any sense of authority in coptic?</w:t>
      </w:r>
    </w:p>
  </w:comment>
  <w:comment w:id="637" w:author="Windows User" w:date="2015-11-02T12:45:00Z" w:initials="BS">
    <w:p w14:paraId="2D944131" w14:textId="77777777" w:rsidR="00C61C1A" w:rsidRDefault="00C61C1A">
      <w:pPr>
        <w:pStyle w:val="CommentText"/>
      </w:pPr>
      <w:r>
        <w:rPr>
          <w:rStyle w:val="CommentReference"/>
        </w:rPr>
        <w:annotationRef/>
      </w:r>
      <w:r>
        <w:t>or saint mary? I prefer the holy... but we should be consistent one way or the other.</w:t>
      </w:r>
    </w:p>
  </w:comment>
  <w:comment w:id="638" w:author="Windows User" w:date="2015-10-30T08:56:00Z" w:initials="BS">
    <w:p w14:paraId="2B95C054" w14:textId="77777777" w:rsidR="00C61C1A" w:rsidRDefault="00C61C1A">
      <w:pPr>
        <w:pStyle w:val="CommentText"/>
      </w:pPr>
      <w:r>
        <w:rPr>
          <w:rStyle w:val="CommentReference"/>
        </w:rPr>
        <w:annotationRef/>
      </w:r>
      <w:r>
        <w:t>how to express abstract genus of woman or womanhood? race of women doesn't work in modern English, and gender of women doesn't capture it.</w:t>
      </w:r>
    </w:p>
  </w:comment>
  <w:comment w:id="647" w:author="Windows User" w:date="2015-10-30T08:56:00Z" w:initials="BS">
    <w:p w14:paraId="2B0033F4" w14:textId="77777777" w:rsidR="00C61C1A" w:rsidRDefault="00C61C1A">
      <w:pPr>
        <w:pStyle w:val="CommentText"/>
      </w:pPr>
      <w:r>
        <w:rPr>
          <w:rStyle w:val="CommentReference"/>
        </w:rPr>
        <w:annotationRef/>
      </w:r>
      <w:r>
        <w:t>tense is flipping so much vs to vs. Any way to make more consistent?</w:t>
      </w:r>
    </w:p>
  </w:comment>
  <w:comment w:id="648" w:author="Windows User" w:date="2015-11-02T12:41:00Z" w:initials="BS">
    <w:p w14:paraId="41D5DE86" w14:textId="77777777" w:rsidR="00C61C1A" w:rsidRDefault="00C61C1A">
      <w:pPr>
        <w:pStyle w:val="CommentText"/>
      </w:pPr>
      <w:r>
        <w:rPr>
          <w:rStyle w:val="CommentReference"/>
        </w:rPr>
        <w:annotationRef/>
      </w:r>
      <w:r>
        <w:t>cold frost? frosty cold? too many ands.</w:t>
      </w:r>
    </w:p>
  </w:comment>
  <w:comment w:id="649" w:author="Windows User" w:date="2015-10-30T08:56:00Z" w:initials="BS">
    <w:p w14:paraId="44C68E13" w14:textId="77777777" w:rsidR="00C61C1A" w:rsidRDefault="00C61C1A">
      <w:pPr>
        <w:pStyle w:val="CommentText"/>
      </w:pPr>
      <w:r>
        <w:rPr>
          <w:rStyle w:val="CommentReference"/>
        </w:rPr>
        <w:annotationRef/>
      </w:r>
      <w:r>
        <w:t>In is probably more right... I probably shouldn't have changed that...</w:t>
      </w:r>
    </w:p>
  </w:comment>
  <w:comment w:id="664" w:author="Brett Slote" w:date="2015-10-30T08:56:00Z" w:initials="BS">
    <w:p w14:paraId="10454F1D" w14:textId="77777777" w:rsidR="00C61C1A" w:rsidRDefault="00C61C1A">
      <w:pPr>
        <w:pStyle w:val="CommentText"/>
      </w:pPr>
      <w:r>
        <w:rPr>
          <w:rStyle w:val="CommentReference"/>
        </w:rPr>
        <w:annotationRef/>
      </w:r>
      <w:r>
        <w:t>Received or bought?</w:t>
      </w:r>
    </w:p>
  </w:comment>
  <w:comment w:id="667" w:author="Brett Slote" w:date="2015-10-30T08:56:00Z" w:initials="BS">
    <w:p w14:paraId="4DF8C7B4" w14:textId="77777777" w:rsidR="00C61C1A" w:rsidRDefault="00C61C1A">
      <w:pPr>
        <w:pStyle w:val="CommentText"/>
      </w:pPr>
      <w:r>
        <w:rPr>
          <w:rStyle w:val="CommentReference"/>
        </w:rPr>
        <w:annotationRef/>
      </w:r>
      <w:r>
        <w:t>Not hail to you?</w:t>
      </w:r>
    </w:p>
  </w:comment>
  <w:comment w:id="670" w:author="Brett Slote" w:date="2015-10-30T08:56:00Z" w:initials="BS">
    <w:p w14:paraId="5C1218C2" w14:textId="77777777" w:rsidR="00C61C1A" w:rsidRDefault="00C61C1A">
      <w:pPr>
        <w:pStyle w:val="CommentText"/>
      </w:pPr>
      <w:r>
        <w:rPr>
          <w:rStyle w:val="CommentReference"/>
        </w:rPr>
        <w:annotationRef/>
      </w:r>
      <w:r>
        <w:t>Again ‘a’ perfect man loses meaning, but as is sounds awkward.</w:t>
      </w:r>
    </w:p>
  </w:comment>
  <w:comment w:id="673" w:author="Brett Slote" w:date="2015-10-30T08:56:00Z" w:initials="BS">
    <w:p w14:paraId="3D4CB88C" w14:textId="77777777" w:rsidR="00C61C1A" w:rsidRDefault="00C61C1A">
      <w:pPr>
        <w:pStyle w:val="CommentText"/>
      </w:pPr>
      <w:r>
        <w:rPr>
          <w:rStyle w:val="CommentReference"/>
        </w:rPr>
        <w:annotationRef/>
      </w:r>
      <w:r>
        <w:t>Uncircumscript?</w:t>
      </w:r>
    </w:p>
  </w:comment>
  <w:comment w:id="676" w:author="Brett Slote" w:date="2015-10-30T08:56:00Z" w:initials="BS">
    <w:p w14:paraId="4350A62E" w14:textId="77777777" w:rsidR="00C61C1A" w:rsidRDefault="00C61C1A">
      <w:pPr>
        <w:pStyle w:val="CommentText"/>
      </w:pPr>
      <w:r>
        <w:rPr>
          <w:rStyle w:val="CommentReference"/>
        </w:rPr>
        <w:annotationRef/>
      </w:r>
      <w:r>
        <w:t>Orthodox?</w:t>
      </w:r>
    </w:p>
  </w:comment>
  <w:comment w:id="677" w:author="Brett Slote" w:date="2015-10-30T08:56:00Z" w:initials="BS">
    <w:p w14:paraId="08040BF4" w14:textId="77777777" w:rsidR="00C61C1A" w:rsidRDefault="00C61C1A">
      <w:pPr>
        <w:pStyle w:val="CommentText"/>
      </w:pPr>
      <w:r>
        <w:rPr>
          <w:rStyle w:val="CommentReference"/>
        </w:rPr>
        <w:annotationRef/>
      </w:r>
      <w:r>
        <w:t>Faith?</w:t>
      </w:r>
    </w:p>
  </w:comment>
  <w:comment w:id="680" w:author="Brett Slote" w:date="2015-10-30T08:56:00Z" w:initials="BS">
    <w:p w14:paraId="1E4B4FEE" w14:textId="77777777" w:rsidR="00C61C1A" w:rsidRDefault="00C61C1A">
      <w:pPr>
        <w:pStyle w:val="CommentText"/>
      </w:pPr>
      <w:r>
        <w:rPr>
          <w:rStyle w:val="CommentReference"/>
        </w:rPr>
        <w:annotationRef/>
      </w:r>
      <w:r>
        <w:t>Need a consistent policy</w:t>
      </w:r>
    </w:p>
  </w:comment>
  <w:comment w:id="684" w:author="Brett Slote" w:date="2015-10-30T08:56:00Z" w:initials="BS">
    <w:p w14:paraId="4A463175" w14:textId="77777777" w:rsidR="00C61C1A" w:rsidRDefault="00C61C1A">
      <w:pPr>
        <w:pStyle w:val="CommentText"/>
      </w:pPr>
      <w:r>
        <w:rPr>
          <w:rStyle w:val="CommentReference"/>
        </w:rPr>
        <w:annotationRef/>
      </w:r>
      <w:r>
        <w:t>Ramez, He or Him?</w:t>
      </w:r>
    </w:p>
  </w:comment>
  <w:comment w:id="685" w:author="Brett Slote" w:date="2015-10-30T08:56:00Z" w:initials="BS">
    <w:p w14:paraId="01E420BC" w14:textId="77777777" w:rsidR="00C61C1A" w:rsidRDefault="00C61C1A">
      <w:pPr>
        <w:pStyle w:val="CommentText"/>
      </w:pPr>
      <w:r>
        <w:rPr>
          <w:rStyle w:val="CommentReference"/>
        </w:rPr>
        <w:annotationRef/>
      </w:r>
      <w:r>
        <w:t>On? By?</w:t>
      </w:r>
    </w:p>
  </w:comment>
  <w:comment w:id="686" w:author="Windows User" w:date="2015-11-21T13:15:00Z" w:initials="WU">
    <w:p w14:paraId="4BEB75B4" w14:textId="201EED17" w:rsidR="00C61C1A" w:rsidRDefault="00C61C1A">
      <w:pPr>
        <w:pStyle w:val="CommentText"/>
      </w:pPr>
      <w:r>
        <w:rPr>
          <w:rStyle w:val="CommentReference"/>
        </w:rPr>
        <w:annotationRef/>
      </w:r>
      <w:r>
        <w:t>check</w:t>
      </w:r>
    </w:p>
  </w:comment>
  <w:comment w:id="691" w:author="Windows User" w:date="2015-10-30T08:56:00Z" w:initials="BS">
    <w:p w14:paraId="27C88DDC" w14:textId="77777777" w:rsidR="00C61C1A" w:rsidRDefault="00C61C1A">
      <w:pPr>
        <w:pStyle w:val="CommentText"/>
      </w:pPr>
      <w:r>
        <w:rPr>
          <w:rStyle w:val="CommentReference"/>
        </w:rPr>
        <w:annotationRef/>
      </w:r>
      <w:r>
        <w:t>Are the breaths referring to the inspiration of scripture, as the other translations have, or the breath of creation cf gn 1?</w:t>
      </w:r>
    </w:p>
  </w:comment>
  <w:comment w:id="692" w:author="Windows User" w:date="2015-10-30T08:56:00Z" w:initials="BS">
    <w:p w14:paraId="53F7084A" w14:textId="77777777" w:rsidR="00C61C1A" w:rsidRDefault="00C61C1A">
      <w:pPr>
        <w:pStyle w:val="CommentText"/>
      </w:pPr>
      <w:r>
        <w:rPr>
          <w:rStyle w:val="CommentReference"/>
        </w:rPr>
        <w:annotationRef/>
      </w:r>
      <w:r>
        <w:t>When we love the Name of our Lord Jesus Christ, the Name of Salvation...</w:t>
      </w:r>
    </w:p>
  </w:comment>
  <w:comment w:id="693" w:author="Windows User" w:date="2015-10-30T08:56:00Z" w:initials="BS">
    <w:p w14:paraId="4705E7C8" w14:textId="77777777" w:rsidR="00C61C1A" w:rsidRDefault="00C61C1A">
      <w:pPr>
        <w:pStyle w:val="CommentText"/>
      </w:pPr>
      <w:r>
        <w:rPr>
          <w:rStyle w:val="CommentReference"/>
        </w:rPr>
        <w:annotationRef/>
      </w:r>
      <w:r>
        <w:t>adjective? severe?</w:t>
      </w:r>
    </w:p>
  </w:comment>
  <w:comment w:id="700" w:author="Windows User" w:date="2015-11-21T13:15:00Z" w:initials="WU">
    <w:p w14:paraId="5D7A5708" w14:textId="27F5BDCC" w:rsidR="00C61C1A" w:rsidRDefault="00C61C1A">
      <w:pPr>
        <w:pStyle w:val="CommentText"/>
      </w:pPr>
      <w:r>
        <w:rPr>
          <w:rStyle w:val="CommentReference"/>
        </w:rPr>
        <w:annotationRef/>
      </w:r>
      <w:r>
        <w:t>check</w:t>
      </w:r>
    </w:p>
  </w:comment>
  <w:comment w:id="702" w:author="Windows User" w:date="2015-10-30T08:56:00Z" w:initials="BS">
    <w:p w14:paraId="4899C8E2" w14:textId="77777777" w:rsidR="00C61C1A" w:rsidRDefault="00C61C1A">
      <w:pPr>
        <w:pStyle w:val="CommentText"/>
      </w:pPr>
      <w:r>
        <w:rPr>
          <w:rStyle w:val="CommentReference"/>
        </w:rPr>
        <w:annotationRef/>
      </w:r>
      <w:r>
        <w:t>too literal?</w:t>
      </w:r>
    </w:p>
  </w:comment>
  <w:comment w:id="705" w:author="Windows User" w:date="2015-10-30T08:56:00Z" w:initials="BS">
    <w:p w14:paraId="4EBC6F27" w14:textId="77777777" w:rsidR="00C61C1A" w:rsidRDefault="00C61C1A">
      <w:pPr>
        <w:pStyle w:val="CommentText"/>
      </w:pPr>
      <w:r>
        <w:rPr>
          <w:rStyle w:val="CommentReference"/>
        </w:rPr>
        <w:annotationRef/>
      </w:r>
      <w:r>
        <w:t>awkward</w:t>
      </w:r>
    </w:p>
  </w:comment>
  <w:comment w:id="706" w:author="Windows User" w:date="2015-10-30T08:56:00Z" w:initials="BS">
    <w:p w14:paraId="2E00F7F9" w14:textId="77777777" w:rsidR="00C61C1A" w:rsidRDefault="00C61C1A">
      <w:pPr>
        <w:pStyle w:val="CommentText"/>
      </w:pPr>
      <w:r>
        <w:rPr>
          <w:rStyle w:val="CommentReference"/>
        </w:rPr>
        <w:annotationRef/>
      </w:r>
      <w:r>
        <w:t>sits, less literal, but more clear?</w:t>
      </w:r>
    </w:p>
  </w:comment>
  <w:comment w:id="707" w:author="Windows User" w:date="2015-10-30T08:56:00Z" w:initials="BS">
    <w:p w14:paraId="7635C5E6" w14:textId="77777777" w:rsidR="00C61C1A" w:rsidRDefault="00C61C1A">
      <w:pPr>
        <w:pStyle w:val="CommentText"/>
      </w:pPr>
      <w:r>
        <w:rPr>
          <w:rStyle w:val="CommentReference"/>
        </w:rPr>
        <w:annotationRef/>
      </w:r>
      <w:r>
        <w:t>awkward</w:t>
      </w:r>
    </w:p>
  </w:comment>
  <w:comment w:id="709" w:author="Windows User" w:date="2015-10-30T08:56:00Z" w:initials="BS">
    <w:p w14:paraId="07F5FC79" w14:textId="77777777" w:rsidR="00C61C1A" w:rsidRDefault="00C61C1A">
      <w:pPr>
        <w:pStyle w:val="CommentText"/>
      </w:pPr>
      <w:r>
        <w:rPr>
          <w:rStyle w:val="CommentReference"/>
        </w:rPr>
        <w:annotationRef/>
      </w:r>
      <w:r>
        <w:t>terribly awkward</w:t>
      </w:r>
    </w:p>
  </w:comment>
  <w:comment w:id="710" w:author="Windows User" w:date="2015-11-21T13:16:00Z" w:initials="WU">
    <w:p w14:paraId="197F0F42" w14:textId="5078F6FA" w:rsidR="00C61C1A" w:rsidRDefault="00C61C1A">
      <w:pPr>
        <w:pStyle w:val="CommentText"/>
      </w:pPr>
      <w:r>
        <w:rPr>
          <w:rStyle w:val="CommentReference"/>
        </w:rPr>
        <w:annotationRef/>
      </w:r>
      <w:r>
        <w:t>check</w:t>
      </w:r>
    </w:p>
  </w:comment>
  <w:comment w:id="711" w:author="Windows User" w:date="2015-11-21T13:16:00Z" w:initials="WU">
    <w:p w14:paraId="4BA7ACF0" w14:textId="3D32F115" w:rsidR="00C61C1A" w:rsidRDefault="00C61C1A">
      <w:pPr>
        <w:pStyle w:val="CommentText"/>
      </w:pPr>
      <w:r>
        <w:rPr>
          <w:rStyle w:val="CommentReference"/>
        </w:rPr>
        <w:annotationRef/>
      </w:r>
      <w:r>
        <w:t>check</w:t>
      </w:r>
    </w:p>
  </w:comment>
  <w:comment w:id="712" w:author="Windows User" w:date="2015-11-21T13:16:00Z" w:initials="WU">
    <w:p w14:paraId="6657783C" w14:textId="2A8AC09D" w:rsidR="00C61C1A" w:rsidRDefault="00C61C1A">
      <w:pPr>
        <w:pStyle w:val="CommentText"/>
      </w:pPr>
      <w:r>
        <w:rPr>
          <w:rStyle w:val="CommentReference"/>
        </w:rPr>
        <w:annotationRef/>
      </w:r>
      <w:r>
        <w:t>check</w:t>
      </w:r>
    </w:p>
  </w:comment>
  <w:comment w:id="713" w:author="Windows User" w:date="2015-11-21T13:16:00Z" w:initials="WU">
    <w:p w14:paraId="280C2333" w14:textId="7D468F5B" w:rsidR="00C61C1A" w:rsidRDefault="00C61C1A">
      <w:pPr>
        <w:pStyle w:val="CommentText"/>
      </w:pPr>
      <w:r>
        <w:rPr>
          <w:rStyle w:val="CommentReference"/>
        </w:rPr>
        <w:annotationRef/>
      </w:r>
      <w:r>
        <w:t>check</w:t>
      </w:r>
    </w:p>
  </w:comment>
  <w:comment w:id="715" w:author="Windows User" w:date="2015-10-30T08:56:00Z" w:initials="BS">
    <w:p w14:paraId="02E36170" w14:textId="77777777" w:rsidR="00C61C1A" w:rsidRDefault="00C61C1A">
      <w:pPr>
        <w:pStyle w:val="CommentText"/>
      </w:pPr>
      <w:r>
        <w:rPr>
          <w:rStyle w:val="CommentReference"/>
        </w:rPr>
        <w:annotationRef/>
      </w:r>
      <w:r>
        <w:t>sat?</w:t>
      </w:r>
    </w:p>
  </w:comment>
  <w:comment w:id="716" w:author="Windows User" w:date="2015-11-21T13:17:00Z" w:initials="WU">
    <w:p w14:paraId="16F69644" w14:textId="555FDE59" w:rsidR="00C61C1A" w:rsidRDefault="00C61C1A">
      <w:pPr>
        <w:pStyle w:val="CommentText"/>
      </w:pPr>
      <w:r>
        <w:rPr>
          <w:rStyle w:val="CommentReference"/>
        </w:rPr>
        <w:annotationRef/>
      </w:r>
      <w:r>
        <w:t>check</w:t>
      </w:r>
    </w:p>
  </w:comment>
  <w:comment w:id="717" w:author="Windows User" w:date="2015-11-21T13:17:00Z" w:initials="WU">
    <w:p w14:paraId="59E1ECCC" w14:textId="61291C66" w:rsidR="00C61C1A" w:rsidRDefault="00C61C1A">
      <w:pPr>
        <w:pStyle w:val="CommentText"/>
      </w:pPr>
      <w:r>
        <w:rPr>
          <w:rStyle w:val="CommentReference"/>
        </w:rPr>
        <w:annotationRef/>
      </w:r>
      <w:r>
        <w:t>check</w:t>
      </w:r>
    </w:p>
  </w:comment>
  <w:comment w:id="720" w:author="Windows User" w:date="2015-10-30T08:56:00Z" w:initials="BS">
    <w:p w14:paraId="681DB0FE" w14:textId="77777777" w:rsidR="00C61C1A" w:rsidRDefault="00C61C1A">
      <w:pPr>
        <w:pStyle w:val="CommentText"/>
      </w:pPr>
      <w:r>
        <w:rPr>
          <w:rStyle w:val="CommentReference"/>
        </w:rPr>
        <w:annotationRef/>
      </w:r>
      <w:r>
        <w:t>entered and come forth, or entered through it?</w:t>
      </w:r>
    </w:p>
  </w:comment>
  <w:comment w:id="721" w:author="Windows User" w:date="2015-10-30T08:56:00Z" w:initials="BS">
    <w:p w14:paraId="561C0007" w14:textId="77777777" w:rsidR="00C61C1A" w:rsidRDefault="00C61C1A">
      <w:pPr>
        <w:pStyle w:val="CommentText"/>
      </w:pPr>
      <w:r>
        <w:rPr>
          <w:rStyle w:val="CommentReference"/>
        </w:rPr>
        <w:annotationRef/>
      </w:r>
      <w:r>
        <w:t>appearing?</w:t>
      </w:r>
    </w:p>
  </w:comment>
  <w:comment w:id="722" w:author="Windows User" w:date="2015-10-30T08:56:00Z" w:initials="BS">
    <w:p w14:paraId="0B39F1C6" w14:textId="77777777" w:rsidR="00C61C1A" w:rsidRDefault="00C61C1A">
      <w:pPr>
        <w:pStyle w:val="CommentText"/>
      </w:pPr>
      <w:r>
        <w:rPr>
          <w:rStyle w:val="CommentReference"/>
        </w:rPr>
        <w:annotationRef/>
      </w:r>
      <w:r>
        <w:t>He</w:t>
      </w:r>
    </w:p>
  </w:comment>
  <w:comment w:id="727" w:author="Windows User" w:date="2015-10-30T08:56:00Z" w:initials="BS">
    <w:p w14:paraId="48FCFB9E" w14:textId="77777777" w:rsidR="00C61C1A" w:rsidRDefault="00C61C1A">
      <w:pPr>
        <w:pStyle w:val="CommentText"/>
      </w:pPr>
      <w:r>
        <w:rPr>
          <w:rStyle w:val="CommentReference"/>
        </w:rPr>
        <w:annotationRef/>
      </w:r>
      <w:r>
        <w:t>I feel like upon sounds better here and below</w:t>
      </w:r>
    </w:p>
  </w:comment>
  <w:comment w:id="728" w:author="Windows User" w:date="2015-10-30T08:56:00Z" w:initials="BS">
    <w:p w14:paraId="2C4DA934" w14:textId="77777777" w:rsidR="00C61C1A" w:rsidRDefault="00C61C1A">
      <w:pPr>
        <w:pStyle w:val="CommentText"/>
      </w:pPr>
      <w:r>
        <w:rPr>
          <w:rStyle w:val="CommentReference"/>
        </w:rPr>
        <w:annotationRef/>
      </w:r>
      <w:r>
        <w:t>For forty days</w:t>
      </w:r>
    </w:p>
  </w:comment>
  <w:comment w:id="729" w:author="Windows User" w:date="2015-10-30T08:56:00Z" w:initials="BS">
    <w:p w14:paraId="3A60EA56" w14:textId="77777777" w:rsidR="00C61C1A" w:rsidRDefault="00C61C1A">
      <w:pPr>
        <w:pStyle w:val="CommentText"/>
      </w:pPr>
      <w:r>
        <w:rPr>
          <w:rStyle w:val="CommentReference"/>
        </w:rPr>
        <w:annotationRef/>
      </w:r>
      <w:r>
        <w:t>awkward. Crush under our feet or crush within us? Even if feet not literally there, needed to complete the implied thought in english.</w:t>
      </w:r>
    </w:p>
  </w:comment>
  <w:comment w:id="735" w:author="Windows User" w:date="2015-10-30T08:56:00Z" w:initials="BS">
    <w:p w14:paraId="330AB2CB" w14:textId="77777777" w:rsidR="00C61C1A" w:rsidRDefault="00C61C1A">
      <w:pPr>
        <w:pStyle w:val="CommentText"/>
      </w:pPr>
      <w:r>
        <w:rPr>
          <w:rStyle w:val="CommentReference"/>
        </w:rPr>
        <w:annotationRef/>
      </w:r>
      <w:r>
        <w:t>a? I know virgin doesn't sound right. Nor virginal. But a virgin seems to cheapen the thought...</w:t>
      </w:r>
    </w:p>
  </w:comment>
  <w:comment w:id="737" w:author="Windows User" w:date="2015-10-30T08:56:00Z" w:initials="BS">
    <w:p w14:paraId="3C79EF83" w14:textId="77777777" w:rsidR="00C61C1A" w:rsidRDefault="00C61C1A">
      <w:pPr>
        <w:pStyle w:val="CommentText"/>
      </w:pPr>
      <w:r>
        <w:rPr>
          <w:rStyle w:val="CommentReference"/>
        </w:rPr>
        <w:annotationRef/>
      </w:r>
      <w:r>
        <w:t>annulled has connotation from catholicism of never having been. I like abolished better. Sounds more poetic like too.</w:t>
      </w:r>
    </w:p>
  </w:comment>
  <w:comment w:id="740" w:author="Windows User" w:date="2015-10-30T08:56:00Z" w:initials="BS">
    <w:p w14:paraId="2CE63F4B" w14:textId="77777777" w:rsidR="00C61C1A" w:rsidRDefault="00C61C1A">
      <w:pPr>
        <w:pStyle w:val="CommentText"/>
      </w:pPr>
      <w:r>
        <w:rPr>
          <w:rStyle w:val="CommentReference"/>
        </w:rPr>
        <w:annotationRef/>
      </w:r>
      <w:r>
        <w:t>yes, it is a continuous thought. But this and next are complete sentences in themselves.</w:t>
      </w:r>
    </w:p>
  </w:comment>
  <w:comment w:id="741" w:author="Windows User" w:date="2015-10-30T08:56:00Z" w:initials="BS">
    <w:p w14:paraId="1816FDC2" w14:textId="77777777" w:rsidR="00C61C1A" w:rsidRDefault="00C61C1A">
      <w:pPr>
        <w:pStyle w:val="CommentText"/>
      </w:pPr>
      <w:r>
        <w:rPr>
          <w:rStyle w:val="CommentReference"/>
        </w:rPr>
        <w:annotationRef/>
      </w:r>
      <w:r>
        <w:t>revealed almost makes sense here... but not with the next line having "said"</w:t>
      </w:r>
    </w:p>
  </w:comment>
  <w:comment w:id="742" w:author="Windows User" w:date="2015-10-30T08:56:00Z" w:initials="BS">
    <w:p w14:paraId="4511C954" w14:textId="77777777" w:rsidR="00C61C1A" w:rsidRDefault="00C61C1A">
      <w:pPr>
        <w:pStyle w:val="CommentText"/>
      </w:pPr>
      <w:r>
        <w:rPr>
          <w:rStyle w:val="CommentReference"/>
        </w:rPr>
        <w:annotationRef/>
      </w:r>
      <w:r>
        <w:t>repeat quotes or contiguious?</w:t>
      </w:r>
    </w:p>
  </w:comment>
  <w:comment w:id="743" w:author="Windows User" w:date="2015-10-30T08:56:00Z" w:initials="BS">
    <w:p w14:paraId="56656ACA" w14:textId="77777777" w:rsidR="00C61C1A" w:rsidRDefault="00C61C1A">
      <w:pPr>
        <w:pStyle w:val="CommentText"/>
      </w:pPr>
      <w:r>
        <w:rPr>
          <w:rStyle w:val="CommentReference"/>
        </w:rPr>
        <w:annotationRef/>
      </w:r>
      <w:r>
        <w:t>in strength?</w:t>
      </w:r>
    </w:p>
  </w:comment>
  <w:comment w:id="744" w:author="Windows User" w:date="2015-10-30T08:56:00Z" w:initials="BS">
    <w:p w14:paraId="0BBEA7F8" w14:textId="77777777" w:rsidR="00C61C1A" w:rsidRDefault="00C61C1A">
      <w:pPr>
        <w:pStyle w:val="CommentText"/>
      </w:pPr>
      <w:r>
        <w:rPr>
          <w:rStyle w:val="CommentReference"/>
        </w:rPr>
        <w:annotationRef/>
      </w:r>
      <w:r>
        <w:t>in the tune it just sounds more emphatic dropping the "both"</w:t>
      </w:r>
    </w:p>
  </w:comment>
  <w:comment w:id="746" w:author="Windows User" w:date="2015-10-30T08:56:00Z" w:initials="BS">
    <w:p w14:paraId="2C3E8DBE" w14:textId="77777777" w:rsidR="00C61C1A" w:rsidRDefault="00C61C1A">
      <w:pPr>
        <w:pStyle w:val="CommentText"/>
      </w:pPr>
      <w:r>
        <w:rPr>
          <w:rStyle w:val="CommentReference"/>
        </w:rPr>
        <w:annotationRef/>
      </w:r>
      <w:r>
        <w:t>theotokos, not mav em ef Nooti</w:t>
      </w:r>
    </w:p>
  </w:comment>
  <w:comment w:id="747" w:author="Windows User" w:date="2015-10-30T08:56:00Z" w:initials="BS">
    <w:p w14:paraId="76D071C9" w14:textId="77777777" w:rsidR="00C61C1A" w:rsidRDefault="00C61C1A">
      <w:pPr>
        <w:pStyle w:val="CommentText"/>
      </w:pPr>
      <w:r>
        <w:rPr>
          <w:rStyle w:val="CommentReference"/>
        </w:rPr>
        <w:annotationRef/>
      </w:r>
      <w:r>
        <w:t>in?</w:t>
      </w:r>
    </w:p>
  </w:comment>
  <w:comment w:id="749" w:author="Windows User" w:date="2015-10-30T08:56:00Z" w:initials="BS">
    <w:p w14:paraId="35AA1BF7" w14:textId="77777777" w:rsidR="00C61C1A" w:rsidRDefault="00C61C1A">
      <w:pPr>
        <w:pStyle w:val="CommentText"/>
      </w:pPr>
      <w:r>
        <w:rPr>
          <w:rStyle w:val="CommentReference"/>
        </w:rPr>
        <w:annotationRef/>
      </w:r>
      <w:r>
        <w:t>it's literally "And" but that leaves too much grammatical ambiguity that tends towards nonsensical parsing.</w:t>
      </w:r>
    </w:p>
  </w:comment>
  <w:comment w:id="750" w:author="Windows User" w:date="2015-10-30T08:56:00Z" w:initials="BS">
    <w:p w14:paraId="59FF9497" w14:textId="77777777" w:rsidR="00C61C1A" w:rsidRDefault="00C61C1A">
      <w:pPr>
        <w:pStyle w:val="CommentText"/>
      </w:pPr>
      <w:r>
        <w:rPr>
          <w:rStyle w:val="CommentReference"/>
        </w:rPr>
        <w:annotationRef/>
      </w:r>
      <w:r>
        <w:t>tense?</w:t>
      </w:r>
    </w:p>
  </w:comment>
  <w:comment w:id="752" w:author="Windows User" w:date="2015-10-30T08:56:00Z" w:initials="BS">
    <w:p w14:paraId="3CF45818" w14:textId="77777777" w:rsidR="00C61C1A" w:rsidRDefault="00C61C1A">
      <w:pPr>
        <w:pStyle w:val="CommentText"/>
      </w:pPr>
      <w:r>
        <w:rPr>
          <w:rStyle w:val="CommentReference"/>
        </w:rPr>
        <w:annotationRef/>
      </w:r>
      <w:r>
        <w:t>too far for a pronoun</w:t>
      </w:r>
    </w:p>
  </w:comment>
  <w:comment w:id="753" w:author="Windows User" w:date="2015-10-30T08:56:00Z" w:initials="BS">
    <w:p w14:paraId="04E47880" w14:textId="77777777" w:rsidR="00C61C1A" w:rsidRDefault="00C61C1A">
      <w:pPr>
        <w:pStyle w:val="CommentText"/>
      </w:pPr>
      <w:r>
        <w:rPr>
          <w:rStyle w:val="CommentReference"/>
        </w:rPr>
        <w:annotationRef/>
      </w:r>
      <w:r>
        <w:t>deemed or made?</w:t>
      </w:r>
    </w:p>
  </w:comment>
  <w:comment w:id="755" w:author="Windows User" w:date="2015-10-30T08:56:00Z" w:initials="BS">
    <w:p w14:paraId="4BEF6991" w14:textId="77777777" w:rsidR="00C61C1A" w:rsidRDefault="00C61C1A">
      <w:pPr>
        <w:pStyle w:val="CommentText"/>
      </w:pPr>
      <w:r>
        <w:rPr>
          <w:rStyle w:val="CommentReference"/>
        </w:rPr>
        <w:annotationRef/>
      </w:r>
      <w:r>
        <w:t>coptic is heavens of heavens, but we usually say heaven of heavens.</w:t>
      </w:r>
    </w:p>
  </w:comment>
  <w:comment w:id="757" w:author="Windows User" w:date="2015-10-30T08:56:00Z" w:initials="BS">
    <w:p w14:paraId="3AB1B9D1" w14:textId="77777777" w:rsidR="00C61C1A" w:rsidRDefault="00C61C1A">
      <w:pPr>
        <w:pStyle w:val="CommentText"/>
      </w:pPr>
      <w:r>
        <w:rPr>
          <w:rStyle w:val="CommentReference"/>
        </w:rPr>
        <w:annotationRef/>
      </w:r>
      <w:r>
        <w:t>rises or shines?</w:t>
      </w:r>
    </w:p>
  </w:comment>
  <w:comment w:id="760" w:author="Windows User" w:date="2015-10-30T08:56:00Z" w:initials="BS">
    <w:p w14:paraId="4F324E1B" w14:textId="77777777" w:rsidR="00C61C1A" w:rsidRDefault="00C61C1A">
      <w:pPr>
        <w:pStyle w:val="CommentText"/>
      </w:pPr>
      <w:r>
        <w:rPr>
          <w:rStyle w:val="CommentReference"/>
        </w:rPr>
        <w:annotationRef/>
      </w:r>
      <w:r>
        <w:t>destroyed or damaged?</w:t>
      </w:r>
    </w:p>
  </w:comment>
  <w:comment w:id="765" w:author="Windows User" w:date="2015-10-30T08:56:00Z" w:initials="BS">
    <w:p w14:paraId="79923BFC" w14:textId="77777777" w:rsidR="00C61C1A" w:rsidRDefault="00C61C1A">
      <w:pPr>
        <w:pStyle w:val="CommentText"/>
      </w:pPr>
      <w:r>
        <w:rPr>
          <w:rStyle w:val="CommentReference"/>
        </w:rPr>
        <w:annotationRef/>
      </w:r>
      <w:r>
        <w:t>servant, or slave?</w:t>
      </w:r>
    </w:p>
  </w:comment>
  <w:comment w:id="766" w:author="Windows User" w:date="2015-10-30T08:56:00Z" w:initials="BS">
    <w:p w14:paraId="7A143CF0" w14:textId="77777777" w:rsidR="00C61C1A" w:rsidRDefault="00C61C1A">
      <w:pPr>
        <w:pStyle w:val="CommentText"/>
      </w:pPr>
      <w:r>
        <w:rPr>
          <w:rStyle w:val="CommentReference"/>
        </w:rPr>
        <w:annotationRef/>
      </w:r>
      <w:r>
        <w:t>Feels way too literal</w:t>
      </w:r>
    </w:p>
  </w:comment>
  <w:comment w:id="767" w:author="Windows User" w:date="2015-11-21T13:18:00Z" w:initials="WU">
    <w:p w14:paraId="013367B3" w14:textId="1342797D" w:rsidR="00C61C1A" w:rsidRDefault="00C61C1A">
      <w:pPr>
        <w:pStyle w:val="CommentText"/>
      </w:pPr>
      <w:r>
        <w:rPr>
          <w:rStyle w:val="CommentReference"/>
        </w:rPr>
        <w:annotationRef/>
      </w:r>
      <w:r>
        <w:t>check</w:t>
      </w:r>
    </w:p>
  </w:comment>
  <w:comment w:id="773" w:author="Windows User" w:date="2015-10-30T08:56:00Z" w:initials="BS">
    <w:p w14:paraId="7572AFE8" w14:textId="77777777" w:rsidR="00C61C1A" w:rsidRDefault="00C61C1A">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5" w:author="Windows User" w:date="2015-10-30T08:56:00Z" w:initials="BS">
    <w:p w14:paraId="4BD346B3" w14:textId="77777777" w:rsidR="00C61C1A" w:rsidRDefault="00C61C1A">
      <w:pPr>
        <w:pStyle w:val="CommentText"/>
      </w:pPr>
      <w:r>
        <w:rPr>
          <w:rStyle w:val="CommentReference"/>
        </w:rPr>
        <w:annotationRef/>
      </w:r>
      <w:r>
        <w:t>was incarnate or took flesh? Need a decision for this common phrase.</w:t>
      </w:r>
    </w:p>
  </w:comment>
  <w:comment w:id="777" w:author="Windows User" w:date="2015-10-30T08:56:00Z" w:initials="BS">
    <w:p w14:paraId="034C1EC4" w14:textId="77777777" w:rsidR="00C61C1A" w:rsidRDefault="00C61C1A">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82" w:author="Windows User" w:date="2015-10-30T08:56:00Z" w:initials="BS">
    <w:p w14:paraId="1A450199" w14:textId="77777777" w:rsidR="00C61C1A" w:rsidRDefault="00C61C1A">
      <w:pPr>
        <w:pStyle w:val="CommentText"/>
      </w:pPr>
      <w:r>
        <w:rPr>
          <w:rStyle w:val="CommentReference"/>
        </w:rPr>
        <w:annotationRef/>
      </w:r>
      <w:r>
        <w:t>Altar/The place where the Sacrifice is offered, is clearly not right. But Temple? Or Holy of Holies?</w:t>
      </w:r>
    </w:p>
  </w:comment>
  <w:comment w:id="785" w:author="Windows User" w:date="2015-10-30T08:56:00Z" w:initials="BS">
    <w:p w14:paraId="645B0D7E" w14:textId="77777777" w:rsidR="00C61C1A" w:rsidRDefault="00C61C1A">
      <w:pPr>
        <w:pStyle w:val="CommentText"/>
      </w:pPr>
      <w:r>
        <w:rPr>
          <w:rStyle w:val="CommentReference"/>
        </w:rPr>
        <w:annotationRef/>
      </w:r>
      <w:r>
        <w:t>I think infinite captures the meaning of uncircumscript in a more approachable way.</w:t>
      </w:r>
    </w:p>
  </w:comment>
  <w:comment w:id="786" w:author="Windows User" w:date="2015-10-30T08:56:00Z" w:initials="BS">
    <w:p w14:paraId="1421937C" w14:textId="77777777" w:rsidR="00C61C1A" w:rsidRDefault="00C61C1A">
      <w:pPr>
        <w:pStyle w:val="CommentText"/>
      </w:pPr>
      <w:r>
        <w:rPr>
          <w:rStyle w:val="CommentReference"/>
        </w:rPr>
        <w:annotationRef/>
      </w:r>
      <w:r>
        <w:t>net or hook?</w:t>
      </w:r>
    </w:p>
  </w:comment>
  <w:comment w:id="787" w:author="Windows User" w:date="2015-10-30T08:56:00Z" w:initials="BS">
    <w:p w14:paraId="6723C76C" w14:textId="77777777" w:rsidR="00C61C1A" w:rsidRDefault="00C61C1A">
      <w:pPr>
        <w:pStyle w:val="CommentText"/>
      </w:pPr>
      <w:r>
        <w:rPr>
          <w:rStyle w:val="CommentReference"/>
        </w:rPr>
        <w:annotationRef/>
      </w:r>
      <w:r>
        <w:t>Instructing them in the worship?</w:t>
      </w:r>
    </w:p>
  </w:comment>
  <w:comment w:id="788" w:author="Windows User" w:date="2015-10-30T08:56:00Z" w:initials="BS">
    <w:p w14:paraId="62A67018" w14:textId="77777777" w:rsidR="00C61C1A" w:rsidRDefault="00C61C1A">
      <w:pPr>
        <w:pStyle w:val="CommentText"/>
      </w:pPr>
      <w:r>
        <w:rPr>
          <w:rStyle w:val="CommentReference"/>
        </w:rPr>
        <w:annotationRef/>
      </w:r>
      <w:r>
        <w:t>what does this mean?</w:t>
      </w:r>
    </w:p>
  </w:comment>
  <w:comment w:id="789" w:author="Windows User" w:date="2015-10-30T08:56:00Z" w:initials="BS">
    <w:p w14:paraId="26273E35" w14:textId="77777777" w:rsidR="00C61C1A" w:rsidRDefault="00C61C1A">
      <w:pPr>
        <w:pStyle w:val="CommentText"/>
      </w:pPr>
      <w:r>
        <w:rPr>
          <w:rStyle w:val="CommentReference"/>
        </w:rPr>
        <w:annotationRef/>
      </w:r>
      <w:r>
        <w:t>Path? Or Way? i.e. Christ?</w:t>
      </w:r>
    </w:p>
  </w:comment>
  <w:comment w:id="790" w:author="Windows User" w:date="2015-10-30T08:56:00Z" w:initials="BS">
    <w:p w14:paraId="4A8A49E6" w14:textId="77777777" w:rsidR="00C61C1A" w:rsidRDefault="00C61C1A">
      <w:pPr>
        <w:pStyle w:val="CommentText"/>
      </w:pPr>
      <w:r>
        <w:rPr>
          <w:rStyle w:val="CommentReference"/>
        </w:rPr>
        <w:annotationRef/>
      </w:r>
      <w:r>
        <w:t>forward to? Or towards?</w:t>
      </w:r>
    </w:p>
  </w:comment>
  <w:comment w:id="791" w:author="Windows User" w:date="2015-10-30T08:56:00Z" w:initials="BS">
    <w:p w14:paraId="3641E3CF" w14:textId="77777777" w:rsidR="00C61C1A" w:rsidRDefault="00C61C1A">
      <w:pPr>
        <w:pStyle w:val="CommentText"/>
      </w:pPr>
      <w:r>
        <w:rPr>
          <w:rStyle w:val="CommentReference"/>
        </w:rPr>
        <w:annotationRef/>
      </w:r>
      <w:r>
        <w:t>gladness</w:t>
      </w:r>
    </w:p>
  </w:comment>
  <w:comment w:id="796" w:author="Windows User" w:date="2015-10-30T08:56:00Z" w:initials="BS">
    <w:p w14:paraId="18CD3B37" w14:textId="77777777" w:rsidR="00C61C1A" w:rsidRDefault="00C61C1A">
      <w:pPr>
        <w:pStyle w:val="CommentText"/>
      </w:pPr>
      <w:r>
        <w:rPr>
          <w:rStyle w:val="CommentReference"/>
        </w:rPr>
        <w:annotationRef/>
      </w:r>
      <w:r>
        <w:t>Inclined to switch to L.A. ordering, but probably better to be consistent with Black.</w:t>
      </w:r>
    </w:p>
  </w:comment>
  <w:comment w:id="797" w:author="Windows User" w:date="2015-10-30T08:56:00Z" w:initials="BS">
    <w:p w14:paraId="14657D9B" w14:textId="77777777" w:rsidR="00C61C1A" w:rsidRDefault="00C61C1A">
      <w:pPr>
        <w:pStyle w:val="CommentText"/>
      </w:pPr>
      <w:r>
        <w:rPr>
          <w:rStyle w:val="CommentReference"/>
        </w:rPr>
        <w:annotationRef/>
      </w:r>
      <w:r>
        <w:t>Everyday or a day?</w:t>
      </w:r>
    </w:p>
  </w:comment>
  <w:comment w:id="798" w:author="Windows User" w:date="2015-10-30T08:56:00Z" w:initials="BS">
    <w:p w14:paraId="149067DF" w14:textId="77777777" w:rsidR="00C61C1A" w:rsidRDefault="00C61C1A">
      <w:pPr>
        <w:pStyle w:val="CommentText"/>
      </w:pPr>
      <w:r>
        <w:rPr>
          <w:rStyle w:val="CommentReference"/>
        </w:rPr>
        <w:annotationRef/>
      </w:r>
      <w:r>
        <w:t>not delight. Maybe joy instead of esctasy?</w:t>
      </w:r>
    </w:p>
  </w:comment>
  <w:comment w:id="799" w:author="Windows User" w:date="2015-10-30T08:56:00Z" w:initials="BS">
    <w:p w14:paraId="02ED9136" w14:textId="77777777" w:rsidR="00C61C1A" w:rsidRDefault="00C61C1A">
      <w:pPr>
        <w:pStyle w:val="CommentText"/>
      </w:pPr>
      <w:r>
        <w:rPr>
          <w:rStyle w:val="CommentReference"/>
        </w:rPr>
        <w:annotationRef/>
      </w:r>
      <w:r>
        <w:t>glory, splendor or beauty?</w:t>
      </w:r>
    </w:p>
  </w:comment>
  <w:comment w:id="800" w:author="Windows User" w:date="2015-10-30T08:56:00Z" w:initials="BS">
    <w:p w14:paraId="6EE864C2" w14:textId="77777777" w:rsidR="00C61C1A" w:rsidRDefault="00C61C1A">
      <w:pPr>
        <w:pStyle w:val="CommentText"/>
      </w:pPr>
      <w:r>
        <w:rPr>
          <w:rStyle w:val="CommentReference"/>
        </w:rPr>
        <w:annotationRef/>
      </w:r>
      <w:r>
        <w:t>from or and?</w:t>
      </w:r>
    </w:p>
  </w:comment>
  <w:comment w:id="801" w:author="Windows User" w:date="2015-10-30T08:56:00Z" w:initials="BS">
    <w:p w14:paraId="646E63C2" w14:textId="77777777" w:rsidR="00C61C1A" w:rsidRDefault="00C61C1A">
      <w:pPr>
        <w:pStyle w:val="CommentText"/>
      </w:pPr>
      <w:r>
        <w:rPr>
          <w:rStyle w:val="CommentReference"/>
        </w:rPr>
        <w:annotationRef/>
      </w:r>
      <w:r>
        <w:t>What prophet? Why did abouna redact this?</w:t>
      </w:r>
    </w:p>
  </w:comment>
  <w:comment w:id="802" w:author="Windows User" w:date="2015-10-30T08:56:00Z" w:initials="BS">
    <w:p w14:paraId="79F5EF00" w14:textId="77777777" w:rsidR="00C61C1A" w:rsidRDefault="00C61C1A">
      <w:pPr>
        <w:pStyle w:val="CommentText"/>
      </w:pPr>
      <w:r>
        <w:rPr>
          <w:rStyle w:val="CommentReference"/>
        </w:rPr>
        <w:annotationRef/>
      </w:r>
      <w:r>
        <w:t>Doesn't this say you are beyond beginning, or something to that effect? Beyond the beginning from which even time arose?</w:t>
      </w:r>
    </w:p>
  </w:comment>
  <w:comment w:id="803" w:author="Windows User" w:date="2015-10-30T08:56:00Z" w:initials="BS">
    <w:p w14:paraId="6ADED7EC" w14:textId="77777777" w:rsidR="00C61C1A" w:rsidRDefault="00C61C1A">
      <w:pPr>
        <w:pStyle w:val="CommentText"/>
      </w:pPr>
      <w:r>
        <w:rPr>
          <w:rStyle w:val="CommentReference"/>
        </w:rPr>
        <w:annotationRef/>
      </w:r>
      <w:r>
        <w:t>is this right?</w:t>
      </w:r>
    </w:p>
  </w:comment>
  <w:comment w:id="804" w:author="Windows User" w:date="2015-10-30T08:56:00Z" w:initials="BS">
    <w:p w14:paraId="020E5B92" w14:textId="77777777" w:rsidR="00C61C1A" w:rsidRDefault="00C61C1A">
      <w:pPr>
        <w:pStyle w:val="CommentText"/>
      </w:pPr>
      <w:r>
        <w:rPr>
          <w:rStyle w:val="CommentReference"/>
        </w:rPr>
        <w:annotationRef/>
      </w:r>
      <w:r>
        <w:t>isn't it of?</w:t>
      </w:r>
    </w:p>
  </w:comment>
  <w:comment w:id="805" w:author="Windows User" w:date="2015-10-30T08:56:00Z" w:initials="BS">
    <w:p w14:paraId="7BDB93A0" w14:textId="77777777" w:rsidR="00C61C1A" w:rsidRDefault="00C61C1A">
      <w:pPr>
        <w:pStyle w:val="CommentText"/>
      </w:pPr>
      <w:r>
        <w:rPr>
          <w:rStyle w:val="CommentReference"/>
        </w:rPr>
        <w:annotationRef/>
      </w:r>
      <w:r>
        <w:t xml:space="preserve">isn't it </w:t>
      </w:r>
      <w:proofErr w:type="gramStart"/>
      <w:r>
        <w:t>blesses</w:t>
      </w:r>
      <w:proofErr w:type="gramEnd"/>
      <w:r>
        <w:t>?</w:t>
      </w:r>
    </w:p>
  </w:comment>
  <w:comment w:id="806" w:author="Windows User" w:date="2015-10-30T08:56:00Z" w:initials="BS">
    <w:p w14:paraId="31BB6C0C" w14:textId="77777777" w:rsidR="00C61C1A" w:rsidRDefault="00C61C1A">
      <w:pPr>
        <w:pStyle w:val="CommentText"/>
      </w:pPr>
      <w:r>
        <w:rPr>
          <w:rStyle w:val="CommentReference"/>
        </w:rPr>
        <w:annotationRef/>
      </w:r>
      <w:r>
        <w:t>blessing or blessing?</w:t>
      </w:r>
    </w:p>
  </w:comment>
  <w:comment w:id="807" w:author="Windows User" w:date="2015-10-30T08:56:00Z" w:initials="BS">
    <w:p w14:paraId="7E2CC9C5" w14:textId="77777777" w:rsidR="00C61C1A" w:rsidRDefault="00C61C1A">
      <w:pPr>
        <w:pStyle w:val="CommentText"/>
      </w:pPr>
      <w:r>
        <w:rPr>
          <w:rStyle w:val="CommentReference"/>
        </w:rPr>
        <w:annotationRef/>
      </w:r>
      <w:r>
        <w:t>the other translations seem not to like abouna's contractions...</w:t>
      </w:r>
    </w:p>
  </w:comment>
  <w:comment w:id="808" w:author="Windows User" w:date="2015-10-30T08:56:00Z" w:initials="BS">
    <w:p w14:paraId="17457A5D" w14:textId="77777777" w:rsidR="00C61C1A" w:rsidRDefault="00C61C1A">
      <w:pPr>
        <w:pStyle w:val="CommentText"/>
      </w:pPr>
      <w:r>
        <w:rPr>
          <w:rStyle w:val="CommentReference"/>
        </w:rPr>
        <w:annotationRef/>
      </w:r>
      <w:r>
        <w:t>perfect or true?</w:t>
      </w:r>
    </w:p>
  </w:comment>
  <w:comment w:id="811" w:author="Windows User" w:date="2015-11-21T13:21:00Z" w:initials="WU">
    <w:p w14:paraId="2B36B3E8" w14:textId="6CA0A112" w:rsidR="00C61C1A" w:rsidRDefault="00C61C1A">
      <w:pPr>
        <w:pStyle w:val="CommentText"/>
      </w:pPr>
      <w:r>
        <w:rPr>
          <w:rStyle w:val="CommentReference"/>
        </w:rPr>
        <w:annotationRef/>
      </w:r>
    </w:p>
  </w:comment>
  <w:comment w:id="816" w:author="Windows User" w:date="2015-10-30T08:56:00Z" w:initials="BS">
    <w:p w14:paraId="5F73F58F" w14:textId="77777777" w:rsidR="00C61C1A" w:rsidRDefault="00C61C1A">
      <w:pPr>
        <w:pStyle w:val="CommentText"/>
      </w:pPr>
      <w:r>
        <w:rPr>
          <w:rStyle w:val="CommentReference"/>
        </w:rPr>
        <w:annotationRef/>
      </w:r>
      <w:r>
        <w:t>which word is right?</w:t>
      </w:r>
    </w:p>
  </w:comment>
  <w:comment w:id="817" w:author="Windows User" w:date="2015-10-30T08:56:00Z" w:initials="BS">
    <w:p w14:paraId="7EA05C7E" w14:textId="77777777" w:rsidR="00C61C1A" w:rsidRDefault="00C61C1A">
      <w:pPr>
        <w:pStyle w:val="CommentText"/>
      </w:pPr>
      <w:r>
        <w:rPr>
          <w:rStyle w:val="CommentReference"/>
        </w:rPr>
        <w:annotationRef/>
      </w:r>
      <w:r>
        <w:t>wise?</w:t>
      </w:r>
    </w:p>
  </w:comment>
  <w:comment w:id="819" w:author="Windows User" w:date="2015-10-30T08:56:00Z" w:initials="BS">
    <w:p w14:paraId="69093D0A" w14:textId="77777777" w:rsidR="00C61C1A" w:rsidRDefault="00C61C1A">
      <w:pPr>
        <w:pStyle w:val="CommentText"/>
      </w:pPr>
      <w:r>
        <w:rPr>
          <w:rStyle w:val="CommentReference"/>
        </w:rPr>
        <w:annotationRef/>
      </w:r>
      <w:r>
        <w:t>bride, or bridal chamber?</w:t>
      </w:r>
    </w:p>
  </w:comment>
  <w:comment w:id="820" w:author="Windows User" w:date="2015-10-30T08:56:00Z" w:initials="BS">
    <w:p w14:paraId="22779ECC" w14:textId="77777777" w:rsidR="00C61C1A" w:rsidRDefault="00C61C1A" w:rsidP="00BE768B">
      <w:pPr>
        <w:pStyle w:val="CommentText"/>
      </w:pPr>
      <w:r>
        <w:rPr>
          <w:rStyle w:val="CommentReference"/>
        </w:rPr>
        <w:annotationRef/>
      </w:r>
      <w:r>
        <w:t>truth, logos, or true logos?</w:t>
      </w:r>
    </w:p>
  </w:comment>
  <w:comment w:id="821" w:author="Windows User" w:date="2015-10-30T08:56:00Z" w:initials="BS">
    <w:p w14:paraId="6213BCBE" w14:textId="77777777" w:rsidR="00C61C1A" w:rsidRDefault="00C61C1A" w:rsidP="00BE768B">
      <w:pPr>
        <w:pStyle w:val="CommentText"/>
      </w:pPr>
      <w:r>
        <w:rPr>
          <w:rStyle w:val="CommentReference"/>
        </w:rPr>
        <w:annotationRef/>
      </w:r>
      <w:r>
        <w:t>redeemed or saved?</w:t>
      </w:r>
    </w:p>
  </w:comment>
  <w:comment w:id="823" w:author="Windows User" w:date="2015-10-30T08:56:00Z" w:initials="BS">
    <w:p w14:paraId="2A3CAD8D" w14:textId="77777777" w:rsidR="00C61C1A" w:rsidRDefault="00C61C1A">
      <w:pPr>
        <w:pStyle w:val="CommentText"/>
      </w:pPr>
      <w:r>
        <w:rPr>
          <w:rStyle w:val="CommentReference"/>
        </w:rPr>
        <w:annotationRef/>
      </w:r>
      <w:r>
        <w:t>for us or unto us?</w:t>
      </w:r>
    </w:p>
  </w:comment>
  <w:comment w:id="826" w:author="Windows User" w:date="2015-10-30T08:56:00Z" w:initials="BS">
    <w:p w14:paraId="74DABC9B" w14:textId="77777777" w:rsidR="00C61C1A" w:rsidRDefault="00C61C1A">
      <w:pPr>
        <w:pStyle w:val="CommentText"/>
      </w:pPr>
      <w:r>
        <w:rPr>
          <w:rStyle w:val="CommentReference"/>
        </w:rPr>
        <w:annotationRef/>
      </w:r>
      <w:r>
        <w:t>what does eshleelooi mean?</w:t>
      </w:r>
    </w:p>
  </w:comment>
  <w:comment w:id="827" w:author="Windows User" w:date="2015-10-30T08:56:00Z" w:initials="BS">
    <w:p w14:paraId="068283F8" w14:textId="77777777" w:rsidR="00C61C1A" w:rsidRDefault="00C61C1A">
      <w:pPr>
        <w:pStyle w:val="CommentText"/>
      </w:pPr>
      <w:r>
        <w:rPr>
          <w:rStyle w:val="CommentReference"/>
        </w:rPr>
        <w:annotationRef/>
      </w:r>
      <w:r>
        <w:t>save or redeem?</w:t>
      </w:r>
    </w:p>
  </w:comment>
  <w:comment w:id="829" w:author="Windows User" w:date="2015-10-30T08:56:00Z" w:initials="BS">
    <w:p w14:paraId="580D65BC" w14:textId="77777777" w:rsidR="00C61C1A" w:rsidRDefault="00C61C1A">
      <w:pPr>
        <w:pStyle w:val="CommentText"/>
      </w:pPr>
      <w:r>
        <w:rPr>
          <w:rStyle w:val="CommentReference"/>
        </w:rPr>
        <w:annotationRef/>
      </w:r>
      <w:r>
        <w:t>paradoxically or miraculously?</w:t>
      </w:r>
    </w:p>
  </w:comment>
  <w:comment w:id="830" w:author="Windows User" w:date="2015-10-30T08:56:00Z" w:initials="BS">
    <w:p w14:paraId="1504B052" w14:textId="77777777" w:rsidR="00C61C1A" w:rsidRDefault="00C61C1A">
      <w:pPr>
        <w:pStyle w:val="CommentText"/>
      </w:pPr>
      <w:r>
        <w:rPr>
          <w:rStyle w:val="CommentReference"/>
        </w:rPr>
        <w:annotationRef/>
      </w:r>
      <w:r>
        <w:t>I get that this is perfectly valid English without 'is'. But too hard to follow fast.</w:t>
      </w:r>
    </w:p>
  </w:comment>
  <w:comment w:id="832" w:author="Windows User" w:date="2015-10-30T08:56:00Z" w:initials="BS">
    <w:p w14:paraId="6FECF727" w14:textId="77777777" w:rsidR="00C61C1A" w:rsidRDefault="00C61C1A">
      <w:pPr>
        <w:pStyle w:val="CommentText"/>
      </w:pPr>
      <w:r>
        <w:rPr>
          <w:rStyle w:val="CommentReference"/>
        </w:rPr>
        <w:annotationRef/>
      </w:r>
      <w:r>
        <w:t>this seems to be parallel to gold on all sides rather than gold roundabout it.</w:t>
      </w:r>
    </w:p>
  </w:comment>
  <w:comment w:id="833" w:author="Windows User" w:date="2015-10-30T08:56:00Z" w:initials="BS">
    <w:p w14:paraId="70D28A4D" w14:textId="77777777" w:rsidR="00C61C1A" w:rsidRDefault="00C61C1A">
      <w:pPr>
        <w:pStyle w:val="CommentText"/>
      </w:pPr>
      <w:r>
        <w:rPr>
          <w:rStyle w:val="CommentReference"/>
        </w:rPr>
        <w:annotationRef/>
      </w:r>
      <w:r>
        <w:t>Saviour or redeemer?</w:t>
      </w:r>
    </w:p>
  </w:comment>
  <w:comment w:id="835" w:author="Windows User" w:date="2015-10-30T08:56:00Z" w:initials="BS">
    <w:p w14:paraId="5810A4FB" w14:textId="77777777" w:rsidR="00C61C1A" w:rsidRDefault="00C61C1A">
      <w:pPr>
        <w:pStyle w:val="CommentText"/>
      </w:pPr>
      <w:r>
        <w:rPr>
          <w:rStyle w:val="CommentReference"/>
        </w:rPr>
        <w:annotationRef/>
      </w:r>
      <w:r>
        <w:t>isn't this compassion? not nishti nai...</w:t>
      </w:r>
    </w:p>
  </w:comment>
  <w:comment w:id="838" w:author="Windows User" w:date="2015-10-30T08:56:00Z" w:initials="BS">
    <w:p w14:paraId="11961883" w14:textId="77777777" w:rsidR="00C61C1A" w:rsidRDefault="00C61C1A">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9" w:author="Windows User" w:date="2015-10-30T08:56:00Z" w:initials="BS">
    <w:p w14:paraId="46371F93" w14:textId="77777777" w:rsidR="00C61C1A" w:rsidRDefault="00C61C1A">
      <w:pPr>
        <w:pStyle w:val="CommentText"/>
      </w:pPr>
      <w:r>
        <w:rPr>
          <w:rStyle w:val="CommentReference"/>
        </w:rPr>
        <w:annotationRef/>
      </w:r>
      <w:r>
        <w:t>should be lampstand, not candle stick, here and throughout.</w:t>
      </w:r>
    </w:p>
  </w:comment>
  <w:comment w:id="840" w:author="Windows User" w:date="2015-10-30T08:56:00Z" w:initials="BS">
    <w:p w14:paraId="4BC316E7" w14:textId="77777777" w:rsidR="00C61C1A" w:rsidRDefault="00C61C1A">
      <w:pPr>
        <w:pStyle w:val="CommentText"/>
      </w:pPr>
      <w:r>
        <w:rPr>
          <w:rStyle w:val="CommentReference"/>
        </w:rPr>
        <w:annotationRef/>
      </w:r>
      <w:r>
        <w:t>Ok, not saluted... Greeted, or I would prefer hailed...</w:t>
      </w:r>
    </w:p>
  </w:comment>
  <w:comment w:id="841" w:author="Windows User" w:date="2015-10-30T08:56:00Z" w:initials="BS">
    <w:p w14:paraId="16528738" w14:textId="77777777" w:rsidR="00C61C1A" w:rsidRDefault="00C61C1A">
      <w:pPr>
        <w:pStyle w:val="CommentText"/>
      </w:pPr>
      <w:r>
        <w:rPr>
          <w:rStyle w:val="CommentReference"/>
        </w:rPr>
        <w:annotationRef/>
      </w:r>
      <w:r>
        <w:t>The Father was overjoyed, in your conception????</w:t>
      </w:r>
    </w:p>
  </w:comment>
  <w:comment w:id="842" w:author="Windows User" w:date="2015-10-30T08:56:00Z" w:initials="BS">
    <w:p w14:paraId="771A2703" w14:textId="77777777" w:rsidR="00C61C1A" w:rsidRDefault="00C61C1A">
      <w:pPr>
        <w:pStyle w:val="CommentText"/>
      </w:pPr>
      <w:r>
        <w:rPr>
          <w:rStyle w:val="CommentReference"/>
        </w:rPr>
        <w:annotationRef/>
      </w:r>
      <w:r>
        <w:t>appearing doesn't sound right for parousia... coming or advent?</w:t>
      </w:r>
    </w:p>
  </w:comment>
  <w:comment w:id="843" w:author="Windows User" w:date="2015-11-21T13:22:00Z" w:initials="WU">
    <w:p w14:paraId="2133F1E5" w14:textId="2F2C22EF" w:rsidR="00C61C1A" w:rsidRDefault="00C61C1A">
      <w:pPr>
        <w:pStyle w:val="CommentText"/>
      </w:pPr>
      <w:r>
        <w:rPr>
          <w:rStyle w:val="CommentReference"/>
        </w:rPr>
        <w:annotationRef/>
      </w:r>
      <w:r w:rsidRPr="00582AD7">
        <w:t>(ⲡⲉⲥⲱⲙⲁ??)</w:t>
      </w:r>
    </w:p>
  </w:comment>
  <w:comment w:id="844" w:author="Windows User" w:date="2015-10-30T08:56:00Z" w:initials="BS">
    <w:p w14:paraId="41579CB8" w14:textId="77777777" w:rsidR="00C61C1A" w:rsidRDefault="00C61C1A">
      <w:pPr>
        <w:pStyle w:val="CommentText"/>
      </w:pPr>
      <w:r>
        <w:rPr>
          <w:rStyle w:val="CommentReference"/>
        </w:rPr>
        <w:annotationRef/>
      </w:r>
      <w:r>
        <w:t>kinda funny in English to switch pronoun from Lord to Virgin in one scentence.</w:t>
      </w:r>
    </w:p>
  </w:comment>
  <w:comment w:id="847" w:author="Windows User" w:date="2015-10-30T08:56:00Z" w:initials="BS">
    <w:p w14:paraId="592417C8" w14:textId="77777777" w:rsidR="00C61C1A" w:rsidRDefault="00C61C1A">
      <w:pPr>
        <w:pStyle w:val="CommentText"/>
      </w:pPr>
      <w:r>
        <w:rPr>
          <w:rStyle w:val="CommentReference"/>
        </w:rPr>
        <w:annotationRef/>
      </w:r>
      <w:r>
        <w:t>I really didn't like preached... Is this to literal though? Maybe L.A. is better.</w:t>
      </w:r>
    </w:p>
  </w:comment>
  <w:comment w:id="848" w:author="Windows User" w:date="2015-10-30T08:56:00Z" w:initials="BS">
    <w:p w14:paraId="58B144CC" w14:textId="77777777" w:rsidR="00C61C1A" w:rsidRDefault="00C61C1A">
      <w:pPr>
        <w:pStyle w:val="CommentText"/>
      </w:pPr>
      <w:r>
        <w:rPr>
          <w:rStyle w:val="CommentReference"/>
        </w:rPr>
        <w:annotationRef/>
      </w:r>
      <w:r>
        <w:t>these thereofs are so awkward... but I can't think of a better phrasing right now.</w:t>
      </w:r>
    </w:p>
  </w:comment>
  <w:comment w:id="849" w:author="Windows User" w:date="2015-11-21T13:23:00Z" w:initials="WU">
    <w:p w14:paraId="363E21CE" w14:textId="09E27204" w:rsidR="00C61C1A" w:rsidRDefault="00C61C1A">
      <w:pPr>
        <w:pStyle w:val="CommentText"/>
      </w:pPr>
      <w:r>
        <w:rPr>
          <w:rStyle w:val="CommentReference"/>
        </w:rPr>
        <w:annotationRef/>
      </w:r>
      <w:r>
        <w:t>review</w:t>
      </w:r>
    </w:p>
  </w:comment>
  <w:comment w:id="855" w:author="Windows User" w:date="2015-10-30T08:56:00Z" w:initials="BS">
    <w:p w14:paraId="23A92A97" w14:textId="77777777" w:rsidR="00C61C1A" w:rsidRDefault="00C61C1A">
      <w:pPr>
        <w:pStyle w:val="CommentText"/>
      </w:pPr>
      <w:r>
        <w:rPr>
          <w:rStyle w:val="CommentReference"/>
        </w:rPr>
        <w:annotationRef/>
      </w:r>
      <w:r>
        <w:t>this seems kind of loose... is it ok?</w:t>
      </w:r>
    </w:p>
  </w:comment>
  <w:comment w:id="856" w:author="Windows User" w:date="2015-10-30T08:56:00Z" w:initials="BS">
    <w:p w14:paraId="2BD3AC96" w14:textId="77777777" w:rsidR="00C61C1A" w:rsidRDefault="00C61C1A">
      <w:pPr>
        <w:pStyle w:val="CommentText"/>
      </w:pPr>
      <w:r>
        <w:rPr>
          <w:rStyle w:val="CommentReference"/>
        </w:rPr>
        <w:annotationRef/>
      </w:r>
      <w:r>
        <w:t>works or deeds?</w:t>
      </w:r>
    </w:p>
  </w:comment>
  <w:comment w:id="857" w:author="Windows User" w:date="2015-11-21T13:24:00Z" w:initials="WU">
    <w:p w14:paraId="36A3FAE0" w14:textId="5AD4BC46" w:rsidR="00C61C1A" w:rsidRDefault="00C61C1A">
      <w:pPr>
        <w:pStyle w:val="CommentText"/>
      </w:pPr>
      <w:r>
        <w:rPr>
          <w:rStyle w:val="CommentReference"/>
        </w:rPr>
        <w:annotationRef/>
      </w:r>
      <w:r>
        <w:t>review</w:t>
      </w:r>
    </w:p>
  </w:comment>
  <w:comment w:id="858" w:author="Windows User" w:date="2015-10-30T08:56:00Z" w:initials="BS">
    <w:p w14:paraId="7290C623" w14:textId="77777777" w:rsidR="00C61C1A" w:rsidRDefault="00C61C1A">
      <w:pPr>
        <w:pStyle w:val="CommentText"/>
      </w:pPr>
      <w:r>
        <w:rPr>
          <w:rStyle w:val="CommentReference"/>
        </w:rPr>
        <w:annotationRef/>
      </w:r>
      <w:r>
        <w:t>does Coptic have 'high'?</w:t>
      </w:r>
    </w:p>
  </w:comment>
  <w:comment w:id="859" w:author="Windows User" w:date="2015-11-21T13:24:00Z" w:initials="WU">
    <w:p w14:paraId="2E47A31F" w14:textId="5C8BDB44" w:rsidR="00C61C1A" w:rsidRDefault="00C61C1A">
      <w:pPr>
        <w:pStyle w:val="CommentText"/>
      </w:pPr>
      <w:r>
        <w:rPr>
          <w:rStyle w:val="CommentReference"/>
        </w:rPr>
        <w:annotationRef/>
      </w:r>
      <w:r>
        <w:t>review, add variant</w:t>
      </w:r>
    </w:p>
  </w:comment>
  <w:comment w:id="860" w:author="Windows User" w:date="2015-10-30T08:56:00Z" w:initials="BS">
    <w:p w14:paraId="370E3024" w14:textId="77777777" w:rsidR="00C61C1A" w:rsidRDefault="00C61C1A">
      <w:pPr>
        <w:pStyle w:val="CommentText"/>
      </w:pPr>
      <w:r>
        <w:rPr>
          <w:rStyle w:val="CommentReference"/>
        </w:rPr>
        <w:annotationRef/>
      </w:r>
      <w:r>
        <w:t>bless or praise? inconsistent rendering of esmo</w:t>
      </w:r>
    </w:p>
  </w:comment>
  <w:comment w:id="887" w:author="Windows User" w:date="2015-10-30T08:56:00Z" w:initials="WU">
    <w:p w14:paraId="36599FA2" w14:textId="77777777" w:rsidR="00C61C1A" w:rsidRDefault="00C61C1A" w:rsidP="000278EC">
      <w:pPr>
        <w:pStyle w:val="CommentText"/>
      </w:pPr>
      <w:r>
        <w:rPr>
          <w:rStyle w:val="CommentReference"/>
        </w:rPr>
        <w:annotationRef/>
      </w:r>
      <w:r>
        <w:t>Gives light? Enlightens?</w:t>
      </w:r>
    </w:p>
  </w:comment>
  <w:comment w:id="888" w:author="Windows User" w:date="2015-10-30T08:56:00Z" w:initials="WU">
    <w:p w14:paraId="274DD96D" w14:textId="77777777" w:rsidR="00C61C1A" w:rsidRDefault="00C61C1A">
      <w:pPr>
        <w:pStyle w:val="CommentText"/>
      </w:pPr>
      <w:r>
        <w:rPr>
          <w:rStyle w:val="CommentReference"/>
        </w:rPr>
        <w:annotationRef/>
      </w:r>
      <w:r>
        <w:t>split after this vs?</w:t>
      </w:r>
    </w:p>
  </w:comment>
  <w:comment w:id="889" w:author="Windows User" w:date="2015-10-30T08:56:00Z" w:initials="WU">
    <w:p w14:paraId="709B00B0" w14:textId="77777777" w:rsidR="00C61C1A" w:rsidRDefault="00C61C1A">
      <w:pPr>
        <w:pStyle w:val="CommentText"/>
      </w:pPr>
      <w:r>
        <w:rPr>
          <w:rStyle w:val="CommentReference"/>
        </w:rPr>
        <w:annotationRef/>
      </w:r>
      <w:r>
        <w:t>Better word than prelate?</w:t>
      </w:r>
    </w:p>
  </w:comment>
  <w:comment w:id="924" w:author="Windows User" w:date="2015-11-04T08:53:00Z" w:initials="WU">
    <w:p w14:paraId="057654D4" w14:textId="77777777" w:rsidR="00C61C1A" w:rsidRDefault="00C61C1A">
      <w:pPr>
        <w:pStyle w:val="CommentText"/>
      </w:pPr>
      <w:r>
        <w:rPr>
          <w:rStyle w:val="CommentReference"/>
        </w:rPr>
        <w:annotationRef/>
      </w:r>
      <w:r>
        <w:t>Life giver or giver of life?</w:t>
      </w:r>
    </w:p>
  </w:comment>
  <w:comment w:id="925" w:author="Windows User" w:date="2015-11-04T08:54:00Z" w:initials="WU">
    <w:p w14:paraId="27A10A48" w14:textId="77777777" w:rsidR="00C61C1A" w:rsidRDefault="00C61C1A">
      <w:pPr>
        <w:pStyle w:val="CommentText"/>
      </w:pPr>
      <w:r>
        <w:rPr>
          <w:rStyle w:val="CommentReference"/>
        </w:rPr>
        <w:annotationRef/>
      </w:r>
      <w:r>
        <w:t>Fix. Middle of this got deleted.</w:t>
      </w:r>
    </w:p>
  </w:comment>
  <w:comment w:id="936" w:author="Windows User" w:date="2015-10-30T08:56:00Z" w:initials="BS">
    <w:p w14:paraId="681427A6" w14:textId="77777777" w:rsidR="00C61C1A" w:rsidRDefault="00C61C1A">
      <w:pPr>
        <w:pStyle w:val="CommentText"/>
      </w:pPr>
      <w:r>
        <w:rPr>
          <w:rStyle w:val="CommentReference"/>
        </w:rPr>
        <w:annotationRef/>
      </w:r>
      <w:r>
        <w:t>coptic has confess</w:t>
      </w:r>
    </w:p>
  </w:comment>
  <w:comment w:id="942" w:author="Windows User" w:date="2016-02-10T12:41:00Z" w:initials="WU">
    <w:p w14:paraId="190B37FB" w14:textId="77777777" w:rsidR="00C61C1A" w:rsidRDefault="00C61C1A" w:rsidP="00351A43">
      <w:pPr>
        <w:pStyle w:val="CommentText"/>
      </w:pPr>
      <w:r>
        <w:rPr>
          <w:rStyle w:val="CommentReference"/>
        </w:rPr>
        <w:annotationRef/>
      </w:r>
      <w:r>
        <w:t>May He or that He may</w:t>
      </w:r>
    </w:p>
  </w:comment>
  <w:comment w:id="963" w:author="Microsoft Office User" w:date="2015-12-11T19:51:00Z" w:initials="Office">
    <w:p w14:paraId="37A50849" w14:textId="7A27E5BD" w:rsidR="00C61C1A" w:rsidRDefault="00C61C1A">
      <w:pPr>
        <w:pStyle w:val="CommentText"/>
      </w:pPr>
      <w:r>
        <w:rPr>
          <w:rStyle w:val="CommentReference"/>
        </w:rPr>
        <w:annotationRef/>
      </w:r>
      <w:r>
        <w:t>this one needs rewording</w:t>
      </w:r>
    </w:p>
  </w:comment>
  <w:comment w:id="1059" w:author="Windows User" w:date="2015-10-30T08:56:00Z" w:initials="WU">
    <w:p w14:paraId="6841EDAF" w14:textId="77777777" w:rsidR="00C61C1A" w:rsidRDefault="00C61C1A">
      <w:pPr>
        <w:pStyle w:val="CommentText"/>
      </w:pPr>
      <w:r>
        <w:rPr>
          <w:rStyle w:val="CommentReference"/>
        </w:rPr>
        <w:annotationRef/>
      </w:r>
      <w:r>
        <w:t>Isn’t this one more faithful?</w:t>
      </w:r>
    </w:p>
  </w:comment>
  <w:comment w:id="1060" w:author="Windows User" w:date="2015-10-30T08:56:00Z" w:initials="WU">
    <w:p w14:paraId="44483F5F" w14:textId="77777777" w:rsidR="00C61C1A" w:rsidRDefault="00C61C1A">
      <w:pPr>
        <w:pStyle w:val="CommentText"/>
      </w:pPr>
      <w:r>
        <w:rPr>
          <w:rStyle w:val="CommentReference"/>
        </w:rPr>
        <w:annotationRef/>
      </w:r>
      <w:r>
        <w:t>Which one(s) are/is right?</w:t>
      </w:r>
    </w:p>
  </w:comment>
  <w:comment w:id="1061" w:author="Windows User" w:date="2015-10-30T08:56:00Z" w:initials="WU">
    <w:p w14:paraId="22B3EF76" w14:textId="77777777" w:rsidR="00C61C1A" w:rsidRDefault="00C61C1A">
      <w:pPr>
        <w:pStyle w:val="CommentText"/>
      </w:pPr>
      <w:r>
        <w:rPr>
          <w:rStyle w:val="CommentReference"/>
        </w:rPr>
        <w:annotationRef/>
      </w:r>
      <w:r>
        <w:t>Coptic doesn’t seem to have “O Lord”</w:t>
      </w:r>
    </w:p>
  </w:comment>
  <w:comment w:id="1065" w:author="Windows User" w:date="2015-10-30T08:56:00Z" w:initials="WU">
    <w:p w14:paraId="6BF65470" w14:textId="77777777" w:rsidR="00C61C1A" w:rsidRDefault="00C61C1A">
      <w:pPr>
        <w:pStyle w:val="CommentText"/>
      </w:pPr>
      <w:r>
        <w:rPr>
          <w:rStyle w:val="CommentReference"/>
        </w:rPr>
        <w:annotationRef/>
      </w:r>
      <w:r>
        <w:t>Called or named?</w:t>
      </w:r>
    </w:p>
  </w:comment>
  <w:comment w:id="1066" w:author="Windows User" w:date="2015-10-30T08:56:00Z" w:initials="WU">
    <w:p w14:paraId="64122CF8" w14:textId="77777777" w:rsidR="00C61C1A" w:rsidRDefault="00C61C1A">
      <w:pPr>
        <w:pStyle w:val="CommentText"/>
      </w:pPr>
      <w:r>
        <w:rPr>
          <w:rStyle w:val="CommentReference"/>
        </w:rPr>
        <w:annotationRef/>
      </w:r>
      <w:r>
        <w:t>John loved the Lord, or the Lord loved John?</w:t>
      </w:r>
    </w:p>
  </w:comment>
  <w:comment w:id="1068" w:author="Windows User" w:date="2015-10-30T08:56:00Z" w:initials="WU">
    <w:p w14:paraId="28540FAB" w14:textId="77777777" w:rsidR="00C61C1A" w:rsidRDefault="00C61C1A">
      <w:pPr>
        <w:pStyle w:val="CommentText"/>
      </w:pPr>
      <w:r>
        <w:rPr>
          <w:rStyle w:val="CommentReference"/>
        </w:rPr>
        <w:annotationRef/>
      </w:r>
      <w:r>
        <w:t>Not the Lord?</w:t>
      </w:r>
    </w:p>
  </w:comment>
  <w:comment w:id="1069" w:author="Windows User" w:date="2015-10-30T08:56:00Z" w:initials="WU">
    <w:p w14:paraId="3BE9EA57" w14:textId="77777777" w:rsidR="00C61C1A" w:rsidRDefault="00C61C1A">
      <w:pPr>
        <w:pStyle w:val="CommentText"/>
      </w:pPr>
      <w:r>
        <w:rPr>
          <w:rStyle w:val="CommentReference"/>
        </w:rPr>
        <w:annotationRef/>
      </w:r>
      <w:r>
        <w:t>The rest missing?</w:t>
      </w:r>
    </w:p>
  </w:comment>
  <w:comment w:id="1070" w:author="Windows User" w:date="2015-10-30T08:56:00Z" w:initials="WU">
    <w:p w14:paraId="17CFCF91" w14:textId="77777777" w:rsidR="00C61C1A" w:rsidRDefault="00C61C1A">
      <w:pPr>
        <w:pStyle w:val="CommentText"/>
      </w:pPr>
      <w:r>
        <w:rPr>
          <w:rStyle w:val="CommentReference"/>
        </w:rPr>
        <w:annotationRef/>
      </w:r>
      <w:r>
        <w:t>Completely different…</w:t>
      </w:r>
    </w:p>
  </w:comment>
  <w:comment w:id="1071" w:author="Windows User" w:date="2015-10-30T08:56:00Z" w:initials="WU">
    <w:p w14:paraId="1A5ABDDA" w14:textId="77777777" w:rsidR="00C61C1A" w:rsidRDefault="00C61C1A">
      <w:pPr>
        <w:pStyle w:val="CommentText"/>
      </w:pPr>
      <w:r>
        <w:rPr>
          <w:rStyle w:val="CommentReference"/>
        </w:rPr>
        <w:annotationRef/>
      </w:r>
      <w:r>
        <w:t>Sound or voices?</w:t>
      </w:r>
    </w:p>
  </w:comment>
  <w:comment w:id="1073" w:author="Windows User" w:date="2015-10-30T08:56:00Z" w:initials="WU">
    <w:p w14:paraId="2632154F" w14:textId="77777777" w:rsidR="00C61C1A" w:rsidRDefault="00C61C1A">
      <w:pPr>
        <w:pStyle w:val="CommentText"/>
      </w:pPr>
      <w:r>
        <w:rPr>
          <w:rStyle w:val="CommentReference"/>
        </w:rPr>
        <w:annotationRef/>
      </w:r>
      <w:r>
        <w:t>AAP has divinely inspired.</w:t>
      </w:r>
    </w:p>
  </w:comment>
  <w:comment w:id="1075" w:author="Windows User" w:date="2015-10-30T08:56:00Z" w:initials="WU">
    <w:p w14:paraId="6A684B9E" w14:textId="77777777" w:rsidR="00C61C1A" w:rsidRDefault="00C61C1A">
      <w:pPr>
        <w:pStyle w:val="CommentText"/>
      </w:pPr>
      <w:r>
        <w:rPr>
          <w:rStyle w:val="CommentReference"/>
        </w:rPr>
        <w:annotationRef/>
      </w:r>
      <w:r>
        <w:t>This one needs looking at.</w:t>
      </w:r>
    </w:p>
  </w:comment>
  <w:comment w:id="1076" w:author="Windows User" w:date="2015-10-30T08:56:00Z" w:initials="WU">
    <w:p w14:paraId="3E29D706" w14:textId="77777777" w:rsidR="00C61C1A" w:rsidRDefault="00C61C1A">
      <w:pPr>
        <w:pStyle w:val="CommentText"/>
      </w:pPr>
      <w:r>
        <w:rPr>
          <w:rStyle w:val="CommentReference"/>
        </w:rPr>
        <w:annotationRef/>
      </w:r>
      <w:r>
        <w:t>Partners?</w:t>
      </w:r>
    </w:p>
  </w:comment>
  <w:comment w:id="1081" w:author="Windows User" w:date="2015-10-30T08:56:00Z" w:initials="WU">
    <w:p w14:paraId="662AC6DC" w14:textId="77777777" w:rsidR="00C61C1A" w:rsidRDefault="00C61C1A">
      <w:pPr>
        <w:pStyle w:val="CommentText"/>
      </w:pPr>
      <w:r>
        <w:rPr>
          <w:rStyle w:val="CommentReference"/>
        </w:rPr>
        <w:annotationRef/>
      </w:r>
      <w:r>
        <w:t>What land?</w:t>
      </w:r>
    </w:p>
  </w:comment>
  <w:comment w:id="1083" w:author="Windows User" w:date="2015-10-30T08:56:00Z" w:initials="WU">
    <w:p w14:paraId="121BE348" w14:textId="77777777" w:rsidR="00C61C1A" w:rsidRDefault="00C61C1A">
      <w:pPr>
        <w:pStyle w:val="CommentText"/>
      </w:pPr>
      <w:r>
        <w:rPr>
          <w:rStyle w:val="CommentReference"/>
        </w:rPr>
        <w:annotationRef/>
      </w:r>
      <w:r>
        <w:t>Or englighten?</w:t>
      </w:r>
    </w:p>
  </w:comment>
  <w:comment w:id="1097" w:author="Windows User" w:date="2015-10-30T08:56:00Z" w:initials="WU">
    <w:p w14:paraId="52EAF036" w14:textId="77777777" w:rsidR="00C61C1A" w:rsidRDefault="00C61C1A">
      <w:pPr>
        <w:pStyle w:val="CommentText"/>
      </w:pPr>
      <w:r>
        <w:rPr>
          <w:rStyle w:val="CommentReference"/>
        </w:rPr>
        <w:annotationRef/>
      </w:r>
      <w:r>
        <w:t>What should this verse be?</w:t>
      </w:r>
    </w:p>
  </w:comment>
  <w:comment w:id="1108" w:author="Windows User" w:date="2015-10-30T08:56:00Z" w:initials="BS">
    <w:p w14:paraId="1A0E2428" w14:textId="77777777" w:rsidR="00C61C1A" w:rsidRDefault="00C61C1A">
      <w:pPr>
        <w:pStyle w:val="CommentText"/>
      </w:pPr>
      <w:r>
        <w:rPr>
          <w:rStyle w:val="CommentReference"/>
        </w:rPr>
        <w:annotationRef/>
      </w:r>
      <w:r>
        <w:t>wiles or snares?</w:t>
      </w:r>
    </w:p>
  </w:comment>
  <w:comment w:id="1110" w:author="Windows User" w:date="2015-10-30T08:56:00Z" w:initials="BS">
    <w:p w14:paraId="2B8DD286" w14:textId="77777777" w:rsidR="00C61C1A" w:rsidRDefault="00C61C1A">
      <w:pPr>
        <w:pStyle w:val="CommentText"/>
      </w:pPr>
      <w:r>
        <w:rPr>
          <w:rStyle w:val="CommentReference"/>
        </w:rPr>
        <w:annotationRef/>
      </w:r>
      <w:r>
        <w:t xml:space="preserve">I typed this Coptic... so it will have </w:t>
      </w:r>
      <w:proofErr w:type="gramStart"/>
      <w:r>
        <w:t>typos..</w:t>
      </w:r>
      <w:proofErr w:type="gramEnd"/>
    </w:p>
  </w:comment>
  <w:comment w:id="1111" w:author="Windows User" w:date="2015-10-30T08:56:00Z" w:initials="WU">
    <w:p w14:paraId="7AD216CC" w14:textId="77777777" w:rsidR="00C61C1A" w:rsidRDefault="00C61C1A">
      <w:pPr>
        <w:pStyle w:val="CommentText"/>
      </w:pPr>
      <w:r>
        <w:rPr>
          <w:rStyle w:val="CommentReference"/>
        </w:rPr>
        <w:annotationRef/>
      </w:r>
      <w:r>
        <w:t>You reign? The dominion is yours? Yours is the dominion?</w:t>
      </w:r>
    </w:p>
  </w:comment>
  <w:comment w:id="1113" w:author="Windows User" w:date="2015-10-30T08:56:00Z" w:initials="BS">
    <w:p w14:paraId="68C1922F" w14:textId="77777777" w:rsidR="00C61C1A" w:rsidRDefault="00C61C1A">
      <w:pPr>
        <w:pStyle w:val="CommentText"/>
      </w:pPr>
      <w:r>
        <w:rPr>
          <w:rStyle w:val="CommentReference"/>
        </w:rPr>
        <w:annotationRef/>
      </w:r>
      <w:r>
        <w:t>omit 'be' in contemporary?</w:t>
      </w:r>
    </w:p>
  </w:comment>
  <w:comment w:id="1114" w:author="Windows User" w:date="2015-10-30T08:56:00Z" w:initials="BS">
    <w:p w14:paraId="6511FB80" w14:textId="77777777" w:rsidR="00C61C1A" w:rsidRDefault="00C61C1A">
      <w:pPr>
        <w:pStyle w:val="CommentText"/>
      </w:pPr>
      <w:r>
        <w:rPr>
          <w:rStyle w:val="CommentReference"/>
        </w:rPr>
        <w:annotationRef/>
      </w:r>
      <w:r>
        <w:t>Abouna Antony: I typed this Coptic from the black book. Jenkims were very unclear. Please proof for typos.</w:t>
      </w:r>
    </w:p>
  </w:comment>
  <w:comment w:id="1115" w:author="Windows User" w:date="2015-10-30T08:56:00Z" w:initials="BS">
    <w:p w14:paraId="7DEA42F3" w14:textId="77777777" w:rsidR="00C61C1A" w:rsidRDefault="00C61C1A">
      <w:pPr>
        <w:pStyle w:val="CommentText"/>
      </w:pPr>
      <w:r>
        <w:rPr>
          <w:rStyle w:val="CommentReference"/>
        </w:rPr>
        <w:annotationRef/>
      </w:r>
      <w:r>
        <w:t>"is" before "the King" would make this whole vs flow as a sentence...</w:t>
      </w:r>
    </w:p>
  </w:comment>
  <w:comment w:id="1116" w:author="Windows User" w:date="2015-10-30T08:56:00Z" w:initials="BS">
    <w:p w14:paraId="1F17623C" w14:textId="77777777" w:rsidR="00C61C1A" w:rsidRDefault="00C61C1A">
      <w:pPr>
        <w:pStyle w:val="CommentText"/>
      </w:pPr>
      <w:r>
        <w:rPr>
          <w:rStyle w:val="CommentReference"/>
        </w:rPr>
        <w:annotationRef/>
      </w:r>
      <w:r>
        <w:t>ask more modern than entreat... but not quite right?</w:t>
      </w:r>
    </w:p>
  </w:comment>
  <w:comment w:id="1135" w:author="Windows User" w:date="2015-10-30T08:56:00Z" w:initials="WU">
    <w:p w14:paraId="5F20584F" w14:textId="77777777" w:rsidR="00C61C1A" w:rsidRDefault="00C61C1A">
      <w:pPr>
        <w:pStyle w:val="CommentText"/>
      </w:pPr>
      <w:r>
        <w:rPr>
          <w:rStyle w:val="CommentReference"/>
        </w:rPr>
        <w:annotationRef/>
      </w:r>
      <w:r>
        <w:t>Needs work.</w:t>
      </w:r>
    </w:p>
  </w:comment>
  <w:comment w:id="1140" w:author="Windows User" w:date="2015-10-30T08:56:00Z" w:initials="WU">
    <w:p w14:paraId="76E8B799" w14:textId="77777777" w:rsidR="00C61C1A" w:rsidRDefault="00C61C1A">
      <w:pPr>
        <w:pStyle w:val="CommentText"/>
      </w:pPr>
      <w:r>
        <w:rPr>
          <w:rStyle w:val="CommentReference"/>
        </w:rPr>
        <w:annotationRef/>
      </w:r>
      <w:r>
        <w:t>Should this be tho-out 5? Or 25?</w:t>
      </w:r>
    </w:p>
  </w:comment>
  <w:comment w:id="1147" w:author="Windows User" w:date="2015-11-11T11:06:00Z" w:initials="WU">
    <w:p w14:paraId="58D84DCF" w14:textId="77777777" w:rsidR="00C61C1A" w:rsidRDefault="00C61C1A">
      <w:pPr>
        <w:pStyle w:val="CommentText"/>
      </w:pPr>
      <w:r>
        <w:rPr>
          <w:rStyle w:val="CommentReference"/>
        </w:rPr>
        <w:annotationRef/>
      </w:r>
      <w:r>
        <w:t>Should this be last age or something?</w:t>
      </w:r>
    </w:p>
  </w:comment>
  <w:comment w:id="1149" w:author="Windows User" w:date="2015-11-11T11:00:00Z" w:initials="WU">
    <w:p w14:paraId="7D2DE752" w14:textId="77777777" w:rsidR="00C61C1A" w:rsidRDefault="00C61C1A">
      <w:pPr>
        <w:pStyle w:val="CommentText"/>
      </w:pPr>
      <w:r>
        <w:rPr>
          <w:rStyle w:val="CommentReference"/>
        </w:rPr>
        <w:annotationRef/>
      </w:r>
      <w:r>
        <w:t>This needs reviewing!</w:t>
      </w:r>
    </w:p>
  </w:comment>
  <w:comment w:id="1150" w:author="Windows User" w:date="2015-11-11T11:00:00Z" w:initials="WU">
    <w:p w14:paraId="65102EEC" w14:textId="77777777" w:rsidR="00C61C1A" w:rsidRDefault="00C61C1A">
      <w:pPr>
        <w:pStyle w:val="CommentText"/>
      </w:pPr>
      <w:r>
        <w:rPr>
          <w:rStyle w:val="CommentReference"/>
        </w:rPr>
        <w:annotationRef/>
      </w:r>
      <w:r>
        <w:t xml:space="preserve">This is probably wrong. God on high? </w:t>
      </w:r>
    </w:p>
  </w:comment>
  <w:comment w:id="1155" w:author="Windows User" w:date="2015-10-30T08:56:00Z" w:initials="WU">
    <w:p w14:paraId="38E4F092" w14:textId="77777777" w:rsidR="00C61C1A" w:rsidRDefault="00C61C1A">
      <w:pPr>
        <w:pStyle w:val="CommentText"/>
      </w:pPr>
      <w:r>
        <w:rPr>
          <w:rStyle w:val="CommentReference"/>
        </w:rPr>
        <w:annotationRef/>
      </w:r>
      <w:r>
        <w:t>Confirmed?</w:t>
      </w:r>
    </w:p>
  </w:comment>
  <w:comment w:id="1166" w:author="Windows User" w:date="2015-10-30T08:56:00Z" w:initials="WU">
    <w:p w14:paraId="41EDECE7" w14:textId="77777777" w:rsidR="00C61C1A" w:rsidRDefault="00C61C1A">
      <w:pPr>
        <w:pStyle w:val="CommentText"/>
      </w:pPr>
      <w:r>
        <w:rPr>
          <w:rStyle w:val="CommentReference"/>
        </w:rPr>
        <w:annotationRef/>
      </w:r>
      <w:r>
        <w:t>Heroes, or athletes?</w:t>
      </w:r>
    </w:p>
  </w:comment>
  <w:comment w:id="1193" w:author="Windows User" w:date="2015-10-30T08:56:00Z" w:initials="WU">
    <w:p w14:paraId="5FA627EB" w14:textId="77777777" w:rsidR="00C61C1A" w:rsidRDefault="00C61C1A">
      <w:pPr>
        <w:pStyle w:val="CommentText"/>
      </w:pPr>
      <w:r>
        <w:rPr>
          <w:rStyle w:val="CommentReference"/>
        </w:rPr>
        <w:annotationRef/>
      </w:r>
      <w:r>
        <w:t>Beasts or creatures?</w:t>
      </w:r>
    </w:p>
  </w:comment>
  <w:comment w:id="1194" w:author="Windows User" w:date="2015-10-30T08:56:00Z" w:initials="WU">
    <w:p w14:paraId="04563F96" w14:textId="77777777" w:rsidR="00C61C1A" w:rsidRDefault="00C61C1A">
      <w:pPr>
        <w:pStyle w:val="CommentText"/>
      </w:pPr>
      <w:r>
        <w:rPr>
          <w:rStyle w:val="CommentReference"/>
        </w:rPr>
        <w:annotationRef/>
      </w:r>
      <w:r>
        <w:t>Incessant? Or unceasing?</w:t>
      </w:r>
    </w:p>
  </w:comment>
  <w:comment w:id="1195" w:author="Windows User" w:date="2015-10-30T08:56:00Z" w:initials="WU">
    <w:p w14:paraId="7BD20F77" w14:textId="77777777" w:rsidR="00C61C1A" w:rsidRDefault="00C61C1A">
      <w:pPr>
        <w:pStyle w:val="CommentText"/>
      </w:pPr>
      <w:r>
        <w:rPr>
          <w:rStyle w:val="CommentReference"/>
        </w:rPr>
        <w:annotationRef/>
      </w:r>
      <w:r>
        <w:t>Flames of fire or fervent as fire?</w:t>
      </w:r>
    </w:p>
  </w:comment>
  <w:comment w:id="1199" w:author="Windows User" w:date="2015-10-30T08:56:00Z" w:initials="WU">
    <w:p w14:paraId="44A84E5A" w14:textId="77777777" w:rsidR="00C61C1A" w:rsidRDefault="00C61C1A">
      <w:pPr>
        <w:pStyle w:val="CommentText"/>
      </w:pPr>
      <w:r>
        <w:rPr>
          <w:rStyle w:val="CommentReference"/>
        </w:rPr>
        <w:annotationRef/>
      </w:r>
      <w:r>
        <w:t>Serving the Lord, or serving before the Lord?</w:t>
      </w:r>
    </w:p>
  </w:comment>
  <w:comment w:id="1213" w:author="Windows User" w:date="2015-10-30T08:56:00Z" w:initials="WU">
    <w:p w14:paraId="07D2B1EF" w14:textId="77777777" w:rsidR="00C61C1A" w:rsidRDefault="00C61C1A">
      <w:pPr>
        <w:pStyle w:val="CommentText"/>
      </w:pPr>
      <w:r>
        <w:rPr>
          <w:rStyle w:val="CommentReference"/>
        </w:rPr>
        <w:annotationRef/>
      </w:r>
      <w:r>
        <w:t>Or voice of God?</w:t>
      </w:r>
    </w:p>
  </w:comment>
  <w:comment w:id="1214" w:author="Windows User" w:date="2015-10-30T08:56:00Z" w:initials="WU">
    <w:p w14:paraId="3900CC21" w14:textId="77777777" w:rsidR="00C61C1A" w:rsidRDefault="00C61C1A">
      <w:pPr>
        <w:pStyle w:val="CommentText"/>
      </w:pPr>
      <w:r>
        <w:rPr>
          <w:rStyle w:val="CommentReference"/>
        </w:rPr>
        <w:annotationRef/>
      </w:r>
      <w:r>
        <w:t>Received or accepted?</w:t>
      </w:r>
    </w:p>
  </w:comment>
  <w:comment w:id="1219" w:author="Windows User" w:date="2015-11-06T08:39:00Z" w:initials="WU">
    <w:p w14:paraId="6EA3F191" w14:textId="77777777" w:rsidR="00C61C1A" w:rsidRDefault="00C61C1A">
      <w:pPr>
        <w:pStyle w:val="CommentText"/>
      </w:pPr>
      <w:r>
        <w:rPr>
          <w:rStyle w:val="CommentReference"/>
        </w:rPr>
        <w:annotationRef/>
      </w:r>
      <w:r>
        <w:t>Is this the right St. Theodore?</w:t>
      </w:r>
    </w:p>
  </w:comment>
  <w:comment w:id="1224" w:author="Windows User" w:date="2015-10-30T08:56:00Z" w:initials="WU">
    <w:p w14:paraId="227730E1" w14:textId="77777777" w:rsidR="00C61C1A" w:rsidRDefault="00C61C1A">
      <w:pPr>
        <w:pStyle w:val="CommentText"/>
      </w:pPr>
      <w:r>
        <w:rPr>
          <w:rStyle w:val="CommentReference"/>
        </w:rPr>
        <w:annotationRef/>
      </w:r>
      <w:r>
        <w:t>Prabios or Arabius? Doctors and physicians or physicians and well learned?</w:t>
      </w:r>
    </w:p>
  </w:comment>
  <w:comment w:id="1225" w:author="Windows User" w:date="2015-10-30T08:56:00Z" w:initials="WU">
    <w:p w14:paraId="519ADC1D" w14:textId="77777777" w:rsidR="00C61C1A" w:rsidRDefault="00C61C1A">
      <w:pPr>
        <w:pStyle w:val="CommentText"/>
      </w:pPr>
      <w:r>
        <w:rPr>
          <w:rStyle w:val="CommentReference"/>
        </w:rPr>
        <w:annotationRef/>
      </w:r>
      <w:r>
        <w:t>Building them upon the Name?</w:t>
      </w:r>
    </w:p>
  </w:comment>
  <w:comment w:id="1235" w:author="Windows User" w:date="2015-10-30T08:56:00Z" w:initials="WU">
    <w:p w14:paraId="3CFB1D1A" w14:textId="77777777" w:rsidR="00C61C1A" w:rsidRDefault="00C61C1A">
      <w:pPr>
        <w:pStyle w:val="CommentText"/>
      </w:pPr>
      <w:r>
        <w:rPr>
          <w:rStyle w:val="CommentReference"/>
        </w:rPr>
        <w:annotationRef/>
      </w:r>
      <w:r>
        <w:t>Placed or established?</w:t>
      </w:r>
    </w:p>
  </w:comment>
  <w:comment w:id="1236" w:author="Windows User" w:date="2015-10-30T08:56:00Z" w:initials="WU">
    <w:p w14:paraId="08983CC0" w14:textId="77777777" w:rsidR="00C61C1A" w:rsidRDefault="00C61C1A">
      <w:pPr>
        <w:pStyle w:val="CommentText"/>
      </w:pPr>
      <w:r>
        <w:rPr>
          <w:rStyle w:val="CommentReference"/>
        </w:rPr>
        <w:annotationRef/>
      </w:r>
      <w:r>
        <w:t>Or refused?</w:t>
      </w:r>
    </w:p>
  </w:comment>
  <w:comment w:id="1242" w:author="Windows User" w:date="2015-10-30T08:56:00Z" w:initials="WU">
    <w:p w14:paraId="535F3E1B" w14:textId="77777777" w:rsidR="00C61C1A" w:rsidRDefault="00C61C1A">
      <w:pPr>
        <w:pStyle w:val="CommentText"/>
      </w:pPr>
      <w:r>
        <w:rPr>
          <w:rStyle w:val="CommentReference"/>
        </w:rPr>
        <w:annotationRef/>
      </w:r>
      <w:r>
        <w:t>Sprung forth? Came forth? Blossomed?</w:t>
      </w:r>
    </w:p>
  </w:comment>
  <w:comment w:id="1254" w:author="Windows User" w:date="2015-10-30T08:56:00Z" w:initials="BS">
    <w:p w14:paraId="07DE8008" w14:textId="77777777" w:rsidR="00C61C1A" w:rsidRDefault="00C61C1A">
      <w:pPr>
        <w:pStyle w:val="CommentText"/>
      </w:pPr>
      <w:r>
        <w:rPr>
          <w:rStyle w:val="CommentReference"/>
        </w:rPr>
        <w:annotationRef/>
      </w:r>
      <w:r>
        <w:t>what does this mean?</w:t>
      </w:r>
    </w:p>
  </w:comment>
  <w:comment w:id="1255" w:author="Windows User" w:date="2015-10-30T08:56:00Z" w:initials="BS">
    <w:p w14:paraId="7DE26DCC" w14:textId="77777777" w:rsidR="00C61C1A" w:rsidRDefault="00C61C1A">
      <w:pPr>
        <w:pStyle w:val="CommentText"/>
      </w:pPr>
      <w:r>
        <w:rPr>
          <w:rStyle w:val="CommentReference"/>
        </w:rPr>
        <w:annotationRef/>
      </w:r>
      <w:r>
        <w:t>announced or proclaimed?</w:t>
      </w:r>
    </w:p>
  </w:comment>
  <w:comment w:id="1259" w:author="Windows User" w:date="2015-10-30T08:56:00Z" w:initials="WU">
    <w:p w14:paraId="729B2278" w14:textId="77777777" w:rsidR="00C61C1A" w:rsidRDefault="00C61C1A">
      <w:pPr>
        <w:pStyle w:val="CommentText"/>
      </w:pPr>
      <w:r>
        <w:rPr>
          <w:rStyle w:val="CommentReference"/>
        </w:rPr>
        <w:annotationRef/>
      </w:r>
      <w:r>
        <w:t>?</w:t>
      </w:r>
    </w:p>
  </w:comment>
  <w:comment w:id="1260" w:author="Windows User" w:date="2015-10-30T08:56:00Z" w:initials="WU">
    <w:p w14:paraId="44863D12" w14:textId="77777777" w:rsidR="00C61C1A" w:rsidRDefault="00C61C1A">
      <w:pPr>
        <w:pStyle w:val="CommentText"/>
      </w:pPr>
      <w:r>
        <w:rPr>
          <w:rStyle w:val="CommentReference"/>
        </w:rPr>
        <w:annotationRef/>
      </w:r>
      <w:r>
        <w:t>Bride, no, not bridegroom?</w:t>
      </w:r>
    </w:p>
  </w:comment>
  <w:comment w:id="1263" w:author="Windows User" w:date="2015-10-30T08:56:00Z" w:initials="WU">
    <w:p w14:paraId="6CE1AF88" w14:textId="77777777" w:rsidR="00C61C1A" w:rsidRDefault="00C61C1A">
      <w:pPr>
        <w:pStyle w:val="CommentText"/>
      </w:pPr>
      <w:r>
        <w:rPr>
          <w:rStyle w:val="CommentReference"/>
        </w:rPr>
        <w:annotationRef/>
      </w:r>
      <w:r>
        <w:t>Return?</w:t>
      </w:r>
    </w:p>
  </w:comment>
  <w:comment w:id="1264" w:author="Windows User" w:date="2015-10-30T08:56:00Z" w:initials="WU">
    <w:p w14:paraId="2917E600" w14:textId="77777777" w:rsidR="00C61C1A" w:rsidRDefault="00C61C1A">
      <w:pPr>
        <w:pStyle w:val="CommentText"/>
      </w:pPr>
      <w:r>
        <w:rPr>
          <w:rStyle w:val="CommentReference"/>
        </w:rPr>
        <w:annotationRef/>
      </w:r>
      <w:r>
        <w:t>Establishment? Building up?</w:t>
      </w:r>
    </w:p>
  </w:comment>
  <w:comment w:id="1266" w:author="Windows User" w:date="2015-10-30T08:56:00Z" w:initials="WU">
    <w:p w14:paraId="14DF4F91" w14:textId="77777777" w:rsidR="00C61C1A" w:rsidRDefault="00C61C1A">
      <w:pPr>
        <w:pStyle w:val="CommentText"/>
      </w:pPr>
      <w:r>
        <w:rPr>
          <w:rStyle w:val="CommentReference"/>
        </w:rPr>
        <w:annotationRef/>
      </w:r>
      <w:r>
        <w:t>Heavenly evangelist? Good tidings? Glad tidings? Good news?</w:t>
      </w:r>
    </w:p>
  </w:comment>
  <w:comment w:id="1267" w:author="Windows User" w:date="2015-10-30T08:56:00Z" w:initials="WU">
    <w:p w14:paraId="55FC1EAE" w14:textId="77777777" w:rsidR="00C61C1A" w:rsidRDefault="00C61C1A">
      <w:pPr>
        <w:pStyle w:val="CommentText"/>
      </w:pPr>
      <w:r>
        <w:rPr>
          <w:rStyle w:val="CommentReference"/>
        </w:rPr>
        <w:annotationRef/>
      </w:r>
      <w:r>
        <w:t>I don’t see “the Lord is with you” in the Coptic</w:t>
      </w:r>
    </w:p>
    <w:p w14:paraId="4431CB1C" w14:textId="77777777" w:rsidR="00C61C1A" w:rsidRDefault="00C61C1A">
      <w:pPr>
        <w:pStyle w:val="CommentText"/>
      </w:pPr>
    </w:p>
  </w:comment>
  <w:comment w:id="1268" w:author="Windows User" w:date="2015-10-30T08:56:00Z" w:initials="WU">
    <w:p w14:paraId="4549B91A" w14:textId="77777777" w:rsidR="00C61C1A" w:rsidRDefault="00C61C1A">
      <w:pPr>
        <w:pStyle w:val="CommentText"/>
      </w:pPr>
      <w:r>
        <w:rPr>
          <w:rStyle w:val="CommentReference"/>
        </w:rPr>
        <w:annotationRef/>
      </w:r>
      <w:r>
        <w:t>Heavenly herald of Good News?</w:t>
      </w:r>
    </w:p>
    <w:p w14:paraId="384F02AC" w14:textId="77777777" w:rsidR="00C61C1A" w:rsidRDefault="00C61C1A">
      <w:pPr>
        <w:pStyle w:val="CommentText"/>
      </w:pPr>
    </w:p>
  </w:comment>
  <w:comment w:id="1275" w:author="Windows User" w:date="2015-10-30T08:56:00Z" w:initials="WU">
    <w:p w14:paraId="4A264D5C" w14:textId="77777777" w:rsidR="00C61C1A" w:rsidRDefault="00C61C1A">
      <w:pPr>
        <w:pStyle w:val="CommentText"/>
      </w:pPr>
      <w:r>
        <w:rPr>
          <w:rStyle w:val="CommentReference"/>
        </w:rPr>
        <w:annotationRef/>
      </w:r>
      <w:r>
        <w:t>I think we’re doing holy for ethowab, but saint for agios… open to discussion though.</w:t>
      </w:r>
    </w:p>
  </w:comment>
  <w:comment w:id="1306" w:author="Windows User" w:date="2015-10-30T08:56:00Z" w:initials="WU">
    <w:p w14:paraId="3A72AA33" w14:textId="77777777" w:rsidR="00C61C1A" w:rsidRDefault="00C61C1A">
      <w:pPr>
        <w:pStyle w:val="CommentText"/>
      </w:pPr>
      <w:r>
        <w:rPr>
          <w:rStyle w:val="CommentReference"/>
        </w:rPr>
        <w:annotationRef/>
      </w:r>
      <w:r>
        <w:t>Redeemed?</w:t>
      </w:r>
    </w:p>
  </w:comment>
  <w:comment w:id="1307" w:author="Windows User" w:date="2015-10-30T08:56:00Z" w:initials="WU">
    <w:p w14:paraId="5BF82FF5" w14:textId="77777777" w:rsidR="00C61C1A" w:rsidRDefault="00C61C1A">
      <w:pPr>
        <w:pStyle w:val="CommentText"/>
      </w:pPr>
      <w:r>
        <w:rPr>
          <w:rStyle w:val="CommentReference"/>
        </w:rPr>
        <w:annotationRef/>
      </w:r>
      <w:r>
        <w:t>For? So?</w:t>
      </w:r>
    </w:p>
  </w:comment>
  <w:comment w:id="1312" w:author="Windows User" w:date="2015-10-30T08:56:00Z" w:initials="WU">
    <w:p w14:paraId="5B54A424" w14:textId="77777777" w:rsidR="00C61C1A" w:rsidRDefault="00C61C1A">
      <w:pPr>
        <w:pStyle w:val="CommentText"/>
      </w:pPr>
      <w:r>
        <w:rPr>
          <w:rStyle w:val="CommentReference"/>
        </w:rPr>
        <w:annotationRef/>
      </w:r>
      <w:r>
        <w:t>Or did shine and did illuminate</w:t>
      </w:r>
    </w:p>
  </w:comment>
  <w:comment w:id="1313" w:author="Windows User" w:date="2015-10-30T08:56:00Z" w:initials="WU">
    <w:p w14:paraId="5929E69F" w14:textId="77777777" w:rsidR="00C61C1A" w:rsidRDefault="00C61C1A">
      <w:pPr>
        <w:pStyle w:val="CommentText"/>
      </w:pPr>
      <w:r>
        <w:rPr>
          <w:rStyle w:val="CommentReference"/>
        </w:rPr>
        <w:annotationRef/>
      </w:r>
      <w:r>
        <w:t>What should this verse be?</w:t>
      </w:r>
    </w:p>
  </w:comment>
  <w:comment w:id="1314" w:author="Windows User" w:date="2015-10-30T08:56:00Z" w:initials="WU">
    <w:p w14:paraId="37815108" w14:textId="77777777" w:rsidR="00C61C1A" w:rsidRDefault="00C61C1A">
      <w:pPr>
        <w:pStyle w:val="CommentText"/>
      </w:pPr>
      <w:r>
        <w:rPr>
          <w:rStyle w:val="CommentReference"/>
        </w:rPr>
        <w:annotationRef/>
      </w:r>
      <w:r>
        <w:t>Uhm… does this mean something else, because saying the seal of the door Ezekiel saw was raised seems really bad …</w:t>
      </w:r>
    </w:p>
  </w:comment>
  <w:comment w:id="1315" w:author="Windows User" w:date="2015-10-30T08:56:00Z" w:initials="WU">
    <w:p w14:paraId="770E6FA0" w14:textId="77777777" w:rsidR="00C61C1A" w:rsidRDefault="00C61C1A">
      <w:pPr>
        <w:pStyle w:val="CommentText"/>
      </w:pPr>
      <w:r>
        <w:rPr>
          <w:rStyle w:val="CommentReference"/>
        </w:rPr>
        <w:annotationRef/>
      </w:r>
      <w:r>
        <w:t>Who?</w:t>
      </w:r>
    </w:p>
  </w:comment>
  <w:comment w:id="1316" w:author="Windows User" w:date="2015-10-30T08:56:00Z" w:initials="WU">
    <w:p w14:paraId="7FDD5784" w14:textId="77777777" w:rsidR="00C61C1A" w:rsidRDefault="00C61C1A">
      <w:pPr>
        <w:pStyle w:val="CommentText"/>
      </w:pPr>
      <w:r>
        <w:rPr>
          <w:rStyle w:val="CommentReference"/>
        </w:rPr>
        <w:annotationRef/>
      </w:r>
      <w:r>
        <w:t>Different adjective</w:t>
      </w:r>
    </w:p>
  </w:comment>
  <w:comment w:id="1317" w:author="Windows User" w:date="2015-10-30T08:56:00Z" w:initials="WU">
    <w:p w14:paraId="69734FAC" w14:textId="77777777" w:rsidR="00C61C1A" w:rsidRDefault="00C61C1A">
      <w:pPr>
        <w:pStyle w:val="CommentText"/>
      </w:pPr>
      <w:r>
        <w:rPr>
          <w:rStyle w:val="CommentReference"/>
        </w:rPr>
        <w:annotationRef/>
      </w:r>
      <w:r>
        <w:t>Sickness?</w:t>
      </w:r>
    </w:p>
  </w:comment>
  <w:comment w:id="1320" w:author="Windows User" w:date="2015-10-30T08:56:00Z" w:initials="BS">
    <w:p w14:paraId="07C468E8" w14:textId="77777777" w:rsidR="00C61C1A" w:rsidRDefault="00C61C1A">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23" w:author="Windows User" w:date="2015-10-30T08:56:00Z" w:initials="WU">
    <w:p w14:paraId="14F94395" w14:textId="77777777" w:rsidR="00C61C1A" w:rsidRDefault="00C61C1A">
      <w:pPr>
        <w:pStyle w:val="CommentText"/>
      </w:pPr>
      <w:r>
        <w:rPr>
          <w:rStyle w:val="CommentReference"/>
        </w:rPr>
        <w:annotationRef/>
      </w:r>
      <w:r>
        <w:t>What?</w:t>
      </w:r>
    </w:p>
  </w:comment>
  <w:comment w:id="1332" w:author="Windows User" w:date="2015-10-30T08:56:00Z" w:initials="WU">
    <w:p w14:paraId="39A2608E" w14:textId="77777777" w:rsidR="00C61C1A" w:rsidRDefault="00C61C1A">
      <w:pPr>
        <w:pStyle w:val="CommentText"/>
      </w:pPr>
      <w:r>
        <w:rPr>
          <w:rStyle w:val="CommentReference"/>
        </w:rPr>
        <w:annotationRef/>
      </w:r>
    </w:p>
  </w:comment>
  <w:comment w:id="1343" w:author="Windows User" w:date="2015-10-30T08:56:00Z" w:initials="WU">
    <w:p w14:paraId="255EEE9F" w14:textId="77777777" w:rsidR="00C61C1A" w:rsidRDefault="00C61C1A">
      <w:pPr>
        <w:pStyle w:val="CommentText"/>
      </w:pPr>
      <w:r>
        <w:rPr>
          <w:rStyle w:val="CommentReference"/>
        </w:rPr>
        <w:annotationRef/>
      </w:r>
      <w:r>
        <w:t>Is abouna going by a different version of the Coptic?</w:t>
      </w:r>
    </w:p>
    <w:p w14:paraId="45F504BB" w14:textId="77777777" w:rsidR="00C61C1A" w:rsidRDefault="00C61C1A">
      <w:pPr>
        <w:pStyle w:val="CommentText"/>
      </w:pPr>
    </w:p>
  </w:comment>
  <w:comment w:id="1345" w:author="Windows User" w:date="2015-10-30T08:56:00Z" w:initials="WU">
    <w:p w14:paraId="63C351E6" w14:textId="77777777" w:rsidR="00C61C1A" w:rsidRDefault="00C61C1A">
      <w:pPr>
        <w:pStyle w:val="CommentText"/>
      </w:pPr>
      <w:r>
        <w:rPr>
          <w:rStyle w:val="CommentReference"/>
        </w:rPr>
        <w:annotationRef/>
      </w:r>
      <w:r>
        <w:t>Praise and victory doesn’t make sense.</w:t>
      </w:r>
    </w:p>
  </w:comment>
  <w:comment w:id="1347" w:author="Windows User" w:date="2015-10-30T08:56:00Z" w:initials="WU">
    <w:p w14:paraId="5729C7D5" w14:textId="77777777" w:rsidR="00C61C1A" w:rsidRDefault="00C61C1A">
      <w:pPr>
        <w:pStyle w:val="CommentText"/>
      </w:pPr>
      <w:r>
        <w:rPr>
          <w:rStyle w:val="CommentReference"/>
        </w:rPr>
        <w:annotationRef/>
      </w:r>
      <w:r>
        <w:t>Godhead?</w:t>
      </w:r>
    </w:p>
  </w:comment>
  <w:comment w:id="1356" w:author="Windows User" w:date="2015-10-30T08:56:00Z" w:initials="WU">
    <w:p w14:paraId="78E42A11" w14:textId="77777777" w:rsidR="00C61C1A" w:rsidRDefault="00C61C1A">
      <w:pPr>
        <w:pStyle w:val="CommentText"/>
      </w:pPr>
      <w:r>
        <w:rPr>
          <w:rStyle w:val="CommentReference"/>
        </w:rPr>
        <w:annotationRef/>
      </w:r>
      <w:r>
        <w:t>Establish?</w:t>
      </w:r>
    </w:p>
  </w:comment>
  <w:comment w:id="1357" w:author="Windows User" w:date="2015-10-30T08:56:00Z" w:initials="WU">
    <w:p w14:paraId="642EB965" w14:textId="77777777" w:rsidR="00C61C1A" w:rsidRDefault="00C61C1A">
      <w:pPr>
        <w:pStyle w:val="CommentText"/>
      </w:pPr>
      <w:r>
        <w:rPr>
          <w:rStyle w:val="CommentReference"/>
        </w:rPr>
        <w:annotationRef/>
      </w:r>
      <w:r>
        <w:t>Check another source… missing puncuation</w:t>
      </w:r>
    </w:p>
  </w:comment>
  <w:comment w:id="1358" w:author="Windows User" w:date="2015-10-30T08:56:00Z" w:initials="WU">
    <w:p w14:paraId="6F8B5532" w14:textId="77777777" w:rsidR="00C61C1A" w:rsidRDefault="00C61C1A">
      <w:pPr>
        <w:pStyle w:val="CommentText"/>
      </w:pPr>
      <w:r>
        <w:rPr>
          <w:rStyle w:val="CommentReference"/>
        </w:rPr>
        <w:annotationRef/>
      </w:r>
      <w:r>
        <w:t>Worked?</w:t>
      </w:r>
    </w:p>
  </w:comment>
  <w:comment w:id="1359" w:author="Windows User" w:date="2015-10-30T08:56:00Z" w:initials="WU">
    <w:p w14:paraId="4F504285" w14:textId="77777777" w:rsidR="00C61C1A" w:rsidRDefault="00C61C1A">
      <w:pPr>
        <w:pStyle w:val="CommentText"/>
      </w:pPr>
      <w:r>
        <w:rPr>
          <w:rStyle w:val="CommentReference"/>
        </w:rPr>
        <w:annotationRef/>
      </w:r>
      <w:r>
        <w:t>Thrice holy or Trisagion?</w:t>
      </w:r>
    </w:p>
  </w:comment>
  <w:comment w:id="1361" w:author="Windows User" w:date="2015-10-30T08:56:00Z" w:initials="WU">
    <w:p w14:paraId="5514BCC2" w14:textId="77777777" w:rsidR="00C61C1A" w:rsidRPr="00936DE7" w:rsidRDefault="00C61C1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62" w:author="Windows User" w:date="2015-10-30T08:56:00Z" w:initials="WU">
    <w:p w14:paraId="179A5384" w14:textId="77777777" w:rsidR="00C61C1A" w:rsidRDefault="00C61C1A">
      <w:pPr>
        <w:pStyle w:val="CommentText"/>
      </w:pPr>
      <w:r>
        <w:rPr>
          <w:rStyle w:val="CommentReference"/>
        </w:rPr>
        <w:annotationRef/>
      </w:r>
      <w:r>
        <w:t>Right translation?</w:t>
      </w:r>
    </w:p>
  </w:comment>
  <w:comment w:id="1364" w:author="Windows User" w:date="2015-10-30T08:56:00Z" w:initials="WU">
    <w:p w14:paraId="1682BE28" w14:textId="77777777" w:rsidR="00C61C1A" w:rsidRDefault="00C61C1A">
      <w:pPr>
        <w:pStyle w:val="CommentText"/>
      </w:pPr>
      <w:r>
        <w:rPr>
          <w:rStyle w:val="CommentReference"/>
        </w:rPr>
        <w:annotationRef/>
      </w:r>
      <w:r>
        <w:t>What does this mean?</w:t>
      </w:r>
    </w:p>
  </w:comment>
  <w:comment w:id="1365" w:author="Windows User" w:date="2015-10-30T08:56:00Z" w:initials="WU">
    <w:p w14:paraId="30C5B7C9" w14:textId="77777777" w:rsidR="00C61C1A" w:rsidRDefault="00C61C1A">
      <w:pPr>
        <w:pStyle w:val="CommentText"/>
      </w:pPr>
      <w:r>
        <w:rPr>
          <w:rStyle w:val="CommentReference"/>
        </w:rPr>
        <w:annotationRef/>
      </w:r>
      <w:r>
        <w:t>To the end?</w:t>
      </w:r>
    </w:p>
  </w:comment>
  <w:comment w:id="1370" w:author="Windows User" w:date="2015-10-30T08:56:00Z" w:initials="WU">
    <w:p w14:paraId="2C2856CA" w14:textId="77777777" w:rsidR="00C61C1A" w:rsidRDefault="00C61C1A">
      <w:pPr>
        <w:pStyle w:val="CommentText"/>
      </w:pPr>
      <w:r>
        <w:rPr>
          <w:rStyle w:val="CommentReference"/>
        </w:rPr>
        <w:annotationRef/>
      </w:r>
      <w:r>
        <w:t>Or freedom?</w:t>
      </w:r>
    </w:p>
  </w:comment>
  <w:comment w:id="1371" w:author="Windows User" w:date="2015-10-30T08:56:00Z" w:initials="WU">
    <w:p w14:paraId="229642C6" w14:textId="77777777" w:rsidR="00C61C1A" w:rsidRDefault="00C61C1A">
      <w:pPr>
        <w:pStyle w:val="CommentText"/>
      </w:pPr>
      <w:r>
        <w:rPr>
          <w:rStyle w:val="CommentReference"/>
        </w:rPr>
        <w:annotationRef/>
      </w:r>
      <w:r>
        <w:t>Or establish?</w:t>
      </w:r>
    </w:p>
  </w:comment>
  <w:comment w:id="1379" w:author="Windows User" w:date="2015-10-30T08:56:00Z" w:initials="WU">
    <w:p w14:paraId="798C7307" w14:textId="77777777" w:rsidR="00C61C1A" w:rsidRDefault="00C61C1A">
      <w:pPr>
        <w:pStyle w:val="CommentText"/>
      </w:pPr>
      <w:r>
        <w:rPr>
          <w:rStyle w:val="CommentReference"/>
        </w:rPr>
        <w:annotationRef/>
      </w:r>
      <w:r>
        <w:t>Is this the correct date?</w:t>
      </w:r>
    </w:p>
  </w:comment>
  <w:comment w:id="1471" w:author="Windows User" w:date="2015-10-30T08:56:00Z" w:initials="WU">
    <w:p w14:paraId="1C25D03A" w14:textId="77777777" w:rsidR="00C61C1A" w:rsidRDefault="00C61C1A">
      <w:pPr>
        <w:pStyle w:val="CommentText"/>
      </w:pPr>
      <w:r>
        <w:rPr>
          <w:rStyle w:val="CommentReference"/>
        </w:rPr>
        <w:annotationRef/>
      </w:r>
      <w:r>
        <w:t>Can this be reworded?</w:t>
      </w:r>
    </w:p>
  </w:comment>
  <w:comment w:id="1473" w:author="Windows User" w:date="2015-10-30T08:56:00Z" w:initials="WU">
    <w:p w14:paraId="71B1FE22" w14:textId="77777777" w:rsidR="00C61C1A" w:rsidRDefault="00C61C1A">
      <w:pPr>
        <w:pStyle w:val="CommentText"/>
      </w:pPr>
      <w:r>
        <w:rPr>
          <w:rStyle w:val="CommentReference"/>
        </w:rPr>
        <w:annotationRef/>
      </w:r>
      <w:r>
        <w:t>Check other books for alternate word here.</w:t>
      </w:r>
    </w:p>
  </w:comment>
  <w:comment w:id="1474" w:author="Windows User" w:date="2015-10-30T08:56:00Z" w:initials="WU">
    <w:p w14:paraId="546F5FFA" w14:textId="77777777" w:rsidR="00C61C1A" w:rsidRDefault="00C61C1A">
      <w:pPr>
        <w:pStyle w:val="CommentText"/>
      </w:pPr>
      <w:r>
        <w:rPr>
          <w:rStyle w:val="CommentReference"/>
        </w:rPr>
        <w:annotationRef/>
      </w:r>
      <w:r>
        <w:t>Nations or peoples?</w:t>
      </w:r>
    </w:p>
  </w:comment>
  <w:comment w:id="1475" w:author="Windows User" w:date="2015-10-30T08:56:00Z" w:initials="WU">
    <w:p w14:paraId="4FC1DCF3" w14:textId="77777777" w:rsidR="00C61C1A" w:rsidRDefault="00C61C1A">
      <w:pPr>
        <w:pStyle w:val="CommentText"/>
      </w:pPr>
      <w:r>
        <w:rPr>
          <w:rStyle w:val="CommentReference"/>
        </w:rPr>
        <w:annotationRef/>
      </w:r>
      <w:r>
        <w:t>Burned or consumed?</w:t>
      </w:r>
    </w:p>
  </w:comment>
  <w:comment w:id="1476" w:author="Windows User" w:date="2015-10-30T08:56:00Z" w:initials="WU">
    <w:p w14:paraId="5B463C07" w14:textId="77777777" w:rsidR="00C61C1A" w:rsidRDefault="00C61C1A">
      <w:pPr>
        <w:pStyle w:val="CommentText"/>
      </w:pPr>
      <w:r>
        <w:rPr>
          <w:rStyle w:val="CommentReference"/>
        </w:rPr>
        <w:annotationRef/>
      </w:r>
      <w:r>
        <w:t>?</w:t>
      </w:r>
    </w:p>
  </w:comment>
  <w:comment w:id="1477" w:author="Windows User" w:date="2015-10-30T08:56:00Z" w:initials="WU">
    <w:p w14:paraId="3079CC02" w14:textId="77777777" w:rsidR="00C61C1A" w:rsidRPr="0098028B" w:rsidRDefault="00C61C1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8" w:author="Windows User" w:date="2015-10-30T08:56:00Z" w:initials="WU">
    <w:p w14:paraId="4B943F0B" w14:textId="77777777" w:rsidR="00C61C1A" w:rsidRDefault="00C61C1A">
      <w:pPr>
        <w:pStyle w:val="CommentText"/>
      </w:pPr>
      <w:r>
        <w:rPr>
          <w:rStyle w:val="CommentReference"/>
        </w:rPr>
        <w:annotationRef/>
      </w:r>
      <w:r>
        <w:t>Synaxarium has St. James dying twice… likely one of them should be St. John!</w:t>
      </w:r>
    </w:p>
  </w:comment>
  <w:comment w:id="1521" w:author="Windows User" w:date="2015-10-30T08:56:00Z" w:initials="WU">
    <w:p w14:paraId="11436C6E" w14:textId="77777777" w:rsidR="00C61C1A" w:rsidRDefault="00C61C1A">
      <w:pPr>
        <w:pStyle w:val="CommentText"/>
      </w:pPr>
      <w:r>
        <w:rPr>
          <w:rStyle w:val="CommentReference"/>
        </w:rPr>
        <w:annotationRef/>
      </w:r>
      <w:r>
        <w:t>Ramez says print synacarium may have him in july</w:t>
      </w:r>
    </w:p>
  </w:comment>
  <w:comment w:id="1532" w:author="Windows User" w:date="2015-10-30T08:56:00Z" w:initials="WU">
    <w:p w14:paraId="62A36CDC" w14:textId="77777777" w:rsidR="00C61C1A" w:rsidRDefault="00C61C1A">
      <w:pPr>
        <w:pStyle w:val="CommentText"/>
      </w:pPr>
      <w:r>
        <w:rPr>
          <w:rStyle w:val="CommentReference"/>
        </w:rPr>
        <w:annotationRef/>
      </w:r>
      <w:r>
        <w:t>Approached? What does this vs mean?</w:t>
      </w:r>
    </w:p>
  </w:comment>
  <w:comment w:id="1533" w:author="Windows User" w:date="2015-10-30T08:56:00Z" w:initials="WU">
    <w:p w14:paraId="329416E7" w14:textId="77777777" w:rsidR="00C61C1A" w:rsidRPr="00035775" w:rsidRDefault="00C61C1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9" w:author="Windows User" w:date="2015-10-30T08:56:00Z" w:initials="WU">
    <w:p w14:paraId="763F73BB" w14:textId="77777777" w:rsidR="00C61C1A" w:rsidRDefault="00C61C1A">
      <w:pPr>
        <w:pStyle w:val="CommentText"/>
      </w:pPr>
      <w:r>
        <w:rPr>
          <w:rStyle w:val="CommentReference"/>
        </w:rPr>
        <w:annotationRef/>
      </w:r>
      <w:r>
        <w:t>Thoughts?</w:t>
      </w:r>
    </w:p>
  </w:comment>
  <w:comment w:id="1560" w:author="Windows User" w:date="2015-10-30T08:56:00Z" w:initials="WU">
    <w:p w14:paraId="7B47C8A3" w14:textId="77777777" w:rsidR="00C61C1A" w:rsidRDefault="00C61C1A">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95" w:author="Windows User" w:date="2015-10-30T08:56:00Z" w:initials="WU">
    <w:p w14:paraId="0BE9113A" w14:textId="77777777" w:rsidR="00C61C1A" w:rsidRDefault="00C61C1A">
      <w:pPr>
        <w:pStyle w:val="CommentText"/>
      </w:pPr>
      <w:r>
        <w:rPr>
          <w:rStyle w:val="CommentReference"/>
        </w:rPr>
        <w:annotationRef/>
      </w:r>
      <w:r>
        <w:t>Completely different.</w:t>
      </w:r>
    </w:p>
  </w:comment>
  <w:comment w:id="1596" w:author="Windows User" w:date="2015-10-30T08:56:00Z" w:initials="WU">
    <w:p w14:paraId="074682DD" w14:textId="77777777" w:rsidR="00C61C1A" w:rsidRDefault="00C61C1A">
      <w:pPr>
        <w:pStyle w:val="CommentText"/>
      </w:pPr>
      <w:r>
        <w:rPr>
          <w:rStyle w:val="CommentReference"/>
        </w:rPr>
        <w:annotationRef/>
      </w:r>
      <w:r>
        <w:t>With or in?</w:t>
      </w:r>
    </w:p>
  </w:comment>
  <w:comment w:id="1597" w:author="Windows User" w:date="2015-10-30T08:56:00Z" w:initials="WU">
    <w:p w14:paraId="371712E1" w14:textId="77777777" w:rsidR="00C61C1A" w:rsidRDefault="00C61C1A">
      <w:pPr>
        <w:pStyle w:val="CommentText"/>
      </w:pPr>
      <w:r>
        <w:rPr>
          <w:rStyle w:val="CommentReference"/>
        </w:rPr>
        <w:annotationRef/>
      </w:r>
    </w:p>
  </w:comment>
  <w:comment w:id="1598" w:author="Windows User" w:date="2015-10-30T08:56:00Z" w:initials="WU">
    <w:p w14:paraId="0B3C1D3B" w14:textId="77777777" w:rsidR="00C61C1A" w:rsidRDefault="00C61C1A">
      <w:pPr>
        <w:pStyle w:val="CommentText"/>
      </w:pPr>
      <w:r>
        <w:rPr>
          <w:rStyle w:val="CommentReference"/>
        </w:rPr>
        <w:annotationRef/>
      </w:r>
      <w:r>
        <w:t>Sound or voice?</w:t>
      </w:r>
    </w:p>
  </w:comment>
  <w:comment w:id="1600" w:author="Windows User" w:date="2015-10-30T08:56:00Z" w:initials="WU">
    <w:p w14:paraId="1C3A0B98" w14:textId="77777777" w:rsidR="00C61C1A" w:rsidRDefault="00C61C1A">
      <w:pPr>
        <w:pStyle w:val="CommentText"/>
      </w:pPr>
      <w:r>
        <w:rPr>
          <w:rStyle w:val="CommentReference"/>
        </w:rPr>
        <w:annotationRef/>
      </w:r>
      <w:r>
        <w:t>Open to suggetions.</w:t>
      </w:r>
    </w:p>
  </w:comment>
  <w:comment w:id="1601" w:author="Windows User" w:date="2015-10-30T08:56:00Z" w:initials="WU">
    <w:p w14:paraId="79DB91AB" w14:textId="77777777" w:rsidR="00C61C1A" w:rsidRDefault="00C61C1A">
      <w:pPr>
        <w:pStyle w:val="CommentText"/>
      </w:pPr>
      <w:r>
        <w:rPr>
          <w:rStyle w:val="CommentReference"/>
        </w:rPr>
        <w:annotationRef/>
      </w:r>
      <w:r>
        <w:t>Before?</w:t>
      </w:r>
    </w:p>
  </w:comment>
  <w:comment w:id="1602" w:author="Windows User" w:date="2015-10-30T08:56:00Z" w:initials="WU">
    <w:p w14:paraId="777049F3" w14:textId="77777777" w:rsidR="00C61C1A" w:rsidRDefault="00C61C1A">
      <w:pPr>
        <w:pStyle w:val="CommentText"/>
      </w:pPr>
      <w:r>
        <w:rPr>
          <w:rStyle w:val="CommentReference"/>
        </w:rPr>
        <w:annotationRef/>
      </w:r>
      <w:r>
        <w:t>Nations?</w:t>
      </w:r>
    </w:p>
  </w:comment>
  <w:comment w:id="1603" w:author="Windows User" w:date="2015-10-30T08:56:00Z" w:initials="WU">
    <w:p w14:paraId="29D1E0CC" w14:textId="77777777" w:rsidR="00C61C1A" w:rsidRDefault="00C61C1A">
      <w:pPr>
        <w:pStyle w:val="CommentText"/>
      </w:pPr>
      <w:r>
        <w:rPr>
          <w:rStyle w:val="CommentReference"/>
        </w:rPr>
        <w:annotationRef/>
      </w:r>
      <w:r>
        <w:t>?</w:t>
      </w:r>
    </w:p>
  </w:comment>
  <w:comment w:id="1644" w:author="Windows User" w:date="2015-10-30T08:56:00Z" w:initials="WU">
    <w:p w14:paraId="73A9ACC7" w14:textId="77777777" w:rsidR="00C61C1A" w:rsidRDefault="00C61C1A">
      <w:pPr>
        <w:pStyle w:val="CommentText"/>
      </w:pPr>
      <w:r>
        <w:rPr>
          <w:rStyle w:val="CommentReference"/>
        </w:rPr>
        <w:annotationRef/>
      </w:r>
      <w:r>
        <w:t>?</w:t>
      </w:r>
    </w:p>
  </w:comment>
  <w:comment w:id="1651" w:author="Windows User" w:date="2015-10-30T08:56:00Z" w:initials="WU">
    <w:p w14:paraId="4F5630C0" w14:textId="77777777" w:rsidR="00C61C1A" w:rsidRDefault="00C61C1A">
      <w:pPr>
        <w:pStyle w:val="CommentText"/>
      </w:pPr>
      <w:r>
        <w:rPr>
          <w:rStyle w:val="CommentReference"/>
        </w:rPr>
        <w:annotationRef/>
      </w:r>
      <w:r>
        <w:t>Abba Noub, abanoub, Apa Noub, Apnoub?</w:t>
      </w:r>
    </w:p>
  </w:comment>
  <w:comment w:id="1652" w:author="Windows User" w:date="2015-10-30T08:56:00Z" w:initials="WU">
    <w:p w14:paraId="3899034D" w14:textId="77777777" w:rsidR="00C61C1A" w:rsidRDefault="00C61C1A">
      <w:pPr>
        <w:pStyle w:val="CommentText"/>
      </w:pPr>
      <w:r>
        <w:rPr>
          <w:rStyle w:val="CommentReference"/>
        </w:rPr>
        <w:annotationRef/>
      </w:r>
      <w:r>
        <w:t>Upright, or orthodox?</w:t>
      </w:r>
    </w:p>
  </w:comment>
  <w:comment w:id="1661" w:author="Windows User" w:date="2015-10-30T08:56:00Z" w:initials="WU">
    <w:p w14:paraId="61207ABC" w14:textId="77777777" w:rsidR="00C61C1A" w:rsidRDefault="00C61C1A">
      <w:pPr>
        <w:pStyle w:val="CommentText"/>
      </w:pPr>
      <w:r>
        <w:rPr>
          <w:rStyle w:val="CommentReference"/>
        </w:rPr>
        <w:annotationRef/>
      </w:r>
      <w:r>
        <w:t>Are we going with ti agia = saint and ti ethowab = the holy?</w:t>
      </w:r>
    </w:p>
  </w:comment>
  <w:comment w:id="1683" w:author="Windows User" w:date="2015-11-18T20:43:00Z" w:initials="WU">
    <w:p w14:paraId="08613E46" w14:textId="00F90E8C" w:rsidR="00C61C1A" w:rsidRDefault="00C61C1A">
      <w:pPr>
        <w:pStyle w:val="CommentText"/>
      </w:pPr>
      <w:r>
        <w:rPr>
          <w:rStyle w:val="CommentReference"/>
        </w:rPr>
        <w:annotationRef/>
      </w:r>
      <w:r>
        <w:t>Is this for Adam days? Or just Sundays?</w:t>
      </w:r>
    </w:p>
  </w:comment>
  <w:comment w:id="1684" w:author="Windows User" w:date="2015-11-18T20:38:00Z" w:initials="WU">
    <w:p w14:paraId="43F9C3B7" w14:textId="77777777" w:rsidR="00C61C1A" w:rsidRDefault="00C61C1A">
      <w:pPr>
        <w:pStyle w:val="CommentText"/>
      </w:pPr>
      <w:r>
        <w:rPr>
          <w:rStyle w:val="CommentReference"/>
        </w:rPr>
        <w:annotationRef/>
      </w:r>
      <w:r>
        <w:t>What does this mean? I feel like we put something else somewhere else</w:t>
      </w:r>
    </w:p>
  </w:comment>
  <w:comment w:id="1686" w:author="Windows User" w:date="2015-11-19T22:12:00Z" w:initials="WU">
    <w:p w14:paraId="79F037D4" w14:textId="77777777" w:rsidR="00C61C1A" w:rsidRDefault="00C61C1A">
      <w:pPr>
        <w:pStyle w:val="CommentText"/>
      </w:pPr>
      <w:r>
        <w:rPr>
          <w:rStyle w:val="CommentReference"/>
        </w:rPr>
        <w:annotationRef/>
      </w:r>
      <w:r>
        <w:t>Theotokos forever, or ever-Theotokos?</w:t>
      </w:r>
    </w:p>
  </w:comment>
  <w:comment w:id="1687" w:author="Windows User" w:date="2015-11-19T22:12:00Z" w:initials="WU">
    <w:p w14:paraId="7E2C6DDB" w14:textId="77777777" w:rsidR="00C61C1A" w:rsidRDefault="00C61C1A">
      <w:pPr>
        <w:pStyle w:val="CommentText"/>
      </w:pPr>
      <w:r>
        <w:rPr>
          <w:rStyle w:val="CommentReference"/>
        </w:rPr>
        <w:annotationRef/>
      </w:r>
      <w:r>
        <w:t>What does this mean?</w:t>
      </w:r>
    </w:p>
  </w:comment>
  <w:comment w:id="1688" w:author="Windows User" w:date="2015-11-19T22:12:00Z" w:initials="WU">
    <w:p w14:paraId="71146019" w14:textId="77777777" w:rsidR="00C61C1A" w:rsidRDefault="00C61C1A">
      <w:pPr>
        <w:pStyle w:val="CommentText"/>
      </w:pPr>
      <w:r>
        <w:rPr>
          <w:rStyle w:val="CommentReference"/>
        </w:rPr>
        <w:annotationRef/>
      </w:r>
      <w:r>
        <w:t>What does this mean?</w:t>
      </w:r>
    </w:p>
  </w:comment>
  <w:comment w:id="1689" w:author="Windows User" w:date="2015-11-19T22:12:00Z" w:initials="WU">
    <w:p w14:paraId="24E4F57A" w14:textId="77777777" w:rsidR="00C61C1A" w:rsidRDefault="00C61C1A">
      <w:pPr>
        <w:pStyle w:val="CommentText"/>
      </w:pPr>
      <w:r>
        <w:rPr>
          <w:rStyle w:val="CommentReference"/>
        </w:rPr>
        <w:annotationRef/>
      </w:r>
      <w:r>
        <w:t>Praying or interceding?</w:t>
      </w:r>
    </w:p>
  </w:comment>
  <w:comment w:id="1707" w:author="Windows User" w:date="2015-10-30T08:56:00Z" w:initials="WU">
    <w:p w14:paraId="36116F5D" w14:textId="77777777" w:rsidR="00C61C1A" w:rsidRPr="00F905FE" w:rsidRDefault="00C61C1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8" w:author="Windows User" w:date="2015-10-30T08:56:00Z" w:initials="WU">
    <w:p w14:paraId="55EA204B" w14:textId="77777777" w:rsidR="00C61C1A" w:rsidRDefault="00C61C1A">
      <w:pPr>
        <w:pStyle w:val="CommentText"/>
      </w:pPr>
      <w:r>
        <w:rPr>
          <w:rStyle w:val="CommentReference"/>
        </w:rPr>
        <w:annotationRef/>
      </w:r>
      <w:r>
        <w:t>Typo?</w:t>
      </w:r>
    </w:p>
  </w:comment>
  <w:comment w:id="1729" w:author="Windows User" w:date="2015-10-30T08:56:00Z" w:initials="WU">
    <w:p w14:paraId="11E5D177" w14:textId="77777777" w:rsidR="00C61C1A" w:rsidRPr="00DD5DBC" w:rsidRDefault="00C61C1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31" w:author="Windows User" w:date="2015-10-30T08:56:00Z" w:initials="WU">
    <w:p w14:paraId="38A16B24" w14:textId="77777777" w:rsidR="00C61C1A" w:rsidRDefault="00C61C1A">
      <w:pPr>
        <w:pStyle w:val="CommentText"/>
      </w:pPr>
      <w:r>
        <w:rPr>
          <w:rStyle w:val="CommentReference"/>
        </w:rPr>
        <w:annotationRef/>
      </w:r>
      <w:r>
        <w:t>What does the Coptic say?</w:t>
      </w:r>
    </w:p>
  </w:comment>
  <w:comment w:id="1732" w:author="Windows User" w:date="2015-10-30T08:56:00Z" w:initials="WU">
    <w:p w14:paraId="239824AA" w14:textId="77777777" w:rsidR="00C61C1A" w:rsidRDefault="00C61C1A">
      <w:pPr>
        <w:pStyle w:val="CommentText"/>
      </w:pPr>
      <w:r>
        <w:rPr>
          <w:rStyle w:val="CommentReference"/>
        </w:rPr>
        <w:annotationRef/>
      </w:r>
      <w:r>
        <w:t>What is being quoted? 2Cor 5?</w:t>
      </w:r>
    </w:p>
  </w:comment>
  <w:comment w:id="1735" w:author="Windows User" w:date="2015-10-30T08:56:00Z" w:initials="WU">
    <w:p w14:paraId="1EC34668" w14:textId="77777777" w:rsidR="00C61C1A" w:rsidRDefault="00C61C1A">
      <w:pPr>
        <w:pStyle w:val="CommentText"/>
      </w:pPr>
      <w:r>
        <w:rPr>
          <w:rStyle w:val="CommentReference"/>
        </w:rPr>
        <w:annotationRef/>
      </w:r>
      <w:r>
        <w:t>This is clearly a late composition, bastardizing other hymns. “our father in heaven, the sinless one, with your good father…” right.</w:t>
      </w:r>
    </w:p>
  </w:comment>
  <w:comment w:id="1736" w:author="Windows User" w:date="2015-10-30T08:56:00Z" w:initials="WU">
    <w:p w14:paraId="4470C38C" w14:textId="77777777" w:rsidR="00C61C1A" w:rsidRDefault="00C61C1A">
      <w:pPr>
        <w:pStyle w:val="CommentText"/>
      </w:pPr>
      <w:r>
        <w:rPr>
          <w:rStyle w:val="CommentReference"/>
        </w:rPr>
        <w:annotationRef/>
      </w:r>
      <w:r>
        <w:t>Coptic is different from previous verse. What should English be?</w:t>
      </w:r>
    </w:p>
  </w:comment>
  <w:comment w:id="1737" w:author="Windows User" w:date="2015-10-30T08:56:00Z" w:initials="WU">
    <w:p w14:paraId="350A9B71" w14:textId="77777777" w:rsidR="00C61C1A" w:rsidRDefault="00C61C1A">
      <w:pPr>
        <w:pStyle w:val="CommentText"/>
      </w:pPr>
      <w:r>
        <w:rPr>
          <w:rStyle w:val="CommentReference"/>
        </w:rPr>
        <w:annotationRef/>
      </w:r>
      <w:r>
        <w:t>Or athletes? Or athletic martyrs?</w:t>
      </w:r>
    </w:p>
  </w:comment>
  <w:comment w:id="1738" w:author="Windows User" w:date="2015-10-30T08:56:00Z" w:initials="WU">
    <w:p w14:paraId="72F9FFC3" w14:textId="77777777" w:rsidR="00C61C1A" w:rsidRDefault="00C61C1A">
      <w:pPr>
        <w:pStyle w:val="CommentText"/>
      </w:pPr>
      <w:r>
        <w:rPr>
          <w:rStyle w:val="CommentReference"/>
        </w:rPr>
        <w:annotationRef/>
      </w:r>
      <w:r>
        <w:t>Or of the martyrs?</w:t>
      </w:r>
    </w:p>
  </w:comment>
  <w:comment w:id="1739" w:author="Windows User" w:date="2015-10-30T08:56:00Z" w:initials="WU">
    <w:p w14:paraId="7BD5C124" w14:textId="77777777" w:rsidR="00C61C1A" w:rsidRDefault="00C61C1A">
      <w:pPr>
        <w:pStyle w:val="CommentText"/>
      </w:pPr>
      <w:r>
        <w:rPr>
          <w:rStyle w:val="CommentReference"/>
        </w:rPr>
        <w:annotationRef/>
      </w:r>
      <w:r>
        <w:t>Carries or lifts?</w:t>
      </w:r>
    </w:p>
  </w:comment>
  <w:comment w:id="1740" w:author="Windows User" w:date="2015-10-30T08:56:00Z" w:initials="WU">
    <w:p w14:paraId="525F7218" w14:textId="77777777" w:rsidR="00C61C1A" w:rsidRDefault="00C61C1A">
      <w:pPr>
        <w:pStyle w:val="CommentText"/>
      </w:pPr>
      <w:r>
        <w:rPr>
          <w:rStyle w:val="CommentReference"/>
        </w:rPr>
        <w:annotationRef/>
      </w:r>
      <w:r>
        <w:t>Churches?</w:t>
      </w:r>
    </w:p>
    <w:p w14:paraId="32A8F1D7" w14:textId="77777777" w:rsidR="00C61C1A" w:rsidRDefault="00C61C1A">
      <w:pPr>
        <w:pStyle w:val="CommentText"/>
      </w:pPr>
    </w:p>
  </w:comment>
  <w:comment w:id="1741" w:author="Windows User" w:date="2015-10-30T08:56:00Z" w:initials="WU">
    <w:p w14:paraId="165286E5" w14:textId="77777777" w:rsidR="00C61C1A" w:rsidRDefault="00C61C1A">
      <w:pPr>
        <w:pStyle w:val="CommentText"/>
      </w:pPr>
      <w:r>
        <w:rPr>
          <w:rStyle w:val="CommentReference"/>
        </w:rPr>
        <w:annotationRef/>
      </w:r>
      <w:r>
        <w:t>End?</w:t>
      </w:r>
    </w:p>
  </w:comment>
  <w:comment w:id="1750" w:author="Windows User" w:date="2015-10-30T08:56:00Z" w:initials="WU">
    <w:p w14:paraId="770DC519" w14:textId="77777777" w:rsidR="00C61C1A" w:rsidRDefault="00C61C1A">
      <w:pPr>
        <w:pStyle w:val="CommentText"/>
      </w:pPr>
      <w:r>
        <w:rPr>
          <w:rStyle w:val="CommentReference"/>
        </w:rPr>
        <w:annotationRef/>
      </w:r>
      <w:r>
        <w:t>Or full stop. You are worthy of the glory,</w:t>
      </w:r>
    </w:p>
  </w:comment>
  <w:comment w:id="1756" w:author="Windows User" w:date="2015-10-30T08:56:00Z" w:initials="WU">
    <w:p w14:paraId="664F3BFA" w14:textId="77777777" w:rsidR="00C61C1A" w:rsidRDefault="00C61C1A">
      <w:pPr>
        <w:pStyle w:val="CommentText"/>
      </w:pPr>
      <w:r>
        <w:rPr>
          <w:rStyle w:val="CommentReference"/>
        </w:rPr>
        <w:annotationRef/>
      </w:r>
      <w:r>
        <w:t>?</w:t>
      </w:r>
    </w:p>
  </w:comment>
  <w:comment w:id="1759" w:author="Windows User" w:date="2015-10-30T08:56:00Z" w:initials="WU">
    <w:p w14:paraId="08BCD53E" w14:textId="77777777" w:rsidR="00C61C1A" w:rsidRDefault="00C61C1A">
      <w:pPr>
        <w:pStyle w:val="CommentText"/>
      </w:pPr>
      <w:r>
        <w:rPr>
          <w:rStyle w:val="CommentReference"/>
        </w:rPr>
        <w:annotationRef/>
      </w:r>
      <w:r>
        <w:t>Is? Or will be? Exalted, or highly exalted?</w:t>
      </w:r>
    </w:p>
  </w:comment>
  <w:comment w:id="1761" w:author="Windows User" w:date="2015-10-30T08:56:00Z" w:initials="WU">
    <w:p w14:paraId="4F4D62D2" w14:textId="77777777" w:rsidR="00C61C1A" w:rsidRDefault="00C61C1A">
      <w:pPr>
        <w:pStyle w:val="CommentText"/>
      </w:pPr>
      <w:r>
        <w:rPr>
          <w:rStyle w:val="CommentReference"/>
        </w:rPr>
        <w:annotationRef/>
      </w:r>
      <w:r>
        <w:t>Bring or offer</w:t>
      </w:r>
    </w:p>
  </w:comment>
  <w:comment w:id="1762" w:author="Windows User" w:date="2015-10-30T08:56:00Z" w:initials="WU">
    <w:p w14:paraId="66D4EE13" w14:textId="77777777" w:rsidR="00C61C1A" w:rsidRDefault="00C61C1A">
      <w:pPr>
        <w:pStyle w:val="CommentText"/>
      </w:pPr>
      <w:r>
        <w:rPr>
          <w:rStyle w:val="CommentReference"/>
        </w:rPr>
        <w:annotationRef/>
      </w:r>
      <w:r>
        <w:t>Spelling?</w:t>
      </w:r>
    </w:p>
  </w:comment>
  <w:comment w:id="1768" w:author="Windows User" w:date="2015-11-17T22:12:00Z" w:initials="WU">
    <w:p w14:paraId="412F0631" w14:textId="77777777" w:rsidR="00C61C1A" w:rsidRDefault="00C61C1A">
      <w:pPr>
        <w:pStyle w:val="CommentText"/>
      </w:pPr>
      <w:r>
        <w:rPr>
          <w:rStyle w:val="CommentReference"/>
        </w:rPr>
        <w:annotationRef/>
      </w:r>
      <w:r>
        <w:t>Literally trampled, right? Or crushed?</w:t>
      </w:r>
    </w:p>
  </w:comment>
  <w:comment w:id="1769" w:author="Windows User" w:date="2015-11-17T22:12:00Z" w:initials="WU">
    <w:p w14:paraId="135DCC31" w14:textId="77777777" w:rsidR="00C61C1A" w:rsidRDefault="00C61C1A">
      <w:pPr>
        <w:pStyle w:val="CommentText"/>
      </w:pPr>
      <w:r>
        <w:rPr>
          <w:rStyle w:val="CommentReference"/>
        </w:rPr>
        <w:annotationRef/>
      </w:r>
      <w:r>
        <w:t>Authority? Might? Reign?</w:t>
      </w:r>
    </w:p>
  </w:comment>
  <w:comment w:id="1772" w:author="Windows User" w:date="2015-10-30T08:56:00Z" w:initials="WU">
    <w:p w14:paraId="11BE3C4D" w14:textId="77777777" w:rsidR="00C61C1A" w:rsidRDefault="00C61C1A">
      <w:pPr>
        <w:pStyle w:val="CommentText"/>
      </w:pPr>
      <w:r>
        <w:rPr>
          <w:rStyle w:val="CommentReference"/>
        </w:rPr>
        <w:annotationRef/>
      </w:r>
      <w:r>
        <w:t>Name or Holy Name?</w:t>
      </w:r>
    </w:p>
  </w:comment>
  <w:comment w:id="1782" w:author="Windows User" w:date="2015-10-30T08:56:00Z" w:initials="WU">
    <w:p w14:paraId="4A1C10F1" w14:textId="77777777" w:rsidR="00C61C1A" w:rsidRDefault="00C61C1A">
      <w:pPr>
        <w:pStyle w:val="CommentText"/>
      </w:pPr>
      <w:r>
        <w:rPr>
          <w:rStyle w:val="CommentReference"/>
        </w:rPr>
        <w:annotationRef/>
      </w:r>
      <w:r>
        <w:t>Christ or Jesus Christ?</w:t>
      </w:r>
    </w:p>
  </w:comment>
  <w:comment w:id="1788" w:author="Windows User" w:date="2015-10-30T08:56:00Z" w:initials="WU">
    <w:p w14:paraId="31C2C585" w14:textId="77777777" w:rsidR="00C61C1A" w:rsidRDefault="00C61C1A">
      <w:pPr>
        <w:pStyle w:val="CommentText"/>
      </w:pPr>
      <w:r>
        <w:rPr>
          <w:rStyle w:val="CommentReference"/>
        </w:rPr>
        <w:annotationRef/>
      </w:r>
      <w:r>
        <w:t>Name or Holy Name?</w:t>
      </w:r>
    </w:p>
  </w:comment>
  <w:comment w:id="1789" w:author="Windows User" w:date="2015-10-30T08:56:00Z" w:initials="WU">
    <w:p w14:paraId="18203C3C" w14:textId="77777777" w:rsidR="00C61C1A" w:rsidRDefault="00C61C1A">
      <w:pPr>
        <w:pStyle w:val="CommentText"/>
      </w:pPr>
      <w:r>
        <w:rPr>
          <w:rStyle w:val="CommentReference"/>
        </w:rPr>
        <w:annotationRef/>
      </w:r>
      <w:r>
        <w:t>To Him? Or by His might/power?</w:t>
      </w:r>
    </w:p>
  </w:comment>
  <w:comment w:id="1790" w:author="Windows User" w:date="2015-10-30T08:56:00Z" w:initials="WU">
    <w:p w14:paraId="27B39720" w14:textId="77777777" w:rsidR="00C61C1A" w:rsidRDefault="00C61C1A">
      <w:pPr>
        <w:pStyle w:val="CommentText"/>
      </w:pPr>
      <w:r>
        <w:rPr>
          <w:rStyle w:val="CommentReference"/>
        </w:rPr>
        <w:annotationRef/>
      </w:r>
      <w:r>
        <w:t>Might, or may?</w:t>
      </w:r>
    </w:p>
  </w:comment>
  <w:comment w:id="1791" w:author="Windows User" w:date="2015-10-30T08:56:00Z" w:initials="WU">
    <w:p w14:paraId="2FB96B7C" w14:textId="77777777" w:rsidR="00C61C1A" w:rsidRDefault="00C61C1A" w:rsidP="00F77A5B">
      <w:pPr>
        <w:pStyle w:val="CommentText"/>
      </w:pPr>
      <w:r>
        <w:rPr>
          <w:rStyle w:val="CommentReference"/>
        </w:rPr>
        <w:annotationRef/>
      </w:r>
      <w:r>
        <w:t>Christ or Jesus Christ?</w:t>
      </w:r>
    </w:p>
  </w:comment>
  <w:comment w:id="1794" w:author="Windows User" w:date="2015-10-30T08:56:00Z" w:initials="WU">
    <w:p w14:paraId="775D4B1C" w14:textId="77777777" w:rsidR="00C61C1A" w:rsidRDefault="00C61C1A">
      <w:pPr>
        <w:pStyle w:val="CommentText"/>
      </w:pPr>
      <w:r>
        <w:rPr>
          <w:rStyle w:val="CommentReference"/>
        </w:rPr>
        <w:annotationRef/>
      </w:r>
      <w:r>
        <w:t>Miracles?</w:t>
      </w:r>
    </w:p>
  </w:comment>
  <w:comment w:id="1800" w:author="Windows User" w:date="2015-10-30T08:56:00Z" w:initials="WU">
    <w:p w14:paraId="511773EC" w14:textId="77777777" w:rsidR="00C61C1A" w:rsidRDefault="00C61C1A">
      <w:pPr>
        <w:pStyle w:val="CommentText"/>
      </w:pPr>
      <w:r>
        <w:rPr>
          <w:rStyle w:val="CommentReference"/>
        </w:rPr>
        <w:annotationRef/>
      </w:r>
      <w:r>
        <w:t>Name or Holy Name?</w:t>
      </w:r>
    </w:p>
  </w:comment>
  <w:comment w:id="1801" w:author="Windows User" w:date="2015-10-30T08:56:00Z" w:initials="WU">
    <w:p w14:paraId="0BC6FD3A" w14:textId="77777777" w:rsidR="00C61C1A" w:rsidRDefault="00C61C1A">
      <w:pPr>
        <w:pStyle w:val="CommentText"/>
      </w:pPr>
      <w:r>
        <w:rPr>
          <w:rStyle w:val="CommentReference"/>
        </w:rPr>
        <w:annotationRef/>
      </w:r>
      <w:r>
        <w:t>To Him? Or by His might/power?</w:t>
      </w:r>
    </w:p>
  </w:comment>
  <w:comment w:id="1802" w:author="Windows User" w:date="2015-10-30T08:56:00Z" w:initials="WU">
    <w:p w14:paraId="6BED6166" w14:textId="77777777" w:rsidR="00C61C1A" w:rsidRDefault="00C61C1A">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2FF4CC" w14:textId="77777777" w:rsidR="006A454C" w:rsidRDefault="006A454C" w:rsidP="006D61CA">
      <w:pPr>
        <w:spacing w:after="0" w:line="240" w:lineRule="auto"/>
      </w:pPr>
      <w:r>
        <w:separator/>
      </w:r>
    </w:p>
  </w:endnote>
  <w:endnote w:type="continuationSeparator" w:id="0">
    <w:p w14:paraId="7852C70A" w14:textId="77777777" w:rsidR="006A454C" w:rsidRDefault="006A454C"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0498E989" w:rsidR="00C61C1A" w:rsidRPr="004D6538" w:rsidRDefault="00C61C1A" w:rsidP="004D653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C61C1A" w:rsidRPr="009654EE" w:rsidRDefault="00C61C1A"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1A6E3EEA" w:rsidR="00C61C1A" w:rsidRPr="009654EE" w:rsidRDefault="00C61C1A"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9E6CAF">
      <w:rPr>
        <w:noProof/>
        <w:lang w:val="en-US"/>
      </w:rPr>
      <w:t>21</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6E8D" w14:textId="04560D54" w:rsidR="00C61C1A" w:rsidRPr="004D6538" w:rsidRDefault="00C61C1A"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9E6CAF">
      <w:rPr>
        <w:noProof/>
        <w:lang w:val="en-US"/>
      </w:rPr>
      <w:t>20</w:t>
    </w:r>
    <w:r w:rsidRPr="004D6538">
      <w:rPr>
        <w:noProof/>
        <w:lang w:val="en-U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4766F5D6" w:rsidR="00C61C1A" w:rsidRPr="006D61CA" w:rsidRDefault="00C61C1A"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9E6CAF">
      <w:rPr>
        <w:noProof/>
        <w:lang w:val="en-US"/>
      </w:rPr>
      <w:t>229</w:t>
    </w:r>
    <w:r w:rsidRPr="006D61CA">
      <w:rPr>
        <w:lang w:val="en-US"/>
      </w:rPr>
      <w:fldChar w:fldCharType="end"/>
    </w:r>
  </w:p>
  <w:p w14:paraId="1546C8BA" w14:textId="77777777" w:rsidR="00C61C1A" w:rsidRDefault="00C61C1A"/>
  <w:p w14:paraId="578F45FC" w14:textId="77777777" w:rsidR="00C61C1A" w:rsidRDefault="00C61C1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BA7306" w14:textId="77777777" w:rsidR="006A454C" w:rsidRDefault="006A454C" w:rsidP="006D61CA">
      <w:pPr>
        <w:spacing w:after="0" w:line="240" w:lineRule="auto"/>
      </w:pPr>
      <w:r>
        <w:separator/>
      </w:r>
    </w:p>
  </w:footnote>
  <w:footnote w:type="continuationSeparator" w:id="0">
    <w:p w14:paraId="75316684" w14:textId="77777777" w:rsidR="006A454C" w:rsidRDefault="006A454C" w:rsidP="006D61CA">
      <w:pPr>
        <w:spacing w:after="0" w:line="240" w:lineRule="auto"/>
      </w:pPr>
      <w:r>
        <w:continuationSeparator/>
      </w:r>
    </w:p>
  </w:footnote>
  <w:footnote w:id="1">
    <w:p w14:paraId="5E4DFE5E" w14:textId="69B73039" w:rsidR="00C61C1A" w:rsidRPr="00926B87" w:rsidRDefault="00C61C1A"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 xml:space="preserve">Burmester, O.H.E. “The Horologion of the Egyptian </w:t>
      </w:r>
      <w:proofErr w:type="gramStart"/>
      <w:r w:rsidRPr="00926B87">
        <w:rPr>
          <w:rFonts w:eastAsia="Times New Roman" w:cs="Times New Roman"/>
          <w:sz w:val="18"/>
          <w:lang w:val="en-US"/>
        </w:rPr>
        <w:t>Church :</w:t>
      </w:r>
      <w:proofErr w:type="gramEnd"/>
      <w:r w:rsidRPr="00926B87">
        <w:rPr>
          <w:rFonts w:eastAsia="Times New Roman" w:cs="Times New Roman"/>
          <w:sz w:val="18"/>
          <w:lang w:val="en-US"/>
        </w:rPr>
        <w:t xml:space="preserve"> Coptic and Arabic text from a mediaeval manuscript”. Edizioni del Centro Francescano di Studi Orientali Cristiani. Cairo: 1973</w:t>
      </w:r>
    </w:p>
    <w:p w14:paraId="0E848071" w14:textId="1A64254E" w:rsidR="00C61C1A" w:rsidRDefault="00C61C1A" w:rsidP="00031314">
      <w:pPr>
        <w:pStyle w:val="footnote"/>
      </w:pPr>
    </w:p>
  </w:footnote>
  <w:footnote w:id="2">
    <w:p w14:paraId="0C402B60" w14:textId="77777777" w:rsidR="00C61C1A" w:rsidRDefault="00C61C1A"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C61C1A" w:rsidRPr="00260CA9" w:rsidRDefault="00C61C1A"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C61C1A" w:rsidRDefault="00C61C1A"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C61C1A" w:rsidRDefault="00C61C1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C61C1A" w:rsidRDefault="00C61C1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C61C1A" w:rsidRDefault="00C61C1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C61C1A" w:rsidRDefault="00C61C1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C61C1A" w:rsidRPr="00B021F8" w:rsidRDefault="00C61C1A"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C61C1A" w:rsidRDefault="00C61C1A"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C61C1A" w:rsidRDefault="00C61C1A"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C61C1A" w:rsidRDefault="00C61C1A" w:rsidP="00323889">
      <w:pPr>
        <w:pStyle w:val="footnote"/>
      </w:pPr>
      <w:r>
        <w:rPr>
          <w:rStyle w:val="FootnoteReference"/>
        </w:rPr>
        <w:footnoteRef/>
      </w:r>
      <w:r>
        <w:t xml:space="preserve"> Or “The Lord’s Annointed”</w:t>
      </w:r>
    </w:p>
  </w:footnote>
  <w:footnote w:id="13">
    <w:p w14:paraId="31BBF667" w14:textId="77777777" w:rsidR="00C61C1A" w:rsidRPr="00926B87" w:rsidRDefault="00C61C1A"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p w14:paraId="3B76CFD3" w14:textId="73AC3D63" w:rsidR="00C61C1A" w:rsidRDefault="00C61C1A" w:rsidP="00441BAC">
      <w:pPr>
        <w:pStyle w:val="footnote"/>
      </w:pPr>
    </w:p>
  </w:footnote>
  <w:footnote w:id="14">
    <w:p w14:paraId="580FAEDD" w14:textId="77777777" w:rsidR="00C61C1A" w:rsidRDefault="00C61C1A" w:rsidP="00130E47">
      <w:pPr>
        <w:pStyle w:val="footnote"/>
      </w:pPr>
      <w:r>
        <w:rPr>
          <w:rStyle w:val="FootnoteReference"/>
        </w:rPr>
        <w:footnoteRef/>
      </w:r>
      <w:r>
        <w:t xml:space="preserve"> Or “The Lord’s Annointed”</w:t>
      </w:r>
    </w:p>
  </w:footnote>
  <w:footnote w:id="15">
    <w:p w14:paraId="6CB42CA0" w14:textId="488CBE5E" w:rsidR="00C61C1A" w:rsidRDefault="00C61C1A"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6">
    <w:p w14:paraId="5720D5E2" w14:textId="77777777" w:rsidR="00C61C1A" w:rsidRDefault="00C61C1A"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C61C1A" w:rsidRDefault="00C61C1A"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C61C1A" w:rsidRDefault="00C61C1A"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9">
    <w:p w14:paraId="09F8D73A" w14:textId="16300F8E" w:rsidR="00C61C1A" w:rsidRDefault="00C61C1A"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0">
    <w:p w14:paraId="2A658EFC" w14:textId="19BD2A62" w:rsidR="00C61C1A" w:rsidRDefault="00C61C1A"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1">
    <w:p w14:paraId="6E4629CF" w14:textId="77777777" w:rsidR="00C61C1A" w:rsidRDefault="00C61C1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C61C1A" w:rsidRDefault="00C61C1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C61C1A" w:rsidRDefault="00C61C1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C61C1A" w:rsidRDefault="00C61C1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C61C1A" w:rsidRDefault="00C61C1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C61C1A" w:rsidRDefault="00C61C1A"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C61C1A" w:rsidRDefault="00C61C1A" w:rsidP="006800D4">
      <w:pPr>
        <w:pStyle w:val="footnote"/>
      </w:pPr>
      <w:r>
        <w:rPr>
          <w:rStyle w:val="FootnoteReference"/>
        </w:rPr>
        <w:footnoteRef/>
      </w:r>
      <w:r>
        <w:t xml:space="preserve"> Or ‘Unique’</w:t>
      </w:r>
    </w:p>
  </w:footnote>
  <w:footnote w:id="28">
    <w:p w14:paraId="4D9AA31B" w14:textId="77777777" w:rsidR="00C61C1A" w:rsidRDefault="00C61C1A"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C61C1A" w:rsidRDefault="00C61C1A"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30">
    <w:p w14:paraId="266FB058" w14:textId="7088DF92" w:rsidR="00C61C1A" w:rsidRDefault="00C61C1A"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31">
    <w:p w14:paraId="25CCDCBD" w14:textId="698D5AF2" w:rsidR="00C61C1A" w:rsidRDefault="00C61C1A"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32">
    <w:p w14:paraId="3F3CFE0D" w14:textId="2B4C27CA" w:rsidR="00C61C1A" w:rsidRDefault="00C61C1A"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33">
    <w:p w14:paraId="685AE86D" w14:textId="30934285" w:rsidR="00C61C1A" w:rsidRDefault="00C61C1A"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34">
    <w:p w14:paraId="3B6030AB" w14:textId="39200B7C" w:rsidR="00C61C1A" w:rsidRDefault="00C61C1A" w:rsidP="00CB65D3">
      <w:pPr>
        <w:pStyle w:val="footnote"/>
      </w:pPr>
      <w:r>
        <w:rPr>
          <w:rStyle w:val="FootnoteReference"/>
        </w:rPr>
        <w:footnoteRef/>
      </w:r>
      <w:r>
        <w:t xml:space="preserve"> From Paoni 12 to Paopi 19: “Bless the waters of the river this year”.</w:t>
      </w:r>
    </w:p>
    <w:p w14:paraId="02290069" w14:textId="1E620A87" w:rsidR="00C61C1A" w:rsidRDefault="00C61C1A" w:rsidP="00CB65D3">
      <w:pPr>
        <w:pStyle w:val="footnote"/>
      </w:pPr>
      <w:r>
        <w:t>From Paopi 10 to Tobi 10: “Bless the herbs and the plants”.</w:t>
      </w:r>
    </w:p>
    <w:p w14:paraId="06874E14" w14:textId="370DFE60" w:rsidR="00C61C1A" w:rsidRDefault="00C61C1A" w:rsidP="00CB65D3">
      <w:pPr>
        <w:pStyle w:val="footnote"/>
      </w:pPr>
      <w:r>
        <w:t>From Tobi 11 to paoni 18: “Bless the air of heaven”.</w:t>
      </w:r>
    </w:p>
  </w:footnote>
  <w:footnote w:id="35">
    <w:p w14:paraId="21EB05D3" w14:textId="3E0DE2CA" w:rsidR="00C61C1A" w:rsidRPr="004A3E27" w:rsidRDefault="00C61C1A"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36">
    <w:p w14:paraId="504B45F8" w14:textId="77777777" w:rsidR="00C61C1A" w:rsidRPr="004A3E27" w:rsidRDefault="00C61C1A"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34D1DBFF" w:rsidR="00C61C1A" w:rsidRPr="004A3E27" w:rsidRDefault="00C61C1A"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38">
    <w:p w14:paraId="0247D5F2" w14:textId="77777777" w:rsidR="00C61C1A" w:rsidRPr="004A3E27" w:rsidRDefault="00C61C1A"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C61C1A" w:rsidRPr="004A3E27" w:rsidRDefault="00C61C1A"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5A601DD3" w14:textId="77777777" w:rsidR="00C61C1A" w:rsidRPr="004A3E27" w:rsidRDefault="00C61C1A"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C61C1A" w:rsidRPr="004A3E27" w:rsidRDefault="00C61C1A" w:rsidP="00C06875">
      <w:pPr>
        <w:pStyle w:val="footnote"/>
      </w:pPr>
      <w:r w:rsidRPr="004A3E27">
        <w:rPr>
          <w:rStyle w:val="FootnoteReference"/>
        </w:rPr>
        <w:footnoteRef/>
      </w:r>
      <w:r w:rsidRPr="004A3E27">
        <w:t xml:space="preserve"> Pause a moment and give that a little thought.</w:t>
      </w:r>
    </w:p>
  </w:footnote>
  <w:footnote w:id="42">
    <w:p w14:paraId="2B340A5C" w14:textId="4488FF0C" w:rsidR="00C61C1A" w:rsidRDefault="00C61C1A" w:rsidP="00AC01E8">
      <w:pPr>
        <w:pStyle w:val="footnote"/>
      </w:pPr>
      <w:r>
        <w:rPr>
          <w:rStyle w:val="FootnoteReference"/>
        </w:rPr>
        <w:footnoteRef/>
      </w:r>
      <w:r>
        <w:t xml:space="preserve"> [JS] or “enlarged me”</w:t>
      </w:r>
    </w:p>
  </w:footnote>
  <w:footnote w:id="43">
    <w:p w14:paraId="369566FF" w14:textId="769E6598" w:rsidR="00C61C1A" w:rsidRPr="004A3E27" w:rsidRDefault="00C61C1A"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44">
    <w:p w14:paraId="1C9D0288" w14:textId="77777777" w:rsidR="00C61C1A" w:rsidRPr="004A3E27" w:rsidRDefault="00C61C1A"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5">
    <w:p w14:paraId="4E76DBB2" w14:textId="77777777" w:rsidR="00C61C1A" w:rsidRPr="004A3E27" w:rsidRDefault="00C61C1A"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6">
    <w:p w14:paraId="40D70FA9" w14:textId="77777777" w:rsidR="00C61C1A" w:rsidRPr="004A3E27" w:rsidRDefault="00C61C1A"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7">
    <w:p w14:paraId="6A551E57" w14:textId="51EAA316" w:rsidR="00C61C1A" w:rsidRDefault="00C61C1A" w:rsidP="00AC01E8">
      <w:pPr>
        <w:pStyle w:val="footnote"/>
      </w:pPr>
      <w:r>
        <w:rPr>
          <w:rStyle w:val="FootnoteReference"/>
        </w:rPr>
        <w:footnoteRef/>
      </w:r>
      <w:r>
        <w:t xml:space="preserve"> [JS] literally, “face”</w:t>
      </w:r>
    </w:p>
  </w:footnote>
  <w:footnote w:id="48">
    <w:p w14:paraId="158091A0" w14:textId="77777777" w:rsidR="00C61C1A" w:rsidRPr="004A3E27" w:rsidRDefault="00C61C1A" w:rsidP="00C06875">
      <w:pPr>
        <w:pStyle w:val="footnote"/>
      </w:pPr>
      <w:r w:rsidRPr="004A3E27">
        <w:rPr>
          <w:rStyle w:val="FootnoteReference"/>
        </w:rPr>
        <w:footnoteRef/>
      </w:r>
      <w:r w:rsidRPr="004A3E27">
        <w:t xml:space="preserve"> Or: I rest in peace and fall asleep at once.</w:t>
      </w:r>
    </w:p>
  </w:footnote>
  <w:footnote w:id="49">
    <w:p w14:paraId="005F68B1" w14:textId="1D86BB98" w:rsidR="00C61C1A" w:rsidRPr="004A3E27" w:rsidRDefault="00C61C1A"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50">
    <w:p w14:paraId="7607908E" w14:textId="06A72B5C" w:rsidR="00C61C1A" w:rsidRDefault="00C61C1A" w:rsidP="00FE33CB">
      <w:pPr>
        <w:pStyle w:val="footnote"/>
      </w:pPr>
      <w:r>
        <w:rPr>
          <w:rStyle w:val="FootnoteReference"/>
        </w:rPr>
        <w:footnoteRef/>
      </w:r>
      <w:r>
        <w:t xml:space="preserve"> [JS] or “and You will see me.”</w:t>
      </w:r>
    </w:p>
  </w:footnote>
  <w:footnote w:id="51">
    <w:p w14:paraId="2738F1D2" w14:textId="121829F4" w:rsidR="00C61C1A" w:rsidRDefault="00C61C1A" w:rsidP="00DC2AAA">
      <w:pPr>
        <w:pStyle w:val="footnote"/>
      </w:pPr>
      <w:r>
        <w:rPr>
          <w:rStyle w:val="FootnoteReference"/>
        </w:rPr>
        <w:footnoteRef/>
      </w:r>
      <w:r>
        <w:t xml:space="preserve"> [JS] or lawlessness</w:t>
      </w:r>
    </w:p>
  </w:footnote>
  <w:footnote w:id="52">
    <w:p w14:paraId="0C722E17" w14:textId="0C245CCD" w:rsidR="00C61C1A" w:rsidRDefault="00C61C1A" w:rsidP="00423962">
      <w:pPr>
        <w:pStyle w:val="footnote"/>
      </w:pPr>
      <w:r>
        <w:rPr>
          <w:rStyle w:val="FootnoteReference"/>
        </w:rPr>
        <w:footnoteRef/>
      </w:r>
      <w:r>
        <w:t xml:space="preserve"> [JS] “do obeisance”, “worship”, referring to the physical act</w:t>
      </w:r>
    </w:p>
  </w:footnote>
  <w:footnote w:id="53">
    <w:p w14:paraId="673FFF4D" w14:textId="4AC67C07" w:rsidR="00C61C1A" w:rsidRPr="004A3E27" w:rsidRDefault="00C61C1A"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54">
    <w:p w14:paraId="071C992F" w14:textId="3411D0F6" w:rsidR="00C61C1A" w:rsidRDefault="00C61C1A"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5">
    <w:p w14:paraId="1D32253D" w14:textId="125A513D" w:rsidR="00C61C1A" w:rsidRPr="004A3E27" w:rsidRDefault="00C61C1A" w:rsidP="00C06875">
      <w:pPr>
        <w:pStyle w:val="footnote"/>
      </w:pPr>
      <w:r w:rsidRPr="004A3E27">
        <w:rPr>
          <w:rStyle w:val="FootnoteReference"/>
        </w:rPr>
        <w:footnoteRef/>
      </w:r>
      <w:r w:rsidRPr="004A3E27">
        <w:t xml:space="preserve"> </w:t>
      </w:r>
      <w:r>
        <w:t>cf</w:t>
      </w:r>
      <w:r w:rsidRPr="004A3E27">
        <w:t>. Psalm 37:2; Jeremiah 10:24.</w:t>
      </w:r>
    </w:p>
  </w:footnote>
  <w:footnote w:id="56">
    <w:p w14:paraId="27CB451E" w14:textId="0CFB2FE9" w:rsidR="00C61C1A" w:rsidRPr="004A3E27" w:rsidRDefault="00C61C1A"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7">
    <w:p w14:paraId="191F4176" w14:textId="002666CD" w:rsidR="00C61C1A" w:rsidRDefault="00C61C1A" w:rsidP="00530F84">
      <w:pPr>
        <w:pStyle w:val="footnote"/>
      </w:pPr>
      <w:r>
        <w:rPr>
          <w:rStyle w:val="FootnoteReference"/>
        </w:rPr>
        <w:footnoteRef/>
      </w:r>
      <w:r>
        <w:t xml:space="preserve"> [JS] or “give thanks”. The word conveys “thankfully confess with praise”</w:t>
      </w:r>
    </w:p>
  </w:footnote>
  <w:footnote w:id="58">
    <w:p w14:paraId="3C274CF7" w14:textId="753C99BC" w:rsidR="00C61C1A" w:rsidRPr="004A3E27" w:rsidRDefault="00C61C1A"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9">
    <w:p w14:paraId="426DCAC0" w14:textId="3C0A3857" w:rsidR="00C61C1A" w:rsidRDefault="00C61C1A" w:rsidP="00530F84">
      <w:pPr>
        <w:pStyle w:val="footnote"/>
      </w:pPr>
      <w:r>
        <w:rPr>
          <w:rStyle w:val="FootnoteReference"/>
        </w:rPr>
        <w:footnoteRef/>
      </w:r>
      <w:r>
        <w:t xml:space="preserve"> [JS] Fr. Lazarus and Brenton interpolate “my enemy”</w:t>
      </w:r>
    </w:p>
  </w:footnote>
  <w:footnote w:id="60">
    <w:p w14:paraId="4AC07AFE" w14:textId="206B4893" w:rsidR="00C61C1A" w:rsidRPr="004A3E27" w:rsidRDefault="00C61C1A" w:rsidP="00C06875">
      <w:pPr>
        <w:pStyle w:val="footnote"/>
      </w:pPr>
      <w:r w:rsidRPr="004A3E27">
        <w:rPr>
          <w:rStyle w:val="FootnoteReference"/>
        </w:rPr>
        <w:footnoteRef/>
      </w:r>
      <w:r w:rsidRPr="004A3E27">
        <w:t xml:space="preserve"> </w:t>
      </w:r>
      <w:r>
        <w:t>cf</w:t>
      </w:r>
      <w:r w:rsidRPr="004A3E27">
        <w:t>. 1 Pet. 5:8.</w:t>
      </w:r>
    </w:p>
  </w:footnote>
  <w:footnote w:id="61">
    <w:p w14:paraId="553B4541" w14:textId="77777777" w:rsidR="00C61C1A" w:rsidRPr="004A3E27" w:rsidRDefault="00C61C1A" w:rsidP="00C06875">
      <w:pPr>
        <w:pStyle w:val="footnote"/>
      </w:pPr>
      <w:r w:rsidRPr="004A3E27">
        <w:rPr>
          <w:rStyle w:val="FootnoteReference"/>
        </w:rPr>
        <w:footnoteRef/>
      </w:r>
      <w:r w:rsidRPr="004A3E27">
        <w:t xml:space="preserve"> Empties fall (Ephes. 5:18).</w:t>
      </w:r>
    </w:p>
  </w:footnote>
  <w:footnote w:id="62">
    <w:p w14:paraId="5DDCA66E" w14:textId="77777777" w:rsidR="00C61C1A" w:rsidRPr="004A3E27" w:rsidRDefault="00C61C1A"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63">
    <w:p w14:paraId="3FBE71C1" w14:textId="749D259D" w:rsidR="00C61C1A" w:rsidRDefault="00C61C1A" w:rsidP="00741EF6">
      <w:pPr>
        <w:pStyle w:val="footnote"/>
      </w:pPr>
      <w:r>
        <w:rPr>
          <w:rStyle w:val="FootnoteReference"/>
        </w:rPr>
        <w:footnoteRef/>
      </w:r>
      <w:r>
        <w:t xml:space="preserve"> [JS] or “give thanks to”, or “thankfully confess the Lord with Praise”</w:t>
      </w:r>
    </w:p>
  </w:footnote>
  <w:footnote w:id="64">
    <w:p w14:paraId="74E99F4D" w14:textId="77777777" w:rsidR="00C61C1A" w:rsidRPr="004A3E27" w:rsidRDefault="00C61C1A"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65">
    <w:p w14:paraId="419148E7" w14:textId="77777777" w:rsidR="00C61C1A" w:rsidRPr="004A3E27" w:rsidRDefault="00C61C1A" w:rsidP="00C06875">
      <w:pPr>
        <w:pStyle w:val="footnote"/>
      </w:pPr>
      <w:r w:rsidRPr="004A3E27">
        <w:rPr>
          <w:rStyle w:val="FootnoteReference"/>
        </w:rPr>
        <w:footnoteRef/>
      </w:r>
      <w:r w:rsidRPr="004A3E27">
        <w:t xml:space="preserve"> Mt. 21:16.</w:t>
      </w:r>
    </w:p>
  </w:footnote>
  <w:footnote w:id="66">
    <w:p w14:paraId="263154A0" w14:textId="77777777" w:rsidR="00C61C1A" w:rsidRPr="004A3E27" w:rsidRDefault="00C61C1A"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7">
    <w:p w14:paraId="7ECF8A2D" w14:textId="77777777" w:rsidR="00C61C1A" w:rsidRPr="004A3E27" w:rsidRDefault="00C61C1A" w:rsidP="00C06875">
      <w:pPr>
        <w:pStyle w:val="footnote"/>
      </w:pPr>
      <w:r w:rsidRPr="004A3E27">
        <w:rPr>
          <w:rStyle w:val="FootnoteReference"/>
        </w:rPr>
        <w:footnoteRef/>
      </w:r>
      <w:r w:rsidRPr="004A3E27">
        <w:t xml:space="preserve"> Heb. 2:6-8. The Sovereignty of the Son of Man (Messiah).</w:t>
      </w:r>
    </w:p>
  </w:footnote>
  <w:footnote w:id="68">
    <w:p w14:paraId="04C11CE1" w14:textId="67416AE0" w:rsidR="00C61C1A" w:rsidRDefault="00C61C1A" w:rsidP="00741EF6">
      <w:pPr>
        <w:pStyle w:val="footnote"/>
      </w:pPr>
      <w:r>
        <w:rPr>
          <w:rStyle w:val="FootnoteReference"/>
        </w:rPr>
        <w:footnoteRef/>
      </w:r>
      <w:r>
        <w:t xml:space="preserve"> [JS] or “thank”, “I will thankfully confess You with praise”</w:t>
      </w:r>
    </w:p>
  </w:footnote>
  <w:footnote w:id="69">
    <w:p w14:paraId="4A64FA1B" w14:textId="245FE10B" w:rsidR="00C61C1A" w:rsidRDefault="00C61C1A" w:rsidP="005C7C41">
      <w:pPr>
        <w:pStyle w:val="footnote"/>
      </w:pPr>
      <w:r>
        <w:rPr>
          <w:rStyle w:val="FootnoteReference"/>
        </w:rPr>
        <w:footnoteRef/>
      </w:r>
      <w:r>
        <w:t xml:space="preserve"> [JS] Or, “I will confess You with thanksgiving”</w:t>
      </w:r>
    </w:p>
  </w:footnote>
  <w:footnote w:id="70">
    <w:p w14:paraId="70996BAC" w14:textId="67EDD120" w:rsidR="00C61C1A" w:rsidRDefault="00C61C1A" w:rsidP="00741EF6">
      <w:pPr>
        <w:pStyle w:val="footnote"/>
      </w:pPr>
      <w:r>
        <w:rPr>
          <w:rStyle w:val="FootnoteReference"/>
        </w:rPr>
        <w:footnoteRef/>
      </w:r>
      <w:r>
        <w:t xml:space="preserve"> [JS] literally, “from before Your face”</w:t>
      </w:r>
    </w:p>
  </w:footnote>
  <w:footnote w:id="71">
    <w:p w14:paraId="1EEFD7A1" w14:textId="55BF803F" w:rsidR="00C61C1A" w:rsidRPr="004A3E27" w:rsidRDefault="00C61C1A"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72">
    <w:p w14:paraId="722FF076" w14:textId="77777777" w:rsidR="00C61C1A" w:rsidRPr="004A3E27" w:rsidRDefault="00C61C1A"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73">
    <w:p w14:paraId="3428C8D1" w14:textId="77777777" w:rsidR="00C61C1A" w:rsidRPr="004A3E27" w:rsidRDefault="00C61C1A"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74">
    <w:p w14:paraId="1BACCDC6" w14:textId="77777777" w:rsidR="00C61C1A" w:rsidRPr="004A3E27" w:rsidRDefault="00C61C1A"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75">
    <w:p w14:paraId="35D4643B" w14:textId="1AD327CF" w:rsidR="00C61C1A" w:rsidRDefault="00C61C1A" w:rsidP="00AF711D">
      <w:pPr>
        <w:pStyle w:val="footnote"/>
      </w:pPr>
      <w:r>
        <w:rPr>
          <w:rStyle w:val="FootnoteReference"/>
        </w:rPr>
        <w:footnoteRef/>
      </w:r>
      <w:r>
        <w:t xml:space="preserve"> [JS] literally, “arm”</w:t>
      </w:r>
    </w:p>
  </w:footnote>
  <w:footnote w:id="76">
    <w:p w14:paraId="4F5EE238" w14:textId="67FB8443" w:rsidR="00C61C1A" w:rsidRPr="004A3E27" w:rsidRDefault="00C61C1A" w:rsidP="00BD5BBE">
      <w:pPr>
        <w:pStyle w:val="footnote"/>
      </w:pPr>
      <w:r w:rsidRPr="004A3E27">
        <w:rPr>
          <w:rStyle w:val="FootnoteReference"/>
        </w:rPr>
        <w:footnoteRef/>
      </w:r>
      <w:r w:rsidRPr="004A3E27">
        <w:t xml:space="preserve"> </w:t>
      </w:r>
      <w:r>
        <w:t>cf</w:t>
      </w:r>
      <w:r w:rsidRPr="004A3E27">
        <w:t>. 2 Cor. 6:16; 1 Cor. 6:19.</w:t>
      </w:r>
    </w:p>
  </w:footnote>
  <w:footnote w:id="77">
    <w:p w14:paraId="06196E84" w14:textId="09CA15AE" w:rsidR="00C61C1A" w:rsidRPr="004A3E27" w:rsidRDefault="00C61C1A" w:rsidP="00BD5BBE">
      <w:pPr>
        <w:pStyle w:val="footnote"/>
      </w:pPr>
      <w:r w:rsidRPr="004A3E27">
        <w:rPr>
          <w:rStyle w:val="FootnoteReference"/>
        </w:rPr>
        <w:footnoteRef/>
      </w:r>
      <w:r w:rsidRPr="004A3E27">
        <w:t xml:space="preserve"> </w:t>
      </w:r>
      <w:r>
        <w:t>cf</w:t>
      </w:r>
      <w:r w:rsidRPr="004A3E27">
        <w:t>. Mt. 10:19, 20; Luke 21:12-19.</w:t>
      </w:r>
    </w:p>
  </w:footnote>
  <w:footnote w:id="78">
    <w:p w14:paraId="18B16E36" w14:textId="67403665" w:rsidR="00C61C1A" w:rsidRPr="004A3E27" w:rsidRDefault="00C61C1A"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9">
    <w:p w14:paraId="11679EA7" w14:textId="7150F53F" w:rsidR="00C61C1A" w:rsidRDefault="00C61C1A"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80">
    <w:p w14:paraId="6D7546C6" w14:textId="173E810C" w:rsidR="00C61C1A" w:rsidRDefault="00C61C1A" w:rsidP="003F1DDB">
      <w:pPr>
        <w:pStyle w:val="footnote"/>
      </w:pPr>
      <w:r>
        <w:rPr>
          <w:rStyle w:val="FootnoteReference"/>
        </w:rPr>
        <w:footnoteRef/>
      </w:r>
      <w:r>
        <w:t xml:space="preserve"> [JS] from Fr. Athanasius</w:t>
      </w:r>
    </w:p>
  </w:footnote>
  <w:footnote w:id="81">
    <w:p w14:paraId="69DDC031" w14:textId="072B35A0" w:rsidR="00C61C1A" w:rsidRPr="004A3E27" w:rsidRDefault="00C61C1A"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82">
    <w:p w14:paraId="7B2308F0" w14:textId="163ED086" w:rsidR="00C61C1A" w:rsidRPr="004A3E27" w:rsidRDefault="00C61C1A"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83">
    <w:p w14:paraId="0A1AEA09" w14:textId="719947E0" w:rsidR="00C61C1A" w:rsidRPr="004A3E27" w:rsidRDefault="00C61C1A"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84">
    <w:p w14:paraId="4590FEB6" w14:textId="77777777" w:rsidR="00C61C1A" w:rsidRPr="004A3E27" w:rsidRDefault="00C61C1A" w:rsidP="00BD5BBE">
      <w:pPr>
        <w:pStyle w:val="footnote"/>
      </w:pPr>
      <w:r w:rsidRPr="004A3E27">
        <w:rPr>
          <w:rStyle w:val="FootnoteReference"/>
        </w:rPr>
        <w:footnoteRef/>
      </w:r>
      <w:r w:rsidRPr="004A3E27">
        <w:t xml:space="preserve"> At: </w:t>
      </w:r>
      <w:r w:rsidRPr="004A3E27">
        <w:rPr>
          <w:i/>
        </w:rPr>
        <w:t>or</w:t>
      </w:r>
      <w:r w:rsidRPr="004A3E27">
        <w:t>, In.</w:t>
      </w:r>
    </w:p>
  </w:footnote>
  <w:footnote w:id="85">
    <w:p w14:paraId="668862BB" w14:textId="77777777" w:rsidR="00C61C1A" w:rsidRPr="004A3E27" w:rsidRDefault="00C61C1A" w:rsidP="00BD5BBE">
      <w:pPr>
        <w:pStyle w:val="footnote"/>
      </w:pPr>
      <w:r w:rsidRPr="004A3E27">
        <w:rPr>
          <w:rStyle w:val="FootnoteReference"/>
        </w:rPr>
        <w:footnoteRef/>
      </w:r>
      <w:r w:rsidRPr="004A3E27">
        <w:t xml:space="preserve"> i.e. Hear Christ who intercedes on our behalf (1 Cor. 1:30; Rom. 8: 34).</w:t>
      </w:r>
    </w:p>
  </w:footnote>
  <w:footnote w:id="86">
    <w:p w14:paraId="6CFE3221" w14:textId="05261702" w:rsidR="00C61C1A" w:rsidRPr="004A3E27" w:rsidRDefault="00C61C1A" w:rsidP="007C28F0">
      <w:pPr>
        <w:pStyle w:val="footnote"/>
      </w:pPr>
      <w:r w:rsidRPr="004A3E27">
        <w:rPr>
          <w:rStyle w:val="FootnoteReference"/>
        </w:rPr>
        <w:footnoteRef/>
      </w:r>
      <w:r w:rsidRPr="004A3E27">
        <w:t xml:space="preserve"> </w:t>
      </w:r>
      <w:r>
        <w:t>cf</w:t>
      </w:r>
      <w:r w:rsidRPr="004A3E27">
        <w:t>. 2 Tim. 2:3, 12.</w:t>
      </w:r>
    </w:p>
  </w:footnote>
  <w:footnote w:id="87">
    <w:p w14:paraId="5F29B1F0" w14:textId="77777777" w:rsidR="00C61C1A" w:rsidRPr="004A3E27" w:rsidRDefault="00C61C1A"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8">
    <w:p w14:paraId="5D9C28AA" w14:textId="77777777" w:rsidR="00C61C1A" w:rsidRPr="004A3E27" w:rsidRDefault="00C61C1A" w:rsidP="00BD5BBE">
      <w:pPr>
        <w:pStyle w:val="footnote"/>
      </w:pPr>
      <w:r w:rsidRPr="004A3E27">
        <w:rPr>
          <w:rStyle w:val="FootnoteReference"/>
        </w:rPr>
        <w:footnoteRef/>
      </w:r>
      <w:r w:rsidRPr="004A3E27">
        <w:t xml:space="preserve"> ‘They cast Me out of their city and now surround Me on the cross’ (St. Augustine).</w:t>
      </w:r>
    </w:p>
  </w:footnote>
  <w:footnote w:id="89">
    <w:p w14:paraId="4AD0F1DA" w14:textId="77777777" w:rsidR="00C61C1A" w:rsidRPr="004A3E27" w:rsidRDefault="00C61C1A"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90">
    <w:p w14:paraId="1D6BB5F1" w14:textId="7BEDD296" w:rsidR="00C61C1A" w:rsidRDefault="00C61C1A" w:rsidP="00D47452">
      <w:pPr>
        <w:pStyle w:val="footnote"/>
      </w:pPr>
      <w:r>
        <w:rPr>
          <w:rStyle w:val="FootnoteReference"/>
        </w:rPr>
        <w:footnoteRef/>
      </w:r>
      <w:r>
        <w:t xml:space="preserve"> [JS] or “foundation”</w:t>
      </w:r>
    </w:p>
  </w:footnote>
  <w:footnote w:id="91">
    <w:p w14:paraId="3C5663F2" w14:textId="2A9D9C12" w:rsidR="00C61C1A" w:rsidRDefault="00C61C1A" w:rsidP="00D47452">
      <w:pPr>
        <w:pStyle w:val="footnote"/>
      </w:pPr>
      <w:r>
        <w:rPr>
          <w:rStyle w:val="FootnoteReference"/>
        </w:rPr>
        <w:footnoteRef/>
      </w:r>
      <w:r>
        <w:t xml:space="preserve"> [JS] Fr. Lazarus has “my saviour”. I.e. the power of my salvation, or the One with power to save me.</w:t>
      </w:r>
    </w:p>
  </w:footnote>
  <w:footnote w:id="92">
    <w:p w14:paraId="4CDB07D8" w14:textId="14188044" w:rsidR="00C61C1A" w:rsidRPr="004A3E27" w:rsidRDefault="00C61C1A" w:rsidP="00BD5BBE">
      <w:pPr>
        <w:pStyle w:val="footnote"/>
      </w:pPr>
      <w:r w:rsidRPr="004A3E27">
        <w:rPr>
          <w:rStyle w:val="FootnoteReference"/>
        </w:rPr>
        <w:footnoteRef/>
      </w:r>
      <w:r w:rsidRPr="004A3E27">
        <w:t xml:space="preserve"> </w:t>
      </w:r>
      <w:r>
        <w:t>Cf</w:t>
      </w:r>
      <w:r w:rsidRPr="004A3E27">
        <w:t>. Acts 2:24.</w:t>
      </w:r>
    </w:p>
  </w:footnote>
  <w:footnote w:id="93">
    <w:p w14:paraId="09C8C689" w14:textId="5B1E38B7" w:rsidR="00C61C1A" w:rsidRPr="004A3E27" w:rsidRDefault="00C61C1A" w:rsidP="00BD5BBE">
      <w:pPr>
        <w:pStyle w:val="footnote"/>
      </w:pPr>
      <w:r w:rsidRPr="004A3E27">
        <w:rPr>
          <w:rStyle w:val="FootnoteReference"/>
        </w:rPr>
        <w:footnoteRef/>
      </w:r>
      <w:r w:rsidRPr="004A3E27">
        <w:t xml:space="preserve"> </w:t>
      </w:r>
      <w:r>
        <w:t>cf</w:t>
      </w:r>
      <w:r w:rsidRPr="004A3E27">
        <w:t>. Exodus 9:23.</w:t>
      </w:r>
    </w:p>
  </w:footnote>
  <w:footnote w:id="94">
    <w:p w14:paraId="1AF95C05" w14:textId="4DAED5F3" w:rsidR="00C61C1A" w:rsidRDefault="00C61C1A" w:rsidP="00D47452">
      <w:pPr>
        <w:pStyle w:val="footnote"/>
      </w:pPr>
      <w:r>
        <w:rPr>
          <w:rStyle w:val="FootnoteReference"/>
        </w:rPr>
        <w:footnoteRef/>
      </w:r>
      <w:r>
        <w:t xml:space="preserve"> [JS] literally, “then the sptrings of water were seen/appeared”</w:t>
      </w:r>
    </w:p>
  </w:footnote>
  <w:footnote w:id="95">
    <w:p w14:paraId="767519CF" w14:textId="3A0C4171" w:rsidR="00C61C1A" w:rsidRPr="004A3E27" w:rsidRDefault="00C61C1A"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6">
    <w:p w14:paraId="056C0234" w14:textId="77777777" w:rsidR="00C61C1A" w:rsidRPr="004A3E27" w:rsidRDefault="00C61C1A" w:rsidP="00BD5BBE">
      <w:pPr>
        <w:pStyle w:val="footnote"/>
      </w:pPr>
      <w:r w:rsidRPr="004A3E27">
        <w:rPr>
          <w:rStyle w:val="FootnoteReference"/>
        </w:rPr>
        <w:footnoteRef/>
      </w:r>
      <w:r w:rsidRPr="004A3E27">
        <w:t xml:space="preserve"> Twist and wrestle (Gen. 32: 4). And he will untwist the twister and the twisted (144:15).</w:t>
      </w:r>
    </w:p>
  </w:footnote>
  <w:footnote w:id="97">
    <w:p w14:paraId="1B9D3CDD" w14:textId="1592BE4E" w:rsidR="00C61C1A" w:rsidRPr="004A3E27" w:rsidRDefault="00C61C1A" w:rsidP="00BD5BBE">
      <w:pPr>
        <w:pStyle w:val="footnote"/>
      </w:pPr>
      <w:r w:rsidRPr="004A3E27">
        <w:rPr>
          <w:rStyle w:val="FootnoteReference"/>
        </w:rPr>
        <w:footnoteRef/>
      </w:r>
      <w:r w:rsidRPr="004A3E27">
        <w:t xml:space="preserve"> </w:t>
      </w:r>
      <w:r>
        <w:t>cf</w:t>
      </w:r>
      <w:r w:rsidRPr="004A3E27">
        <w:t>. Rev. 21:23.</w:t>
      </w:r>
    </w:p>
  </w:footnote>
  <w:footnote w:id="98">
    <w:p w14:paraId="7A34B80F" w14:textId="77777777" w:rsidR="00C61C1A" w:rsidRPr="004A3E27" w:rsidRDefault="00C61C1A"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9">
    <w:p w14:paraId="5386061E" w14:textId="77777777" w:rsidR="00C61C1A" w:rsidRPr="004A3E27" w:rsidRDefault="00C61C1A"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100">
    <w:p w14:paraId="7F859200" w14:textId="0E8BB508" w:rsidR="00C61C1A" w:rsidRDefault="00C61C1A" w:rsidP="006303CE">
      <w:pPr>
        <w:pStyle w:val="footnote"/>
      </w:pPr>
      <w:r>
        <w:rPr>
          <w:rStyle w:val="FootnoteReference"/>
        </w:rPr>
        <w:footnoteRef/>
      </w:r>
      <w:r>
        <w:t xml:space="preserve"> [JS] or “give thanks to You”, or “thankfully confess You with praise”</w:t>
      </w:r>
    </w:p>
  </w:footnote>
  <w:footnote w:id="101">
    <w:p w14:paraId="57A591AD" w14:textId="5B4F539E" w:rsidR="00C61C1A" w:rsidRPr="004A3E27" w:rsidRDefault="00C61C1A"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102">
    <w:p w14:paraId="05D27F74" w14:textId="77777777" w:rsidR="00C61C1A" w:rsidRPr="004A3E27" w:rsidRDefault="00C61C1A"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103">
    <w:p w14:paraId="07D44CE8" w14:textId="682DE898" w:rsidR="00C61C1A" w:rsidRDefault="00C61C1A" w:rsidP="00D019CA">
      <w:pPr>
        <w:pStyle w:val="footnote"/>
      </w:pPr>
      <w:r>
        <w:rPr>
          <w:rStyle w:val="FootnoteReference"/>
        </w:rPr>
        <w:footnoteRef/>
      </w:r>
      <w:r>
        <w:t xml:space="preserve"> [JS] lit. day to day</w:t>
      </w:r>
    </w:p>
  </w:footnote>
  <w:footnote w:id="104">
    <w:p w14:paraId="4D739E0B" w14:textId="0FB443F5" w:rsidR="00C61C1A" w:rsidRDefault="00C61C1A" w:rsidP="00D019CA">
      <w:pPr>
        <w:pStyle w:val="footnote"/>
      </w:pPr>
      <w:r>
        <w:rPr>
          <w:rStyle w:val="FootnoteReference"/>
        </w:rPr>
        <w:footnoteRef/>
      </w:r>
      <w:r>
        <w:t xml:space="preserve"> [JS] Fr. Lazarus has “and no sound of them is heard.” And then prepends “yet” to the next vs.</w:t>
      </w:r>
    </w:p>
  </w:footnote>
  <w:footnote w:id="105">
    <w:p w14:paraId="7770444D" w14:textId="77777777" w:rsidR="00C61C1A" w:rsidRPr="004A3E27" w:rsidRDefault="00C61C1A" w:rsidP="00BD5BBE">
      <w:pPr>
        <w:pStyle w:val="footnote"/>
      </w:pPr>
      <w:r w:rsidRPr="004A3E27">
        <w:rPr>
          <w:rStyle w:val="FootnoteReference"/>
        </w:rPr>
        <w:footnoteRef/>
      </w:r>
      <w:r w:rsidRPr="004A3E27">
        <w:t xml:space="preserve"> Rom. 10:18.</w:t>
      </w:r>
    </w:p>
  </w:footnote>
  <w:footnote w:id="106">
    <w:p w14:paraId="774F183E" w14:textId="35452E5D" w:rsidR="00C61C1A" w:rsidRDefault="00C61C1A" w:rsidP="005E2409">
      <w:pPr>
        <w:pStyle w:val="footnote"/>
      </w:pPr>
      <w:r>
        <w:rPr>
          <w:rStyle w:val="FootnoteReference"/>
        </w:rPr>
        <w:footnoteRef/>
      </w:r>
      <w:r>
        <w:t xml:space="preserve"> [JS] Fr. Lazarus has “sanctuary”</w:t>
      </w:r>
    </w:p>
  </w:footnote>
  <w:footnote w:id="107">
    <w:p w14:paraId="28F942E6" w14:textId="353F357B" w:rsidR="00C61C1A" w:rsidRPr="004A3E27" w:rsidRDefault="00C61C1A" w:rsidP="00BD5BBE">
      <w:pPr>
        <w:pStyle w:val="footnote"/>
      </w:pPr>
      <w:r w:rsidRPr="004A3E27">
        <w:rPr>
          <w:rStyle w:val="FootnoteReference"/>
        </w:rPr>
        <w:footnoteRef/>
      </w:r>
      <w:r w:rsidRPr="004A3E27">
        <w:t xml:space="preserve"> </w:t>
      </w:r>
      <w:r>
        <w:t>cf</w:t>
      </w:r>
      <w:r w:rsidRPr="004A3E27">
        <w:t>. Ps. 88:38.</w:t>
      </w:r>
    </w:p>
  </w:footnote>
  <w:footnote w:id="108">
    <w:p w14:paraId="2DBF8356" w14:textId="76DCF8DE" w:rsidR="00C61C1A" w:rsidRDefault="00C61C1A" w:rsidP="005E2409">
      <w:pPr>
        <w:pStyle w:val="footnote"/>
      </w:pPr>
      <w:r>
        <w:rPr>
          <w:rStyle w:val="FootnoteReference"/>
        </w:rPr>
        <w:footnoteRef/>
      </w:r>
      <w:r>
        <w:t xml:space="preserve"> [JS] literally “giant”</w:t>
      </w:r>
    </w:p>
  </w:footnote>
  <w:footnote w:id="109">
    <w:p w14:paraId="4D5F61F1" w14:textId="397EFA8A" w:rsidR="00C61C1A" w:rsidRDefault="00C61C1A" w:rsidP="005E2409">
      <w:pPr>
        <w:pStyle w:val="footnote"/>
      </w:pPr>
      <w:r>
        <w:rPr>
          <w:rStyle w:val="FootnoteReference"/>
        </w:rPr>
        <w:footnoteRef/>
      </w:r>
      <w:r>
        <w:t xml:space="preserve"> [JS] or “it”</w:t>
      </w:r>
    </w:p>
  </w:footnote>
  <w:footnote w:id="110">
    <w:p w14:paraId="7D882E05" w14:textId="2F32DF97" w:rsidR="00C61C1A" w:rsidRPr="004A3E27" w:rsidRDefault="00C61C1A" w:rsidP="00BD5BBE">
      <w:pPr>
        <w:pStyle w:val="footnote"/>
      </w:pPr>
      <w:r w:rsidRPr="004A3E27">
        <w:rPr>
          <w:rStyle w:val="FootnoteReference"/>
        </w:rPr>
        <w:footnoteRef/>
      </w:r>
      <w:r w:rsidRPr="004A3E27">
        <w:t xml:space="preserve"> </w:t>
      </w:r>
      <w:r>
        <w:t>cf</w:t>
      </w:r>
      <w:r w:rsidRPr="004A3E27">
        <w:t>. Ps. 118:72.</w:t>
      </w:r>
    </w:p>
  </w:footnote>
  <w:footnote w:id="111">
    <w:p w14:paraId="6C5A660E" w14:textId="77777777" w:rsidR="00C61C1A" w:rsidRPr="004A3E27" w:rsidRDefault="00C61C1A"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12">
    <w:p w14:paraId="630A2B2F" w14:textId="0471B728" w:rsidR="00C61C1A" w:rsidRPr="004A3E27" w:rsidRDefault="00C61C1A"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13">
    <w:p w14:paraId="5268EBEE" w14:textId="2E7234AE" w:rsidR="00C61C1A" w:rsidRDefault="00C61C1A" w:rsidP="00223CB5">
      <w:pPr>
        <w:pStyle w:val="footnote"/>
      </w:pPr>
      <w:r>
        <w:rPr>
          <w:rStyle w:val="FootnoteReference"/>
        </w:rPr>
        <w:footnoteRef/>
      </w:r>
      <w:r>
        <w:t xml:space="preserve"> [JS] literally “holy place”.</w:t>
      </w:r>
    </w:p>
  </w:footnote>
  <w:footnote w:id="114">
    <w:p w14:paraId="383B4369" w14:textId="77777777" w:rsidR="00C61C1A" w:rsidRDefault="00C61C1A" w:rsidP="005A7201">
      <w:pPr>
        <w:pStyle w:val="footnote"/>
      </w:pPr>
      <w:r>
        <w:rPr>
          <w:rStyle w:val="FootnoteReference"/>
        </w:rPr>
        <w:footnoteRef/>
      </w:r>
      <w:r>
        <w:t xml:space="preserve"> Fr. Athanasius has “We will confess to Thee, O Lord in Thy salvation, and in the Name of our God we shall grow: </w:t>
      </w:r>
      <w:proofErr w:type="gramStart"/>
      <w:r>
        <w:t>the</w:t>
      </w:r>
      <w:proofErr w:type="gramEnd"/>
      <w:r>
        <w:t xml:space="preserve"> Lord will fulfil all your petitions.</w:t>
      </w:r>
    </w:p>
  </w:footnote>
  <w:footnote w:id="115">
    <w:p w14:paraId="18278CE8" w14:textId="798A67A6" w:rsidR="00C61C1A" w:rsidRPr="004A3E27" w:rsidRDefault="00C61C1A"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6">
    <w:p w14:paraId="1559CF30" w14:textId="345B8878" w:rsidR="00C61C1A" w:rsidRDefault="00C61C1A" w:rsidP="00A10A86">
      <w:pPr>
        <w:pStyle w:val="footnote"/>
      </w:pPr>
      <w:r>
        <w:rPr>
          <w:rStyle w:val="FootnoteReference"/>
        </w:rPr>
        <w:footnoteRef/>
      </w:r>
      <w:r>
        <w:t xml:space="preserve"> [JS] or “his glory is great by your salvation/deliverance”</w:t>
      </w:r>
    </w:p>
  </w:footnote>
  <w:footnote w:id="117">
    <w:p w14:paraId="40556A29" w14:textId="77777777" w:rsidR="00C61C1A" w:rsidRPr="004A3E27" w:rsidRDefault="00C61C1A"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8">
    <w:p w14:paraId="27D6847B" w14:textId="77777777" w:rsidR="00C61C1A" w:rsidRPr="004A3E27" w:rsidRDefault="00C61C1A" w:rsidP="00BD5BBE">
      <w:pPr>
        <w:pStyle w:val="footnote"/>
      </w:pPr>
      <w:r w:rsidRPr="004A3E27">
        <w:rPr>
          <w:rStyle w:val="FootnoteReference"/>
        </w:rPr>
        <w:footnoteRef/>
      </w:r>
      <w:r w:rsidRPr="004A3E27">
        <w:t xml:space="preserve"> ‘Christ died that we might live’ (1 Thess. 5:10; 1 Pet. 2:24).</w:t>
      </w:r>
    </w:p>
  </w:footnote>
  <w:footnote w:id="119">
    <w:p w14:paraId="6BA53780" w14:textId="3A4D561C" w:rsidR="00C61C1A" w:rsidRPr="004A3E27" w:rsidRDefault="00C61C1A"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20">
    <w:p w14:paraId="3C4F1B04" w14:textId="0B824CBF" w:rsidR="00C61C1A" w:rsidRPr="004A3E27" w:rsidRDefault="00C61C1A"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21">
    <w:p w14:paraId="49AF07F8" w14:textId="1ADD3608" w:rsidR="00C61C1A" w:rsidRDefault="00C61C1A" w:rsidP="00614947">
      <w:pPr>
        <w:pStyle w:val="footnote"/>
      </w:pPr>
      <w:r>
        <w:rPr>
          <w:rStyle w:val="FootnoteReference"/>
        </w:rPr>
        <w:footnoteRef/>
      </w:r>
      <w:r>
        <w:t xml:space="preserve"> [JS] Fr. Lazarus has “dwell in the holy place”.</w:t>
      </w:r>
    </w:p>
  </w:footnote>
  <w:footnote w:id="122">
    <w:p w14:paraId="41CC497C" w14:textId="77777777" w:rsidR="00C61C1A" w:rsidRPr="004A3E27" w:rsidRDefault="00C61C1A" w:rsidP="00BD5BBE">
      <w:pPr>
        <w:pStyle w:val="footnote"/>
      </w:pPr>
      <w:r w:rsidRPr="004A3E27">
        <w:rPr>
          <w:rStyle w:val="FootnoteReference"/>
        </w:rPr>
        <w:footnoteRef/>
      </w:r>
      <w:r w:rsidRPr="004A3E27">
        <w:t xml:space="preserve"> Mt. 27:39,43; Wis. 2:12-20.</w:t>
      </w:r>
    </w:p>
  </w:footnote>
  <w:footnote w:id="123">
    <w:p w14:paraId="552BFC80" w14:textId="77777777" w:rsidR="00C61C1A" w:rsidRPr="004A3E27" w:rsidRDefault="00C61C1A" w:rsidP="00BD5BBE">
      <w:pPr>
        <w:pStyle w:val="footnote"/>
      </w:pPr>
      <w:r w:rsidRPr="004A3E27">
        <w:rPr>
          <w:rStyle w:val="FootnoteReference"/>
        </w:rPr>
        <w:footnoteRef/>
      </w:r>
      <w:r w:rsidRPr="004A3E27">
        <w:t xml:space="preserve"> Lam. 2:16; 3:46.</w:t>
      </w:r>
    </w:p>
  </w:footnote>
  <w:footnote w:id="124">
    <w:p w14:paraId="1382AE44" w14:textId="77777777" w:rsidR="00C61C1A" w:rsidRPr="004A3E27" w:rsidRDefault="00C61C1A" w:rsidP="00BD5BBE">
      <w:pPr>
        <w:pStyle w:val="footnote"/>
      </w:pPr>
      <w:r w:rsidRPr="004A3E27">
        <w:rPr>
          <w:rStyle w:val="FootnoteReference"/>
        </w:rPr>
        <w:footnoteRef/>
      </w:r>
      <w:r w:rsidRPr="004A3E27">
        <w:t xml:space="preserve"> Jn. 19:37.</w:t>
      </w:r>
    </w:p>
  </w:footnote>
  <w:footnote w:id="125">
    <w:p w14:paraId="17643289" w14:textId="77777777" w:rsidR="00C61C1A" w:rsidRPr="004A3E27" w:rsidRDefault="00C61C1A" w:rsidP="00BD5BBE">
      <w:pPr>
        <w:pStyle w:val="footnote"/>
      </w:pPr>
      <w:r w:rsidRPr="004A3E27">
        <w:rPr>
          <w:rStyle w:val="FootnoteReference"/>
        </w:rPr>
        <w:footnoteRef/>
      </w:r>
      <w:r w:rsidRPr="004A3E27">
        <w:t xml:space="preserve"> Jn. 19:24.</w:t>
      </w:r>
    </w:p>
  </w:footnote>
  <w:footnote w:id="126">
    <w:p w14:paraId="79F35E59" w14:textId="3AF86606" w:rsidR="00C61C1A" w:rsidRPr="004A3E27" w:rsidRDefault="00C61C1A"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27">
    <w:p w14:paraId="17B5651D" w14:textId="24ADEBC4" w:rsidR="00C61C1A" w:rsidRDefault="00C61C1A" w:rsidP="00ED0D70">
      <w:pPr>
        <w:pStyle w:val="footnote"/>
      </w:pPr>
      <w:r>
        <w:rPr>
          <w:rStyle w:val="FootnoteReference"/>
        </w:rPr>
        <w:footnoteRef/>
      </w:r>
      <w:r>
        <w:t xml:space="preserve"> [JS]Others have “and my only-begotten from the hand of the dog.”</w:t>
      </w:r>
    </w:p>
  </w:footnote>
  <w:footnote w:id="128">
    <w:p w14:paraId="18C385E9" w14:textId="2415B4A3" w:rsidR="00C61C1A" w:rsidRDefault="00C61C1A" w:rsidP="00ED0D70">
      <w:pPr>
        <w:pStyle w:val="footnote"/>
      </w:pPr>
      <w:r>
        <w:rPr>
          <w:rStyle w:val="FootnoteReference"/>
        </w:rPr>
        <w:footnoteRef/>
      </w:r>
      <w:r>
        <w:t xml:space="preserve"> [JS] Fr. Lazarus has “the rhinoceros.”</w:t>
      </w:r>
    </w:p>
  </w:footnote>
  <w:footnote w:id="129">
    <w:p w14:paraId="08777F76" w14:textId="77777777" w:rsidR="00C61C1A" w:rsidRPr="004A3E27" w:rsidRDefault="00C61C1A" w:rsidP="00BD5BBE">
      <w:pPr>
        <w:pStyle w:val="footnote"/>
      </w:pPr>
      <w:r w:rsidRPr="004A3E27">
        <w:rPr>
          <w:rStyle w:val="FootnoteReference"/>
        </w:rPr>
        <w:footnoteRef/>
      </w:r>
      <w:r w:rsidRPr="004A3E27">
        <w:t xml:space="preserve"> Hebrews 2:12.</w:t>
      </w:r>
    </w:p>
  </w:footnote>
  <w:footnote w:id="130">
    <w:p w14:paraId="1C395EA2" w14:textId="6F37561F" w:rsidR="00C61C1A" w:rsidRDefault="00C61C1A" w:rsidP="000651AA">
      <w:pPr>
        <w:pStyle w:val="footnote"/>
      </w:pPr>
      <w:r>
        <w:rPr>
          <w:rStyle w:val="FootnoteReference"/>
        </w:rPr>
        <w:footnoteRef/>
      </w:r>
      <w:r>
        <w:t xml:space="preserve"> [JS] literally “all you seed of Jacob”</w:t>
      </w:r>
    </w:p>
  </w:footnote>
  <w:footnote w:id="131">
    <w:p w14:paraId="077193E5" w14:textId="6727B2C9" w:rsidR="00C61C1A" w:rsidRDefault="00C61C1A" w:rsidP="007A2D16">
      <w:pPr>
        <w:pStyle w:val="footnote"/>
      </w:pPr>
      <w:r>
        <w:rPr>
          <w:rStyle w:val="FootnoteReference"/>
        </w:rPr>
        <w:footnoteRef/>
      </w:r>
      <w:r>
        <w:t xml:space="preserve"> [JS] Congregation or assembly, not building.</w:t>
      </w:r>
    </w:p>
  </w:footnote>
  <w:footnote w:id="132">
    <w:p w14:paraId="332BD906" w14:textId="38FB3FF8" w:rsidR="00C61C1A" w:rsidRDefault="00C61C1A" w:rsidP="007A2D16">
      <w:pPr>
        <w:pStyle w:val="footnote"/>
      </w:pPr>
      <w:r>
        <w:rPr>
          <w:rStyle w:val="FootnoteReference"/>
        </w:rPr>
        <w:footnoteRef/>
      </w:r>
      <w:r>
        <w:t xml:space="preserve"> [JS] or “give thanks to”</w:t>
      </w:r>
    </w:p>
  </w:footnote>
  <w:footnote w:id="133">
    <w:p w14:paraId="5B6174F4" w14:textId="35F5BA44" w:rsidR="00C61C1A" w:rsidRDefault="00C61C1A" w:rsidP="000651AA">
      <w:pPr>
        <w:pStyle w:val="footnote"/>
      </w:pPr>
      <w:r>
        <w:rPr>
          <w:rStyle w:val="FootnoteReference"/>
        </w:rPr>
        <w:footnoteRef/>
      </w:r>
      <w:r>
        <w:t xml:space="preserve"> [JS] did obeisance, i.e. the physical act of bowing down.</w:t>
      </w:r>
    </w:p>
  </w:footnote>
  <w:footnote w:id="134">
    <w:p w14:paraId="6B61808C" w14:textId="77777777" w:rsidR="00C61C1A" w:rsidRPr="004A3E27" w:rsidRDefault="00C61C1A"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35">
    <w:p w14:paraId="168D5AEC" w14:textId="77777777" w:rsidR="00C61C1A" w:rsidRPr="004A3E27" w:rsidRDefault="00C61C1A" w:rsidP="00BD5BBE">
      <w:pPr>
        <w:pStyle w:val="footnote"/>
      </w:pPr>
      <w:r w:rsidRPr="004A3E27">
        <w:rPr>
          <w:rStyle w:val="FootnoteReference"/>
        </w:rPr>
        <w:footnoteRef/>
      </w:r>
      <w:r w:rsidRPr="004A3E27">
        <w:t xml:space="preserve"> Romans 3:24-26; John 17:4; 19:30.</w:t>
      </w:r>
    </w:p>
  </w:footnote>
  <w:footnote w:id="136">
    <w:p w14:paraId="47E5BE1D" w14:textId="6D6B1127" w:rsidR="00C61C1A" w:rsidRPr="004A3E27" w:rsidRDefault="00C61C1A"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7">
    <w:p w14:paraId="53BB4915" w14:textId="013E80AC" w:rsidR="00C61C1A" w:rsidRPr="004A3E27" w:rsidRDefault="00C61C1A"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8">
    <w:p w14:paraId="52EF8FB5" w14:textId="7D5C89FB" w:rsidR="00C61C1A" w:rsidRPr="004A3E27" w:rsidRDefault="00C61C1A" w:rsidP="00BD5BBE">
      <w:pPr>
        <w:pStyle w:val="footnote"/>
      </w:pPr>
      <w:r w:rsidRPr="004A3E27">
        <w:rPr>
          <w:rStyle w:val="FootnoteReference"/>
        </w:rPr>
        <w:footnoteRef/>
      </w:r>
      <w:r w:rsidRPr="004A3E27">
        <w:t xml:space="preserve"> </w:t>
      </w:r>
      <w:r>
        <w:t>cf</w:t>
      </w:r>
      <w:r w:rsidRPr="004A3E27">
        <w:t>. Ps. 26:4.</w:t>
      </w:r>
    </w:p>
  </w:footnote>
  <w:footnote w:id="139">
    <w:p w14:paraId="4B68EDDE" w14:textId="12EE5F02" w:rsidR="00C61C1A" w:rsidRPr="004A3E27" w:rsidRDefault="00C61C1A" w:rsidP="00BD5BBE">
      <w:pPr>
        <w:pStyle w:val="footnote"/>
      </w:pPr>
      <w:r w:rsidRPr="004A3E27">
        <w:rPr>
          <w:rStyle w:val="FootnoteReference"/>
        </w:rPr>
        <w:footnoteRef/>
      </w:r>
      <w:r w:rsidRPr="004A3E27">
        <w:t xml:space="preserve"> 1 Cor. 10:26-28; </w:t>
      </w:r>
      <w:r>
        <w:t>cf</w:t>
      </w:r>
      <w:r w:rsidRPr="004A3E27">
        <w:t>. Psalm 49:12.</w:t>
      </w:r>
    </w:p>
  </w:footnote>
  <w:footnote w:id="140">
    <w:p w14:paraId="137A32B2" w14:textId="77777777" w:rsidR="00C61C1A" w:rsidRPr="004A3E27" w:rsidRDefault="00C61C1A" w:rsidP="00BD5BBE">
      <w:pPr>
        <w:pStyle w:val="footnote"/>
      </w:pPr>
      <w:r w:rsidRPr="004A3E27">
        <w:rPr>
          <w:rStyle w:val="FootnoteReference"/>
        </w:rPr>
        <w:footnoteRef/>
      </w:r>
      <w:r w:rsidRPr="004A3E27">
        <w:t xml:space="preserve"> Is. 2:2; Dan. 2:35; 1 Cor. 10:4.</w:t>
      </w:r>
    </w:p>
  </w:footnote>
  <w:footnote w:id="141">
    <w:p w14:paraId="51F7905C" w14:textId="09ECCFBD" w:rsidR="00C61C1A" w:rsidRPr="004A3E27" w:rsidRDefault="00C61C1A"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42">
    <w:p w14:paraId="7B989AF7" w14:textId="411DE777" w:rsidR="00C61C1A" w:rsidRDefault="00C61C1A" w:rsidP="005A5E13">
      <w:pPr>
        <w:pStyle w:val="footnote"/>
      </w:pPr>
      <w:r>
        <w:rPr>
          <w:rStyle w:val="FootnoteReference"/>
        </w:rPr>
        <w:footnoteRef/>
      </w:r>
      <w:r>
        <w:t xml:space="preserve"> [JS] literally: “because they are from of old”.</w:t>
      </w:r>
    </w:p>
  </w:footnote>
  <w:footnote w:id="143">
    <w:p w14:paraId="78816607" w14:textId="60AD0FEA" w:rsidR="00C61C1A" w:rsidRDefault="00C61C1A" w:rsidP="00055722">
      <w:pPr>
        <w:pStyle w:val="footnote"/>
      </w:pPr>
      <w:r>
        <w:rPr>
          <w:rStyle w:val="FootnoteReference"/>
        </w:rPr>
        <w:footnoteRef/>
      </w:r>
      <w:r>
        <w:t xml:space="preserve"> [JS] literally, “so He sets a law for those who sin in the way.”</w:t>
      </w:r>
    </w:p>
  </w:footnote>
  <w:footnote w:id="144">
    <w:p w14:paraId="2169EE05" w14:textId="77777777" w:rsidR="00C61C1A" w:rsidRPr="004A3E27" w:rsidRDefault="00C61C1A" w:rsidP="00BD5BBE">
      <w:pPr>
        <w:pStyle w:val="footnote"/>
      </w:pPr>
      <w:r w:rsidRPr="004A3E27">
        <w:rPr>
          <w:rStyle w:val="FootnoteReference"/>
        </w:rPr>
        <w:footnoteRef/>
      </w:r>
      <w:r w:rsidRPr="004A3E27">
        <w:t xml:space="preserve"> seek: </w:t>
      </w:r>
      <w:r w:rsidRPr="004A3E27">
        <w:rPr>
          <w:i/>
        </w:rPr>
        <w:t>Heb</w:t>
      </w:r>
      <w:r w:rsidRPr="004A3E27">
        <w:t>. keep</w:t>
      </w:r>
    </w:p>
  </w:footnote>
  <w:footnote w:id="145">
    <w:p w14:paraId="77DCEC10" w14:textId="465E547A" w:rsidR="00C61C1A" w:rsidRPr="004A3E27" w:rsidRDefault="00C61C1A"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6">
    <w:p w14:paraId="10589304" w14:textId="75C5928C" w:rsidR="00C61C1A" w:rsidRDefault="00C61C1A" w:rsidP="00055722">
      <w:pPr>
        <w:pStyle w:val="footnote"/>
      </w:pPr>
      <w:r>
        <w:rPr>
          <w:rStyle w:val="FootnoteReference"/>
        </w:rPr>
        <w:footnoteRef/>
      </w:r>
      <w:r>
        <w:t xml:space="preserve"> [JS] NETS and Fr. Athanasius have “You will”</w:t>
      </w:r>
    </w:p>
  </w:footnote>
  <w:footnote w:id="147">
    <w:p w14:paraId="71590F21" w14:textId="77777777" w:rsidR="00C61C1A" w:rsidRPr="004A3E27" w:rsidRDefault="00C61C1A"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8">
    <w:p w14:paraId="42C6F902" w14:textId="27671EF5" w:rsidR="00C61C1A" w:rsidRDefault="00C61C1A" w:rsidP="003B7D97">
      <w:pPr>
        <w:pStyle w:val="footnote"/>
      </w:pPr>
      <w:r>
        <w:rPr>
          <w:rStyle w:val="FootnoteReference"/>
        </w:rPr>
        <w:footnoteRef/>
      </w:r>
      <w:r>
        <w:t xml:space="preserve"> Present in Fr. Athanasius and OSB.</w:t>
      </w:r>
    </w:p>
  </w:footnote>
  <w:footnote w:id="149">
    <w:p w14:paraId="00A665CB" w14:textId="42EDEB47" w:rsidR="00C61C1A" w:rsidRPr="004A3E27" w:rsidRDefault="00C61C1A"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50">
    <w:p w14:paraId="3EE7CB91" w14:textId="1CBB3112" w:rsidR="00C61C1A" w:rsidRDefault="00C61C1A" w:rsidP="003B7D97">
      <w:pPr>
        <w:pStyle w:val="footnote"/>
      </w:pPr>
      <w:r>
        <w:rPr>
          <w:rStyle w:val="FootnoteReference"/>
        </w:rPr>
        <w:footnoteRef/>
      </w:r>
      <w:r>
        <w:t xml:space="preserve"> Fr. Lazarus has “lonely and poor”. Fr. Athanasius has “an only son”. Others have “only-begotten and poor”</w:t>
      </w:r>
    </w:p>
  </w:footnote>
  <w:footnote w:id="151">
    <w:p w14:paraId="0A9BD984" w14:textId="77777777" w:rsidR="00C61C1A" w:rsidRPr="004A3E27" w:rsidRDefault="00C61C1A"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52">
    <w:p w14:paraId="17F45C59" w14:textId="65DF2916" w:rsidR="00C61C1A" w:rsidRPr="004A3E27" w:rsidRDefault="00C61C1A"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3">
    <w:p w14:paraId="14877493" w14:textId="77777777" w:rsidR="00C61C1A" w:rsidRPr="004A3E27" w:rsidRDefault="00C61C1A"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4">
    <w:p w14:paraId="489B5950" w14:textId="37592C41" w:rsidR="00C61C1A" w:rsidRDefault="00C61C1A" w:rsidP="00550F3A">
      <w:pPr>
        <w:pStyle w:val="footnote"/>
      </w:pPr>
      <w:r>
        <w:rPr>
          <w:rStyle w:val="FootnoteReference"/>
        </w:rPr>
        <w:footnoteRef/>
      </w:r>
      <w:r>
        <w:t xml:space="preserve"> [JS] literally, “place”</w:t>
      </w:r>
    </w:p>
  </w:footnote>
  <w:footnote w:id="155">
    <w:p w14:paraId="2B8FEA02" w14:textId="77777777" w:rsidR="00C61C1A" w:rsidRPr="004A3E27" w:rsidRDefault="00C61C1A" w:rsidP="00BD5BBE">
      <w:pPr>
        <w:pStyle w:val="footnote"/>
      </w:pPr>
      <w:r w:rsidRPr="004A3E27">
        <w:rPr>
          <w:rStyle w:val="FootnoteReference"/>
        </w:rPr>
        <w:footnoteRef/>
      </w:r>
      <w:r w:rsidRPr="004A3E27">
        <w:t xml:space="preserve"> churches: assemblies, gatherings, congregations (not buildings).</w:t>
      </w:r>
    </w:p>
  </w:footnote>
  <w:footnote w:id="156">
    <w:p w14:paraId="4B110C34" w14:textId="6E0E41E0" w:rsidR="00C61C1A" w:rsidRPr="004A3E27" w:rsidRDefault="00C61C1A"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7">
    <w:p w14:paraId="680E154C" w14:textId="77777777" w:rsidR="00C61C1A" w:rsidRPr="004A3E27" w:rsidRDefault="00C61C1A"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C61C1A" w:rsidRPr="004A3E27" w:rsidRDefault="00C61C1A" w:rsidP="00BD5BBE">
      <w:pPr>
        <w:pStyle w:val="footnote"/>
      </w:pPr>
      <w:r w:rsidRPr="004A3E27">
        <w:tab/>
        <w:t>‘No sweeter fragrance than to follow Christ,</w:t>
      </w:r>
    </w:p>
    <w:p w14:paraId="506149C0" w14:textId="77777777" w:rsidR="00C61C1A" w:rsidRPr="004A3E27" w:rsidRDefault="00C61C1A" w:rsidP="00BD5BBE">
      <w:pPr>
        <w:pStyle w:val="footnote"/>
      </w:pPr>
      <w:r w:rsidRPr="004A3E27">
        <w:tab/>
        <w:t>when man makes offerings of a holy life,</w:t>
      </w:r>
    </w:p>
    <w:p w14:paraId="3F57220B" w14:textId="77777777" w:rsidR="00C61C1A" w:rsidRPr="004A3E27" w:rsidRDefault="00C61C1A" w:rsidP="00BD5BBE">
      <w:pPr>
        <w:pStyle w:val="footnote"/>
      </w:pPr>
      <w:r w:rsidRPr="004A3E27">
        <w:tab/>
        <w:t>and offers golden deeds in sacrifice’ (St. Prosper).</w:t>
      </w:r>
    </w:p>
  </w:footnote>
  <w:footnote w:id="158">
    <w:p w14:paraId="0CC1CAEE" w14:textId="1E5BC75B" w:rsidR="00C61C1A" w:rsidRPr="004A3E27" w:rsidRDefault="00C61C1A" w:rsidP="00BD5BBE">
      <w:pPr>
        <w:pStyle w:val="footnote"/>
      </w:pPr>
      <w:r w:rsidRPr="004A3E27">
        <w:rPr>
          <w:rStyle w:val="FootnoteReference"/>
        </w:rPr>
        <w:footnoteRef/>
      </w:r>
      <w:r w:rsidRPr="004A3E27">
        <w:t xml:space="preserve"> </w:t>
      </w:r>
      <w:r>
        <w:t>cf</w:t>
      </w:r>
      <w:r w:rsidRPr="004A3E27">
        <w:t>. Psalm 21:11.</w:t>
      </w:r>
    </w:p>
  </w:footnote>
  <w:footnote w:id="159">
    <w:p w14:paraId="0192B227" w14:textId="50425B88" w:rsidR="00C61C1A" w:rsidRPr="004A3E27" w:rsidRDefault="00C61C1A" w:rsidP="00BD5BBE">
      <w:pPr>
        <w:pStyle w:val="footnote"/>
      </w:pPr>
      <w:r w:rsidRPr="004A3E27">
        <w:rPr>
          <w:rStyle w:val="FootnoteReference"/>
        </w:rPr>
        <w:footnoteRef/>
      </w:r>
      <w:r w:rsidRPr="004A3E27">
        <w:t xml:space="preserve"> </w:t>
      </w:r>
      <w:r>
        <w:t>cf</w:t>
      </w:r>
      <w:r w:rsidRPr="004A3E27">
        <w:t>. Isaiah 5:12.</w:t>
      </w:r>
    </w:p>
  </w:footnote>
  <w:footnote w:id="160">
    <w:p w14:paraId="20F0DD6B" w14:textId="4B10F54B" w:rsidR="00C61C1A" w:rsidRDefault="00C61C1A" w:rsidP="005922FD">
      <w:pPr>
        <w:pStyle w:val="footnote"/>
      </w:pPr>
      <w:r>
        <w:rPr>
          <w:rStyle w:val="FootnoteReference"/>
        </w:rPr>
        <w:footnoteRef/>
      </w:r>
      <w:r>
        <w:t xml:space="preserve"> [JS] confess: or “give thanks to”, or “thankfully confess”</w:t>
      </w:r>
    </w:p>
  </w:footnote>
  <w:footnote w:id="161">
    <w:p w14:paraId="73C943A7" w14:textId="0F5D3F1A" w:rsidR="00C61C1A" w:rsidRPr="004A3E27" w:rsidRDefault="00C61C1A" w:rsidP="00BD5BBE">
      <w:pPr>
        <w:pStyle w:val="footnote"/>
      </w:pPr>
      <w:r w:rsidRPr="004A3E27">
        <w:rPr>
          <w:rStyle w:val="FootnoteReference"/>
        </w:rPr>
        <w:footnoteRef/>
      </w:r>
      <w:r w:rsidRPr="004A3E27">
        <w:t xml:space="preserve"> </w:t>
      </w:r>
      <w:r>
        <w:t>Cf</w:t>
      </w:r>
      <w:r w:rsidRPr="004A3E27">
        <w:t>. Isaiah 40:11; John 10:11.</w:t>
      </w:r>
    </w:p>
  </w:footnote>
  <w:footnote w:id="162">
    <w:p w14:paraId="73195CDE" w14:textId="44A40FB8" w:rsidR="00C61C1A" w:rsidRDefault="00C61C1A" w:rsidP="008A40DF">
      <w:pPr>
        <w:pStyle w:val="footnote"/>
      </w:pPr>
      <w:r>
        <w:rPr>
          <w:rStyle w:val="FootnoteReference"/>
        </w:rPr>
        <w:footnoteRef/>
      </w:r>
      <w:r>
        <w:t xml:space="preserve"> [JS] “do obeisance”, i.e. a physical act.</w:t>
      </w:r>
    </w:p>
  </w:footnote>
  <w:footnote w:id="163">
    <w:p w14:paraId="0B35546F" w14:textId="519CF713" w:rsidR="00C61C1A" w:rsidRPr="004A3E27" w:rsidRDefault="00C61C1A"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64">
    <w:p w14:paraId="17F4E198" w14:textId="77777777" w:rsidR="00C61C1A" w:rsidRPr="004A3E27" w:rsidRDefault="00C61C1A"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5">
    <w:p w14:paraId="287F51B2" w14:textId="77777777" w:rsidR="00C61C1A" w:rsidRPr="004A3E27" w:rsidRDefault="00C61C1A"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6">
    <w:p w14:paraId="376DEC76" w14:textId="77777777" w:rsidR="00C61C1A" w:rsidRPr="004A3E27" w:rsidRDefault="00C61C1A"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7">
    <w:p w14:paraId="0F1539B2" w14:textId="75077CCC" w:rsidR="00C61C1A" w:rsidRPr="004A3E27" w:rsidRDefault="00C61C1A" w:rsidP="00BD5BBE">
      <w:pPr>
        <w:pStyle w:val="footnote"/>
      </w:pPr>
      <w:r w:rsidRPr="004A3E27">
        <w:rPr>
          <w:rStyle w:val="FootnoteReference"/>
        </w:rPr>
        <w:footnoteRef/>
      </w:r>
      <w:r w:rsidRPr="004A3E27">
        <w:t xml:space="preserve"> Blood signifies death (</w:t>
      </w:r>
      <w:r>
        <w:t>cf</w:t>
      </w:r>
      <w:r w:rsidRPr="004A3E27">
        <w:t>. Lev. 17:14).</w:t>
      </w:r>
    </w:p>
  </w:footnote>
  <w:footnote w:id="168">
    <w:p w14:paraId="3C531870" w14:textId="77777777" w:rsidR="00C61C1A" w:rsidRPr="004A3E27" w:rsidRDefault="00C61C1A"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9">
    <w:p w14:paraId="14F5D59E" w14:textId="2CBEB04C" w:rsidR="00C61C1A" w:rsidRDefault="00C61C1A" w:rsidP="00643BB8">
      <w:pPr>
        <w:pStyle w:val="footnote"/>
      </w:pPr>
      <w:r>
        <w:rPr>
          <w:rStyle w:val="FootnoteReference"/>
        </w:rPr>
        <w:footnoteRef/>
      </w:r>
      <w:r>
        <w:t xml:space="preserve"> [JS] or “give thanks to You”, or “thankfully confess You with praise”</w:t>
      </w:r>
    </w:p>
  </w:footnote>
  <w:footnote w:id="170">
    <w:p w14:paraId="5ADD520F" w14:textId="77777777" w:rsidR="00C61C1A" w:rsidRPr="004A3E27" w:rsidRDefault="00C61C1A"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71">
    <w:p w14:paraId="77A1ED53" w14:textId="77777777" w:rsidR="00C61C1A" w:rsidRPr="004A3E27" w:rsidRDefault="00C61C1A" w:rsidP="00BD5BBE">
      <w:pPr>
        <w:pStyle w:val="footnote"/>
      </w:pPr>
      <w:r w:rsidRPr="004A3E27">
        <w:rPr>
          <w:rStyle w:val="FootnoteReference"/>
        </w:rPr>
        <w:footnoteRef/>
      </w:r>
      <w:r w:rsidRPr="004A3E27">
        <w:t xml:space="preserve"> Luke 23:46.</w:t>
      </w:r>
    </w:p>
  </w:footnote>
  <w:footnote w:id="172">
    <w:p w14:paraId="1A1A8E3A" w14:textId="6D5B65DB" w:rsidR="00C61C1A" w:rsidRPr="004A3E27" w:rsidRDefault="00C61C1A"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3">
    <w:p w14:paraId="07CF1154" w14:textId="0A7B732E" w:rsidR="00C61C1A" w:rsidRPr="004A3E27" w:rsidRDefault="00C61C1A"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4">
    <w:p w14:paraId="5BAFF231" w14:textId="34FCFC7D" w:rsidR="00C61C1A" w:rsidRDefault="00C61C1A" w:rsidP="00110257">
      <w:pPr>
        <w:pStyle w:val="footnote"/>
      </w:pPr>
      <w:r>
        <w:rPr>
          <w:rStyle w:val="FootnoteReference"/>
        </w:rPr>
        <w:footnoteRef/>
      </w:r>
      <w:r>
        <w:t xml:space="preserve"> [JS] Fr. Lazarus has “madness”. NETS has “alarm”. OSB and </w:t>
      </w:r>
      <w:proofErr w:type="gramStart"/>
      <w:r>
        <w:t>Psalter  According</w:t>
      </w:r>
      <w:proofErr w:type="gramEnd"/>
      <w:r>
        <w:t xml:space="preserve"> to the Seventy have “ecstasy”. Psalter for prayer has “confusion”.</w:t>
      </w:r>
    </w:p>
  </w:footnote>
  <w:footnote w:id="175">
    <w:p w14:paraId="2DD87738" w14:textId="77777777" w:rsidR="00C61C1A" w:rsidRPr="004A3E27" w:rsidRDefault="00C61C1A" w:rsidP="00BD5BBE">
      <w:pPr>
        <w:pStyle w:val="footnote"/>
      </w:pPr>
      <w:r w:rsidRPr="004A3E27">
        <w:rPr>
          <w:rStyle w:val="FootnoteReference"/>
        </w:rPr>
        <w:footnoteRef/>
      </w:r>
      <w:r w:rsidRPr="004A3E27">
        <w:t xml:space="preserve"> The sense of separation from God is the great illusion and madness.</w:t>
      </w:r>
    </w:p>
  </w:footnote>
  <w:footnote w:id="176">
    <w:p w14:paraId="585E1DF2" w14:textId="7DBE80A8" w:rsidR="00C61C1A" w:rsidRDefault="00C61C1A" w:rsidP="00E87C17">
      <w:pPr>
        <w:pStyle w:val="footnote"/>
      </w:pPr>
      <w:r>
        <w:rPr>
          <w:rStyle w:val="FootnoteReference"/>
        </w:rPr>
        <w:footnoteRef/>
      </w:r>
      <w:r>
        <w:t xml:space="preserve"> [JS] or “seeks out”</w:t>
      </w:r>
    </w:p>
  </w:footnote>
  <w:footnote w:id="177">
    <w:p w14:paraId="64625F8E" w14:textId="77777777" w:rsidR="00C61C1A" w:rsidRPr="004A3E27" w:rsidRDefault="00C61C1A"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CF8BDFA" w14:textId="519D5556" w:rsidR="00C61C1A" w:rsidRPr="004A3E27" w:rsidRDefault="00C61C1A"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5D9CEF2B" w14:textId="77777777" w:rsidR="00C61C1A" w:rsidRPr="004A3E27" w:rsidRDefault="00C61C1A"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6173F75B" w14:textId="6720A6F1" w:rsidR="00C61C1A" w:rsidRDefault="00C61C1A" w:rsidP="00E87C17">
      <w:pPr>
        <w:pStyle w:val="footnote"/>
      </w:pPr>
      <w:r>
        <w:rPr>
          <w:rStyle w:val="FootnoteReference"/>
        </w:rPr>
        <w:footnoteRef/>
      </w:r>
      <w:r>
        <w:t xml:space="preserve"> [JS] or, “boast”</w:t>
      </w:r>
    </w:p>
  </w:footnote>
  <w:footnote w:id="181">
    <w:p w14:paraId="68902C2B" w14:textId="77777777" w:rsidR="00C61C1A" w:rsidRPr="004A3E27" w:rsidRDefault="00C61C1A" w:rsidP="00BD5BBE">
      <w:pPr>
        <w:pStyle w:val="footnote"/>
      </w:pPr>
      <w:r w:rsidRPr="004A3E27">
        <w:rPr>
          <w:rStyle w:val="FootnoteReference"/>
        </w:rPr>
        <w:footnoteRef/>
      </w:r>
      <w:r w:rsidRPr="004A3E27">
        <w:t xml:space="preserve"> Man is made for happiness, fruit of grace, forgiveness, right relations, holiness.</w:t>
      </w:r>
    </w:p>
  </w:footnote>
  <w:footnote w:id="182">
    <w:p w14:paraId="556A07DE" w14:textId="42C5306E" w:rsidR="00C61C1A" w:rsidRDefault="00C61C1A" w:rsidP="00E87C17">
      <w:pPr>
        <w:pStyle w:val="footnote"/>
      </w:pPr>
      <w:r>
        <w:rPr>
          <w:rStyle w:val="FootnoteReference"/>
        </w:rPr>
        <w:footnoteRef/>
      </w:r>
      <w:r>
        <w:t xml:space="preserve"> [JS] or “give thanks to”, or “thankfully confess the Lord with praise with the lyre”</w:t>
      </w:r>
    </w:p>
  </w:footnote>
  <w:footnote w:id="183">
    <w:p w14:paraId="2DE8E71A" w14:textId="43288821" w:rsidR="00C61C1A" w:rsidRDefault="00C61C1A" w:rsidP="00643986">
      <w:pPr>
        <w:pStyle w:val="footnote"/>
      </w:pPr>
      <w:r>
        <w:rPr>
          <w:rStyle w:val="FootnoteReference"/>
        </w:rPr>
        <w:footnoteRef/>
      </w:r>
      <w:r>
        <w:t xml:space="preserve"> [JS] or “Confess the Lord with the harp.</w:t>
      </w:r>
    </w:p>
  </w:footnote>
  <w:footnote w:id="184">
    <w:p w14:paraId="7DFB6EDE" w14:textId="2BE29A55" w:rsidR="00C61C1A" w:rsidRPr="004A3E27" w:rsidRDefault="00C61C1A"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5">
    <w:p w14:paraId="31D94784" w14:textId="1209EEE8" w:rsidR="00C61C1A" w:rsidRPr="004A3E27" w:rsidRDefault="00C61C1A"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6">
    <w:p w14:paraId="77995902" w14:textId="77777777" w:rsidR="00C61C1A" w:rsidRPr="004A3E27" w:rsidRDefault="00C61C1A" w:rsidP="00BD5BBE">
      <w:pPr>
        <w:pStyle w:val="footnote"/>
      </w:pPr>
      <w:r w:rsidRPr="004A3E27">
        <w:rPr>
          <w:rStyle w:val="FootnoteReference"/>
        </w:rPr>
        <w:footnoteRef/>
      </w:r>
      <w:r w:rsidRPr="004A3E27">
        <w:t xml:space="preserve"> Naturally and spiritually (Jn. 3:3-6).</w:t>
      </w:r>
    </w:p>
  </w:footnote>
  <w:footnote w:id="187">
    <w:p w14:paraId="21961A60" w14:textId="0C801544" w:rsidR="00C61C1A" w:rsidRDefault="00C61C1A" w:rsidP="002C27B3">
      <w:pPr>
        <w:pStyle w:val="footnote"/>
      </w:pPr>
      <w:r>
        <w:rPr>
          <w:rStyle w:val="FootnoteReference"/>
        </w:rPr>
        <w:footnoteRef/>
      </w:r>
      <w:r>
        <w:t xml:space="preserve"> [JS] Fr. Lazarus has “plans”</w:t>
      </w:r>
    </w:p>
  </w:footnote>
  <w:footnote w:id="188">
    <w:p w14:paraId="13FB143C" w14:textId="0A8A9BB8" w:rsidR="00C61C1A" w:rsidRDefault="00C61C1A" w:rsidP="00831460">
      <w:pPr>
        <w:pStyle w:val="footnote"/>
      </w:pPr>
      <w:r>
        <w:rPr>
          <w:rStyle w:val="FootnoteReference"/>
        </w:rPr>
        <w:footnoteRef/>
      </w:r>
      <w:r>
        <w:t xml:space="preserve"> [JS] or “fashioned”</w:t>
      </w:r>
    </w:p>
  </w:footnote>
  <w:footnote w:id="189">
    <w:p w14:paraId="1CA3C8B8" w14:textId="7384D6BF" w:rsidR="00C61C1A" w:rsidRDefault="00C61C1A" w:rsidP="00366380">
      <w:pPr>
        <w:pStyle w:val="footnote"/>
      </w:pPr>
      <w:r>
        <w:rPr>
          <w:rStyle w:val="FootnoteReference"/>
        </w:rPr>
        <w:footnoteRef/>
      </w:r>
      <w:r>
        <w:t xml:space="preserve"> Fr. Athanasius has “My soul shall make her boast in the Lord”</w:t>
      </w:r>
    </w:p>
  </w:footnote>
  <w:footnote w:id="190">
    <w:p w14:paraId="50F89B8F" w14:textId="77777777" w:rsidR="00C61C1A" w:rsidRPr="004A3E27" w:rsidRDefault="00C61C1A"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1">
    <w:p w14:paraId="6C74A446" w14:textId="6A369907" w:rsidR="00C61C1A" w:rsidRPr="004A3E27" w:rsidRDefault="00C61C1A" w:rsidP="00BD5BBE">
      <w:pPr>
        <w:pStyle w:val="footnote"/>
      </w:pPr>
      <w:r w:rsidRPr="004A3E27">
        <w:rPr>
          <w:rStyle w:val="FootnoteReference"/>
        </w:rPr>
        <w:footnoteRef/>
      </w:r>
      <w:r w:rsidRPr="004A3E27">
        <w:t xml:space="preserve"> ‘The land of the living.’</w:t>
      </w:r>
      <w:r>
        <w:t xml:space="preserve"> [JS] Others have “earth”</w:t>
      </w:r>
    </w:p>
  </w:footnote>
  <w:footnote w:id="192">
    <w:p w14:paraId="2D88893B" w14:textId="5E64FA88" w:rsidR="00C61C1A" w:rsidRDefault="00C61C1A" w:rsidP="00E42174">
      <w:pPr>
        <w:pStyle w:val="footnote"/>
      </w:pPr>
      <w:r>
        <w:rPr>
          <w:rStyle w:val="FootnoteReference"/>
        </w:rPr>
        <w:footnoteRef/>
      </w:r>
      <w:r>
        <w:t xml:space="preserve"> [JS] or “contrite in heart”</w:t>
      </w:r>
    </w:p>
  </w:footnote>
  <w:footnote w:id="193">
    <w:p w14:paraId="7E58A13C" w14:textId="1AC06A85" w:rsidR="00C61C1A" w:rsidRDefault="00C61C1A" w:rsidP="00F803AB">
      <w:pPr>
        <w:pStyle w:val="footnote"/>
      </w:pPr>
      <w:r>
        <w:rPr>
          <w:rStyle w:val="FootnoteReference"/>
        </w:rPr>
        <w:footnoteRef/>
      </w:r>
      <w:r>
        <w:t xml:space="preserve"> [JS] Coptic has “eat their hearts”, which Fr. Athanasius renders, “regret”</w:t>
      </w:r>
    </w:p>
  </w:footnote>
  <w:footnote w:id="194">
    <w:p w14:paraId="54D93979" w14:textId="34E7EB30" w:rsidR="00C61C1A" w:rsidRDefault="00C61C1A" w:rsidP="00F803AB">
      <w:pPr>
        <w:pStyle w:val="footnote"/>
      </w:pPr>
      <w:r>
        <w:rPr>
          <w:rStyle w:val="FootnoteReference"/>
        </w:rPr>
        <w:footnoteRef/>
      </w:r>
      <w:r>
        <w:t xml:space="preserve"> [JS] or regret.</w:t>
      </w:r>
    </w:p>
  </w:footnote>
  <w:footnote w:id="195">
    <w:p w14:paraId="51CEFDC6" w14:textId="77777777" w:rsidR="00C61C1A" w:rsidRPr="004A3E27" w:rsidRDefault="00C61C1A"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6">
    <w:p w14:paraId="703EC24D" w14:textId="0A8D7841" w:rsidR="00C61C1A" w:rsidRDefault="00C61C1A" w:rsidP="00442FE7">
      <w:pPr>
        <w:pStyle w:val="footnote"/>
      </w:pPr>
      <w:r>
        <w:rPr>
          <w:rStyle w:val="FootnoteReference"/>
        </w:rPr>
        <w:footnoteRef/>
      </w:r>
      <w:r>
        <w:t xml:space="preserve"> [JS] literally “and my soul with barrenness/childlessness.”</w:t>
      </w:r>
    </w:p>
  </w:footnote>
  <w:footnote w:id="197">
    <w:p w14:paraId="0CEA87F3" w14:textId="77777777" w:rsidR="00C61C1A" w:rsidRPr="004A3E27" w:rsidRDefault="00C61C1A" w:rsidP="00BD5BBE">
      <w:pPr>
        <w:pStyle w:val="footnote"/>
      </w:pPr>
      <w:r w:rsidRPr="004A3E27">
        <w:rPr>
          <w:rStyle w:val="FootnoteReference"/>
        </w:rPr>
        <w:footnoteRef/>
      </w:r>
      <w:r w:rsidRPr="004A3E27">
        <w:t xml:space="preserve"> John 19:1; Mt. 27:26.</w:t>
      </w:r>
    </w:p>
  </w:footnote>
  <w:footnote w:id="198">
    <w:p w14:paraId="1C6E21CA" w14:textId="4A1BFD04" w:rsidR="00C61C1A" w:rsidRPr="004A3E27" w:rsidRDefault="00C61C1A" w:rsidP="00BD5BBE">
      <w:pPr>
        <w:pStyle w:val="footnote"/>
      </w:pPr>
      <w:r w:rsidRPr="004A3E27">
        <w:rPr>
          <w:rStyle w:val="FootnoteReference"/>
        </w:rPr>
        <w:footnoteRef/>
      </w:r>
      <w:r w:rsidRPr="004A3E27">
        <w:t xml:space="preserve"> </w:t>
      </w:r>
      <w:r>
        <w:t>cf</w:t>
      </w:r>
      <w:r w:rsidRPr="004A3E27">
        <w:t>. Psalm 21:21.</w:t>
      </w:r>
    </w:p>
  </w:footnote>
  <w:footnote w:id="199">
    <w:p w14:paraId="7BC55212" w14:textId="5213FE4B" w:rsidR="00C61C1A" w:rsidRDefault="00C61C1A" w:rsidP="004E0429">
      <w:pPr>
        <w:pStyle w:val="footnote"/>
      </w:pPr>
      <w:r>
        <w:rPr>
          <w:rStyle w:val="FootnoteReference"/>
        </w:rPr>
        <w:footnoteRef/>
      </w:r>
      <w:r>
        <w:t xml:space="preserve"> [JS] or “give thanks to You,” or “thankfully confess You with praise in the great Church”</w:t>
      </w:r>
    </w:p>
  </w:footnote>
  <w:footnote w:id="200">
    <w:p w14:paraId="4812F1D0" w14:textId="6C4603E2" w:rsidR="00C61C1A" w:rsidRPr="004A3E27" w:rsidRDefault="00C61C1A" w:rsidP="00BD5BBE">
      <w:pPr>
        <w:pStyle w:val="footnote"/>
      </w:pPr>
      <w:r w:rsidRPr="004A3E27">
        <w:rPr>
          <w:rStyle w:val="FootnoteReference"/>
        </w:rPr>
        <w:footnoteRef/>
      </w:r>
      <w:r w:rsidRPr="004A3E27">
        <w:t xml:space="preserve"> </w:t>
      </w:r>
      <w:r>
        <w:t>cf</w:t>
      </w:r>
      <w:r w:rsidRPr="004A3E27">
        <w:t>. John 15:25.</w:t>
      </w:r>
    </w:p>
  </w:footnote>
  <w:footnote w:id="201">
    <w:p w14:paraId="2072EB12" w14:textId="0F03BC61" w:rsidR="00C61C1A" w:rsidRDefault="00C61C1A" w:rsidP="004E0429">
      <w:pPr>
        <w:pStyle w:val="footnote"/>
      </w:pPr>
      <w:r>
        <w:rPr>
          <w:rStyle w:val="FootnoteReference"/>
        </w:rPr>
        <w:footnoteRef/>
      </w:r>
      <w:r>
        <w:t xml:space="preserve"> [JS] or “Aha! Aha!” Or “Well done! Well done!”</w:t>
      </w:r>
    </w:p>
  </w:footnote>
  <w:footnote w:id="202">
    <w:p w14:paraId="55852630" w14:textId="7161891F" w:rsidR="00C61C1A" w:rsidRDefault="00C61C1A" w:rsidP="004D4897">
      <w:pPr>
        <w:pStyle w:val="footnote"/>
      </w:pPr>
      <w:r>
        <w:rPr>
          <w:rStyle w:val="FootnoteReference"/>
        </w:rPr>
        <w:footnoteRef/>
      </w:r>
      <w:r>
        <w:t xml:space="preserve"> [JS] others have “righteousness”. NETS has “vindication”.</w:t>
      </w:r>
    </w:p>
  </w:footnote>
  <w:footnote w:id="203">
    <w:p w14:paraId="5AE758E3" w14:textId="591B2CD9" w:rsidR="00C61C1A" w:rsidRDefault="00C61C1A" w:rsidP="004E0429">
      <w:pPr>
        <w:pStyle w:val="footnote"/>
      </w:pPr>
      <w:r>
        <w:rPr>
          <w:rStyle w:val="FootnoteReference"/>
        </w:rPr>
        <w:footnoteRef/>
      </w:r>
      <w:r>
        <w:t xml:space="preserve"> [JS] Fr. Lazarus has, “towering mountains”</w:t>
      </w:r>
    </w:p>
  </w:footnote>
  <w:footnote w:id="204">
    <w:p w14:paraId="6484AC83" w14:textId="6D53CC8C" w:rsidR="00C61C1A" w:rsidRPr="004A3E27" w:rsidRDefault="00C61C1A" w:rsidP="00BD5BBE">
      <w:pPr>
        <w:pStyle w:val="footnote"/>
      </w:pPr>
      <w:r w:rsidRPr="004A3E27">
        <w:rPr>
          <w:rStyle w:val="FootnoteReference"/>
        </w:rPr>
        <w:footnoteRef/>
      </w:r>
      <w:r w:rsidRPr="004A3E27">
        <w:t xml:space="preserve"> </w:t>
      </w:r>
      <w:r>
        <w:t>cf</w:t>
      </w:r>
      <w:r w:rsidRPr="004A3E27">
        <w:t>. Psalm 109:7.</w:t>
      </w:r>
    </w:p>
  </w:footnote>
  <w:footnote w:id="205">
    <w:p w14:paraId="4449FD0E" w14:textId="7B6566B0" w:rsidR="00C61C1A" w:rsidRDefault="00C61C1A" w:rsidP="00090695">
      <w:pPr>
        <w:pStyle w:val="footnote"/>
      </w:pPr>
      <w:r>
        <w:rPr>
          <w:rStyle w:val="FootnoteReference"/>
        </w:rPr>
        <w:footnoteRef/>
      </w:r>
      <w:r>
        <w:t xml:space="preserve"> [JS] OSB has “many waters”</w:t>
      </w:r>
    </w:p>
  </w:footnote>
  <w:footnote w:id="206">
    <w:p w14:paraId="50DAFDF2" w14:textId="77777777" w:rsidR="00C61C1A" w:rsidRPr="004A3E27" w:rsidRDefault="00C61C1A"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7">
    <w:p w14:paraId="7C4D1D61" w14:textId="77777777" w:rsidR="00C61C1A" w:rsidRPr="004A3E27" w:rsidRDefault="00C61C1A" w:rsidP="00BD5BBE">
      <w:pPr>
        <w:pStyle w:val="footnote"/>
      </w:pPr>
      <w:r w:rsidRPr="004A3E27">
        <w:rPr>
          <w:rStyle w:val="FootnoteReference"/>
        </w:rPr>
        <w:footnoteRef/>
      </w:r>
      <w:r w:rsidRPr="004A3E27">
        <w:t xml:space="preserve"> ‘The Prophet asks to be free from passion’ (St. Athanasius).</w:t>
      </w:r>
    </w:p>
  </w:footnote>
  <w:footnote w:id="208">
    <w:p w14:paraId="356D04BB" w14:textId="77777777" w:rsidR="00C61C1A" w:rsidRPr="004A3E27" w:rsidRDefault="00C61C1A" w:rsidP="00BD5BBE">
      <w:pPr>
        <w:pStyle w:val="footnote"/>
      </w:pPr>
      <w:r w:rsidRPr="004A3E27">
        <w:rPr>
          <w:rStyle w:val="FootnoteReference"/>
        </w:rPr>
        <w:footnoteRef/>
      </w:r>
      <w:r w:rsidRPr="004A3E27">
        <w:t xml:space="preserve"> Prov. 24:19.</w:t>
      </w:r>
    </w:p>
  </w:footnote>
  <w:footnote w:id="209">
    <w:p w14:paraId="325B4264" w14:textId="77777777" w:rsidR="00C61C1A" w:rsidRPr="004A3E27" w:rsidRDefault="00C61C1A"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10">
    <w:p w14:paraId="720EC29A" w14:textId="0B7E8B17" w:rsidR="00C61C1A" w:rsidRPr="004A3E27" w:rsidRDefault="00C61C1A"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1">
    <w:p w14:paraId="3B4C8AB4" w14:textId="77777777" w:rsidR="00C61C1A" w:rsidRPr="004A3E27" w:rsidRDefault="00C61C1A"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2">
    <w:p w14:paraId="6BB4D62E" w14:textId="6D468D83" w:rsidR="00C61C1A" w:rsidRDefault="00C61C1A" w:rsidP="00402CB0">
      <w:pPr>
        <w:pStyle w:val="footnote"/>
      </w:pPr>
      <w:r>
        <w:rPr>
          <w:rStyle w:val="FootnoteReference"/>
        </w:rPr>
        <w:footnoteRef/>
      </w:r>
      <w:r>
        <w:t xml:space="preserve"> [JS] or “judgment”</w:t>
      </w:r>
    </w:p>
  </w:footnote>
  <w:footnote w:id="213">
    <w:p w14:paraId="0271DF81" w14:textId="5DFB25DB" w:rsidR="00C61C1A" w:rsidRPr="004A3E27" w:rsidRDefault="00C61C1A"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4">
    <w:p w14:paraId="20ECCFFC" w14:textId="001E9B2E" w:rsidR="00C61C1A" w:rsidRDefault="00C61C1A" w:rsidP="00402CB0">
      <w:pPr>
        <w:pStyle w:val="footnote"/>
      </w:pPr>
      <w:r>
        <w:rPr>
          <w:rStyle w:val="FootnoteReference"/>
        </w:rPr>
        <w:footnoteRef/>
      </w:r>
      <w:r>
        <w:t xml:space="preserve"> [JS] or “fret”</w:t>
      </w:r>
    </w:p>
  </w:footnote>
  <w:footnote w:id="215">
    <w:p w14:paraId="0F35B29D" w14:textId="57DF774F" w:rsidR="00C61C1A" w:rsidRDefault="00C61C1A" w:rsidP="00414006">
      <w:pPr>
        <w:pStyle w:val="footnote"/>
      </w:pPr>
      <w:r>
        <w:rPr>
          <w:rStyle w:val="FootnoteReference"/>
        </w:rPr>
        <w:footnoteRef/>
      </w:r>
      <w:r>
        <w:t xml:space="preserve"> [JS] or “land”</w:t>
      </w:r>
    </w:p>
  </w:footnote>
  <w:footnote w:id="216">
    <w:p w14:paraId="65980F9C" w14:textId="79143A5A" w:rsidR="00C61C1A" w:rsidRPr="004A3E27" w:rsidRDefault="00C61C1A"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7">
    <w:p w14:paraId="159BB2E9" w14:textId="77777777" w:rsidR="00C61C1A" w:rsidRPr="004A3E27" w:rsidRDefault="00C61C1A"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8">
    <w:p w14:paraId="031AB7AD" w14:textId="155ED80A" w:rsidR="00C61C1A" w:rsidRDefault="00C61C1A" w:rsidP="00090695">
      <w:pPr>
        <w:pStyle w:val="footnote"/>
      </w:pPr>
      <w:r>
        <w:rPr>
          <w:rStyle w:val="FootnoteReference"/>
        </w:rPr>
        <w:footnoteRef/>
      </w:r>
      <w:r>
        <w:t xml:space="preserve"> [JS] literally, “seed”, here and throughout</w:t>
      </w:r>
    </w:p>
  </w:footnote>
  <w:footnote w:id="219">
    <w:p w14:paraId="112B59F5" w14:textId="77777777" w:rsidR="00C61C1A" w:rsidRPr="004A3E27" w:rsidRDefault="00C61C1A" w:rsidP="00BD5BBE">
      <w:pPr>
        <w:pStyle w:val="footnote"/>
      </w:pPr>
      <w:r w:rsidRPr="004A3E27">
        <w:rPr>
          <w:rStyle w:val="FootnoteReference"/>
        </w:rPr>
        <w:footnoteRef/>
      </w:r>
      <w:r w:rsidRPr="004A3E27">
        <w:t xml:space="preserve"> ‘Remove sin, and then whatever you see in man is of God’ (St. Augustine)</w:t>
      </w:r>
    </w:p>
  </w:footnote>
  <w:footnote w:id="220">
    <w:p w14:paraId="4726C027" w14:textId="77777777" w:rsidR="00C61C1A" w:rsidRPr="004A3E27" w:rsidRDefault="00C61C1A" w:rsidP="00BD5BBE">
      <w:pPr>
        <w:pStyle w:val="footnote"/>
      </w:pPr>
      <w:r w:rsidRPr="004A3E27">
        <w:rPr>
          <w:rStyle w:val="FootnoteReference"/>
        </w:rPr>
        <w:footnoteRef/>
      </w:r>
      <w:r w:rsidRPr="004A3E27">
        <w:t xml:space="preserve"> Compare Ps. 36:1, 37 with Proverbs 24: 19-20 (RSV) and Mt. 5:5-9.</w:t>
      </w:r>
    </w:p>
  </w:footnote>
  <w:footnote w:id="221">
    <w:p w14:paraId="34A68231" w14:textId="7DBC6A92" w:rsidR="00C61C1A" w:rsidRPr="004A3E27" w:rsidRDefault="00C61C1A" w:rsidP="00BD5BBE">
      <w:pPr>
        <w:pStyle w:val="footnote"/>
      </w:pPr>
      <w:r w:rsidRPr="004A3E27">
        <w:rPr>
          <w:rStyle w:val="FootnoteReference"/>
        </w:rPr>
        <w:footnoteRef/>
      </w:r>
      <w:r w:rsidRPr="004A3E27">
        <w:t xml:space="preserve"> </w:t>
      </w:r>
      <w:r>
        <w:t>cf</w:t>
      </w:r>
      <w:r w:rsidRPr="004A3E27">
        <w:t>. Heb. 12:5-13. Psalm 6:2 is identical with 37:2.</w:t>
      </w:r>
    </w:p>
  </w:footnote>
  <w:footnote w:id="222">
    <w:p w14:paraId="247EFE9B" w14:textId="072BF8DF" w:rsidR="00C61C1A" w:rsidRDefault="00C61C1A" w:rsidP="003F50A7">
      <w:pPr>
        <w:pStyle w:val="footnote"/>
      </w:pPr>
      <w:r>
        <w:rPr>
          <w:rStyle w:val="FootnoteReference"/>
        </w:rPr>
        <w:footnoteRef/>
      </w:r>
      <w:r>
        <w:t xml:space="preserve"> [JS] literally “with a sad face”</w:t>
      </w:r>
    </w:p>
  </w:footnote>
  <w:footnote w:id="223">
    <w:p w14:paraId="18445857" w14:textId="0B799012" w:rsidR="00C61C1A" w:rsidRDefault="00C61C1A" w:rsidP="003F50A7">
      <w:pPr>
        <w:pStyle w:val="footnote"/>
      </w:pPr>
      <w:r>
        <w:rPr>
          <w:rStyle w:val="FootnoteReference"/>
        </w:rPr>
        <w:footnoteRef/>
      </w:r>
      <w:r>
        <w:t xml:space="preserve"> [JS] literally “loins”</w:t>
      </w:r>
    </w:p>
  </w:footnote>
  <w:footnote w:id="224">
    <w:p w14:paraId="72DD6C76" w14:textId="7D200E30" w:rsidR="00C61C1A" w:rsidRPr="004A3E27" w:rsidRDefault="00C61C1A" w:rsidP="00BD5BBE">
      <w:pPr>
        <w:pStyle w:val="footnote"/>
      </w:pPr>
      <w:r w:rsidRPr="004A3E27">
        <w:rPr>
          <w:rStyle w:val="FootnoteReference"/>
        </w:rPr>
        <w:footnoteRef/>
      </w:r>
      <w:r w:rsidRPr="004A3E27">
        <w:t xml:space="preserve"> </w:t>
      </w:r>
      <w:r>
        <w:t>cf</w:t>
      </w:r>
      <w:r w:rsidRPr="004A3E27">
        <w:t>. Mt. 19:20. ‘One thing you lack’ (Mk. 10:21).</w:t>
      </w:r>
    </w:p>
  </w:footnote>
  <w:footnote w:id="225">
    <w:p w14:paraId="78445EFB" w14:textId="5C9ECAC5" w:rsidR="00C61C1A" w:rsidRDefault="00C61C1A" w:rsidP="002538F7">
      <w:pPr>
        <w:pStyle w:val="footnote"/>
      </w:pPr>
      <w:r>
        <w:rPr>
          <w:rStyle w:val="FootnoteReference"/>
        </w:rPr>
        <w:footnoteRef/>
      </w:r>
      <w:r>
        <w:t xml:space="preserve"> [JS] or “walks about like a phantom”</w:t>
      </w:r>
    </w:p>
  </w:footnote>
  <w:footnote w:id="226">
    <w:p w14:paraId="3396E2D4" w14:textId="4AC28F88" w:rsidR="00C61C1A" w:rsidRPr="004A3E27" w:rsidRDefault="00C61C1A"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7">
    <w:p w14:paraId="3E88B183" w14:textId="77777777" w:rsidR="00C61C1A" w:rsidRPr="004A3E27" w:rsidRDefault="00C61C1A"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28">
    <w:p w14:paraId="1D0EC7E8" w14:textId="072DDC66" w:rsidR="00C61C1A" w:rsidRPr="004A3E27" w:rsidRDefault="00C61C1A"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9">
    <w:p w14:paraId="5B17D689" w14:textId="77777777" w:rsidR="00C61C1A" w:rsidRPr="004A3E27" w:rsidRDefault="00C61C1A"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0">
    <w:p w14:paraId="3C8E3C02" w14:textId="38940012" w:rsidR="00C61C1A" w:rsidRPr="004A3E27" w:rsidRDefault="00C61C1A" w:rsidP="00BD5BBE">
      <w:pPr>
        <w:pStyle w:val="footnote"/>
      </w:pPr>
      <w:r w:rsidRPr="004A3E27">
        <w:rPr>
          <w:rStyle w:val="FootnoteReference"/>
        </w:rPr>
        <w:footnoteRef/>
      </w:r>
      <w:r w:rsidRPr="004A3E27">
        <w:t xml:space="preserve"> The great universal Church (</w:t>
      </w:r>
      <w:r>
        <w:t>cf</w:t>
      </w:r>
      <w:r w:rsidRPr="004A3E27">
        <w:t>. St. Athanasius).</w:t>
      </w:r>
    </w:p>
  </w:footnote>
  <w:footnote w:id="231">
    <w:p w14:paraId="215A183B" w14:textId="1FC8DE97" w:rsidR="00C61C1A" w:rsidRDefault="00C61C1A" w:rsidP="005B3452">
      <w:pPr>
        <w:pStyle w:val="footnote"/>
      </w:pPr>
      <w:r>
        <w:rPr>
          <w:rStyle w:val="FootnoteReference"/>
        </w:rPr>
        <w:footnoteRef/>
      </w:r>
      <w:r>
        <w:t xml:space="preserve"> [JS] or “Aha! Aha!” or “Well done! Well done!”</w:t>
      </w:r>
    </w:p>
  </w:footnote>
  <w:footnote w:id="232">
    <w:p w14:paraId="37A0E454" w14:textId="77777777" w:rsidR="00C61C1A" w:rsidRPr="004A3E27" w:rsidRDefault="00C61C1A" w:rsidP="00BD5BBE">
      <w:pPr>
        <w:pStyle w:val="footnote"/>
      </w:pPr>
      <w:r w:rsidRPr="004A3E27">
        <w:rPr>
          <w:rStyle w:val="FootnoteReference"/>
        </w:rPr>
        <w:footnoteRef/>
      </w:r>
      <w:r w:rsidRPr="004A3E27">
        <w:t xml:space="preserve"> John 13:30.</w:t>
      </w:r>
    </w:p>
  </w:footnote>
  <w:footnote w:id="233">
    <w:p w14:paraId="32644EEC" w14:textId="77777777" w:rsidR="00C61C1A" w:rsidRPr="004A3E27" w:rsidRDefault="00C61C1A"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4">
    <w:p w14:paraId="4D34767F" w14:textId="77777777" w:rsidR="00C61C1A" w:rsidRPr="004A3E27" w:rsidRDefault="00C61C1A"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5">
    <w:p w14:paraId="70B2B9E7" w14:textId="77777777" w:rsidR="00C61C1A" w:rsidRPr="004A3E27" w:rsidRDefault="00C61C1A" w:rsidP="00BD5BBE">
      <w:pPr>
        <w:pStyle w:val="footnote"/>
      </w:pPr>
      <w:r w:rsidRPr="004A3E27">
        <w:rPr>
          <w:rStyle w:val="FootnoteReference"/>
        </w:rPr>
        <w:footnoteRef/>
      </w:r>
      <w:r w:rsidRPr="004A3E27">
        <w:t xml:space="preserve"> With the Gospel of forgiveness (1 Sam. 24:17-20; Lk. 23:34).</w:t>
      </w:r>
    </w:p>
  </w:footnote>
  <w:footnote w:id="236">
    <w:p w14:paraId="276D5CC0" w14:textId="69BE5264" w:rsidR="00C61C1A" w:rsidRDefault="00C61C1A" w:rsidP="008612F3">
      <w:pPr>
        <w:pStyle w:val="footnote"/>
      </w:pPr>
      <w:r>
        <w:rPr>
          <w:rStyle w:val="FootnoteReference"/>
        </w:rPr>
        <w:footnoteRef/>
      </w:r>
      <w:r>
        <w:t xml:space="preserve"> [JS] or “from age to age. So be it! So be it!”</w:t>
      </w:r>
    </w:p>
  </w:footnote>
  <w:footnote w:id="237">
    <w:p w14:paraId="2B9F5A56" w14:textId="77777777" w:rsidR="00C61C1A" w:rsidRPr="004A3E27" w:rsidRDefault="00C61C1A"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8">
    <w:p w14:paraId="7C55B28F" w14:textId="7EC58CB5" w:rsidR="00C61C1A" w:rsidRDefault="00C61C1A" w:rsidP="005B3452">
      <w:pPr>
        <w:pStyle w:val="footnote"/>
      </w:pPr>
      <w:r>
        <w:rPr>
          <w:rStyle w:val="FootnoteReference"/>
        </w:rPr>
        <w:footnoteRef/>
      </w:r>
      <w:r>
        <w:t xml:space="preserve"> [JS] or “thanksgiving”, or “thankful confession with praise”</w:t>
      </w:r>
    </w:p>
  </w:footnote>
  <w:footnote w:id="239">
    <w:p w14:paraId="53A5AE10" w14:textId="0D816E3A" w:rsidR="00C61C1A" w:rsidRDefault="00C61C1A"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40">
    <w:p w14:paraId="3BCC68DE" w14:textId="1191DE34" w:rsidR="00C61C1A" w:rsidRDefault="00C61C1A" w:rsidP="00AD1AC9">
      <w:pPr>
        <w:pStyle w:val="footnote"/>
      </w:pPr>
      <w:r>
        <w:rPr>
          <w:rStyle w:val="FootnoteReference"/>
        </w:rPr>
        <w:footnoteRef/>
      </w:r>
      <w:r>
        <w:t xml:space="preserve"> [JS] Fr. Lazarus has “dwelling”</w:t>
      </w:r>
    </w:p>
  </w:footnote>
  <w:footnote w:id="241">
    <w:p w14:paraId="03275919" w14:textId="77777777" w:rsidR="00C61C1A" w:rsidRPr="004A3E27" w:rsidRDefault="00C61C1A"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2">
    <w:p w14:paraId="6E7F4F1E" w14:textId="416FA7A8" w:rsidR="00C61C1A" w:rsidRDefault="00C61C1A" w:rsidP="005B3452">
      <w:pPr>
        <w:pStyle w:val="footnote"/>
      </w:pPr>
      <w:r>
        <w:rPr>
          <w:rStyle w:val="FootnoteReference"/>
        </w:rPr>
        <w:footnoteRef/>
      </w:r>
      <w:r>
        <w:t xml:space="preserve"> [JS] “I will give thanks to You on the lyre”, or “I will thankfully confess You with praise with the lyre”</w:t>
      </w:r>
    </w:p>
  </w:footnote>
  <w:footnote w:id="243">
    <w:p w14:paraId="0FDCCB36" w14:textId="0CCB7207" w:rsidR="00C61C1A" w:rsidRDefault="00C61C1A" w:rsidP="006C1793">
      <w:pPr>
        <w:pStyle w:val="footnote"/>
      </w:pPr>
      <w:r>
        <w:rPr>
          <w:rStyle w:val="FootnoteReference"/>
        </w:rPr>
        <w:footnoteRef/>
      </w:r>
      <w:r>
        <w:t xml:space="preserve"> [JS] or “I will give thanks to Him,” or “I will thankfully confess Him with praies”</w:t>
      </w:r>
    </w:p>
  </w:footnote>
  <w:footnote w:id="244">
    <w:p w14:paraId="1791CAEF" w14:textId="44F0ADBF" w:rsidR="00C61C1A" w:rsidRPr="004A3E27" w:rsidRDefault="00C61C1A"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45">
    <w:p w14:paraId="75A6D655" w14:textId="0B7DAC2D" w:rsidR="00C61C1A" w:rsidRDefault="00C61C1A" w:rsidP="006C1793">
      <w:pPr>
        <w:pStyle w:val="footnote"/>
      </w:pPr>
      <w:r>
        <w:rPr>
          <w:rStyle w:val="FootnoteReference"/>
        </w:rPr>
        <w:footnoteRef/>
      </w:r>
      <w:r>
        <w:t xml:space="preserve"> [JS] or “presence”</w:t>
      </w:r>
    </w:p>
  </w:footnote>
  <w:footnote w:id="246">
    <w:p w14:paraId="14C8DE9A" w14:textId="1AF2328A" w:rsidR="00C61C1A" w:rsidRDefault="00C61C1A" w:rsidP="006C1793">
      <w:pPr>
        <w:pStyle w:val="footnote"/>
      </w:pPr>
      <w:r>
        <w:rPr>
          <w:rStyle w:val="FootnoteReference"/>
        </w:rPr>
        <w:footnoteRef/>
      </w:r>
      <w:r>
        <w:t xml:space="preserve"> [JS] or “boast in” or “praise”</w:t>
      </w:r>
    </w:p>
  </w:footnote>
  <w:footnote w:id="247">
    <w:p w14:paraId="66A26B87" w14:textId="54FC310A" w:rsidR="00C61C1A" w:rsidRDefault="00C61C1A" w:rsidP="006C1793">
      <w:pPr>
        <w:pStyle w:val="footnote"/>
      </w:pPr>
      <w:r>
        <w:rPr>
          <w:rStyle w:val="FootnoteReference"/>
        </w:rPr>
        <w:footnoteRef/>
      </w:r>
      <w:r>
        <w:t xml:space="preserve"> [JS] or “give thanks to”, or “thankfully confess Your Name with praise”</w:t>
      </w:r>
    </w:p>
  </w:footnote>
  <w:footnote w:id="248">
    <w:p w14:paraId="4F22E4CE" w14:textId="77777777" w:rsidR="00C61C1A" w:rsidRPr="004A3E27" w:rsidRDefault="00C61C1A"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9">
    <w:p w14:paraId="08B0833D" w14:textId="77777777" w:rsidR="00C61C1A" w:rsidRPr="004A3E27" w:rsidRDefault="00C61C1A"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0">
    <w:p w14:paraId="76A76AD0" w14:textId="77777777" w:rsidR="00C61C1A" w:rsidRPr="004A3E27" w:rsidRDefault="00C61C1A"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1">
    <w:p w14:paraId="0FB99B7C" w14:textId="516B1CB2" w:rsidR="00C61C1A" w:rsidRPr="004A3E27" w:rsidRDefault="00C61C1A" w:rsidP="00BD5BBE">
      <w:pPr>
        <w:pStyle w:val="footnote"/>
      </w:pPr>
      <w:r w:rsidRPr="004A3E27">
        <w:rPr>
          <w:rStyle w:val="FootnoteReference"/>
        </w:rPr>
        <w:footnoteRef/>
      </w:r>
      <w:r w:rsidRPr="004A3E27">
        <w:t xml:space="preserve"> </w:t>
      </w:r>
      <w:r>
        <w:t>cf</w:t>
      </w:r>
      <w:r w:rsidRPr="004A3E27">
        <w:t>. Rev. 19:11-16.</w:t>
      </w:r>
    </w:p>
  </w:footnote>
  <w:footnote w:id="252">
    <w:p w14:paraId="5E8EA981" w14:textId="77777777" w:rsidR="00C61C1A" w:rsidRPr="004A3E27" w:rsidRDefault="00C61C1A"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3">
    <w:p w14:paraId="2209A251" w14:textId="77777777" w:rsidR="00C61C1A" w:rsidRPr="004A3E27" w:rsidRDefault="00C61C1A"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54">
    <w:p w14:paraId="1503C91E" w14:textId="77777777" w:rsidR="00C61C1A" w:rsidRDefault="00C61C1A" w:rsidP="005E56A9">
      <w:pPr>
        <w:pStyle w:val="footnote"/>
      </w:pPr>
      <w:r>
        <w:rPr>
          <w:rStyle w:val="FootnoteReference"/>
        </w:rPr>
        <w:footnoteRef/>
      </w:r>
      <w:r>
        <w:t xml:space="preserve"> [JS] myrrh: resin for incense; stacte: a component of the Temple incense; cassia: cinnamon.</w:t>
      </w:r>
    </w:p>
  </w:footnote>
  <w:footnote w:id="255">
    <w:p w14:paraId="5BF4F4E3" w14:textId="0D86ACD7" w:rsidR="00C61C1A" w:rsidRDefault="00C61C1A" w:rsidP="00E10FAF">
      <w:pPr>
        <w:pStyle w:val="footnote"/>
      </w:pPr>
      <w:r>
        <w:rPr>
          <w:rStyle w:val="FootnoteReference"/>
        </w:rPr>
        <w:footnoteRef/>
      </w:r>
      <w:r>
        <w:t xml:space="preserve"> [JS] literally “do obeisance”, i.e. “bow down to”</w:t>
      </w:r>
    </w:p>
  </w:footnote>
  <w:footnote w:id="256">
    <w:p w14:paraId="66A4B8D8" w14:textId="2A1C62C8" w:rsidR="00C61C1A" w:rsidRPr="004A3E27" w:rsidRDefault="00C61C1A"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57">
    <w:p w14:paraId="3B2B6F3D" w14:textId="77777777" w:rsidR="00C61C1A" w:rsidRPr="004A3E27" w:rsidRDefault="00C61C1A" w:rsidP="00714A98">
      <w:pPr>
        <w:pStyle w:val="footnote"/>
      </w:pPr>
      <w:r w:rsidRPr="004A3E27">
        <w:rPr>
          <w:rStyle w:val="FootnoteReference"/>
        </w:rPr>
        <w:footnoteRef/>
      </w:r>
      <w:r w:rsidRPr="004A3E27">
        <w:t xml:space="preserve"> Rev. 22:1.</w:t>
      </w:r>
    </w:p>
  </w:footnote>
  <w:footnote w:id="258">
    <w:p w14:paraId="0C57446A" w14:textId="77777777" w:rsidR="00C61C1A" w:rsidRDefault="00C61C1A" w:rsidP="00714A98">
      <w:pPr>
        <w:pStyle w:val="footnote"/>
      </w:pPr>
      <w:r>
        <w:rPr>
          <w:rStyle w:val="FootnoteReference"/>
        </w:rPr>
        <w:footnoteRef/>
      </w:r>
      <w:r>
        <w:t xml:space="preserve"> Fr. Lazarus has “dwelling-place”</w:t>
      </w:r>
    </w:p>
  </w:footnote>
  <w:footnote w:id="259">
    <w:p w14:paraId="77903F63" w14:textId="77777777" w:rsidR="00C61C1A" w:rsidRDefault="00C61C1A" w:rsidP="00714A98">
      <w:pPr>
        <w:pStyle w:val="footnote"/>
      </w:pPr>
      <w:r>
        <w:rPr>
          <w:rStyle w:val="FootnoteReference"/>
        </w:rPr>
        <w:footnoteRef/>
      </w:r>
      <w:r>
        <w:t xml:space="preserve"> [JS] the city’s</w:t>
      </w:r>
    </w:p>
  </w:footnote>
  <w:footnote w:id="260">
    <w:p w14:paraId="73DCC24E" w14:textId="7E226D89" w:rsidR="00C61C1A" w:rsidRPr="004A3E27" w:rsidRDefault="00C61C1A"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1">
    <w:p w14:paraId="0D6388ED" w14:textId="683F8CF0" w:rsidR="00C61C1A" w:rsidRPr="004A3E27" w:rsidRDefault="00C61C1A" w:rsidP="00714A98">
      <w:pPr>
        <w:pStyle w:val="footnote"/>
      </w:pPr>
      <w:r w:rsidRPr="004A3E27">
        <w:rPr>
          <w:rStyle w:val="FootnoteReference"/>
        </w:rPr>
        <w:footnoteRef/>
      </w:r>
      <w:r w:rsidRPr="004A3E27">
        <w:t xml:space="preserve"> </w:t>
      </w:r>
      <w:r>
        <w:t>cf</w:t>
      </w:r>
      <w:r w:rsidRPr="004A3E27">
        <w:t>. 75:4; Is. 2:4; 11:9; 65:25; Hos. 2:18; Zac. 9:10.</w:t>
      </w:r>
    </w:p>
  </w:footnote>
  <w:footnote w:id="262">
    <w:p w14:paraId="739DF71C" w14:textId="7B9E3A9D" w:rsidR="00C61C1A" w:rsidRPr="004A3E27" w:rsidRDefault="00C61C1A"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3">
    <w:p w14:paraId="341712F2" w14:textId="77777777" w:rsidR="00C61C1A" w:rsidRPr="004A3E27" w:rsidRDefault="00C61C1A" w:rsidP="00BD5BBE">
      <w:pPr>
        <w:pStyle w:val="footnote"/>
      </w:pPr>
      <w:r w:rsidRPr="004A3E27">
        <w:rPr>
          <w:rStyle w:val="FootnoteReference"/>
        </w:rPr>
        <w:footnoteRef/>
      </w:r>
      <w:r w:rsidRPr="004A3E27">
        <w:t xml:space="preserve"> ‘The calling of the Gentiles is to be understood, as in 71:9’ (St. Athanasius).</w:t>
      </w:r>
    </w:p>
  </w:footnote>
  <w:footnote w:id="264">
    <w:p w14:paraId="743E9AAD" w14:textId="55C8741B" w:rsidR="00C61C1A" w:rsidRPr="004A3E27" w:rsidRDefault="00C61C1A"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65">
    <w:p w14:paraId="20C0CF5B" w14:textId="605C1673" w:rsidR="00C61C1A" w:rsidRPr="004A3E27" w:rsidRDefault="00C61C1A" w:rsidP="00BD5BBE">
      <w:pPr>
        <w:pStyle w:val="footnote"/>
      </w:pPr>
      <w:r w:rsidRPr="004A3E27">
        <w:rPr>
          <w:rStyle w:val="FootnoteReference"/>
        </w:rPr>
        <w:footnoteRef/>
      </w:r>
      <w:r w:rsidRPr="004A3E27">
        <w:t xml:space="preserve"> </w:t>
      </w:r>
      <w:r>
        <w:t>Cf</w:t>
      </w:r>
      <w:r w:rsidRPr="004A3E27">
        <w:t>. Ex. 15:17; Is. 58:14: I Pet. 1:4.</w:t>
      </w:r>
    </w:p>
  </w:footnote>
  <w:footnote w:id="266">
    <w:p w14:paraId="1FDF9287" w14:textId="77777777" w:rsidR="00C61C1A" w:rsidRPr="004A3E27" w:rsidRDefault="00C61C1A"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67">
    <w:p w14:paraId="3490B998" w14:textId="1EB3F17C" w:rsidR="00C61C1A" w:rsidRDefault="00C61C1A" w:rsidP="008C19B4">
      <w:pPr>
        <w:pStyle w:val="footnote"/>
      </w:pPr>
      <w:r>
        <w:rPr>
          <w:rStyle w:val="FootnoteReference"/>
        </w:rPr>
        <w:footnoteRef/>
      </w:r>
      <w:r>
        <w:t xml:space="preserve"> [JS] or “beautifully situated”</w:t>
      </w:r>
    </w:p>
  </w:footnote>
  <w:footnote w:id="268">
    <w:p w14:paraId="5F050EEC" w14:textId="7F9EDEA1" w:rsidR="00C61C1A" w:rsidRPr="004A3E27" w:rsidRDefault="00C61C1A"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9">
    <w:p w14:paraId="51B5ACBD" w14:textId="77777777" w:rsidR="00C61C1A" w:rsidRPr="004A3E27" w:rsidRDefault="00C61C1A"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0">
    <w:p w14:paraId="6CAE8B9B" w14:textId="5A8E6334" w:rsidR="00C61C1A" w:rsidRPr="004A3E27" w:rsidRDefault="00C61C1A"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1">
    <w:p w14:paraId="1586EC07" w14:textId="381B84AF" w:rsidR="00C61C1A" w:rsidRDefault="00C61C1A" w:rsidP="00183599">
      <w:pPr>
        <w:pStyle w:val="footnote"/>
      </w:pPr>
      <w:r>
        <w:rPr>
          <w:rStyle w:val="FootnoteReference"/>
        </w:rPr>
        <w:footnoteRef/>
      </w:r>
      <w:r>
        <w:t xml:space="preserve"> [JS] Fr. Lazarus adds “justice and right judgment” to “righteousness”</w:t>
      </w:r>
    </w:p>
  </w:footnote>
  <w:footnote w:id="272">
    <w:p w14:paraId="7F2EAAD2" w14:textId="77777777" w:rsidR="00C61C1A" w:rsidRPr="004A3E27" w:rsidRDefault="00C61C1A"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3">
    <w:p w14:paraId="3C5C41AF" w14:textId="77777777" w:rsidR="00C61C1A" w:rsidRPr="004A3E27" w:rsidRDefault="00C61C1A"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74">
    <w:p w14:paraId="55E3C647" w14:textId="417C46F1" w:rsidR="00C61C1A" w:rsidRDefault="00C61C1A" w:rsidP="00183599">
      <w:pPr>
        <w:pStyle w:val="footnote"/>
      </w:pPr>
      <w:r>
        <w:rPr>
          <w:rStyle w:val="FootnoteReference"/>
        </w:rPr>
        <w:footnoteRef/>
      </w:r>
      <w:r>
        <w:t xml:space="preserve"> [JS] or “eternally”</w:t>
      </w:r>
    </w:p>
  </w:footnote>
  <w:footnote w:id="275">
    <w:p w14:paraId="398A65D2" w14:textId="3A913DFE" w:rsidR="00C61C1A" w:rsidRDefault="00C61C1A"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76">
    <w:p w14:paraId="2DAC0755" w14:textId="21183A3B" w:rsidR="00C61C1A" w:rsidRDefault="00C61C1A" w:rsidP="00183599">
      <w:pPr>
        <w:pStyle w:val="footnote"/>
      </w:pPr>
      <w:r>
        <w:rPr>
          <w:rStyle w:val="FootnoteReference"/>
        </w:rPr>
        <w:footnoteRef/>
      </w:r>
      <w:r>
        <w:t xml:space="preserve"> [JS] or “workers of iniquity”</w:t>
      </w:r>
    </w:p>
  </w:footnote>
  <w:footnote w:id="277">
    <w:p w14:paraId="3A50B91B" w14:textId="77777777" w:rsidR="00C61C1A" w:rsidRPr="004A3E27" w:rsidRDefault="00C61C1A"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78">
    <w:p w14:paraId="4E4A30D1" w14:textId="62ED497C" w:rsidR="00C61C1A" w:rsidRDefault="00C61C1A" w:rsidP="00183599">
      <w:pPr>
        <w:pStyle w:val="footnote"/>
      </w:pPr>
      <w:r>
        <w:rPr>
          <w:rStyle w:val="FootnoteReference"/>
        </w:rPr>
        <w:footnoteRef/>
      </w:r>
      <w:r>
        <w:t xml:space="preserve"> [JS] or “ransom”</w:t>
      </w:r>
    </w:p>
  </w:footnote>
  <w:footnote w:id="279">
    <w:p w14:paraId="058ED3C9" w14:textId="6776EDA1" w:rsidR="00C61C1A" w:rsidRDefault="00C61C1A" w:rsidP="001B710E">
      <w:pPr>
        <w:pStyle w:val="footnote"/>
      </w:pPr>
      <w:r>
        <w:rPr>
          <w:rStyle w:val="FootnoteReference"/>
        </w:rPr>
        <w:footnoteRef/>
      </w:r>
      <w:r>
        <w:t xml:space="preserve"> [JS] or tabernacles.</w:t>
      </w:r>
    </w:p>
  </w:footnote>
  <w:footnote w:id="280">
    <w:p w14:paraId="329608F2" w14:textId="7CC39845" w:rsidR="00C61C1A" w:rsidRDefault="00C61C1A" w:rsidP="00183599">
      <w:pPr>
        <w:pStyle w:val="footnote"/>
      </w:pPr>
      <w:r>
        <w:rPr>
          <w:rStyle w:val="FootnoteReference"/>
        </w:rPr>
        <w:footnoteRef/>
      </w:r>
      <w:r>
        <w:t xml:space="preserve"> [JS] or “acknowledge,” or “thank,” or “thankfully confess You with praise when…”</w:t>
      </w:r>
    </w:p>
  </w:footnote>
  <w:footnote w:id="281">
    <w:p w14:paraId="25D034C3" w14:textId="2662C64E" w:rsidR="00C61C1A" w:rsidRDefault="00C61C1A" w:rsidP="005E4259">
      <w:pPr>
        <w:pStyle w:val="footnote"/>
      </w:pPr>
      <w:r>
        <w:rPr>
          <w:rStyle w:val="FootnoteReference"/>
        </w:rPr>
        <w:footnoteRef/>
      </w:r>
      <w:r>
        <w:t xml:space="preserve"> [JS] or “I will not find fault with your sacrifices”</w:t>
      </w:r>
    </w:p>
  </w:footnote>
  <w:footnote w:id="282">
    <w:p w14:paraId="45DA152E" w14:textId="77777777" w:rsidR="00C61C1A" w:rsidRPr="004A3E27" w:rsidRDefault="00C61C1A"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3">
    <w:p w14:paraId="43CC2ABF" w14:textId="536DD164" w:rsidR="00C61C1A" w:rsidRDefault="00C61C1A" w:rsidP="007E0330">
      <w:pPr>
        <w:pStyle w:val="footnote"/>
      </w:pPr>
      <w:r>
        <w:rPr>
          <w:rStyle w:val="FootnoteReference"/>
        </w:rPr>
        <w:footnoteRef/>
      </w:r>
      <w:r>
        <w:t xml:space="preserve"> [JS] [] found in Coptic</w:t>
      </w:r>
    </w:p>
  </w:footnote>
  <w:footnote w:id="284">
    <w:p w14:paraId="5A6B4D6B" w14:textId="65293C06" w:rsidR="00C61C1A" w:rsidRPr="004A3E27" w:rsidRDefault="00C61C1A"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85">
    <w:p w14:paraId="7D7FC96A" w14:textId="1FA8AB7E" w:rsidR="00C61C1A" w:rsidRDefault="00C61C1A" w:rsidP="007E0330">
      <w:pPr>
        <w:pStyle w:val="footnote"/>
      </w:pPr>
      <w:r>
        <w:rPr>
          <w:rStyle w:val="FootnoteReference"/>
        </w:rPr>
        <w:footnoteRef/>
      </w:r>
      <w:r>
        <w:t xml:space="preserve"> [JS] “showed me” or “made known to me”</w:t>
      </w:r>
    </w:p>
  </w:footnote>
  <w:footnote w:id="286">
    <w:p w14:paraId="6185D531" w14:textId="77777777" w:rsidR="00C61C1A" w:rsidRPr="004A3E27" w:rsidRDefault="00C61C1A" w:rsidP="00BD5BBE">
      <w:pPr>
        <w:pStyle w:val="footnote"/>
      </w:pPr>
      <w:r w:rsidRPr="004A3E27">
        <w:rPr>
          <w:rStyle w:val="FootnoteReference"/>
        </w:rPr>
        <w:footnoteRef/>
      </w:r>
      <w:r w:rsidRPr="004A3E27">
        <w:t xml:space="preserve"> Exodus 12:22; John 19:29; Hebrews 9:19.</w:t>
      </w:r>
    </w:p>
  </w:footnote>
  <w:footnote w:id="287">
    <w:p w14:paraId="3533F1BB" w14:textId="71B96EA6" w:rsidR="00C61C1A" w:rsidRDefault="00C61C1A" w:rsidP="007E0330">
      <w:pPr>
        <w:pStyle w:val="footnote"/>
      </w:pPr>
      <w:r>
        <w:rPr>
          <w:rStyle w:val="FootnoteReference"/>
        </w:rPr>
        <w:footnoteRef/>
      </w:r>
      <w:r>
        <w:t xml:space="preserve"> [JS] literally “face”.</w:t>
      </w:r>
    </w:p>
  </w:footnote>
  <w:footnote w:id="288">
    <w:p w14:paraId="1F9FC60F" w14:textId="3E919970" w:rsidR="00C61C1A" w:rsidRDefault="00C61C1A" w:rsidP="005E4259">
      <w:pPr>
        <w:pStyle w:val="footnote"/>
      </w:pPr>
      <w:r>
        <w:rPr>
          <w:rStyle w:val="FootnoteReference"/>
        </w:rPr>
        <w:footnoteRef/>
      </w:r>
      <w:r>
        <w:t xml:space="preserve"> [JS] or “blood-guiltiness”</w:t>
      </w:r>
    </w:p>
  </w:footnote>
  <w:footnote w:id="289">
    <w:p w14:paraId="202128F8" w14:textId="4DFF74D6" w:rsidR="00C61C1A" w:rsidRDefault="00C61C1A" w:rsidP="00284568">
      <w:pPr>
        <w:pStyle w:val="footnote"/>
      </w:pPr>
      <w:r>
        <w:rPr>
          <w:rStyle w:val="FootnoteReference"/>
        </w:rPr>
        <w:footnoteRef/>
      </w:r>
      <w:r>
        <w:t xml:space="preserve"> [JS] or “gives thanks to,” or “thankfully confess You with praise”</w:t>
      </w:r>
    </w:p>
  </w:footnote>
  <w:footnote w:id="290">
    <w:p w14:paraId="6650920A" w14:textId="4D441CB0" w:rsidR="00C61C1A" w:rsidRPr="004A3E27" w:rsidRDefault="00C61C1A"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w:t>
      </w:r>
      <w:r>
        <w:t>Cf</w:t>
      </w:r>
      <w:r w:rsidRPr="004A3E27">
        <w:t>. Rom. 1:2-4.</w:t>
      </w:r>
    </w:p>
  </w:footnote>
  <w:footnote w:id="291">
    <w:p w14:paraId="3BFF7049" w14:textId="77777777" w:rsidR="00C61C1A" w:rsidRPr="004A3E27" w:rsidRDefault="00C61C1A"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2">
    <w:p w14:paraId="45B1AA56" w14:textId="765C7C37" w:rsidR="00C61C1A" w:rsidRDefault="00C61C1A" w:rsidP="00284568">
      <w:pPr>
        <w:pStyle w:val="footnote"/>
      </w:pPr>
      <w:r>
        <w:rPr>
          <w:rStyle w:val="FootnoteReference"/>
        </w:rPr>
        <w:footnoteRef/>
      </w:r>
      <w:r>
        <w:t xml:space="preserve"> [JS] or “give thanks to You,” or “thankfully confess You with praise”</w:t>
      </w:r>
    </w:p>
  </w:footnote>
  <w:footnote w:id="293">
    <w:p w14:paraId="51837483" w14:textId="77777777" w:rsidR="00C61C1A" w:rsidRPr="004A3E27" w:rsidRDefault="00C61C1A" w:rsidP="00BD5BBE">
      <w:pPr>
        <w:pStyle w:val="footnote"/>
      </w:pPr>
      <w:r w:rsidRPr="004A3E27">
        <w:rPr>
          <w:rStyle w:val="FootnoteReference"/>
        </w:rPr>
        <w:footnoteRef/>
      </w:r>
      <w:r w:rsidRPr="004A3E27">
        <w:t xml:space="preserve"> We rejoice in praising God because God is our joy and to praise Him is itself a joy.</w:t>
      </w:r>
    </w:p>
  </w:footnote>
  <w:footnote w:id="294">
    <w:p w14:paraId="3B19B72F" w14:textId="77777777" w:rsidR="00C61C1A" w:rsidRPr="004A3E27" w:rsidRDefault="00C61C1A" w:rsidP="00BD5BBE">
      <w:pPr>
        <w:pStyle w:val="footnote"/>
      </w:pPr>
      <w:r w:rsidRPr="004A3E27">
        <w:rPr>
          <w:rStyle w:val="FootnoteReference"/>
        </w:rPr>
        <w:footnoteRef/>
      </w:r>
      <w:r w:rsidRPr="004A3E27">
        <w:t xml:space="preserve"> Lk. 10:18; 2 Thess. 1:6.</w:t>
      </w:r>
    </w:p>
  </w:footnote>
  <w:footnote w:id="295">
    <w:p w14:paraId="649547A2" w14:textId="77777777" w:rsidR="00C61C1A" w:rsidRPr="004A3E27" w:rsidRDefault="00C61C1A"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96">
    <w:p w14:paraId="4184D201" w14:textId="3A3901AE" w:rsidR="00C61C1A" w:rsidRDefault="00C61C1A" w:rsidP="00125EB7">
      <w:pPr>
        <w:pStyle w:val="footnote"/>
      </w:pPr>
      <w:r>
        <w:rPr>
          <w:rStyle w:val="FootnoteReference"/>
        </w:rPr>
        <w:footnoteRef/>
      </w:r>
      <w:r>
        <w:t xml:space="preserve"> [JS] “it” refers to the iniquity and strife.</w:t>
      </w:r>
    </w:p>
  </w:footnote>
  <w:footnote w:id="297">
    <w:p w14:paraId="4DEA0F95" w14:textId="27D8C248" w:rsidR="00C61C1A" w:rsidRPr="004A3E27" w:rsidRDefault="00C61C1A" w:rsidP="00BD5BBE">
      <w:pPr>
        <w:pStyle w:val="footnote"/>
      </w:pPr>
      <w:r w:rsidRPr="004A3E27">
        <w:rPr>
          <w:rStyle w:val="FootnoteReference"/>
        </w:rPr>
        <w:footnoteRef/>
      </w:r>
      <w:r w:rsidRPr="004A3E27">
        <w:t xml:space="preserve"> </w:t>
      </w:r>
      <w:r>
        <w:t>cf</w:t>
      </w:r>
      <w:r w:rsidRPr="004A3E27">
        <w:t>. 1 Peter 5:7.</w:t>
      </w:r>
    </w:p>
  </w:footnote>
  <w:footnote w:id="298">
    <w:p w14:paraId="27649907" w14:textId="3BE538AE" w:rsidR="00C61C1A" w:rsidRPr="004A3E27" w:rsidRDefault="00C61C1A" w:rsidP="00BD5BBE">
      <w:pPr>
        <w:pStyle w:val="footnote"/>
      </w:pPr>
      <w:r w:rsidRPr="004A3E27">
        <w:rPr>
          <w:rStyle w:val="FootnoteReference"/>
        </w:rPr>
        <w:footnoteRef/>
      </w:r>
      <w:r w:rsidRPr="004A3E27">
        <w:t xml:space="preserve"> </w:t>
      </w:r>
      <w:r>
        <w:t>cf</w:t>
      </w:r>
      <w:r w:rsidRPr="004A3E27">
        <w:t>. Ephes 6:12; 1 Tim 4:1; Rev. 16:14.</w:t>
      </w:r>
    </w:p>
  </w:footnote>
  <w:footnote w:id="299">
    <w:p w14:paraId="2999B88D" w14:textId="4A88AAD6" w:rsidR="00C61C1A" w:rsidRDefault="00C61C1A" w:rsidP="00A8553A">
      <w:pPr>
        <w:pStyle w:val="footnote"/>
      </w:pPr>
      <w:r>
        <w:rPr>
          <w:rStyle w:val="FootnoteReference"/>
        </w:rPr>
        <w:footnoteRef/>
      </w:r>
      <w:r>
        <w:t xml:space="preserve"> [JS] NETS omits “not”</w:t>
      </w:r>
    </w:p>
  </w:footnote>
  <w:footnote w:id="300">
    <w:p w14:paraId="594F6979" w14:textId="77777777" w:rsidR="00C61C1A" w:rsidRPr="004A3E27" w:rsidRDefault="00C61C1A"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1">
    <w:p w14:paraId="568E2F2E" w14:textId="77777777" w:rsidR="00C61C1A" w:rsidRPr="004A3E27" w:rsidRDefault="00C61C1A"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2">
    <w:p w14:paraId="6DBE026F" w14:textId="65E17A50" w:rsidR="00C61C1A" w:rsidRDefault="00C61C1A" w:rsidP="003E4AFE">
      <w:pPr>
        <w:pStyle w:val="footnote"/>
      </w:pPr>
      <w:r>
        <w:rPr>
          <w:rStyle w:val="FootnoteReference"/>
        </w:rPr>
        <w:footnoteRef/>
      </w:r>
      <w:r>
        <w:t xml:space="preserve"> [JS] or “I will sing and praise,” or “I will sing and make music”</w:t>
      </w:r>
    </w:p>
  </w:footnote>
  <w:footnote w:id="303">
    <w:p w14:paraId="5EA08A63" w14:textId="7ED730C0" w:rsidR="00C61C1A" w:rsidRDefault="00C61C1A" w:rsidP="003E4AFE">
      <w:pPr>
        <w:pStyle w:val="footnote"/>
      </w:pPr>
      <w:r>
        <w:rPr>
          <w:rStyle w:val="FootnoteReference"/>
        </w:rPr>
        <w:footnoteRef/>
      </w:r>
      <w:r>
        <w:t xml:space="preserve"> [JS] or “I will give thanks to You,” or “I will thankfully confess You with praise”</w:t>
      </w:r>
    </w:p>
  </w:footnote>
  <w:footnote w:id="304">
    <w:p w14:paraId="62A6540D" w14:textId="77777777" w:rsidR="00C61C1A" w:rsidRPr="004A3E27" w:rsidRDefault="00C61C1A" w:rsidP="00BD5BBE">
      <w:pPr>
        <w:pStyle w:val="footnote"/>
      </w:pPr>
      <w:r w:rsidRPr="004A3E27">
        <w:rPr>
          <w:rStyle w:val="FootnoteReference"/>
        </w:rPr>
        <w:footnoteRef/>
      </w:r>
      <w:r w:rsidRPr="004A3E27">
        <w:t xml:space="preserve"> Verses 8-12 are repeated almost verbatim in Ps. 107:2-6.</w:t>
      </w:r>
    </w:p>
  </w:footnote>
  <w:footnote w:id="305">
    <w:p w14:paraId="3A60B5BF" w14:textId="4103FFA5" w:rsidR="00C61C1A" w:rsidRDefault="00C61C1A" w:rsidP="0080248C">
      <w:pPr>
        <w:pStyle w:val="footnote"/>
      </w:pPr>
      <w:r>
        <w:rPr>
          <w:rStyle w:val="FootnoteReference"/>
        </w:rPr>
        <w:footnoteRef/>
      </w:r>
      <w:r>
        <w:t xml:space="preserve"> [JS] or “the lawless,” or “those that do wickedness”</w:t>
      </w:r>
    </w:p>
  </w:footnote>
  <w:footnote w:id="306">
    <w:p w14:paraId="21F36685" w14:textId="77777777" w:rsidR="00C61C1A" w:rsidRPr="004A3E27" w:rsidRDefault="00C61C1A" w:rsidP="00BD5BBE">
      <w:pPr>
        <w:pStyle w:val="footnote"/>
      </w:pPr>
      <w:r w:rsidRPr="004A3E27">
        <w:rPr>
          <w:rStyle w:val="FootnoteReference"/>
        </w:rPr>
        <w:footnoteRef/>
      </w:r>
      <w:r w:rsidRPr="004A3E27">
        <w:t xml:space="preserve"> Mercy: love (Luke 10:37).</w:t>
      </w:r>
    </w:p>
  </w:footnote>
  <w:footnote w:id="307">
    <w:p w14:paraId="6EFF888C" w14:textId="1261A193" w:rsidR="00C61C1A" w:rsidRPr="004A3E27" w:rsidRDefault="00C61C1A"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8">
    <w:p w14:paraId="42604FE7" w14:textId="77777777" w:rsidR="00C61C1A" w:rsidRPr="004A3E27" w:rsidRDefault="00C61C1A" w:rsidP="00BD5BBE">
      <w:pPr>
        <w:pStyle w:val="footnote"/>
      </w:pPr>
      <w:r w:rsidRPr="004A3E27">
        <w:rPr>
          <w:rStyle w:val="FootnoteReference"/>
        </w:rPr>
        <w:footnoteRef/>
      </w:r>
      <w:r w:rsidRPr="004A3E27">
        <w:t xml:space="preserve"> Washbowl: i.e. reduced to the most menial servitude.</w:t>
      </w:r>
    </w:p>
  </w:footnote>
  <w:footnote w:id="309">
    <w:p w14:paraId="03E619D4" w14:textId="1339E3A3" w:rsidR="00C61C1A" w:rsidRPr="004A3E27" w:rsidRDefault="00C61C1A"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0">
    <w:p w14:paraId="2D798361" w14:textId="77777777" w:rsidR="00C61C1A" w:rsidRPr="004A3E27" w:rsidRDefault="00C61C1A"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1">
    <w:p w14:paraId="29B1DDE8" w14:textId="45FA342F" w:rsidR="00C61C1A" w:rsidRPr="004A3E27" w:rsidRDefault="00C61C1A"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12">
    <w:p w14:paraId="279AD391" w14:textId="274C1C9A" w:rsidR="00C61C1A" w:rsidRPr="004A3E27" w:rsidRDefault="00C61C1A"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13">
    <w:p w14:paraId="7753865A" w14:textId="3B559F98" w:rsidR="00C61C1A" w:rsidRDefault="00C61C1A" w:rsidP="009C1AC4">
      <w:pPr>
        <w:pStyle w:val="footnote"/>
      </w:pPr>
      <w:r>
        <w:rPr>
          <w:rStyle w:val="FootnoteReference"/>
        </w:rPr>
        <w:footnoteRef/>
      </w:r>
      <w:r>
        <w:t xml:space="preserve"> [JS] OSB has, “they are altogether useless.” NETS has “they together derive from vanity.</w:t>
      </w:r>
    </w:p>
  </w:footnote>
  <w:footnote w:id="314">
    <w:p w14:paraId="20ED6838" w14:textId="77777777" w:rsidR="00C61C1A" w:rsidRPr="004A3E27" w:rsidRDefault="00C61C1A" w:rsidP="009C1AC4">
      <w:pPr>
        <w:pStyle w:val="footnote"/>
      </w:pPr>
      <w:r w:rsidRPr="004A3E27">
        <w:rPr>
          <w:rStyle w:val="FootnoteReference"/>
        </w:rPr>
        <w:footnoteRef/>
      </w:r>
      <w:r w:rsidRPr="004A3E27">
        <w:t xml:space="preserve"> Job. 33:14.</w:t>
      </w:r>
    </w:p>
  </w:footnote>
  <w:footnote w:id="315">
    <w:p w14:paraId="3F4DF601" w14:textId="362CF8F1" w:rsidR="00C61C1A" w:rsidRDefault="00C61C1A" w:rsidP="004F49CE">
      <w:pPr>
        <w:pStyle w:val="footnote"/>
      </w:pPr>
      <w:r>
        <w:rPr>
          <w:rStyle w:val="FootnoteReference"/>
        </w:rPr>
        <w:footnoteRef/>
      </w:r>
      <w:r>
        <w:t xml:space="preserve"> [JS] literally, “holy place”</w:t>
      </w:r>
    </w:p>
  </w:footnote>
  <w:footnote w:id="316">
    <w:p w14:paraId="686CF1C0" w14:textId="1BBF228C" w:rsidR="00C61C1A" w:rsidRPr="004A3E27" w:rsidRDefault="00C61C1A"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17">
    <w:p w14:paraId="36833249" w14:textId="34120CF1" w:rsidR="00C61C1A" w:rsidRPr="004A3E27" w:rsidRDefault="00C61C1A"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18">
    <w:p w14:paraId="622CE4B2" w14:textId="77777777" w:rsidR="00C61C1A" w:rsidRPr="004A3E27" w:rsidRDefault="00C61C1A" w:rsidP="00BD5BBE">
      <w:pPr>
        <w:pStyle w:val="footnote"/>
      </w:pPr>
      <w:r w:rsidRPr="004A3E27">
        <w:rPr>
          <w:rStyle w:val="FootnoteReference"/>
        </w:rPr>
        <w:footnoteRef/>
      </w:r>
      <w:r w:rsidRPr="004A3E27">
        <w:t xml:space="preserve"> So the Slavonic (Greek often omits ‘stillest’).</w:t>
      </w:r>
    </w:p>
  </w:footnote>
  <w:footnote w:id="319">
    <w:p w14:paraId="0BA13A66" w14:textId="54830EC5" w:rsidR="00C61C1A" w:rsidRDefault="00C61C1A" w:rsidP="005438BF">
      <w:pPr>
        <w:pStyle w:val="footnote"/>
      </w:pPr>
      <w:r>
        <w:rPr>
          <w:rStyle w:val="FootnoteReference"/>
        </w:rPr>
        <w:footnoteRef/>
      </w:r>
      <w:r>
        <w:t xml:space="preserve"> [JS] lit, “filled with fatness.”</w:t>
      </w:r>
    </w:p>
  </w:footnote>
  <w:footnote w:id="320">
    <w:p w14:paraId="6F4E7A1F" w14:textId="704DC134" w:rsidR="00C61C1A" w:rsidRPr="004A3E27" w:rsidRDefault="00C61C1A"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21">
    <w:p w14:paraId="30AFE1F6" w14:textId="77777777" w:rsidR="00C61C1A" w:rsidRPr="004A3E27" w:rsidRDefault="00C61C1A"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22">
    <w:p w14:paraId="667C6704" w14:textId="77777777" w:rsidR="00C61C1A" w:rsidRPr="004A3E27" w:rsidRDefault="00C61C1A"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23">
    <w:p w14:paraId="4D88FDB0" w14:textId="77777777" w:rsidR="00C61C1A" w:rsidRPr="004A3E27" w:rsidRDefault="00C61C1A" w:rsidP="00BD5BBE">
      <w:pPr>
        <w:pStyle w:val="footnote"/>
      </w:pPr>
      <w:r w:rsidRPr="004A3E27">
        <w:rPr>
          <w:rStyle w:val="FootnoteReference"/>
        </w:rPr>
        <w:footnoteRef/>
      </w:r>
      <w:r w:rsidRPr="004A3E27">
        <w:t xml:space="preserve"> See footnote 62. &lt;2 previously&gt;</w:t>
      </w:r>
    </w:p>
  </w:footnote>
  <w:footnote w:id="324">
    <w:p w14:paraId="520E1D4D" w14:textId="70DD6036" w:rsidR="00C61C1A" w:rsidRDefault="00C61C1A" w:rsidP="000E01D1">
      <w:pPr>
        <w:pStyle w:val="footnote"/>
      </w:pPr>
      <w:r>
        <w:rPr>
          <w:rStyle w:val="FootnoteReference"/>
        </w:rPr>
        <w:footnoteRef/>
      </w:r>
      <w:r>
        <w:t xml:space="preserve"> [JS], “do obeisance”, i.e. prostrate, not just an attitude, but an act</w:t>
      </w:r>
    </w:p>
  </w:footnote>
  <w:footnote w:id="325">
    <w:p w14:paraId="1B791EBC" w14:textId="77777777" w:rsidR="00C61C1A" w:rsidRPr="004A3E27" w:rsidRDefault="00C61C1A"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26">
    <w:p w14:paraId="109CC4F4" w14:textId="77777777" w:rsidR="00C61C1A" w:rsidRPr="004A3E27" w:rsidRDefault="00C61C1A" w:rsidP="00BD5BBE">
      <w:pPr>
        <w:pStyle w:val="footnote"/>
      </w:pPr>
      <w:r w:rsidRPr="004A3E27">
        <w:rPr>
          <w:rStyle w:val="FootnoteReference"/>
        </w:rPr>
        <w:footnoteRef/>
      </w:r>
      <w:r w:rsidRPr="004A3E27">
        <w:t xml:space="preserve"> ‘What God has planned for His lovers’ (1 Cor. 2:9).</w:t>
      </w:r>
    </w:p>
  </w:footnote>
  <w:footnote w:id="327">
    <w:p w14:paraId="096C8EE6" w14:textId="40879E1D" w:rsidR="00C61C1A" w:rsidRDefault="00C61C1A" w:rsidP="000E01D1">
      <w:pPr>
        <w:pStyle w:val="footnote"/>
      </w:pPr>
      <w:r>
        <w:rPr>
          <w:rStyle w:val="FootnoteReference"/>
        </w:rPr>
        <w:footnoteRef/>
      </w:r>
      <w:r>
        <w:t xml:space="preserve"> [JS] Fr. Lazarus has, “for”</w:t>
      </w:r>
    </w:p>
  </w:footnote>
  <w:footnote w:id="328">
    <w:p w14:paraId="693C7006" w14:textId="4BAA4AB8" w:rsidR="00C61C1A" w:rsidRPr="004A3E27" w:rsidRDefault="00C61C1A"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29">
    <w:p w14:paraId="4EA27689" w14:textId="41C52921" w:rsidR="00C61C1A" w:rsidRPr="004A3E27" w:rsidRDefault="00C61C1A"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30">
    <w:p w14:paraId="49AA563D" w14:textId="77777777" w:rsidR="00C61C1A" w:rsidRPr="004A3E27" w:rsidRDefault="00C61C1A"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31">
    <w:p w14:paraId="26BB2E4A" w14:textId="256060DE" w:rsidR="00C61C1A" w:rsidRPr="004A3E27" w:rsidRDefault="00C61C1A"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32">
    <w:p w14:paraId="7DEE92CE" w14:textId="409EAD51" w:rsidR="00C61C1A" w:rsidRDefault="00C61C1A" w:rsidP="00F81502">
      <w:pPr>
        <w:pStyle w:val="footnote"/>
      </w:pPr>
      <w:r>
        <w:rPr>
          <w:rStyle w:val="FootnoteReference"/>
        </w:rPr>
        <w:footnoteRef/>
      </w:r>
      <w:r>
        <w:t xml:space="preserve"> [JS] or “give thanks to You” or “thankfully confess You with praise”</w:t>
      </w:r>
    </w:p>
  </w:footnote>
  <w:footnote w:id="333">
    <w:p w14:paraId="29F3A7DD" w14:textId="66A81F41" w:rsidR="00C61C1A" w:rsidRDefault="00C61C1A" w:rsidP="00F81502">
      <w:pPr>
        <w:pStyle w:val="footnote"/>
      </w:pPr>
      <w:r>
        <w:rPr>
          <w:rStyle w:val="FootnoteReference"/>
        </w:rPr>
        <w:footnoteRef/>
      </w:r>
      <w:r>
        <w:t xml:space="preserve"> [JS] or “praise You” or “give thanks to You” or “thankfully confess You with praise”</w:t>
      </w:r>
    </w:p>
  </w:footnote>
  <w:footnote w:id="334">
    <w:p w14:paraId="75EB9556" w14:textId="77777777" w:rsidR="00C61C1A" w:rsidRPr="004A3E27" w:rsidRDefault="00C61C1A"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35">
    <w:p w14:paraId="69CCF6E1" w14:textId="734C2AF2" w:rsidR="00C61C1A" w:rsidRPr="004A3E27" w:rsidRDefault="00C61C1A" w:rsidP="00BD5BBE">
      <w:pPr>
        <w:pStyle w:val="footnote"/>
      </w:pPr>
      <w:r w:rsidRPr="004A3E27">
        <w:rPr>
          <w:rStyle w:val="FootnoteReference"/>
        </w:rPr>
        <w:footnoteRef/>
      </w:r>
      <w:r w:rsidRPr="004A3E27">
        <w:t xml:space="preserve"> Numbers 10:35. </w:t>
      </w:r>
      <w:r>
        <w:t>Cf</w:t>
      </w:r>
      <w:r w:rsidRPr="004A3E27">
        <w:t>. Exodus 14.</w:t>
      </w:r>
    </w:p>
  </w:footnote>
  <w:footnote w:id="336">
    <w:p w14:paraId="772812A4" w14:textId="77777777" w:rsidR="00C61C1A" w:rsidRPr="004A3E27" w:rsidRDefault="00C61C1A"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37">
    <w:p w14:paraId="648336FE" w14:textId="679542B0" w:rsidR="00C61C1A" w:rsidRDefault="00C61C1A" w:rsidP="00A66BCD">
      <w:pPr>
        <w:pStyle w:val="footnote"/>
      </w:pPr>
      <w:r>
        <w:rPr>
          <w:rStyle w:val="FootnoteReference"/>
        </w:rPr>
        <w:footnoteRef/>
      </w:r>
      <w:r>
        <w:t xml:space="preserve"> [JS] literally, “before the face of”</w:t>
      </w:r>
    </w:p>
  </w:footnote>
  <w:footnote w:id="338">
    <w:p w14:paraId="576015E9" w14:textId="77777777" w:rsidR="00C61C1A" w:rsidRPr="004A3E27" w:rsidRDefault="00C61C1A" w:rsidP="00BD5BBE">
      <w:pPr>
        <w:pStyle w:val="footnote"/>
      </w:pPr>
      <w:r w:rsidRPr="004A3E27">
        <w:rPr>
          <w:rStyle w:val="FootnoteReference"/>
        </w:rPr>
        <w:footnoteRef/>
      </w:r>
      <w:r w:rsidRPr="004A3E27">
        <w:t xml:space="preserve"> Luke 4:32.</w:t>
      </w:r>
    </w:p>
  </w:footnote>
  <w:footnote w:id="339">
    <w:p w14:paraId="528CA841" w14:textId="6B333BD0" w:rsidR="00C61C1A" w:rsidRDefault="00C61C1A" w:rsidP="003863C1">
      <w:pPr>
        <w:pStyle w:val="footnote"/>
      </w:pPr>
      <w:r>
        <w:rPr>
          <w:rStyle w:val="FootnoteReference"/>
        </w:rPr>
        <w:footnoteRef/>
      </w:r>
      <w:r>
        <w:t xml:space="preserve"> [JS] literally “hosts”</w:t>
      </w:r>
    </w:p>
  </w:footnote>
  <w:footnote w:id="340">
    <w:p w14:paraId="1C35810F" w14:textId="7EDB3A13" w:rsidR="00C61C1A" w:rsidRPr="004A3E27" w:rsidRDefault="00C61C1A"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41">
    <w:p w14:paraId="182BF5C1" w14:textId="77B0A7B7" w:rsidR="00C61C1A" w:rsidRDefault="00C61C1A" w:rsidP="0080282E">
      <w:pPr>
        <w:pStyle w:val="footnote"/>
      </w:pPr>
      <w:r>
        <w:rPr>
          <w:rStyle w:val="FootnoteReference"/>
        </w:rPr>
        <w:footnoteRef/>
      </w:r>
      <w:r>
        <w:t xml:space="preserve"> [JS] literally, “ten-thousand fold”</w:t>
      </w:r>
    </w:p>
  </w:footnote>
  <w:footnote w:id="342">
    <w:p w14:paraId="4BA4E820" w14:textId="74DEA970" w:rsidR="00C61C1A" w:rsidRPr="004A3E27" w:rsidRDefault="00C61C1A" w:rsidP="00BD5BBE">
      <w:pPr>
        <w:pStyle w:val="footnote"/>
      </w:pPr>
      <w:r w:rsidRPr="004A3E27">
        <w:rPr>
          <w:rStyle w:val="FootnoteReference"/>
        </w:rPr>
        <w:footnoteRef/>
      </w:r>
      <w:r w:rsidRPr="004A3E27">
        <w:t xml:space="preserve"> </w:t>
      </w:r>
      <w:r>
        <w:t>Cf</w:t>
      </w:r>
      <w:r w:rsidRPr="004A3E27">
        <w:t>. Ephes. 4:8.</w:t>
      </w:r>
    </w:p>
  </w:footnote>
  <w:footnote w:id="343">
    <w:p w14:paraId="6F7FE73D" w14:textId="3ED6EBEB" w:rsidR="00C61C1A" w:rsidRDefault="00C61C1A" w:rsidP="00AC3180">
      <w:pPr>
        <w:pStyle w:val="footnote"/>
      </w:pPr>
      <w:r>
        <w:rPr>
          <w:rStyle w:val="FootnoteReference"/>
        </w:rPr>
        <w:footnoteRef/>
      </w:r>
      <w:r>
        <w:t xml:space="preserve"> [JS] “assemblies” or “congregations”</w:t>
      </w:r>
    </w:p>
  </w:footnote>
  <w:footnote w:id="344">
    <w:p w14:paraId="1069FF00" w14:textId="77777777" w:rsidR="00C61C1A" w:rsidRPr="004A3E27" w:rsidRDefault="00C61C1A"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45">
    <w:p w14:paraId="4D6861A4" w14:textId="77777777" w:rsidR="00C61C1A" w:rsidRPr="004A3E27" w:rsidRDefault="00C61C1A"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46">
    <w:p w14:paraId="3876A4B9" w14:textId="77777777" w:rsidR="00C61C1A" w:rsidRPr="004A3E27" w:rsidRDefault="00C61C1A"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47">
    <w:p w14:paraId="3A9A265F" w14:textId="622FDAFA" w:rsidR="00C61C1A" w:rsidRPr="004A3E27" w:rsidRDefault="00C61C1A"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48">
    <w:p w14:paraId="46BEEA32" w14:textId="77777777" w:rsidR="00C61C1A" w:rsidRPr="004A3E27" w:rsidRDefault="00C61C1A" w:rsidP="00BD5BBE">
      <w:pPr>
        <w:pStyle w:val="footnote"/>
      </w:pPr>
      <w:r w:rsidRPr="004A3E27">
        <w:rPr>
          <w:rStyle w:val="FootnoteReference"/>
        </w:rPr>
        <w:footnoteRef/>
      </w:r>
      <w:r w:rsidRPr="004A3E27">
        <w:t xml:space="preserve"> Mk. 15:29; Jn. 2:17; Rom. 15:3.</w:t>
      </w:r>
    </w:p>
  </w:footnote>
  <w:footnote w:id="349">
    <w:p w14:paraId="252B5848" w14:textId="77777777" w:rsidR="00C61C1A" w:rsidRPr="004A3E27" w:rsidRDefault="00C61C1A" w:rsidP="00BD5BBE">
      <w:pPr>
        <w:pStyle w:val="footnote"/>
      </w:pPr>
      <w:r w:rsidRPr="004A3E27">
        <w:rPr>
          <w:rStyle w:val="FootnoteReference"/>
        </w:rPr>
        <w:footnoteRef/>
      </w:r>
      <w:r w:rsidRPr="004A3E27">
        <w:t xml:space="preserve"> The elders and chief priests.</w:t>
      </w:r>
    </w:p>
  </w:footnote>
  <w:footnote w:id="350">
    <w:p w14:paraId="0AE68D03" w14:textId="77777777" w:rsidR="00C61C1A" w:rsidRPr="004A3E27" w:rsidRDefault="00C61C1A"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51">
    <w:p w14:paraId="49BC712C" w14:textId="77777777" w:rsidR="00C61C1A" w:rsidRPr="004A3E27" w:rsidRDefault="00C61C1A" w:rsidP="00BD5BBE">
      <w:pPr>
        <w:pStyle w:val="footnote"/>
      </w:pPr>
      <w:r w:rsidRPr="004A3E27">
        <w:rPr>
          <w:rStyle w:val="FootnoteReference"/>
        </w:rPr>
        <w:footnoteRef/>
      </w:r>
      <w:r w:rsidRPr="004A3E27">
        <w:t xml:space="preserve"> Mt. 16:21; Mk. 8:31.</w:t>
      </w:r>
    </w:p>
  </w:footnote>
  <w:footnote w:id="352">
    <w:p w14:paraId="5D4E90F4" w14:textId="77777777" w:rsidR="00C61C1A" w:rsidRPr="004A3E27" w:rsidRDefault="00C61C1A" w:rsidP="00BD5BBE">
      <w:pPr>
        <w:pStyle w:val="footnote"/>
      </w:pPr>
      <w:r w:rsidRPr="004A3E27">
        <w:rPr>
          <w:rStyle w:val="FootnoteReference"/>
        </w:rPr>
        <w:footnoteRef/>
      </w:r>
      <w:r w:rsidRPr="004A3E27">
        <w:t xml:space="preserve"> Mt. 27:34.</w:t>
      </w:r>
    </w:p>
  </w:footnote>
  <w:footnote w:id="353">
    <w:p w14:paraId="2A1BD707" w14:textId="2E0A380E" w:rsidR="00C61C1A" w:rsidRPr="004A3E27" w:rsidRDefault="00C61C1A" w:rsidP="00BD5BBE">
      <w:pPr>
        <w:pStyle w:val="footnote"/>
      </w:pPr>
      <w:r w:rsidRPr="004A3E27">
        <w:rPr>
          <w:rStyle w:val="FootnoteReference"/>
        </w:rPr>
        <w:footnoteRef/>
      </w:r>
      <w:r w:rsidRPr="004A3E27">
        <w:t xml:space="preserve"> </w:t>
      </w:r>
      <w:r>
        <w:t>Cf</w:t>
      </w:r>
      <w:r w:rsidRPr="004A3E27">
        <w:t>. Rom. 11:9,10.</w:t>
      </w:r>
    </w:p>
  </w:footnote>
  <w:footnote w:id="354">
    <w:p w14:paraId="09150116" w14:textId="70A37D6F" w:rsidR="00C61C1A" w:rsidRPr="004A3E27" w:rsidRDefault="00C61C1A"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55">
    <w:p w14:paraId="05D75ECB" w14:textId="77777777" w:rsidR="00C61C1A" w:rsidRPr="004A3E27" w:rsidRDefault="00C61C1A" w:rsidP="00BD5BBE">
      <w:pPr>
        <w:pStyle w:val="footnote"/>
      </w:pPr>
      <w:r w:rsidRPr="004A3E27">
        <w:rPr>
          <w:rStyle w:val="FootnoteReference"/>
        </w:rPr>
        <w:footnoteRef/>
      </w:r>
      <w:r w:rsidRPr="004A3E27">
        <w:t xml:space="preserve"> Ps. 69:3-7 differs only slightly from Ps. 39:15-18.</w:t>
      </w:r>
    </w:p>
  </w:footnote>
  <w:footnote w:id="356">
    <w:p w14:paraId="3C5E1D6F" w14:textId="58735F32" w:rsidR="00C61C1A" w:rsidRDefault="00C61C1A" w:rsidP="004F3DCD">
      <w:pPr>
        <w:pStyle w:val="footnote"/>
      </w:pPr>
      <w:r>
        <w:rPr>
          <w:rStyle w:val="FootnoteReference"/>
        </w:rPr>
        <w:footnoteRef/>
      </w:r>
      <w:r>
        <w:t xml:space="preserve"> [JS] “Good! Good!”, or “Aha! Aha!”, or “Well done! Well done!” what one says when they think they have beaten their opponent.</w:t>
      </w:r>
    </w:p>
  </w:footnote>
  <w:footnote w:id="357">
    <w:p w14:paraId="325C5542" w14:textId="77777777" w:rsidR="00C61C1A" w:rsidRPr="004A3E27" w:rsidRDefault="00C61C1A" w:rsidP="00BD5BBE">
      <w:pPr>
        <w:pStyle w:val="footnote"/>
      </w:pPr>
      <w:r w:rsidRPr="004A3E27">
        <w:rPr>
          <w:rStyle w:val="FootnoteReference"/>
        </w:rPr>
        <w:footnoteRef/>
      </w:r>
      <w:r w:rsidRPr="004A3E27">
        <w:t xml:space="preserve"> The first three lines of Psalms 70 and 30 are identical. See footnote there.</w:t>
      </w:r>
    </w:p>
  </w:footnote>
  <w:footnote w:id="358">
    <w:p w14:paraId="1B3F91B5" w14:textId="58F71B16" w:rsidR="00C61C1A" w:rsidRPr="004A3E27" w:rsidRDefault="00C61C1A"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59">
    <w:p w14:paraId="1479583A" w14:textId="0156B220" w:rsidR="00C61C1A" w:rsidRDefault="00C61C1A" w:rsidP="00C614C7">
      <w:pPr>
        <w:pStyle w:val="footnote"/>
      </w:pPr>
      <w:r>
        <w:rPr>
          <w:rStyle w:val="FootnoteReference"/>
        </w:rPr>
        <w:footnoteRef/>
      </w:r>
      <w:r>
        <w:t xml:space="preserve"> [JS] literally, “arm”.</w:t>
      </w:r>
    </w:p>
  </w:footnote>
  <w:footnote w:id="360">
    <w:p w14:paraId="523E76EA" w14:textId="77777777" w:rsidR="00C61C1A" w:rsidRPr="004A3E27" w:rsidRDefault="00C61C1A" w:rsidP="00C614C7">
      <w:pPr>
        <w:pStyle w:val="footnote"/>
      </w:pPr>
      <w:r w:rsidRPr="004A3E27">
        <w:rPr>
          <w:rStyle w:val="FootnoteReference"/>
        </w:rPr>
        <w:footnoteRef/>
      </w:r>
      <w:r w:rsidRPr="004A3E27">
        <w:t xml:space="preserve"> Ephes. 3:10; 4:8.</w:t>
      </w:r>
    </w:p>
  </w:footnote>
  <w:footnote w:id="361">
    <w:p w14:paraId="65732174" w14:textId="7AFAEA7C" w:rsidR="00C61C1A" w:rsidRDefault="00C61C1A" w:rsidP="00E269C1">
      <w:pPr>
        <w:pStyle w:val="footnote"/>
      </w:pPr>
      <w:r>
        <w:rPr>
          <w:rStyle w:val="FootnoteReference"/>
        </w:rPr>
        <w:footnoteRef/>
      </w:r>
      <w:r>
        <w:t xml:space="preserve"> [JS] or “praise Your” or “acknowledge You”, or “thankfully confess with praise [for Your]”</w:t>
      </w:r>
    </w:p>
  </w:footnote>
  <w:footnote w:id="362">
    <w:p w14:paraId="63D5291B" w14:textId="120CBC18" w:rsidR="00C61C1A" w:rsidRPr="004A3E27" w:rsidRDefault="00C61C1A"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63">
    <w:p w14:paraId="0396CA5A" w14:textId="2DEA52B7" w:rsidR="00C61C1A" w:rsidRPr="004A3E27" w:rsidRDefault="00C61C1A"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64">
    <w:p w14:paraId="145DE01A" w14:textId="6D6C89A5" w:rsidR="00C61C1A" w:rsidRDefault="00C61C1A" w:rsidP="00733705">
      <w:pPr>
        <w:pStyle w:val="footnote"/>
      </w:pPr>
      <w:r>
        <w:rPr>
          <w:rStyle w:val="FootnoteReference"/>
        </w:rPr>
        <w:footnoteRef/>
      </w:r>
      <w:r>
        <w:t xml:space="preserve"> [JS] literally “He will judge the poor of the people.”</w:t>
      </w:r>
    </w:p>
  </w:footnote>
  <w:footnote w:id="365">
    <w:p w14:paraId="4ADD947E" w14:textId="3381547D" w:rsidR="00C61C1A" w:rsidRPr="004A3E27" w:rsidRDefault="00C61C1A"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66">
    <w:p w14:paraId="31968FA6" w14:textId="77777777" w:rsidR="00C61C1A" w:rsidRPr="004A3E27" w:rsidRDefault="00C61C1A" w:rsidP="00BD5BBE">
      <w:pPr>
        <w:pStyle w:val="footnote"/>
      </w:pPr>
      <w:r w:rsidRPr="004A3E27">
        <w:rPr>
          <w:rStyle w:val="FootnoteReference"/>
        </w:rPr>
        <w:footnoteRef/>
      </w:r>
      <w:r w:rsidRPr="004A3E27">
        <w:t xml:space="preserve"> Rivers: Tigris and Euphrates.</w:t>
      </w:r>
    </w:p>
  </w:footnote>
  <w:footnote w:id="367">
    <w:p w14:paraId="7811A007" w14:textId="64EFDFFD" w:rsidR="00C61C1A" w:rsidRPr="004A3E27" w:rsidRDefault="00C61C1A" w:rsidP="00BD5BBE">
      <w:pPr>
        <w:pStyle w:val="footnote"/>
      </w:pPr>
      <w:r w:rsidRPr="004A3E27">
        <w:rPr>
          <w:rStyle w:val="FootnoteReference"/>
        </w:rPr>
        <w:footnoteRef/>
      </w:r>
      <w:r w:rsidRPr="004A3E27">
        <w:t xml:space="preserve"> </w:t>
      </w:r>
      <w:r>
        <w:t>Cf</w:t>
      </w:r>
      <w:r w:rsidRPr="004A3E27">
        <w:t>. Ps. 47:8.</w:t>
      </w:r>
    </w:p>
  </w:footnote>
  <w:footnote w:id="368">
    <w:p w14:paraId="34781B0F" w14:textId="1A0B612C" w:rsidR="00C61C1A" w:rsidRDefault="00C61C1A" w:rsidP="00E269C1">
      <w:pPr>
        <w:pStyle w:val="footnote"/>
      </w:pPr>
      <w:r>
        <w:rPr>
          <w:rStyle w:val="FootnoteReference"/>
        </w:rPr>
        <w:footnoteRef/>
      </w:r>
      <w:r>
        <w:t xml:space="preserve"> [JS] literally “do obeisance to”, i.e. the physical act of prostrating or bowing down.</w:t>
      </w:r>
    </w:p>
  </w:footnote>
  <w:footnote w:id="369">
    <w:p w14:paraId="57352CBF" w14:textId="0D12012F" w:rsidR="00C61C1A" w:rsidRPr="004A3E27" w:rsidRDefault="00C61C1A" w:rsidP="00BD5BBE">
      <w:pPr>
        <w:pStyle w:val="footnote"/>
      </w:pPr>
      <w:r w:rsidRPr="004A3E27">
        <w:rPr>
          <w:rStyle w:val="FootnoteReference"/>
        </w:rPr>
        <w:footnoteRef/>
      </w:r>
      <w:r w:rsidRPr="004A3E27">
        <w:t xml:space="preserve"> </w:t>
      </w:r>
      <w:r>
        <w:t>Cf</w:t>
      </w:r>
      <w:r w:rsidRPr="004A3E27">
        <w:t>. Rev. 1:18; Heb. 7:25; Num. 14:28.</w:t>
      </w:r>
    </w:p>
  </w:footnote>
  <w:footnote w:id="370">
    <w:p w14:paraId="2E026D23" w14:textId="77777777" w:rsidR="00C61C1A" w:rsidRPr="004A3E27" w:rsidRDefault="00C61C1A"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71">
    <w:p w14:paraId="550199CE" w14:textId="322C0FE5" w:rsidR="00C61C1A" w:rsidRDefault="00C61C1A" w:rsidP="005B5466">
      <w:pPr>
        <w:pStyle w:val="footnote"/>
      </w:pPr>
      <w:r>
        <w:rPr>
          <w:rStyle w:val="FootnoteReference"/>
        </w:rPr>
        <w:footnoteRef/>
      </w:r>
      <w:r>
        <w:t xml:space="preserve"> [JS] or, “So be it! So be it!”</w:t>
      </w:r>
    </w:p>
  </w:footnote>
  <w:footnote w:id="372">
    <w:p w14:paraId="2E2191B6" w14:textId="77777777" w:rsidR="00C61C1A" w:rsidRPr="004A3E27" w:rsidRDefault="00C61C1A"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73">
    <w:p w14:paraId="58DFBD38" w14:textId="77777777" w:rsidR="00C61C1A" w:rsidRPr="004A3E27" w:rsidRDefault="00C61C1A"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C61C1A" w:rsidRPr="004A3E27" w:rsidRDefault="00C61C1A" w:rsidP="00BD5BBE">
      <w:pPr>
        <w:pStyle w:val="footnote"/>
      </w:pPr>
      <w:r w:rsidRPr="004A3E27">
        <w:tab/>
        <w:t>For them there are no pains;</w:t>
      </w:r>
    </w:p>
    <w:p w14:paraId="15E57D33" w14:textId="77777777" w:rsidR="00C61C1A" w:rsidRPr="004A3E27" w:rsidRDefault="00C61C1A" w:rsidP="00BD5BBE">
      <w:pPr>
        <w:pStyle w:val="footnote"/>
      </w:pPr>
      <w:r w:rsidRPr="004A3E27">
        <w:tab/>
        <w:t>fit and strong are their bodies.</w:t>
      </w:r>
    </w:p>
  </w:footnote>
  <w:footnote w:id="374">
    <w:p w14:paraId="2000D9CE" w14:textId="77777777" w:rsidR="00C61C1A" w:rsidRPr="004A3E27" w:rsidRDefault="00C61C1A" w:rsidP="00BD5BBE">
      <w:pPr>
        <w:pStyle w:val="footnote"/>
      </w:pPr>
      <w:r w:rsidRPr="004A3E27">
        <w:rPr>
          <w:rStyle w:val="FootnoteReference"/>
        </w:rPr>
        <w:footnoteRef/>
      </w:r>
      <w:r w:rsidRPr="004A3E27">
        <w:t xml:space="preserve"> The apparent success and prosperity of the godless is transitory and short-lived.</w:t>
      </w:r>
    </w:p>
  </w:footnote>
  <w:footnote w:id="375">
    <w:p w14:paraId="5BB08A3A" w14:textId="77777777" w:rsidR="00C61C1A" w:rsidRPr="004A3E27" w:rsidRDefault="00C61C1A"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76">
    <w:p w14:paraId="1EB3BD79" w14:textId="77777777" w:rsidR="00C61C1A" w:rsidRPr="004A3E27" w:rsidRDefault="00C61C1A"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77">
    <w:p w14:paraId="70787BBC" w14:textId="7DA1EC54" w:rsidR="00C61C1A" w:rsidRPr="004A3E27" w:rsidRDefault="00C61C1A"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78">
    <w:p w14:paraId="592FBEA7" w14:textId="77777777" w:rsidR="00C61C1A" w:rsidRPr="004A3E27" w:rsidRDefault="00C61C1A"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79">
    <w:p w14:paraId="17B1E11D" w14:textId="77777777" w:rsidR="00C61C1A" w:rsidRPr="004A3E27" w:rsidRDefault="00C61C1A"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80">
    <w:p w14:paraId="1E15E436" w14:textId="77777777" w:rsidR="00C61C1A" w:rsidRPr="004A3E27" w:rsidRDefault="00C61C1A"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81">
    <w:p w14:paraId="52B2065B" w14:textId="28E7781C" w:rsidR="00C61C1A" w:rsidRDefault="00C61C1A" w:rsidP="004B0577">
      <w:pPr>
        <w:pStyle w:val="footnote"/>
      </w:pPr>
      <w:r>
        <w:rPr>
          <w:rStyle w:val="FootnoteReference"/>
        </w:rPr>
        <w:footnoteRef/>
      </w:r>
      <w:r>
        <w:t xml:space="preserve"> [JS] holy places, could refer to a place, or people, i.e. “among Your saints”.</w:t>
      </w:r>
    </w:p>
  </w:footnote>
  <w:footnote w:id="382">
    <w:p w14:paraId="3D3DC9BD" w14:textId="4BA8FE39" w:rsidR="00C61C1A" w:rsidRDefault="00C61C1A" w:rsidP="004B0577">
      <w:pPr>
        <w:pStyle w:val="footnote"/>
      </w:pPr>
      <w:r>
        <w:rPr>
          <w:rStyle w:val="FootnoteReference"/>
        </w:rPr>
        <w:footnoteRef/>
      </w:r>
      <w:r>
        <w:t xml:space="preserve"> [JS] or emblems.</w:t>
      </w:r>
    </w:p>
  </w:footnote>
  <w:footnote w:id="383">
    <w:p w14:paraId="48E0BAD1" w14:textId="77777777" w:rsidR="00C61C1A" w:rsidRPr="004A3E27" w:rsidRDefault="00C61C1A" w:rsidP="00BD5BBE">
      <w:pPr>
        <w:pStyle w:val="footnote"/>
      </w:pPr>
      <w:r w:rsidRPr="004A3E27">
        <w:rPr>
          <w:rStyle w:val="FootnoteReference"/>
        </w:rPr>
        <w:footnoteRef/>
      </w:r>
      <w:r w:rsidRPr="004A3E27">
        <w:t xml:space="preserve"> Signs and miracles of God’s presence, protection and deliverance.</w:t>
      </w:r>
    </w:p>
  </w:footnote>
  <w:footnote w:id="384">
    <w:p w14:paraId="706BBD8A" w14:textId="77777777" w:rsidR="00C61C1A" w:rsidRPr="004A3E27" w:rsidRDefault="00C61C1A"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85">
    <w:p w14:paraId="70533A43" w14:textId="77777777" w:rsidR="00C61C1A" w:rsidRPr="004A3E27" w:rsidRDefault="00C61C1A"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86">
    <w:p w14:paraId="2451EBE5" w14:textId="284A8300" w:rsidR="00C61C1A" w:rsidRDefault="00C61C1A" w:rsidP="00E269C1">
      <w:pPr>
        <w:pStyle w:val="footnote"/>
      </w:pPr>
      <w:r>
        <w:rPr>
          <w:rStyle w:val="FootnoteReference"/>
        </w:rPr>
        <w:footnoteRef/>
      </w:r>
      <w:r>
        <w:t xml:space="preserve"> [JS] or “give thanks to You” or “thankfully confess you with praise”</w:t>
      </w:r>
    </w:p>
  </w:footnote>
  <w:footnote w:id="387">
    <w:p w14:paraId="13B7F9F8" w14:textId="32B2D2FD" w:rsidR="00C61C1A" w:rsidRDefault="00C61C1A" w:rsidP="00220BA1">
      <w:pPr>
        <w:pStyle w:val="footnote"/>
      </w:pPr>
      <w:r>
        <w:rPr>
          <w:rStyle w:val="FootnoteReference"/>
        </w:rPr>
        <w:footnoteRef/>
      </w:r>
      <w:r>
        <w:t xml:space="preserve"> [JS] literally “from egress nor from setting” (NETS). OSB has “from the sunrise nor the sunset.”</w:t>
      </w:r>
    </w:p>
  </w:footnote>
  <w:footnote w:id="388">
    <w:p w14:paraId="5A7D4EBB" w14:textId="6C2E1ACC" w:rsidR="00C61C1A" w:rsidRDefault="00C61C1A" w:rsidP="00220BA1">
      <w:pPr>
        <w:pStyle w:val="footnote"/>
      </w:pPr>
      <w:r>
        <w:rPr>
          <w:rStyle w:val="FootnoteReference"/>
        </w:rPr>
        <w:footnoteRef/>
      </w:r>
      <w:r>
        <w:t xml:space="preserve"> [JS] literally “horn”, here and below.</w:t>
      </w:r>
    </w:p>
  </w:footnote>
  <w:footnote w:id="389">
    <w:p w14:paraId="43EF022B" w14:textId="270DF778" w:rsidR="00C61C1A" w:rsidRPr="004A3E27" w:rsidRDefault="00C61C1A"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90">
    <w:p w14:paraId="4332FFC4" w14:textId="6C5875B6" w:rsidR="00C61C1A" w:rsidRPr="004A3E27" w:rsidRDefault="00C61C1A" w:rsidP="00BD5BBE">
      <w:pPr>
        <w:pStyle w:val="footnote"/>
      </w:pPr>
      <w:r w:rsidRPr="004A3E27">
        <w:rPr>
          <w:rStyle w:val="FootnoteReference"/>
        </w:rPr>
        <w:footnoteRef/>
      </w:r>
      <w:r w:rsidRPr="004A3E27">
        <w:t xml:space="preserve"> </w:t>
      </w:r>
      <w:r>
        <w:t>Cf</w:t>
      </w:r>
      <w:r w:rsidRPr="004A3E27">
        <w:t>. Ps. 45:10; Is. 2:4; 11:9; 65:25; Hos. 2:18; Zac. 9:10.</w:t>
      </w:r>
    </w:p>
  </w:footnote>
  <w:footnote w:id="391">
    <w:p w14:paraId="168ADB5F" w14:textId="77777777" w:rsidR="00C61C1A" w:rsidRPr="004A3E27" w:rsidRDefault="00C61C1A" w:rsidP="00BD5BBE">
      <w:pPr>
        <w:pStyle w:val="footnote"/>
      </w:pPr>
      <w:r w:rsidRPr="004A3E27">
        <w:rPr>
          <w:rStyle w:val="FootnoteReference"/>
        </w:rPr>
        <w:footnoteRef/>
      </w:r>
      <w:r w:rsidRPr="004A3E27">
        <w:t xml:space="preserve"> Sinai and Zion, Moses and Christ, the Law and the Gospel enlighten the earth.</w:t>
      </w:r>
    </w:p>
  </w:footnote>
  <w:footnote w:id="392">
    <w:p w14:paraId="680E84D4" w14:textId="296262B0" w:rsidR="00C61C1A" w:rsidRPr="004A3E27" w:rsidRDefault="00C61C1A"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Surely the wrath of man shall praise thee.</w:t>
      </w:r>
    </w:p>
  </w:footnote>
  <w:footnote w:id="393">
    <w:p w14:paraId="100AB77F" w14:textId="77777777" w:rsidR="00C61C1A" w:rsidRPr="004A3E27" w:rsidRDefault="00C61C1A"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94">
    <w:p w14:paraId="19D36410" w14:textId="52AB6CF1" w:rsidR="00C61C1A" w:rsidRDefault="00C61C1A"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95">
    <w:p w14:paraId="2AEE0DC8" w14:textId="2C9926C9" w:rsidR="00C61C1A" w:rsidRDefault="00C61C1A" w:rsidP="0077116C">
      <w:pPr>
        <w:pStyle w:val="footnote"/>
      </w:pPr>
      <w:r>
        <w:rPr>
          <w:rStyle w:val="FootnoteReference"/>
        </w:rPr>
        <w:footnoteRef/>
      </w:r>
      <w:r>
        <w:t xml:space="preserve"> [JS] literally, “their voice”</w:t>
      </w:r>
    </w:p>
  </w:footnote>
  <w:footnote w:id="396">
    <w:p w14:paraId="691BE305" w14:textId="638D6FB9" w:rsidR="00C61C1A" w:rsidRDefault="00C61C1A" w:rsidP="0077116C">
      <w:pPr>
        <w:pStyle w:val="footnote"/>
      </w:pPr>
      <w:r>
        <w:rPr>
          <w:rStyle w:val="FootnoteReference"/>
        </w:rPr>
        <w:footnoteRef/>
      </w:r>
      <w:r>
        <w:t xml:space="preserve"> [JS] literally, “arrows”</w:t>
      </w:r>
    </w:p>
  </w:footnote>
  <w:footnote w:id="397">
    <w:p w14:paraId="02B0A65D" w14:textId="5AC6E269" w:rsidR="00C61C1A" w:rsidRDefault="00C61C1A" w:rsidP="0077116C">
      <w:pPr>
        <w:pStyle w:val="footnote"/>
      </w:pPr>
      <w:r>
        <w:rPr>
          <w:rStyle w:val="FootnoteReference"/>
        </w:rPr>
        <w:footnoteRef/>
      </w:r>
      <w:r>
        <w:t xml:space="preserve"> [JS] literally, “voice”</w:t>
      </w:r>
    </w:p>
  </w:footnote>
  <w:footnote w:id="398">
    <w:p w14:paraId="062E4DFE" w14:textId="77777777" w:rsidR="00C61C1A" w:rsidRDefault="00C61C1A"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C61C1A" w:rsidRDefault="00C61C1A" w:rsidP="00BD5BBE">
      <w:pPr>
        <w:pStyle w:val="footnote"/>
      </w:pPr>
      <w:r>
        <w:tab/>
        <w:t>‘I will speak My mind in parables,</w:t>
      </w:r>
    </w:p>
    <w:p w14:paraId="04636509" w14:textId="5081AB06" w:rsidR="00C61C1A" w:rsidRDefault="00C61C1A" w:rsidP="00BD5BBE">
      <w:pPr>
        <w:pStyle w:val="footnote"/>
      </w:pPr>
      <w:r>
        <w:tab/>
        <w:t>divulge secrets hidden since creation’ (cf. Rev. 3:14).</w:t>
      </w:r>
    </w:p>
  </w:footnote>
  <w:footnote w:id="399">
    <w:p w14:paraId="7427B3ED" w14:textId="77777777" w:rsidR="00C61C1A" w:rsidRDefault="00C61C1A"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00">
    <w:p w14:paraId="322E8B00" w14:textId="45C17DD9" w:rsidR="00C61C1A" w:rsidRDefault="00C61C1A" w:rsidP="00BD5BBE">
      <w:pPr>
        <w:pStyle w:val="footnote"/>
      </w:pPr>
      <w:r>
        <w:rPr>
          <w:rStyle w:val="FootnoteReference"/>
        </w:rPr>
        <w:footnoteRef/>
      </w:r>
      <w:r>
        <w:t xml:space="preserve"> Ephraim = Israel (cf. Hos. 7; Num. 14; 1 Sam. 4).</w:t>
      </w:r>
    </w:p>
  </w:footnote>
  <w:footnote w:id="401">
    <w:p w14:paraId="0E4A044E" w14:textId="4F6EBBCE" w:rsidR="00C61C1A" w:rsidRDefault="00C61C1A" w:rsidP="008A536F">
      <w:pPr>
        <w:pStyle w:val="footnote"/>
      </w:pPr>
      <w:r>
        <w:rPr>
          <w:rStyle w:val="FootnoteReference"/>
        </w:rPr>
        <w:footnoteRef/>
      </w:r>
      <w:r>
        <w:t xml:space="preserve"> [JS] literally, “a waterless land”</w:t>
      </w:r>
    </w:p>
  </w:footnote>
  <w:footnote w:id="402">
    <w:p w14:paraId="3E975B3D" w14:textId="77777777" w:rsidR="00C61C1A" w:rsidRDefault="00C61C1A" w:rsidP="00BD5BBE">
      <w:pPr>
        <w:pStyle w:val="footnote"/>
      </w:pPr>
      <w:r>
        <w:rPr>
          <w:rStyle w:val="FootnoteReference"/>
        </w:rPr>
        <w:footnoteRef/>
      </w:r>
      <w:r>
        <w:t xml:space="preserve"> He deferred giving them the promised food and the Promised Land.</w:t>
      </w:r>
    </w:p>
  </w:footnote>
  <w:footnote w:id="403">
    <w:p w14:paraId="0FFCC018" w14:textId="5FB43138" w:rsidR="00C61C1A" w:rsidRDefault="00C61C1A"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04">
    <w:p w14:paraId="7932D42F" w14:textId="0C4D29DA" w:rsidR="00C61C1A" w:rsidRDefault="00C61C1A" w:rsidP="00287CDE">
      <w:pPr>
        <w:pStyle w:val="footnote"/>
      </w:pPr>
      <w:r>
        <w:rPr>
          <w:rStyle w:val="FootnoteReference"/>
        </w:rPr>
        <w:footnoteRef/>
      </w:r>
      <w:r>
        <w:t xml:space="preserve"> [JS] Fr. Lazarus has “recovered from wine”</w:t>
      </w:r>
    </w:p>
  </w:footnote>
  <w:footnote w:id="405">
    <w:p w14:paraId="4F93FDA3" w14:textId="3D07B295" w:rsidR="00C61C1A" w:rsidRDefault="00C61C1A"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06">
    <w:p w14:paraId="7B76452E" w14:textId="635C6B00" w:rsidR="00C61C1A" w:rsidRDefault="00C61C1A" w:rsidP="00BD5BBE">
      <w:pPr>
        <w:pStyle w:val="footnote"/>
      </w:pPr>
      <w:r>
        <w:rPr>
          <w:rStyle w:val="FootnoteReference"/>
        </w:rPr>
        <w:footnoteRef/>
      </w:r>
      <w:r>
        <w:t xml:space="preserve"> sanctuary: </w:t>
      </w:r>
      <w:r w:rsidRPr="00636EF6">
        <w:rPr>
          <w:i/>
        </w:rPr>
        <w:t>lit</w:t>
      </w:r>
      <w:r>
        <w:t>. place. Cf. Psalm 131:5 and footnote there.</w:t>
      </w:r>
    </w:p>
  </w:footnote>
  <w:footnote w:id="407">
    <w:p w14:paraId="0348F64B" w14:textId="77777777" w:rsidR="00C61C1A" w:rsidRDefault="00C61C1A" w:rsidP="00BD5BBE">
      <w:pPr>
        <w:pStyle w:val="footnote"/>
      </w:pPr>
      <w:r>
        <w:rPr>
          <w:rStyle w:val="FootnoteReference"/>
        </w:rPr>
        <w:footnoteRef/>
      </w:r>
      <w:r>
        <w:t xml:space="preserve"> John 15.</w:t>
      </w:r>
    </w:p>
  </w:footnote>
  <w:footnote w:id="408">
    <w:p w14:paraId="211D4309" w14:textId="77777777" w:rsidR="00C61C1A" w:rsidRDefault="00C61C1A" w:rsidP="00BD5BBE">
      <w:pPr>
        <w:pStyle w:val="footnote"/>
      </w:pPr>
      <w:r>
        <w:rPr>
          <w:rStyle w:val="FootnoteReference"/>
        </w:rPr>
        <w:footnoteRef/>
      </w:r>
      <w:r>
        <w:t xml:space="preserve"> Joseph = Israel (Gen. 40:23; 48:15; Amos 6:6).</w:t>
      </w:r>
    </w:p>
  </w:footnote>
  <w:footnote w:id="409">
    <w:p w14:paraId="7AA1750E" w14:textId="77777777" w:rsidR="00C61C1A" w:rsidRDefault="00C61C1A" w:rsidP="00BD5BBE">
      <w:pPr>
        <w:pStyle w:val="footnote"/>
      </w:pPr>
      <w:r>
        <w:rPr>
          <w:rStyle w:val="FootnoteReference"/>
        </w:rPr>
        <w:footnoteRef/>
      </w:r>
      <w:r>
        <w:t xml:space="preserve"> 2 Sam. 6:2 (LXX).</w:t>
      </w:r>
    </w:p>
  </w:footnote>
  <w:footnote w:id="410">
    <w:p w14:paraId="4A2B3530" w14:textId="5B5CF4B9" w:rsidR="00C61C1A" w:rsidRDefault="00C61C1A" w:rsidP="006B0A9B">
      <w:pPr>
        <w:pStyle w:val="footnote"/>
      </w:pPr>
      <w:r>
        <w:rPr>
          <w:rStyle w:val="FootnoteReference"/>
        </w:rPr>
        <w:footnoteRef/>
      </w:r>
      <w:r>
        <w:t xml:space="preserve"> [JS] or “appear” or “reveal Yourself”</w:t>
      </w:r>
    </w:p>
  </w:footnote>
  <w:footnote w:id="411">
    <w:p w14:paraId="502F316B" w14:textId="0CF056C9" w:rsidR="00C61C1A" w:rsidRDefault="00C61C1A" w:rsidP="00542B9B">
      <w:pPr>
        <w:pStyle w:val="footnote"/>
      </w:pPr>
      <w:r>
        <w:rPr>
          <w:rStyle w:val="FootnoteReference"/>
        </w:rPr>
        <w:footnoteRef/>
      </w:r>
      <w:r>
        <w:t xml:space="preserve"> [JS] or “reveal Your face”.</w:t>
      </w:r>
    </w:p>
  </w:footnote>
  <w:footnote w:id="412">
    <w:p w14:paraId="1F148131" w14:textId="7C16470D" w:rsidR="00C61C1A" w:rsidRDefault="00C61C1A"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(cf. Ezra 5:2). See Ps. 126 and footnote there.</w:t>
      </w:r>
    </w:p>
  </w:footnote>
  <w:footnote w:id="413">
    <w:p w14:paraId="70ACE5E0" w14:textId="77777777" w:rsidR="00C61C1A" w:rsidRDefault="00C61C1A" w:rsidP="00BD5BBE">
      <w:pPr>
        <w:pStyle w:val="footnote"/>
      </w:pPr>
      <w:r>
        <w:rPr>
          <w:rStyle w:val="FootnoteReference"/>
        </w:rPr>
        <w:footnoteRef/>
      </w:r>
      <w:r>
        <w:t xml:space="preserve"> ‘What tongue? The voice of God’ (St Athanasius).</w:t>
      </w:r>
    </w:p>
  </w:footnote>
  <w:footnote w:id="414">
    <w:p w14:paraId="33FBC19B" w14:textId="77777777" w:rsidR="00C61C1A" w:rsidRDefault="00C61C1A" w:rsidP="00BD5BBE">
      <w:pPr>
        <w:pStyle w:val="footnote"/>
      </w:pPr>
      <w:r>
        <w:rPr>
          <w:rStyle w:val="FootnoteReference"/>
        </w:rPr>
        <w:footnoteRef/>
      </w:r>
      <w:r>
        <w:t xml:space="preserve"> Exodus 9:23; 19:16.</w:t>
      </w:r>
    </w:p>
  </w:footnote>
  <w:footnote w:id="415">
    <w:p w14:paraId="5C3F1B44" w14:textId="608ECC60" w:rsidR="00C61C1A" w:rsidRDefault="00C61C1A" w:rsidP="00BD5BBE">
      <w:pPr>
        <w:pStyle w:val="footnote"/>
      </w:pPr>
      <w:r>
        <w:rPr>
          <w:rStyle w:val="FootnoteReference"/>
        </w:rPr>
        <w:footnoteRef/>
      </w:r>
      <w:r>
        <w:t xml:space="preserve"> ‘You have always been deaf to His voice, blind to the vision of Him’ (Jn. 5:37; cf. Deut. 18:16; Isaiah 48:18).</w:t>
      </w:r>
    </w:p>
  </w:footnote>
  <w:footnote w:id="416">
    <w:p w14:paraId="7C05F63D" w14:textId="2961204D" w:rsidR="00C61C1A" w:rsidRDefault="00C61C1A"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17">
    <w:p w14:paraId="0BC469A4" w14:textId="77777777" w:rsidR="00C61C1A" w:rsidRDefault="00C61C1A" w:rsidP="00BD5BBE">
      <w:pPr>
        <w:pStyle w:val="footnote"/>
      </w:pPr>
      <w:r>
        <w:rPr>
          <w:rStyle w:val="FootnoteReference"/>
        </w:rPr>
        <w:footnoteRef/>
      </w:r>
      <w:r>
        <w:t xml:space="preserve"> </w:t>
      </w:r>
      <w:r>
        <w:rPr>
          <w:i/>
        </w:rPr>
        <w:t>See the previous footnote</w:t>
      </w:r>
      <w:r>
        <w:t>.</w:t>
      </w:r>
    </w:p>
  </w:footnote>
  <w:footnote w:id="418">
    <w:p w14:paraId="09156637" w14:textId="44D0701B" w:rsidR="00C61C1A" w:rsidRDefault="00C61C1A" w:rsidP="00BD5BBE">
      <w:pPr>
        <w:pStyle w:val="footnote"/>
      </w:pPr>
      <w:r>
        <w:rPr>
          <w:rStyle w:val="FootnoteReference"/>
        </w:rPr>
        <w:footnoteRef/>
      </w:r>
      <w:r>
        <w:t xml:space="preserve"> Cf. Isaiah 36:6; 2 Chron. 32:8; 1 Tim. 6:17; Ps. 74:4; Gal. 2:9; 1 Sam. 2:8.</w:t>
      </w:r>
    </w:p>
  </w:footnote>
  <w:footnote w:id="419">
    <w:p w14:paraId="14FEF0D9" w14:textId="77777777" w:rsidR="00C61C1A" w:rsidRDefault="00C61C1A" w:rsidP="00BD5BBE">
      <w:pPr>
        <w:pStyle w:val="footnote"/>
      </w:pPr>
      <w:r>
        <w:rPr>
          <w:rStyle w:val="FootnoteReference"/>
        </w:rPr>
        <w:footnoteRef/>
      </w:r>
      <w:r>
        <w:t xml:space="preserve"> John 10:34-36.</w:t>
      </w:r>
    </w:p>
  </w:footnote>
  <w:footnote w:id="420">
    <w:p w14:paraId="136A7666" w14:textId="77777777" w:rsidR="00C61C1A" w:rsidRDefault="00C61C1A" w:rsidP="00BD5BBE">
      <w:pPr>
        <w:pStyle w:val="footnote"/>
      </w:pPr>
      <w:r>
        <w:rPr>
          <w:rStyle w:val="FootnoteReference"/>
        </w:rPr>
        <w:footnoteRef/>
      </w:r>
      <w:r>
        <w:t xml:space="preserve"> This prayer is already answered (John 3:18; 9:39; 12:31; Acts 17:31).</w:t>
      </w:r>
    </w:p>
  </w:footnote>
  <w:footnote w:id="421">
    <w:p w14:paraId="764CD80E" w14:textId="77777777" w:rsidR="00C61C1A" w:rsidRDefault="00C61C1A" w:rsidP="00BD5BBE">
      <w:pPr>
        <w:pStyle w:val="footnote"/>
      </w:pPr>
      <w:r>
        <w:rPr>
          <w:rStyle w:val="FootnoteReference"/>
        </w:rPr>
        <w:footnoteRef/>
      </w:r>
      <w:r>
        <w:t xml:space="preserve"> </w:t>
      </w:r>
      <w:r w:rsidRPr="003111C9">
        <w:rPr>
          <w:i/>
        </w:rPr>
        <w:t>Lit</w:t>
      </w:r>
      <w:r>
        <w:t>. ‘How beloved are Your dwellings.’</w:t>
      </w:r>
    </w:p>
  </w:footnote>
  <w:footnote w:id="422">
    <w:p w14:paraId="7D098958" w14:textId="77777777" w:rsidR="00C61C1A" w:rsidRDefault="00C61C1A" w:rsidP="00BD5BBE">
      <w:pPr>
        <w:pStyle w:val="footnote"/>
      </w:pPr>
      <w:r>
        <w:rPr>
          <w:rStyle w:val="FootnoteReference"/>
        </w:rPr>
        <w:footnoteRef/>
      </w:r>
      <w:r>
        <w:t xml:space="preserve"> Man has made a mess of the earth (Gen. 3; Isaiah 24:4-6 etc.)</w:t>
      </w:r>
    </w:p>
  </w:footnote>
  <w:footnote w:id="423">
    <w:p w14:paraId="65885EA4" w14:textId="7CFB9AA8" w:rsidR="00C61C1A" w:rsidRDefault="00C61C1A" w:rsidP="00C7094F">
      <w:pPr>
        <w:pStyle w:val="footnote"/>
      </w:pPr>
      <w:r>
        <w:rPr>
          <w:rStyle w:val="FootnoteReference"/>
        </w:rPr>
        <w:footnoteRef/>
      </w:r>
      <w:r>
        <w:t xml:space="preserve"> [JS] or “anointed”</w:t>
      </w:r>
    </w:p>
  </w:footnote>
  <w:footnote w:id="424">
    <w:p w14:paraId="71E6E356" w14:textId="3B6C4C62" w:rsidR="00C61C1A" w:rsidRDefault="00C61C1A" w:rsidP="00BD5BBE">
      <w:pPr>
        <w:pStyle w:val="footnote"/>
      </w:pPr>
      <w:r>
        <w:rPr>
          <w:rStyle w:val="FootnoteReference"/>
        </w:rPr>
        <w:footnoteRef/>
      </w:r>
      <w:r>
        <w:t xml:space="preserve"> Cf. Lk. 13:25; Mk. 4:11; Col. 4:5; Rev. 22:15.</w:t>
      </w:r>
    </w:p>
  </w:footnote>
  <w:footnote w:id="425">
    <w:p w14:paraId="39C94F4B" w14:textId="0B87A78E" w:rsidR="00C61C1A" w:rsidRDefault="00C61C1A" w:rsidP="006B0A9B">
      <w:pPr>
        <w:pStyle w:val="footnote"/>
      </w:pPr>
      <w:r>
        <w:rPr>
          <w:rStyle w:val="FootnoteReference"/>
        </w:rPr>
        <w:footnoteRef/>
      </w:r>
      <w:r>
        <w:t xml:space="preserve"> [JS] or “transgressions”</w:t>
      </w:r>
    </w:p>
  </w:footnote>
  <w:footnote w:id="426">
    <w:p w14:paraId="41AC4983" w14:textId="77777777" w:rsidR="00C61C1A" w:rsidRDefault="00C61C1A" w:rsidP="00BD5BBE">
      <w:pPr>
        <w:pStyle w:val="footnote"/>
      </w:pPr>
      <w:r>
        <w:rPr>
          <w:rStyle w:val="FootnoteReference"/>
        </w:rPr>
        <w:footnoteRef/>
      </w:r>
      <w:r>
        <w:t xml:space="preserve"> God is love. Love covers all sins (see 1 Jn. 4:16; 1 Pet. 4:8; Prov. 10:12; Jas. 5:20; Lk. 7:47).</w:t>
      </w:r>
    </w:p>
  </w:footnote>
  <w:footnote w:id="427">
    <w:p w14:paraId="3B0173D6" w14:textId="15DA3620" w:rsidR="00C61C1A" w:rsidRDefault="00C61C1A" w:rsidP="009745F6">
      <w:pPr>
        <w:pStyle w:val="footnote"/>
      </w:pPr>
      <w:r>
        <w:rPr>
          <w:rStyle w:val="FootnoteReference"/>
        </w:rPr>
        <w:footnoteRef/>
      </w:r>
      <w:r>
        <w:t xml:space="preserve"> [JS] Fr. Lazarus has, “convert us”</w:t>
      </w:r>
    </w:p>
  </w:footnote>
  <w:footnote w:id="428">
    <w:p w14:paraId="5359A239" w14:textId="2D06041F" w:rsidR="00C61C1A" w:rsidRDefault="00C61C1A" w:rsidP="009745F6">
      <w:pPr>
        <w:pStyle w:val="footnote"/>
      </w:pPr>
      <w:r>
        <w:rPr>
          <w:rStyle w:val="FootnoteReference"/>
        </w:rPr>
        <w:footnoteRef/>
      </w:r>
      <w:r>
        <w:t xml:space="preserve"> [JS] or “sprouted”</w:t>
      </w:r>
    </w:p>
  </w:footnote>
  <w:footnote w:id="429">
    <w:p w14:paraId="098CF664" w14:textId="4B2C526D" w:rsidR="00C61C1A" w:rsidRDefault="00C61C1A" w:rsidP="00BD5BBE">
      <w:pPr>
        <w:pStyle w:val="footnote"/>
      </w:pPr>
      <w:r>
        <w:rPr>
          <w:rStyle w:val="FootnoteReference"/>
        </w:rPr>
        <w:footnoteRef/>
      </w:r>
      <w:r>
        <w:t xml:space="preserve"> holy: cf. 1 Cor. 3:16,17; 6:15-19; Heb. 3:1; 12:10; 1 Pet. 1:15,16; 2 Pet. 1-4.</w:t>
      </w:r>
    </w:p>
  </w:footnote>
  <w:footnote w:id="430">
    <w:p w14:paraId="7FD51EF5" w14:textId="77777777" w:rsidR="00C61C1A" w:rsidRDefault="00C61C1A" w:rsidP="00BD5BBE">
      <w:pPr>
        <w:pStyle w:val="footnote"/>
      </w:pPr>
      <w:r>
        <w:rPr>
          <w:rStyle w:val="FootnoteReference"/>
        </w:rPr>
        <w:footnoteRef/>
      </w:r>
      <w:r>
        <w:t xml:space="preserve"> Powers of the soul are will, desire, intellect, understanding, memory, imagination.</w:t>
      </w:r>
    </w:p>
  </w:footnote>
  <w:footnote w:id="431">
    <w:p w14:paraId="5045F193" w14:textId="6C847ECE" w:rsidR="00C61C1A" w:rsidRDefault="00C61C1A" w:rsidP="00751701">
      <w:pPr>
        <w:pStyle w:val="footnote"/>
      </w:pPr>
      <w:r>
        <w:rPr>
          <w:rStyle w:val="FootnoteReference"/>
        </w:rPr>
        <w:footnoteRef/>
      </w:r>
      <w:r>
        <w:t xml:space="preserve"> [JS] literally, “voice”</w:t>
      </w:r>
    </w:p>
  </w:footnote>
  <w:footnote w:id="432">
    <w:p w14:paraId="3DAD2C70" w14:textId="080A36FD" w:rsidR="00C61C1A" w:rsidRDefault="00C61C1A" w:rsidP="00C32C04">
      <w:pPr>
        <w:pStyle w:val="footnote"/>
      </w:pPr>
      <w:r>
        <w:rPr>
          <w:rStyle w:val="FootnoteReference"/>
        </w:rPr>
        <w:footnoteRef/>
      </w:r>
      <w:r>
        <w:t xml:space="preserve"> [JS] Literally, “do obeisance”, i.e. physically bow down</w:t>
      </w:r>
    </w:p>
  </w:footnote>
  <w:footnote w:id="433">
    <w:p w14:paraId="2E11ABE5" w14:textId="77777777" w:rsidR="00C61C1A" w:rsidRDefault="00C61C1A" w:rsidP="00BD5BBE">
      <w:pPr>
        <w:pStyle w:val="footnote"/>
      </w:pPr>
      <w:r>
        <w:rPr>
          <w:rStyle w:val="FootnoteReference"/>
        </w:rPr>
        <w:footnoteRef/>
      </w:r>
      <w:r>
        <w:t xml:space="preserve"> ‘The song of the Lamb.’ (Rev. 15:3-5; John 12:32).</w:t>
      </w:r>
    </w:p>
  </w:footnote>
  <w:footnote w:id="434">
    <w:p w14:paraId="7112E84B" w14:textId="2D3BBD84" w:rsidR="00C61C1A" w:rsidRDefault="00C61C1A" w:rsidP="00C32C04">
      <w:pPr>
        <w:pStyle w:val="footnote"/>
      </w:pPr>
      <w:r>
        <w:rPr>
          <w:rStyle w:val="FootnoteReference"/>
        </w:rPr>
        <w:footnoteRef/>
      </w:r>
      <w:r>
        <w:t xml:space="preserve"> [JS] Or “I will give thanks to You,” or “I will thankfully confess You with praise”</w:t>
      </w:r>
    </w:p>
  </w:footnote>
  <w:footnote w:id="435">
    <w:p w14:paraId="108052F0" w14:textId="2ED40FDD" w:rsidR="00C61C1A" w:rsidRDefault="00C61C1A" w:rsidP="00C32C04">
      <w:pPr>
        <w:pStyle w:val="footnote"/>
      </w:pPr>
      <w:r>
        <w:rPr>
          <w:rStyle w:val="FootnoteReference"/>
        </w:rPr>
        <w:footnoteRef/>
      </w:r>
      <w:r>
        <w:t xml:space="preserve"> [JS] or “lawless”</w:t>
      </w:r>
    </w:p>
  </w:footnote>
  <w:footnote w:id="436">
    <w:p w14:paraId="76D459DC" w14:textId="1D5E39F2" w:rsidR="00C61C1A" w:rsidRDefault="00C61C1A" w:rsidP="004A5192">
      <w:pPr>
        <w:pStyle w:val="footnote"/>
      </w:pPr>
      <w:r>
        <w:rPr>
          <w:rStyle w:val="FootnoteReference"/>
        </w:rPr>
        <w:footnoteRef/>
      </w:r>
      <w:r>
        <w:t xml:space="preserve"> [JS] Or, “band”, “gathering”, or “synagogue”</w:t>
      </w:r>
    </w:p>
  </w:footnote>
  <w:footnote w:id="437">
    <w:p w14:paraId="664DD95E" w14:textId="08E445BA" w:rsidR="00C61C1A" w:rsidRDefault="00C61C1A" w:rsidP="004A5192">
      <w:pPr>
        <w:pStyle w:val="footnote"/>
      </w:pPr>
      <w:r>
        <w:rPr>
          <w:rStyle w:val="FootnoteReference"/>
        </w:rPr>
        <w:footnoteRef/>
      </w:r>
      <w:r>
        <w:t xml:space="preserve"> [JS] or “pitful”, or “full of pity”, but that has a different connotation in English today.</w:t>
      </w:r>
    </w:p>
  </w:footnote>
  <w:footnote w:id="438">
    <w:p w14:paraId="76FC32A6" w14:textId="12211DCE" w:rsidR="00C61C1A" w:rsidRDefault="00C61C1A"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39">
    <w:p w14:paraId="44300EEE" w14:textId="77777777" w:rsidR="00C61C1A" w:rsidRDefault="00C61C1A"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40">
    <w:p w14:paraId="585E74D4" w14:textId="33BA106A" w:rsidR="00C61C1A" w:rsidRDefault="00C61C1A" w:rsidP="00ED7AD3">
      <w:pPr>
        <w:pStyle w:val="footnote"/>
      </w:pPr>
      <w:r>
        <w:rPr>
          <w:rStyle w:val="FootnoteReference"/>
        </w:rPr>
        <w:footnoteRef/>
      </w:r>
      <w:r>
        <w:t xml:space="preserve"> [JS] or “Mother Zion will say,”</w:t>
      </w:r>
    </w:p>
  </w:footnote>
  <w:footnote w:id="441">
    <w:p w14:paraId="2178F99A" w14:textId="083F0AD6" w:rsidR="00C61C1A" w:rsidRDefault="00C61C1A" w:rsidP="00ED7AD3">
      <w:pPr>
        <w:pStyle w:val="footnote"/>
      </w:pPr>
      <w:r>
        <w:rPr>
          <w:rStyle w:val="FootnoteReference"/>
        </w:rPr>
        <w:footnoteRef/>
      </w:r>
      <w:r>
        <w:t xml:space="preserve"> [JS] Coptic has, “that a man and a man dwelt in her”</w:t>
      </w:r>
    </w:p>
  </w:footnote>
  <w:footnote w:id="442">
    <w:p w14:paraId="02B9876C" w14:textId="77777777" w:rsidR="00C61C1A" w:rsidRDefault="00C61C1A"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43">
    <w:p w14:paraId="6A0707A1" w14:textId="1AC8DF0B" w:rsidR="00C61C1A" w:rsidRDefault="00C61C1A" w:rsidP="004E2A9B">
      <w:pPr>
        <w:pStyle w:val="footnote"/>
      </w:pPr>
      <w:r>
        <w:rPr>
          <w:rStyle w:val="FootnoteReference"/>
        </w:rPr>
        <w:footnoteRef/>
      </w:r>
      <w:r>
        <w:t xml:space="preserve"> [JS] or, “corpses”</w:t>
      </w:r>
    </w:p>
  </w:footnote>
  <w:footnote w:id="444">
    <w:p w14:paraId="228CEE3D" w14:textId="77777777" w:rsidR="00C61C1A" w:rsidRDefault="00C61C1A"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45">
    <w:p w14:paraId="462F1208" w14:textId="4D992D60" w:rsidR="00C61C1A" w:rsidRDefault="00C61C1A" w:rsidP="004E2A9B">
      <w:pPr>
        <w:pStyle w:val="footnote"/>
      </w:pPr>
      <w:r>
        <w:rPr>
          <w:rStyle w:val="FootnoteReference"/>
        </w:rPr>
        <w:footnoteRef/>
      </w:r>
      <w:r>
        <w:t xml:space="preserve"> [JS] or “billows”</w:t>
      </w:r>
    </w:p>
  </w:footnote>
  <w:footnote w:id="446">
    <w:p w14:paraId="5ACFD856" w14:textId="14632015" w:rsidR="00C61C1A" w:rsidRDefault="00C61C1A" w:rsidP="00FF46D1">
      <w:pPr>
        <w:pStyle w:val="footnote"/>
      </w:pPr>
      <w:r>
        <w:rPr>
          <w:rStyle w:val="FootnoteReference"/>
        </w:rPr>
        <w:footnoteRef/>
      </w:r>
      <w:r>
        <w:t xml:space="preserve"> [JS] “they” refers to “the dead”, not to “physicians”</w:t>
      </w:r>
    </w:p>
  </w:footnote>
  <w:footnote w:id="447">
    <w:p w14:paraId="0E2F399B" w14:textId="26144FDB" w:rsidR="00C61C1A" w:rsidRDefault="00C61C1A" w:rsidP="00F06A9C">
      <w:pPr>
        <w:pStyle w:val="footnote"/>
      </w:pPr>
      <w:r>
        <w:rPr>
          <w:rStyle w:val="FootnoteReference"/>
        </w:rPr>
        <w:footnoteRef/>
      </w:r>
      <w:r>
        <w:t xml:space="preserve"> [JS] or “acknowledge You,” or “praise You,” or “thankfully confess You with praise”</w:t>
      </w:r>
    </w:p>
  </w:footnote>
  <w:footnote w:id="448">
    <w:p w14:paraId="73BB560B" w14:textId="3F96747B" w:rsidR="00C61C1A" w:rsidRDefault="00C61C1A" w:rsidP="00FF46D1">
      <w:pPr>
        <w:pStyle w:val="footnote"/>
      </w:pPr>
      <w:r>
        <w:rPr>
          <w:rStyle w:val="FootnoteReference"/>
        </w:rPr>
        <w:footnoteRef/>
      </w:r>
      <w:r>
        <w:t xml:space="preserve"> [JS] Fr. Lazarus has “the land of oblivion”. Being forgotten by God means death, being remembered by God means life.</w:t>
      </w:r>
    </w:p>
  </w:footnote>
  <w:footnote w:id="449">
    <w:p w14:paraId="139C4FE4" w14:textId="05D71ED0" w:rsidR="00C61C1A" w:rsidRDefault="00C61C1A"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450">
    <w:p w14:paraId="6EB18B02" w14:textId="77777777" w:rsidR="00C61C1A" w:rsidRDefault="00C61C1A" w:rsidP="00BD5BBE">
      <w:pPr>
        <w:pStyle w:val="footnote"/>
      </w:pPr>
      <w:r>
        <w:rPr>
          <w:rStyle w:val="FootnoteReference"/>
        </w:rPr>
        <w:footnoteRef/>
      </w:r>
      <w:r>
        <w:t xml:space="preserve"> ‘God’s mercy is the salvation and grace granted by Christ’ (St. Athanasius).</w:t>
      </w:r>
    </w:p>
  </w:footnote>
  <w:footnote w:id="451">
    <w:p w14:paraId="2C2EB9DF" w14:textId="77777777" w:rsidR="00C61C1A" w:rsidRDefault="00C61C1A"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52">
    <w:p w14:paraId="0AA4687D" w14:textId="4D39510D" w:rsidR="00C61C1A" w:rsidRDefault="00C61C1A" w:rsidP="006D6CF8">
      <w:pPr>
        <w:pStyle w:val="footnote"/>
      </w:pPr>
      <w:r>
        <w:rPr>
          <w:rStyle w:val="FootnoteReference"/>
        </w:rPr>
        <w:footnoteRef/>
      </w:r>
      <w:r>
        <w:t xml:space="preserve"> [JS] Fr. Lazarus has, “for an eternal reign”</w:t>
      </w:r>
    </w:p>
  </w:footnote>
  <w:footnote w:id="453">
    <w:p w14:paraId="71813680" w14:textId="7D3BCF59" w:rsidR="00C61C1A" w:rsidRDefault="00C61C1A" w:rsidP="006D6CF8">
      <w:pPr>
        <w:pStyle w:val="footnote"/>
      </w:pPr>
      <w:r>
        <w:rPr>
          <w:rStyle w:val="FootnoteReference"/>
        </w:rPr>
        <w:footnoteRef/>
      </w:r>
      <w:r>
        <w:t xml:space="preserve"> [JS] Fr. Lazarus has, “for all generations.”</w:t>
      </w:r>
    </w:p>
  </w:footnote>
  <w:footnote w:id="454">
    <w:p w14:paraId="3E8CA221" w14:textId="7ED1052D" w:rsidR="00C61C1A" w:rsidRDefault="00C61C1A"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w:t>
      </w:r>
      <w:proofErr w:type="gramStart"/>
      <w:r>
        <w:t>cases..</w:t>
      </w:r>
      <w:proofErr w:type="gramEnd"/>
    </w:p>
  </w:footnote>
  <w:footnote w:id="455">
    <w:p w14:paraId="033CDC5C" w14:textId="2A3450CF" w:rsidR="00C61C1A" w:rsidRDefault="00C61C1A" w:rsidP="006D6CF8">
      <w:pPr>
        <w:pStyle w:val="footnote"/>
      </w:pPr>
      <w:r>
        <w:rPr>
          <w:rStyle w:val="FootnoteReference"/>
        </w:rPr>
        <w:footnoteRef/>
      </w:r>
      <w:r>
        <w:t xml:space="preserve"> [JS] literally, “an assembly of holy ones”</w:t>
      </w:r>
    </w:p>
  </w:footnote>
  <w:footnote w:id="456">
    <w:p w14:paraId="179D7A74" w14:textId="04A38D47" w:rsidR="00C61C1A" w:rsidRDefault="00C61C1A"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457">
    <w:p w14:paraId="1EEEE9FB" w14:textId="52125690" w:rsidR="00C61C1A" w:rsidRDefault="00C61C1A" w:rsidP="001626CD">
      <w:pPr>
        <w:pStyle w:val="footnote"/>
      </w:pPr>
      <w:r>
        <w:rPr>
          <w:rStyle w:val="FootnoteReference"/>
        </w:rPr>
        <w:footnoteRef/>
      </w:r>
      <w:r>
        <w:t xml:space="preserve"> [JS] Fr. Lazarus has, “will pave the way for Your presence”</w:t>
      </w:r>
    </w:p>
  </w:footnote>
  <w:footnote w:id="458">
    <w:p w14:paraId="6DF491B9" w14:textId="2435757B" w:rsidR="00C61C1A" w:rsidRDefault="00C61C1A" w:rsidP="001626CD">
      <w:pPr>
        <w:pStyle w:val="footnote"/>
      </w:pPr>
      <w:r>
        <w:rPr>
          <w:rStyle w:val="FootnoteReference"/>
        </w:rPr>
        <w:footnoteRef/>
      </w:r>
      <w:r>
        <w:t xml:space="preserve"> [JS] or “face”</w:t>
      </w:r>
    </w:p>
  </w:footnote>
  <w:footnote w:id="459">
    <w:p w14:paraId="1815409B" w14:textId="50184218" w:rsidR="00C61C1A" w:rsidRDefault="00C61C1A" w:rsidP="00B5373A">
      <w:pPr>
        <w:pStyle w:val="footnote"/>
      </w:pPr>
      <w:r>
        <w:rPr>
          <w:rStyle w:val="FootnoteReference"/>
        </w:rPr>
        <w:footnoteRef/>
      </w:r>
      <w:r>
        <w:t xml:space="preserve"> [JS] Fr. Lazrus has “we are raised to power”</w:t>
      </w:r>
    </w:p>
  </w:footnote>
  <w:footnote w:id="460">
    <w:p w14:paraId="0F6F70D6" w14:textId="1994D705" w:rsidR="00C61C1A" w:rsidRDefault="00C61C1A" w:rsidP="00BD5BBE">
      <w:pPr>
        <w:pStyle w:val="footnote"/>
      </w:pPr>
      <w:r>
        <w:rPr>
          <w:rStyle w:val="FootnoteReference"/>
        </w:rPr>
        <w:footnoteRef/>
      </w:r>
      <w:r>
        <w:t xml:space="preserve"> Cf. 2 Samuel 7:4-17; 1 Chron. 17:3-14.</w:t>
      </w:r>
    </w:p>
  </w:footnote>
  <w:footnote w:id="461">
    <w:p w14:paraId="4FF1211C" w14:textId="57A861DB" w:rsidR="00C61C1A" w:rsidRDefault="00C61C1A" w:rsidP="00962B09">
      <w:pPr>
        <w:pStyle w:val="footnote"/>
      </w:pPr>
      <w:r>
        <w:rPr>
          <w:rStyle w:val="FootnoteReference"/>
        </w:rPr>
        <w:footnoteRef/>
      </w:r>
      <w:r>
        <w:t xml:space="preserve"> [JS] or “lawlessness,” or “transgression</w:t>
      </w:r>
    </w:p>
  </w:footnote>
  <w:footnote w:id="462">
    <w:p w14:paraId="5008AA97" w14:textId="7C635360" w:rsidR="00C61C1A" w:rsidRDefault="00C61C1A" w:rsidP="00B5373A">
      <w:pPr>
        <w:pStyle w:val="footnote"/>
      </w:pPr>
      <w:r>
        <w:rPr>
          <w:rStyle w:val="FootnoteReference"/>
        </w:rPr>
        <w:footnoteRef/>
      </w:r>
      <w:r>
        <w:t xml:space="preserve"> [JS] literally, “his horn will be exalted”</w:t>
      </w:r>
    </w:p>
  </w:footnote>
  <w:footnote w:id="463">
    <w:p w14:paraId="2D768480" w14:textId="725D7BB3" w:rsidR="00C61C1A" w:rsidRDefault="00C61C1A" w:rsidP="00B5373A">
      <w:pPr>
        <w:pStyle w:val="footnote"/>
      </w:pPr>
      <w:r>
        <w:rPr>
          <w:rStyle w:val="FootnoteReference"/>
        </w:rPr>
        <w:footnoteRef/>
      </w:r>
      <w:r>
        <w:t xml:space="preserve"> [JS] Fr. Lazarus has, “I will extend his power over the sea”</w:t>
      </w:r>
    </w:p>
  </w:footnote>
  <w:footnote w:id="464">
    <w:p w14:paraId="41487A2A" w14:textId="014FBA23" w:rsidR="00C61C1A" w:rsidRDefault="00C61C1A"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65">
    <w:p w14:paraId="73031B5F" w14:textId="4F21879A" w:rsidR="00C61C1A" w:rsidRDefault="00C61C1A" w:rsidP="00962B09">
      <w:pPr>
        <w:pStyle w:val="footnote"/>
      </w:pPr>
      <w:r>
        <w:rPr>
          <w:rStyle w:val="FootnoteReference"/>
        </w:rPr>
        <w:footnoteRef/>
      </w:r>
      <w:r>
        <w:t xml:space="preserve"> [JS] Fr. Lazarus renders this, “dynasty”</w:t>
      </w:r>
    </w:p>
  </w:footnote>
  <w:footnote w:id="466">
    <w:p w14:paraId="11323AA1" w14:textId="77777777" w:rsidR="00C61C1A" w:rsidRDefault="00C61C1A"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67">
    <w:p w14:paraId="1FBA801A" w14:textId="38FE3F54" w:rsidR="00C61C1A" w:rsidRDefault="00C61C1A" w:rsidP="00B5373A">
      <w:pPr>
        <w:pStyle w:val="footnote"/>
      </w:pPr>
      <w:r>
        <w:rPr>
          <w:rStyle w:val="FootnoteReference"/>
        </w:rPr>
        <w:footnoteRef/>
      </w:r>
      <w:r>
        <w:t xml:space="preserve"> [JS] or “in my holy place”</w:t>
      </w:r>
    </w:p>
  </w:footnote>
  <w:footnote w:id="468">
    <w:p w14:paraId="4C1D0FC5" w14:textId="77777777" w:rsidR="00C61C1A" w:rsidRDefault="00C61C1A" w:rsidP="00C544D6">
      <w:pPr>
        <w:pStyle w:val="footnote"/>
      </w:pPr>
      <w:r>
        <w:rPr>
          <w:rStyle w:val="FootnoteReference"/>
        </w:rPr>
        <w:footnoteRef/>
      </w:r>
      <w:r>
        <w:t xml:space="preserve"> Rev. 1:5; 3:14.</w:t>
      </w:r>
    </w:p>
  </w:footnote>
  <w:footnote w:id="469">
    <w:p w14:paraId="0B7D22CC" w14:textId="391FD3DE" w:rsidR="00C61C1A" w:rsidRDefault="00C61C1A" w:rsidP="00B5373A">
      <w:pPr>
        <w:pStyle w:val="footnote"/>
      </w:pPr>
      <w:r>
        <w:rPr>
          <w:rStyle w:val="FootnoteReference"/>
        </w:rPr>
        <w:footnoteRef/>
      </w:r>
      <w:r>
        <w:t xml:space="preserve"> [JS] “anointed”</w:t>
      </w:r>
    </w:p>
  </w:footnote>
  <w:footnote w:id="470">
    <w:p w14:paraId="2C6B21AE" w14:textId="0FBCD630" w:rsidR="00C61C1A" w:rsidRDefault="00C61C1A"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71">
    <w:p w14:paraId="5FCDABAE" w14:textId="06014163" w:rsidR="00C61C1A" w:rsidRDefault="00C61C1A" w:rsidP="00B5373A">
      <w:pPr>
        <w:pStyle w:val="footnote"/>
      </w:pPr>
      <w:r>
        <w:rPr>
          <w:rStyle w:val="FootnoteReference"/>
        </w:rPr>
        <w:footnoteRef/>
      </w:r>
      <w:r>
        <w:t xml:space="preserve"> [JS] “So be it! So be it!” or “May it be! May it be!”</w:t>
      </w:r>
    </w:p>
  </w:footnote>
  <w:footnote w:id="472">
    <w:p w14:paraId="33FEA89E" w14:textId="6A510F2C" w:rsidR="00C61C1A" w:rsidRDefault="00C61C1A" w:rsidP="006236CC">
      <w:pPr>
        <w:pStyle w:val="footnote"/>
      </w:pPr>
      <w:r>
        <w:rPr>
          <w:rStyle w:val="FootnoteReference"/>
        </w:rPr>
        <w:footnoteRef/>
      </w:r>
      <w:r>
        <w:t xml:space="preserve"> [JS] or “expired”</w:t>
      </w:r>
    </w:p>
  </w:footnote>
  <w:footnote w:id="473">
    <w:p w14:paraId="11F2D9AD" w14:textId="77777777" w:rsidR="00C61C1A" w:rsidRDefault="00C61C1A"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74">
    <w:p w14:paraId="7DBCCA76" w14:textId="0938027F" w:rsidR="00C61C1A" w:rsidRDefault="00C61C1A" w:rsidP="00DB082B">
      <w:pPr>
        <w:pStyle w:val="footnote"/>
      </w:pPr>
      <w:r>
        <w:rPr>
          <w:rStyle w:val="FootnoteReference"/>
        </w:rPr>
        <w:footnoteRef/>
      </w:r>
      <w:r>
        <w:t xml:space="preserve"> [JS] or “chastened”</w:t>
      </w:r>
    </w:p>
  </w:footnote>
  <w:footnote w:id="475">
    <w:p w14:paraId="2C9584E9" w14:textId="0BF57A67" w:rsidR="00C61C1A" w:rsidRDefault="00C61C1A"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76">
    <w:p w14:paraId="7F18A7EC" w14:textId="77777777" w:rsidR="00C61C1A" w:rsidRDefault="00C61C1A" w:rsidP="00C544D6">
      <w:pPr>
        <w:pStyle w:val="footnote"/>
      </w:pPr>
      <w:r>
        <w:rPr>
          <w:rStyle w:val="FootnoteReference"/>
        </w:rPr>
        <w:footnoteRef/>
      </w:r>
      <w:r>
        <w:t xml:space="preserve"> That is, in the Kingdom (1 Cor. 4:20).</w:t>
      </w:r>
    </w:p>
  </w:footnote>
  <w:footnote w:id="477">
    <w:p w14:paraId="6FEEFB4C" w14:textId="77777777" w:rsidR="00C61C1A" w:rsidRDefault="00C61C1A" w:rsidP="00C544D6">
      <w:pPr>
        <w:pStyle w:val="footnote"/>
      </w:pPr>
      <w:r>
        <w:rPr>
          <w:rStyle w:val="FootnoteReference"/>
        </w:rPr>
        <w:footnoteRef/>
      </w:r>
      <w:r>
        <w:t xml:space="preserve"> Verses 11 and 12 were quoted by Satan to tempt Christ (Matt. 4:6; Lk. 4:10).</w:t>
      </w:r>
    </w:p>
  </w:footnote>
  <w:footnote w:id="478">
    <w:p w14:paraId="3E2B8879" w14:textId="77777777" w:rsidR="00C61C1A" w:rsidRDefault="00C61C1A" w:rsidP="00C544D6">
      <w:pPr>
        <w:pStyle w:val="footnote"/>
      </w:pPr>
      <w:r>
        <w:rPr>
          <w:rStyle w:val="FootnoteReference"/>
        </w:rPr>
        <w:footnoteRef/>
      </w:r>
      <w:r>
        <w:t xml:space="preserve"> dragon: </w:t>
      </w:r>
      <w:r w:rsidRPr="0090411D">
        <w:rPr>
          <w:i/>
        </w:rPr>
        <w:t>or</w:t>
      </w:r>
      <w:r>
        <w:t xml:space="preserve"> serpent.</w:t>
      </w:r>
    </w:p>
  </w:footnote>
  <w:footnote w:id="479">
    <w:p w14:paraId="26EABD4D" w14:textId="6258FE51" w:rsidR="00C61C1A" w:rsidRDefault="00C61C1A" w:rsidP="003E7D85">
      <w:pPr>
        <w:pStyle w:val="footnote"/>
      </w:pPr>
      <w:r>
        <w:rPr>
          <w:rStyle w:val="FootnoteReference"/>
        </w:rPr>
        <w:footnoteRef/>
      </w:r>
      <w:r>
        <w:t xml:space="preserve"> [JS] or “to give thanks to the Lord,” or “to thankfully confess the Lord with praise”</w:t>
      </w:r>
    </w:p>
  </w:footnote>
  <w:footnote w:id="480">
    <w:p w14:paraId="0718D3EE" w14:textId="7B8EE1BA" w:rsidR="00C61C1A" w:rsidRDefault="00C61C1A" w:rsidP="00B74D74">
      <w:pPr>
        <w:pStyle w:val="footnote"/>
      </w:pPr>
      <w:r>
        <w:rPr>
          <w:rStyle w:val="FootnoteReference"/>
        </w:rPr>
        <w:footnoteRef/>
      </w:r>
      <w:r>
        <w:t xml:space="preserve"> [JS] Or “ode”</w:t>
      </w:r>
    </w:p>
  </w:footnote>
  <w:footnote w:id="481">
    <w:p w14:paraId="4C277098" w14:textId="02C8A24D" w:rsidR="00C61C1A" w:rsidRDefault="00C61C1A" w:rsidP="00B74D74">
      <w:pPr>
        <w:pStyle w:val="footnote"/>
      </w:pPr>
      <w:r>
        <w:rPr>
          <w:rStyle w:val="FootnoteReference"/>
        </w:rPr>
        <w:footnoteRef/>
      </w:r>
      <w:r>
        <w:t xml:space="preserve"> [JS] or “forever and ever.”</w:t>
      </w:r>
    </w:p>
  </w:footnote>
  <w:footnote w:id="482">
    <w:p w14:paraId="3BE1818B" w14:textId="556FC717" w:rsidR="00C61C1A" w:rsidRDefault="00C61C1A" w:rsidP="00B74D74">
      <w:pPr>
        <w:pStyle w:val="footnote"/>
      </w:pPr>
      <w:r>
        <w:rPr>
          <w:rStyle w:val="FootnoteReference"/>
        </w:rPr>
        <w:footnoteRef/>
      </w:r>
      <w:r>
        <w:t xml:space="preserve"> [JS] literally, “And my horn will be exalted like a unicorn’s”</w:t>
      </w:r>
    </w:p>
  </w:footnote>
  <w:footnote w:id="483">
    <w:p w14:paraId="0EA8E9DE" w14:textId="575E16F4" w:rsidR="00C61C1A" w:rsidRDefault="00C61C1A" w:rsidP="00325B16">
      <w:pPr>
        <w:pStyle w:val="footnote"/>
      </w:pPr>
      <w:r>
        <w:rPr>
          <w:rStyle w:val="FootnoteReference"/>
        </w:rPr>
        <w:footnoteRef/>
      </w:r>
      <w:r>
        <w:t xml:space="preserve"> [JS] finest oil: or “thick oil”, i.e. “rich mercy”. To refresh: It </w:t>
      </w:r>
      <w:proofErr w:type="gramStart"/>
      <w:r>
        <w:t>is  literally</w:t>
      </w:r>
      <w:proofErr w:type="gramEnd"/>
      <w:r>
        <w:t xml:space="preserve"> just “and my old age with thick oil,” probably, “and my old age will be blessed with rich mercy.”</w:t>
      </w:r>
    </w:p>
  </w:footnote>
  <w:footnote w:id="484">
    <w:p w14:paraId="271F5928" w14:textId="77777777" w:rsidR="00C61C1A" w:rsidRDefault="00C61C1A"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485">
    <w:p w14:paraId="646109EB" w14:textId="4D40DAE6" w:rsidR="00C61C1A" w:rsidRDefault="00C61C1A" w:rsidP="00325B16">
      <w:pPr>
        <w:pStyle w:val="footnote"/>
      </w:pPr>
      <w:r>
        <w:rPr>
          <w:rStyle w:val="FootnoteReference"/>
        </w:rPr>
        <w:footnoteRef/>
      </w:r>
      <w:r>
        <w:t xml:space="preserve"> [JS] literally “still increase”</w:t>
      </w:r>
    </w:p>
  </w:footnote>
  <w:footnote w:id="486">
    <w:p w14:paraId="5C5C66FF" w14:textId="1F74D241" w:rsidR="00C61C1A" w:rsidRDefault="00C61C1A" w:rsidP="00325B16">
      <w:pPr>
        <w:pStyle w:val="footnote"/>
      </w:pPr>
      <w:r>
        <w:rPr>
          <w:rStyle w:val="FootnoteReference"/>
        </w:rPr>
        <w:footnoteRef/>
      </w:r>
      <w:r>
        <w:t xml:space="preserve"> [JS] literally, “rich” or “prosperous”</w:t>
      </w:r>
    </w:p>
  </w:footnote>
  <w:footnote w:id="487">
    <w:p w14:paraId="78AC2D24" w14:textId="77777777" w:rsidR="00C61C1A" w:rsidRDefault="00C61C1A" w:rsidP="00C544D6">
      <w:pPr>
        <w:pStyle w:val="footnote"/>
      </w:pPr>
      <w:r>
        <w:rPr>
          <w:rStyle w:val="FootnoteReference"/>
        </w:rPr>
        <w:footnoteRef/>
      </w:r>
      <w:r>
        <w:t xml:space="preserve"> John 7:38.</w:t>
      </w:r>
    </w:p>
  </w:footnote>
  <w:footnote w:id="488">
    <w:p w14:paraId="6ED6A617" w14:textId="771AAD68" w:rsidR="00C61C1A" w:rsidRDefault="00C61C1A" w:rsidP="00350BD4">
      <w:pPr>
        <w:pStyle w:val="footnote"/>
      </w:pPr>
      <w:r>
        <w:rPr>
          <w:rStyle w:val="FootnoteReference"/>
        </w:rPr>
        <w:footnoteRef/>
      </w:r>
      <w:r>
        <w:t xml:space="preserve"> [JS] or “forever”</w:t>
      </w:r>
    </w:p>
  </w:footnote>
  <w:footnote w:id="489">
    <w:p w14:paraId="004CC793" w14:textId="74A20F1B" w:rsidR="00C61C1A" w:rsidRDefault="00C61C1A"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90">
    <w:p w14:paraId="7B4C2DB0" w14:textId="39648656" w:rsidR="00C61C1A" w:rsidRDefault="00C61C1A" w:rsidP="0002098A">
      <w:pPr>
        <w:pStyle w:val="footnote"/>
      </w:pPr>
      <w:r>
        <w:rPr>
          <w:rStyle w:val="FootnoteReference"/>
        </w:rPr>
        <w:footnoteRef/>
      </w:r>
      <w:r>
        <w:t xml:space="preserve"> [JS] resident alien</w:t>
      </w:r>
    </w:p>
  </w:footnote>
  <w:footnote w:id="491">
    <w:p w14:paraId="1C9111DE" w14:textId="17A2009E" w:rsidR="00C61C1A" w:rsidRDefault="00C61C1A" w:rsidP="00C544D6">
      <w:pPr>
        <w:pStyle w:val="footnote"/>
      </w:pPr>
      <w:r>
        <w:rPr>
          <w:rStyle w:val="FootnoteReference"/>
        </w:rPr>
        <w:footnoteRef/>
      </w:r>
      <w:r>
        <w:t xml:space="preserve"> Cf. 1 Cor. 3:20, ‘The Lord knows the thoughts of the wise…’</w:t>
      </w:r>
    </w:p>
  </w:footnote>
  <w:footnote w:id="492">
    <w:p w14:paraId="63074263" w14:textId="3DCC4808" w:rsidR="00C61C1A" w:rsidRDefault="00C61C1A" w:rsidP="003E7D85">
      <w:pPr>
        <w:pStyle w:val="footnote"/>
      </w:pPr>
      <w:r>
        <w:rPr>
          <w:rStyle w:val="FootnoteReference"/>
        </w:rPr>
        <w:footnoteRef/>
      </w:r>
      <w:r>
        <w:t xml:space="preserve"> [JS] or “lawless,” or “the throne of iniquity”</w:t>
      </w:r>
    </w:p>
  </w:footnote>
  <w:footnote w:id="493">
    <w:p w14:paraId="31260F30" w14:textId="198F9DB4" w:rsidR="00C61C1A" w:rsidRDefault="00C61C1A" w:rsidP="000470D3">
      <w:pPr>
        <w:pStyle w:val="footnote"/>
      </w:pPr>
      <w:r>
        <w:rPr>
          <w:rStyle w:val="FootnoteReference"/>
        </w:rPr>
        <w:footnoteRef/>
      </w:r>
      <w:r>
        <w:t xml:space="preserve"> [JS] i.e. presence</w:t>
      </w:r>
    </w:p>
  </w:footnote>
  <w:footnote w:id="494">
    <w:p w14:paraId="3F261962" w14:textId="0A15CF5B" w:rsidR="00C61C1A" w:rsidRDefault="00C61C1A" w:rsidP="000470D3">
      <w:pPr>
        <w:pStyle w:val="footnote"/>
      </w:pPr>
      <w:r>
        <w:rPr>
          <w:rStyle w:val="FootnoteReference"/>
        </w:rPr>
        <w:footnoteRef/>
      </w:r>
      <w:r>
        <w:t xml:space="preserve"> [JS] or confession, as in “awknowldgment”. Perhaps, “let us enter His presence and thankfully confess Him,” or “praise”</w:t>
      </w:r>
    </w:p>
  </w:footnote>
  <w:footnote w:id="495">
    <w:p w14:paraId="27D55A36" w14:textId="056A9076" w:rsidR="00C61C1A" w:rsidRDefault="00C61C1A" w:rsidP="000470D3">
      <w:pPr>
        <w:pStyle w:val="footnote"/>
      </w:pPr>
      <w:r>
        <w:rPr>
          <w:rStyle w:val="FootnoteReference"/>
        </w:rPr>
        <w:footnoteRef/>
      </w:r>
      <w:r>
        <w:t xml:space="preserve"> [JS] or melody</w:t>
      </w:r>
    </w:p>
  </w:footnote>
  <w:footnote w:id="496">
    <w:p w14:paraId="6606F51D" w14:textId="294AC06E" w:rsidR="00C61C1A" w:rsidRDefault="00C61C1A" w:rsidP="002A2713">
      <w:pPr>
        <w:pStyle w:val="footnote"/>
      </w:pPr>
      <w:r>
        <w:rPr>
          <w:rStyle w:val="FootnoteReference"/>
        </w:rPr>
        <w:footnoteRef/>
      </w:r>
      <w:r>
        <w:t xml:space="preserve"> [JS] “do obeisance”</w:t>
      </w:r>
    </w:p>
  </w:footnote>
  <w:footnote w:id="497">
    <w:p w14:paraId="23B88AAA" w14:textId="4D5A6129" w:rsidR="00C61C1A" w:rsidRDefault="00C61C1A" w:rsidP="002A2713">
      <w:pPr>
        <w:pStyle w:val="footnote"/>
      </w:pPr>
      <w:r>
        <w:rPr>
          <w:rStyle w:val="FootnoteReference"/>
        </w:rPr>
        <w:footnoteRef/>
      </w:r>
      <w:r>
        <w:t xml:space="preserve"> [JS] “prostrate”</w:t>
      </w:r>
    </w:p>
  </w:footnote>
  <w:footnote w:id="498">
    <w:p w14:paraId="0242B10E" w14:textId="597B77DF" w:rsidR="00C61C1A" w:rsidRDefault="00C61C1A" w:rsidP="002A2713">
      <w:pPr>
        <w:pStyle w:val="footnote"/>
      </w:pPr>
      <w:r>
        <w:rPr>
          <w:rStyle w:val="FootnoteReference"/>
        </w:rPr>
        <w:footnoteRef/>
      </w:r>
      <w:r>
        <w:t xml:space="preserve"> [JS] OSB has, “Rebellion,” NETS has “embittering”</w:t>
      </w:r>
    </w:p>
  </w:footnote>
  <w:footnote w:id="499">
    <w:p w14:paraId="046745B9" w14:textId="77777777" w:rsidR="00C61C1A" w:rsidRDefault="00C61C1A" w:rsidP="00C544D6">
      <w:pPr>
        <w:pStyle w:val="footnote"/>
      </w:pPr>
      <w:r>
        <w:rPr>
          <w:rStyle w:val="FootnoteReference"/>
        </w:rPr>
        <w:footnoteRef/>
      </w:r>
      <w:r>
        <w:t xml:space="preserve"> Ex. 17:1-7.</w:t>
      </w:r>
    </w:p>
  </w:footnote>
  <w:footnote w:id="500">
    <w:p w14:paraId="64AAAD4A" w14:textId="25E6F9F0" w:rsidR="00C61C1A" w:rsidRDefault="00C61C1A" w:rsidP="002A2713">
      <w:pPr>
        <w:pStyle w:val="footnote"/>
      </w:pPr>
      <w:r>
        <w:rPr>
          <w:rStyle w:val="FootnoteReference"/>
        </w:rPr>
        <w:footnoteRef/>
      </w:r>
      <w:r>
        <w:t xml:space="preserve"> [JS] or “tempted”</w:t>
      </w:r>
    </w:p>
  </w:footnote>
  <w:footnote w:id="501">
    <w:p w14:paraId="08EA846E" w14:textId="77777777" w:rsidR="00C61C1A" w:rsidRDefault="00C61C1A" w:rsidP="00C544D6">
      <w:pPr>
        <w:pStyle w:val="footnote"/>
      </w:pPr>
      <w:r>
        <w:rPr>
          <w:rStyle w:val="FootnoteReference"/>
        </w:rPr>
        <w:footnoteRef/>
      </w:r>
      <w:r>
        <w:t xml:space="preserve"> Num. 14:32-34.</w:t>
      </w:r>
    </w:p>
  </w:footnote>
  <w:footnote w:id="502">
    <w:p w14:paraId="27E7289C" w14:textId="49B8D2B5" w:rsidR="00C61C1A" w:rsidRDefault="00C61C1A" w:rsidP="00C544D6">
      <w:pPr>
        <w:pStyle w:val="footnote"/>
      </w:pPr>
      <w:r>
        <w:rPr>
          <w:rStyle w:val="FootnoteReference"/>
        </w:rPr>
        <w:footnoteRef/>
      </w:r>
      <w:r>
        <w:t xml:space="preserve"> Cf. Heb.3:7-11; 4:10.</w:t>
      </w:r>
    </w:p>
  </w:footnote>
  <w:footnote w:id="503">
    <w:p w14:paraId="6A0DA86F" w14:textId="27B2622D" w:rsidR="00C61C1A" w:rsidRDefault="00C61C1A" w:rsidP="00C544D6">
      <w:pPr>
        <w:pStyle w:val="footnote"/>
      </w:pPr>
      <w:r>
        <w:rPr>
          <w:rStyle w:val="FootnoteReference"/>
        </w:rPr>
        <w:footnoteRef/>
      </w:r>
      <w:r>
        <w:t xml:space="preserve"> Cf. Deut. 32:17; 1 Cor. 10:20; Psalm 105:36-38; 1 Chron. 16:26.</w:t>
      </w:r>
    </w:p>
  </w:footnote>
  <w:footnote w:id="504">
    <w:p w14:paraId="20A46088" w14:textId="101D0C08" w:rsidR="00C61C1A" w:rsidRDefault="00C61C1A" w:rsidP="00363583">
      <w:pPr>
        <w:pStyle w:val="footnote"/>
      </w:pPr>
      <w:r>
        <w:rPr>
          <w:rStyle w:val="FootnoteReference"/>
        </w:rPr>
        <w:footnoteRef/>
      </w:r>
      <w:r>
        <w:t xml:space="preserve"> [JS] or “thanksgiving”, or “praise”. Really, “thankful confession with praise”.</w:t>
      </w:r>
    </w:p>
  </w:footnote>
  <w:footnote w:id="505">
    <w:p w14:paraId="4CE9E737" w14:textId="37ADED0C" w:rsidR="00C61C1A" w:rsidRDefault="00C61C1A" w:rsidP="00363583">
      <w:pPr>
        <w:pStyle w:val="footnote"/>
      </w:pPr>
      <w:r>
        <w:rPr>
          <w:rStyle w:val="FootnoteReference"/>
        </w:rPr>
        <w:footnoteRef/>
      </w:r>
      <w:r>
        <w:t xml:space="preserve"> [JS] literally, “holy place”</w:t>
      </w:r>
    </w:p>
  </w:footnote>
  <w:footnote w:id="506">
    <w:p w14:paraId="0D26CC38" w14:textId="563291CA" w:rsidR="00C61C1A" w:rsidRDefault="00C61C1A" w:rsidP="00363583">
      <w:pPr>
        <w:pStyle w:val="footnote"/>
      </w:pPr>
      <w:r>
        <w:rPr>
          <w:rStyle w:val="FootnoteReference"/>
        </w:rPr>
        <w:footnoteRef/>
      </w:r>
      <w:r>
        <w:t xml:space="preserve"> [JS] or, “sacrifices”</w:t>
      </w:r>
    </w:p>
  </w:footnote>
  <w:footnote w:id="507">
    <w:p w14:paraId="3B6D0020" w14:textId="12CB55F6" w:rsidR="00C61C1A" w:rsidRDefault="00C61C1A" w:rsidP="00363583">
      <w:pPr>
        <w:pStyle w:val="footnote"/>
      </w:pPr>
      <w:r>
        <w:rPr>
          <w:rStyle w:val="FootnoteReference"/>
        </w:rPr>
        <w:footnoteRef/>
      </w:r>
      <w:r>
        <w:t xml:space="preserve"> [JS] “do obeisance”</w:t>
      </w:r>
    </w:p>
  </w:footnote>
  <w:footnote w:id="508">
    <w:p w14:paraId="0223F21B" w14:textId="2545193C" w:rsidR="00C61C1A" w:rsidRDefault="00C61C1A"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09">
    <w:p w14:paraId="717DF0F4" w14:textId="601B218D" w:rsidR="00C61C1A" w:rsidRDefault="00C61C1A" w:rsidP="00445570">
      <w:pPr>
        <w:pStyle w:val="footnote"/>
      </w:pPr>
      <w:r>
        <w:rPr>
          <w:rStyle w:val="FootnoteReference"/>
        </w:rPr>
        <w:footnoteRef/>
      </w:r>
      <w:r>
        <w:t xml:space="preserve"> [JS] literally, “set right the world”.</w:t>
      </w:r>
    </w:p>
  </w:footnote>
  <w:footnote w:id="510">
    <w:p w14:paraId="29039A45" w14:textId="77777777" w:rsidR="00C61C1A" w:rsidRDefault="00C61C1A" w:rsidP="00C544D6">
      <w:pPr>
        <w:pStyle w:val="footnote"/>
      </w:pPr>
      <w:r>
        <w:rPr>
          <w:rStyle w:val="FootnoteReference"/>
        </w:rPr>
        <w:footnoteRef/>
      </w:r>
      <w:r>
        <w:t xml:space="preserve"> i.e. Let the sea dance and roar in thunderous applause as the King of Glory appears. (This line is identical with 97:7a).</w:t>
      </w:r>
    </w:p>
  </w:footnote>
  <w:footnote w:id="511">
    <w:p w14:paraId="0578D96E" w14:textId="3735D823" w:rsidR="00C61C1A" w:rsidRDefault="00C61C1A" w:rsidP="00445570">
      <w:pPr>
        <w:pStyle w:val="footnote"/>
      </w:pPr>
      <w:r>
        <w:rPr>
          <w:rStyle w:val="FootnoteReference"/>
        </w:rPr>
        <w:footnoteRef/>
      </w:r>
      <w:r>
        <w:t xml:space="preserve"> [JS] or “exult.”</w:t>
      </w:r>
    </w:p>
  </w:footnote>
  <w:footnote w:id="512">
    <w:p w14:paraId="027E6C5C" w14:textId="07849C22" w:rsidR="00C61C1A" w:rsidRDefault="00C61C1A" w:rsidP="00445570">
      <w:pPr>
        <w:pStyle w:val="footnote"/>
      </w:pPr>
      <w:r>
        <w:rPr>
          <w:rStyle w:val="FootnoteReference"/>
        </w:rPr>
        <w:footnoteRef/>
      </w:r>
      <w:r>
        <w:t xml:space="preserve"> [JS] i.e. “the the presence of the Lord”</w:t>
      </w:r>
    </w:p>
  </w:footnote>
  <w:footnote w:id="513">
    <w:p w14:paraId="502B0E29" w14:textId="19324D6F" w:rsidR="00C61C1A" w:rsidRDefault="00C61C1A" w:rsidP="00AF055B">
      <w:pPr>
        <w:pStyle w:val="footnote"/>
      </w:pPr>
      <w:r>
        <w:rPr>
          <w:rStyle w:val="FootnoteReference"/>
        </w:rPr>
        <w:footnoteRef/>
      </w:r>
      <w:r>
        <w:t xml:space="preserve"> [JS] or are the establishment/restoration of His throne.”</w:t>
      </w:r>
    </w:p>
  </w:footnote>
  <w:footnote w:id="514">
    <w:p w14:paraId="0A420AC8" w14:textId="0E9B7FA2" w:rsidR="00C61C1A" w:rsidRDefault="00C61C1A" w:rsidP="00C544D6">
      <w:pPr>
        <w:pStyle w:val="footnote"/>
      </w:pPr>
      <w:r>
        <w:rPr>
          <w:rStyle w:val="FootnoteReference"/>
        </w:rPr>
        <w:footnoteRef/>
      </w:r>
      <w:r>
        <w:t xml:space="preserve"> Cf. Pss. 32:5b; 84:10b. Rom. 1:19-21; 2 Cor. 4:6; Jn. 1:14; 6:40; 17:22-24.</w:t>
      </w:r>
    </w:p>
  </w:footnote>
  <w:footnote w:id="515">
    <w:p w14:paraId="7B92C494" w14:textId="3893728C" w:rsidR="00C61C1A" w:rsidRDefault="00C61C1A" w:rsidP="00AF055B">
      <w:pPr>
        <w:pStyle w:val="footnote"/>
      </w:pPr>
      <w:r>
        <w:rPr>
          <w:rStyle w:val="FootnoteReference"/>
        </w:rPr>
        <w:footnoteRef/>
      </w:r>
      <w:r>
        <w:t xml:space="preserve"> [JS] “do obeisance to”</w:t>
      </w:r>
    </w:p>
  </w:footnote>
  <w:footnote w:id="516">
    <w:p w14:paraId="3C69AEE3" w14:textId="2FCFF9DA" w:rsidR="00C61C1A" w:rsidRDefault="00C61C1A" w:rsidP="00AF055B">
      <w:pPr>
        <w:pStyle w:val="footnote"/>
      </w:pPr>
      <w:r>
        <w:rPr>
          <w:rStyle w:val="FootnoteReference"/>
        </w:rPr>
        <w:footnoteRef/>
      </w:r>
      <w:r>
        <w:t xml:space="preserve"> [JS] “do obeisance to”</w:t>
      </w:r>
    </w:p>
  </w:footnote>
  <w:footnote w:id="517">
    <w:p w14:paraId="7E0327B2" w14:textId="516E0233" w:rsidR="00C61C1A" w:rsidRDefault="00C61C1A" w:rsidP="00AF055B">
      <w:pPr>
        <w:pStyle w:val="footnote"/>
      </w:pPr>
      <w:r>
        <w:rPr>
          <w:rStyle w:val="FootnoteReference"/>
        </w:rPr>
        <w:footnoteRef/>
      </w:r>
      <w:r>
        <w:t xml:space="preserve"> [JS] Fr. Lazarus has “lives”</w:t>
      </w:r>
    </w:p>
  </w:footnote>
  <w:footnote w:id="518">
    <w:p w14:paraId="202D3E03" w14:textId="48C7AC7B" w:rsidR="00C61C1A" w:rsidRDefault="00C61C1A"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19">
    <w:p w14:paraId="22A45999" w14:textId="77777777" w:rsidR="00C61C1A" w:rsidRDefault="00C61C1A"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w:t>
      </w:r>
    </w:p>
  </w:footnote>
  <w:footnote w:id="520">
    <w:p w14:paraId="160E0C3D" w14:textId="77777777" w:rsidR="00C61C1A" w:rsidRDefault="00C61C1A" w:rsidP="00C544D6">
      <w:pPr>
        <w:pStyle w:val="footnote"/>
      </w:pPr>
      <w:r>
        <w:rPr>
          <w:rStyle w:val="FootnoteReference"/>
        </w:rPr>
        <w:footnoteRef/>
      </w:r>
      <w:r>
        <w:t xml:space="preserve"> Rev. 4:6, Ezek. 1:5-10.</w:t>
      </w:r>
    </w:p>
  </w:footnote>
  <w:footnote w:id="521">
    <w:p w14:paraId="2C987C7D" w14:textId="7DA14E0E" w:rsidR="00C61C1A" w:rsidRDefault="00C61C1A" w:rsidP="006263C2">
      <w:pPr>
        <w:pStyle w:val="footnote"/>
      </w:pPr>
      <w:r>
        <w:rPr>
          <w:rStyle w:val="FootnoteReference"/>
        </w:rPr>
        <w:footnoteRef/>
      </w:r>
      <w:r>
        <w:t xml:space="preserve"> [JS] The word conveys both confessing Him and thanking or praising Him.</w:t>
      </w:r>
    </w:p>
  </w:footnote>
  <w:footnote w:id="522">
    <w:p w14:paraId="5846482D" w14:textId="3A662ECC" w:rsidR="00C61C1A" w:rsidRDefault="00C61C1A" w:rsidP="006263C2">
      <w:pPr>
        <w:pStyle w:val="footnote"/>
      </w:pPr>
      <w:r>
        <w:rPr>
          <w:rStyle w:val="FootnoteReference"/>
        </w:rPr>
        <w:footnoteRef/>
      </w:r>
      <w:r>
        <w:t xml:space="preserve"> [JS] Fr. Lazarus has “laws”</w:t>
      </w:r>
    </w:p>
  </w:footnote>
  <w:footnote w:id="523">
    <w:p w14:paraId="2FC019B3" w14:textId="70AAB5D0" w:rsidR="00C61C1A" w:rsidRDefault="00C61C1A" w:rsidP="006263C2">
      <w:pPr>
        <w:pStyle w:val="footnote"/>
      </w:pPr>
      <w:r>
        <w:rPr>
          <w:rStyle w:val="FootnoteReference"/>
        </w:rPr>
        <w:footnoteRef/>
      </w:r>
      <w:r>
        <w:t xml:space="preserve"> [JS] “do obeisance”, commonly rendered “worship”</w:t>
      </w:r>
    </w:p>
  </w:footnote>
  <w:footnote w:id="524">
    <w:p w14:paraId="7386C0B1" w14:textId="0080D811" w:rsidR="00C61C1A" w:rsidRDefault="00C61C1A" w:rsidP="004A1997">
      <w:pPr>
        <w:pStyle w:val="footnote"/>
      </w:pPr>
      <w:r>
        <w:rPr>
          <w:rStyle w:val="FootnoteReference"/>
        </w:rPr>
        <w:footnoteRef/>
      </w:r>
      <w:r>
        <w:t xml:space="preserve"> [JS] Fr. Lazarus has “correcting”</w:t>
      </w:r>
    </w:p>
  </w:footnote>
  <w:footnote w:id="525">
    <w:p w14:paraId="273EA178" w14:textId="4DFF2FD9" w:rsidR="00C61C1A" w:rsidRDefault="00C61C1A" w:rsidP="004A1997">
      <w:pPr>
        <w:pStyle w:val="footnote"/>
      </w:pPr>
      <w:r>
        <w:rPr>
          <w:rStyle w:val="FootnoteReference"/>
        </w:rPr>
        <w:footnoteRef/>
      </w:r>
      <w:r>
        <w:t xml:space="preserve"> [JS] “do obeisance” or “fall down”</w:t>
      </w:r>
    </w:p>
  </w:footnote>
  <w:footnote w:id="526">
    <w:p w14:paraId="6E38F9F7" w14:textId="307328EF" w:rsidR="00C61C1A" w:rsidRDefault="00C61C1A" w:rsidP="0016307C">
      <w:pPr>
        <w:pStyle w:val="footnote"/>
      </w:pPr>
      <w:r>
        <w:rPr>
          <w:rStyle w:val="FootnoteReference"/>
        </w:rPr>
        <w:footnoteRef/>
      </w:r>
      <w:r>
        <w:t xml:space="preserve"> [JS] as in “acknowledging”, or “thankfully confessing Him with praise”, not “confessing sins”</w:t>
      </w:r>
    </w:p>
  </w:footnote>
  <w:footnote w:id="527">
    <w:p w14:paraId="346D7C50" w14:textId="6DED6982" w:rsidR="00C61C1A" w:rsidRDefault="00C61C1A" w:rsidP="0016307C">
      <w:pPr>
        <w:pStyle w:val="footnote"/>
      </w:pPr>
      <w:r>
        <w:rPr>
          <w:rStyle w:val="FootnoteReference"/>
        </w:rPr>
        <w:footnoteRef/>
      </w:r>
      <w:r>
        <w:t xml:space="preserve"> [JS] or, “and not we Him”</w:t>
      </w:r>
    </w:p>
  </w:footnote>
  <w:footnote w:id="528">
    <w:p w14:paraId="14022FB6" w14:textId="4CE3B2A5" w:rsidR="00C61C1A" w:rsidRDefault="00C61C1A" w:rsidP="0016307C">
      <w:pPr>
        <w:pStyle w:val="footnote"/>
      </w:pPr>
      <w:r>
        <w:rPr>
          <w:rStyle w:val="FootnoteReference"/>
        </w:rPr>
        <w:footnoteRef/>
      </w:r>
      <w:r>
        <w:t xml:space="preserve"> [JS] not confession of sins, but confessing Him, with thanksgiving and praise.</w:t>
      </w:r>
    </w:p>
  </w:footnote>
  <w:footnote w:id="529">
    <w:p w14:paraId="74BE8AB4" w14:textId="15E7B0AD" w:rsidR="00C61C1A" w:rsidRDefault="00C61C1A" w:rsidP="00C050C7">
      <w:pPr>
        <w:pStyle w:val="footnote"/>
      </w:pPr>
      <w:r>
        <w:rPr>
          <w:rStyle w:val="FootnoteReference"/>
        </w:rPr>
        <w:footnoteRef/>
      </w:r>
      <w:r>
        <w:t xml:space="preserve"> [JS] or “do wrong,” or “the workers of iniquity”</w:t>
      </w:r>
    </w:p>
  </w:footnote>
  <w:footnote w:id="530">
    <w:p w14:paraId="4E28D6F6" w14:textId="75DDD646" w:rsidR="00C61C1A" w:rsidRDefault="00C61C1A" w:rsidP="00CD361B">
      <w:pPr>
        <w:pStyle w:val="footnote"/>
      </w:pPr>
      <w:r>
        <w:rPr>
          <w:rStyle w:val="FootnoteReference"/>
        </w:rPr>
        <w:footnoteRef/>
      </w:r>
      <w:r>
        <w:t xml:space="preserve"> [JS] or proud/haughty eyes.</w:t>
      </w:r>
    </w:p>
  </w:footnote>
  <w:footnote w:id="531">
    <w:p w14:paraId="33F848D7" w14:textId="77777777" w:rsidR="00C61C1A" w:rsidRDefault="00C61C1A" w:rsidP="00C544D6">
      <w:pPr>
        <w:pStyle w:val="footnote"/>
      </w:pPr>
      <w:r>
        <w:rPr>
          <w:rStyle w:val="FootnoteReference"/>
        </w:rPr>
        <w:footnoteRef/>
      </w:r>
      <w:r>
        <w:t xml:space="preserve"> Daily I pray for the lost. Sinners are slain by conversion into believers, saints, friends and lovers.</w:t>
      </w:r>
    </w:p>
  </w:footnote>
  <w:footnote w:id="532">
    <w:p w14:paraId="570F4149" w14:textId="77777777" w:rsidR="00C61C1A" w:rsidRDefault="00C61C1A" w:rsidP="00C544D6">
      <w:pPr>
        <w:pStyle w:val="footnote"/>
      </w:pPr>
      <w:r>
        <w:rPr>
          <w:rStyle w:val="FootnoteReference"/>
        </w:rPr>
        <w:footnoteRef/>
      </w:r>
      <w:r>
        <w:t xml:space="preserve"> Peter praised and confessed Christ, yet later he swore he did not know Him (Mt. 26:74; Mk. 14:71).</w:t>
      </w:r>
    </w:p>
  </w:footnote>
  <w:footnote w:id="533">
    <w:p w14:paraId="7F487DE9" w14:textId="1D877FA2" w:rsidR="00C61C1A" w:rsidRDefault="00C61C1A" w:rsidP="00C544D6">
      <w:pPr>
        <w:pStyle w:val="footnote"/>
      </w:pPr>
      <w:r>
        <w:rPr>
          <w:rStyle w:val="FootnoteReference"/>
        </w:rPr>
        <w:footnoteRef/>
      </w:r>
      <w:r>
        <w:t xml:space="preserve"> Cf. Ps. 38:7a.</w:t>
      </w:r>
    </w:p>
  </w:footnote>
  <w:footnote w:id="534">
    <w:p w14:paraId="1B133F2B" w14:textId="56FE4EC3" w:rsidR="00C61C1A" w:rsidRDefault="00C61C1A"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35">
    <w:p w14:paraId="4C6B2146" w14:textId="77777777" w:rsidR="00C61C1A" w:rsidRDefault="00C61C1A" w:rsidP="00C544D6">
      <w:pPr>
        <w:pStyle w:val="footnote"/>
      </w:pPr>
      <w:r>
        <w:rPr>
          <w:rStyle w:val="FootnoteReference"/>
        </w:rPr>
        <w:footnoteRef/>
      </w:r>
      <w:r>
        <w:t xml:space="preserve"> descendants: </w:t>
      </w:r>
      <w:r w:rsidRPr="00A80C80">
        <w:rPr>
          <w:i/>
        </w:rPr>
        <w:t>lit</w:t>
      </w:r>
      <w:r>
        <w:t>. seed. Verses 26-28 are quoted at Heb. 1:10-12; 13:8.</w:t>
      </w:r>
    </w:p>
  </w:footnote>
  <w:footnote w:id="536">
    <w:p w14:paraId="44E84D4D" w14:textId="77777777" w:rsidR="00C61C1A" w:rsidRDefault="00C61C1A" w:rsidP="00C544D6">
      <w:pPr>
        <w:pStyle w:val="footnote"/>
      </w:pPr>
      <w:r>
        <w:rPr>
          <w:rStyle w:val="FootnoteReference"/>
        </w:rPr>
        <w:footnoteRef/>
      </w:r>
      <w:r>
        <w:t xml:space="preserve"> ‘God is love’ (1 John 4:8,16).</w:t>
      </w:r>
    </w:p>
  </w:footnote>
  <w:footnote w:id="537">
    <w:p w14:paraId="169A7896" w14:textId="77777777" w:rsidR="00C61C1A" w:rsidRDefault="00C61C1A" w:rsidP="00C37403">
      <w:pPr>
        <w:pStyle w:val="footnote"/>
      </w:pPr>
      <w:r>
        <w:rPr>
          <w:rStyle w:val="FootnoteReference"/>
        </w:rPr>
        <w:footnoteRef/>
      </w:r>
      <w:r>
        <w:t xml:space="preserve"> [JS] NETS has “who is very conciliatory towards all your acts of lawlessness”</w:t>
      </w:r>
    </w:p>
  </w:footnote>
  <w:footnote w:id="538">
    <w:p w14:paraId="1EEA58C5" w14:textId="195647BB" w:rsidR="00C61C1A" w:rsidRDefault="00C61C1A" w:rsidP="00C544D6">
      <w:pPr>
        <w:pStyle w:val="footnote"/>
      </w:pPr>
      <w:r>
        <w:rPr>
          <w:rStyle w:val="FootnoteReference"/>
        </w:rPr>
        <w:footnoteRef/>
      </w:r>
      <w:r>
        <w:t xml:space="preserve"> Cf. Ps. 147:8.</w:t>
      </w:r>
    </w:p>
  </w:footnote>
  <w:footnote w:id="539">
    <w:p w14:paraId="3C4F2E7D" w14:textId="704C8BBC" w:rsidR="00C61C1A" w:rsidRDefault="00C61C1A" w:rsidP="001566BD">
      <w:pPr>
        <w:pStyle w:val="footnote"/>
      </w:pPr>
      <w:r>
        <w:rPr>
          <w:rStyle w:val="FootnoteReference"/>
        </w:rPr>
        <w:footnoteRef/>
      </w:r>
      <w:r>
        <w:t xml:space="preserve"> [JS] or “transgressions”</w:t>
      </w:r>
    </w:p>
  </w:footnote>
  <w:footnote w:id="540">
    <w:p w14:paraId="1F5C3038" w14:textId="77777777" w:rsidR="00C61C1A" w:rsidRDefault="00C61C1A" w:rsidP="00C544D6">
      <w:pPr>
        <w:pStyle w:val="footnote"/>
      </w:pPr>
      <w:r>
        <w:rPr>
          <w:rStyle w:val="FootnoteReference"/>
        </w:rPr>
        <w:footnoteRef/>
      </w:r>
      <w:r>
        <w:t xml:space="preserve"> East and West intersecting heaven and earth forms the Cross to which our sins were nailed (Col. 1:20; 2:14).</w:t>
      </w:r>
    </w:p>
  </w:footnote>
  <w:footnote w:id="541">
    <w:p w14:paraId="091111BB" w14:textId="79454437" w:rsidR="00C61C1A" w:rsidRDefault="00C61C1A" w:rsidP="00417F44">
      <w:pPr>
        <w:pStyle w:val="footnote"/>
      </w:pPr>
      <w:r>
        <w:rPr>
          <w:rStyle w:val="FootnoteReference"/>
        </w:rPr>
        <w:footnoteRef/>
      </w:r>
      <w:r>
        <w:t xml:space="preserve"> [JS] wind, or breath, spirit. The analogy is to “as the spirit passes from man, and he does not exist.”</w:t>
      </w:r>
    </w:p>
  </w:footnote>
  <w:footnote w:id="542">
    <w:p w14:paraId="2EB2A618" w14:textId="77777777" w:rsidR="00C61C1A" w:rsidRDefault="00C61C1A" w:rsidP="00C544D6">
      <w:pPr>
        <w:pStyle w:val="footnote"/>
      </w:pPr>
      <w:r>
        <w:rPr>
          <w:rStyle w:val="FootnoteReference"/>
        </w:rPr>
        <w:footnoteRef/>
      </w:r>
      <w:r>
        <w:t xml:space="preserve"> embraces all: </w:t>
      </w:r>
      <w:r w:rsidRPr="00A80C80">
        <w:rPr>
          <w:i/>
        </w:rPr>
        <w:t>or</w:t>
      </w:r>
      <w:r>
        <w:t>, ‘rules over all.’</w:t>
      </w:r>
    </w:p>
  </w:footnote>
  <w:footnote w:id="543">
    <w:p w14:paraId="74ECADBE" w14:textId="66332B8C" w:rsidR="00C61C1A" w:rsidRDefault="00C61C1A" w:rsidP="00342E73">
      <w:pPr>
        <w:pStyle w:val="footnote"/>
      </w:pPr>
      <w:r>
        <w:rPr>
          <w:rStyle w:val="FootnoteReference"/>
        </w:rPr>
        <w:footnoteRef/>
      </w:r>
      <w:r>
        <w:t xml:space="preserve"> [JS] Fr. Lazarus has “very great”</w:t>
      </w:r>
    </w:p>
  </w:footnote>
  <w:footnote w:id="544">
    <w:p w14:paraId="4F7FE92C" w14:textId="411FA40A" w:rsidR="00C61C1A" w:rsidRDefault="00C61C1A" w:rsidP="00342E73">
      <w:pPr>
        <w:pStyle w:val="footnote"/>
      </w:pPr>
      <w:r>
        <w:rPr>
          <w:rStyle w:val="FootnoteReference"/>
        </w:rPr>
        <w:footnoteRef/>
      </w:r>
      <w:r>
        <w:t xml:space="preserve"> [JS] or “thanksgiving,” or “thankful confession with praise”</w:t>
      </w:r>
    </w:p>
  </w:footnote>
  <w:footnote w:id="545">
    <w:p w14:paraId="169AA0B7" w14:textId="592F3FAF" w:rsidR="00C61C1A" w:rsidRDefault="00C61C1A"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46">
    <w:p w14:paraId="6BB1365A" w14:textId="27497F37" w:rsidR="00C61C1A" w:rsidRDefault="00C61C1A" w:rsidP="00342E73">
      <w:pPr>
        <w:pStyle w:val="footnote"/>
      </w:pPr>
      <w:r>
        <w:rPr>
          <w:rStyle w:val="FootnoteReference"/>
        </w:rPr>
        <w:footnoteRef/>
      </w:r>
      <w:r>
        <w:t xml:space="preserve"> [JS] or “makes the clouds His chariot”</w:t>
      </w:r>
    </w:p>
  </w:footnote>
  <w:footnote w:id="547">
    <w:p w14:paraId="62DF6E81" w14:textId="51054D24" w:rsidR="00C61C1A" w:rsidRDefault="00C61C1A" w:rsidP="00342E73">
      <w:pPr>
        <w:pStyle w:val="footnote"/>
      </w:pPr>
      <w:r>
        <w:rPr>
          <w:rStyle w:val="FootnoteReference"/>
        </w:rPr>
        <w:footnoteRef/>
      </w:r>
      <w:r>
        <w:t xml:space="preserve"> [JS] or “messengers”</w:t>
      </w:r>
    </w:p>
  </w:footnote>
  <w:footnote w:id="548">
    <w:p w14:paraId="168D3C90" w14:textId="7FDCEE0D" w:rsidR="00C61C1A" w:rsidRDefault="00C61C1A" w:rsidP="00342E73">
      <w:pPr>
        <w:pStyle w:val="footnote"/>
      </w:pPr>
      <w:r>
        <w:rPr>
          <w:rStyle w:val="FootnoteReference"/>
        </w:rPr>
        <w:footnoteRef/>
      </w:r>
      <w:r>
        <w:t xml:space="preserve"> [JS] Fr. Lazarus has “servants”</w:t>
      </w:r>
    </w:p>
  </w:footnote>
  <w:footnote w:id="549">
    <w:p w14:paraId="45145696" w14:textId="77777777" w:rsidR="00C61C1A" w:rsidRDefault="00C61C1A" w:rsidP="00C544D6">
      <w:pPr>
        <w:pStyle w:val="footnote"/>
      </w:pPr>
      <w:r>
        <w:rPr>
          <w:rStyle w:val="FootnoteReference"/>
        </w:rPr>
        <w:footnoteRef/>
      </w:r>
      <w:r>
        <w:t xml:space="preserve"> Heb. 1:7; Ezek. 1:14; 2 Esdras 8:22.</w:t>
      </w:r>
    </w:p>
  </w:footnote>
  <w:footnote w:id="550">
    <w:p w14:paraId="0185F645" w14:textId="47FC8356" w:rsidR="00C61C1A" w:rsidRDefault="00C61C1A" w:rsidP="00342E73">
      <w:pPr>
        <w:pStyle w:val="footnote"/>
      </w:pPr>
      <w:r>
        <w:rPr>
          <w:rStyle w:val="FootnoteReference"/>
        </w:rPr>
        <w:footnoteRef/>
      </w:r>
      <w:r>
        <w:t xml:space="preserve"> [JS] Fr. Lazarus has “axis”</w:t>
      </w:r>
    </w:p>
  </w:footnote>
  <w:footnote w:id="551">
    <w:p w14:paraId="62442F76" w14:textId="4CE61300" w:rsidR="00C61C1A" w:rsidRDefault="00C61C1A" w:rsidP="00342E73">
      <w:pPr>
        <w:pStyle w:val="footnote"/>
      </w:pPr>
      <w:r>
        <w:rPr>
          <w:rStyle w:val="FootnoteReference"/>
        </w:rPr>
        <w:footnoteRef/>
      </w:r>
      <w:r>
        <w:t xml:space="preserve"> [JS] Fr. Lazarus has “wander”. NETS has “be tilted”</w:t>
      </w:r>
    </w:p>
  </w:footnote>
  <w:footnote w:id="552">
    <w:p w14:paraId="1733D904" w14:textId="3B68C5C6" w:rsidR="00C61C1A" w:rsidRDefault="00C61C1A" w:rsidP="006A0F54">
      <w:pPr>
        <w:pStyle w:val="footnote"/>
      </w:pPr>
      <w:r>
        <w:rPr>
          <w:rStyle w:val="FootnoteReference"/>
        </w:rPr>
        <w:footnoteRef/>
      </w:r>
      <w:r>
        <w:t xml:space="preserve"> [JS] literally, “founded”</w:t>
      </w:r>
    </w:p>
  </w:footnote>
  <w:footnote w:id="553">
    <w:p w14:paraId="2075EA79" w14:textId="5E6B474F" w:rsidR="00C61C1A" w:rsidRDefault="00C61C1A" w:rsidP="006A0F54">
      <w:pPr>
        <w:pStyle w:val="footnote"/>
      </w:pPr>
      <w:r>
        <w:rPr>
          <w:rStyle w:val="FootnoteReference"/>
        </w:rPr>
        <w:footnoteRef/>
      </w:r>
      <w:r>
        <w:t xml:space="preserve"> [JS] or “takes the lead among them”</w:t>
      </w:r>
    </w:p>
  </w:footnote>
  <w:footnote w:id="554">
    <w:p w14:paraId="28E7BE34" w14:textId="16676F65" w:rsidR="00C61C1A" w:rsidRDefault="00C61C1A" w:rsidP="001566BD">
      <w:pPr>
        <w:pStyle w:val="footnote"/>
      </w:pPr>
      <w:r>
        <w:rPr>
          <w:rStyle w:val="FootnoteReference"/>
        </w:rPr>
        <w:footnoteRef/>
      </w:r>
      <w:r>
        <w:t xml:space="preserve"> [JS] or “serpent”</w:t>
      </w:r>
    </w:p>
  </w:footnote>
  <w:footnote w:id="555">
    <w:p w14:paraId="11DE9B53" w14:textId="0A5609C6" w:rsidR="00C61C1A" w:rsidRDefault="00C61C1A" w:rsidP="00915FD3">
      <w:pPr>
        <w:pStyle w:val="footnote"/>
      </w:pPr>
      <w:r>
        <w:rPr>
          <w:rStyle w:val="FootnoteReference"/>
        </w:rPr>
        <w:footnoteRef/>
      </w:r>
      <w:r>
        <w:t xml:space="preserve"> [JS] or, “the universe”</w:t>
      </w:r>
    </w:p>
  </w:footnote>
  <w:footnote w:id="556">
    <w:p w14:paraId="74093DC5" w14:textId="1E09F0AA" w:rsidR="00C61C1A" w:rsidRDefault="00C61C1A" w:rsidP="00915FD3">
      <w:pPr>
        <w:pStyle w:val="footnote"/>
      </w:pPr>
      <w:r>
        <w:rPr>
          <w:rStyle w:val="FootnoteReference"/>
        </w:rPr>
        <w:footnoteRef/>
      </w:r>
      <w:r>
        <w:t xml:space="preserve"> [JS] or, “breath”</w:t>
      </w:r>
    </w:p>
  </w:footnote>
  <w:footnote w:id="557">
    <w:p w14:paraId="7147B16E" w14:textId="621A8A9E" w:rsidR="00C61C1A" w:rsidRDefault="00C61C1A" w:rsidP="001566BD">
      <w:pPr>
        <w:pStyle w:val="footnote"/>
      </w:pPr>
      <w:r>
        <w:rPr>
          <w:rStyle w:val="FootnoteReference"/>
        </w:rPr>
        <w:footnoteRef/>
      </w:r>
      <w:r>
        <w:t xml:space="preserve"> [JS] Fr. Lazarus has, “meditation”</w:t>
      </w:r>
    </w:p>
  </w:footnote>
  <w:footnote w:id="558">
    <w:p w14:paraId="384A849F" w14:textId="641C79E3" w:rsidR="00C61C1A" w:rsidRDefault="00C61C1A" w:rsidP="00C544D6">
      <w:pPr>
        <w:pStyle w:val="footnote"/>
      </w:pPr>
      <w:r>
        <w:rPr>
          <w:rStyle w:val="FootnoteReference"/>
        </w:rPr>
        <w:footnoteRef/>
      </w:r>
      <w:r>
        <w:t xml:space="preserve"> Much of Psalm 104 occurs almost verbatim in 1 Chron. 16:8-22 (cf. vv. 7:36).</w:t>
      </w:r>
    </w:p>
  </w:footnote>
  <w:footnote w:id="559">
    <w:p w14:paraId="3905FF41" w14:textId="613F8D2E" w:rsidR="00C61C1A" w:rsidRDefault="00C61C1A" w:rsidP="00321F6F">
      <w:pPr>
        <w:pStyle w:val="footnote"/>
      </w:pPr>
      <w:r>
        <w:rPr>
          <w:rStyle w:val="FootnoteReference"/>
        </w:rPr>
        <w:footnoteRef/>
      </w:r>
      <w:r>
        <w:t xml:space="preserve"> [JS] or “give thanks to”. “Thankfully confess with praise”</w:t>
      </w:r>
    </w:p>
  </w:footnote>
  <w:footnote w:id="560">
    <w:p w14:paraId="01463307" w14:textId="64E551BC" w:rsidR="00C61C1A" w:rsidRDefault="00C61C1A" w:rsidP="00321F6F">
      <w:pPr>
        <w:pStyle w:val="footnote"/>
      </w:pPr>
      <w:r>
        <w:rPr>
          <w:rStyle w:val="FootnoteReference"/>
        </w:rPr>
        <w:footnoteRef/>
      </w:r>
      <w:r>
        <w:t xml:space="preserve"> [JS] or “make music to”</w:t>
      </w:r>
    </w:p>
  </w:footnote>
  <w:footnote w:id="561">
    <w:p w14:paraId="2B9E23B4" w14:textId="03FD2FE2" w:rsidR="00C61C1A" w:rsidRDefault="00C61C1A" w:rsidP="00321F6F">
      <w:pPr>
        <w:pStyle w:val="footnote"/>
      </w:pPr>
      <w:r>
        <w:rPr>
          <w:rStyle w:val="FootnoteReference"/>
        </w:rPr>
        <w:footnoteRef/>
      </w:r>
      <w:r>
        <w:t xml:space="preserve"> [JS] i.e. presence</w:t>
      </w:r>
    </w:p>
  </w:footnote>
  <w:footnote w:id="562">
    <w:p w14:paraId="661C891F" w14:textId="3A70284B" w:rsidR="00C61C1A" w:rsidRDefault="00C61C1A" w:rsidP="00321F6F">
      <w:pPr>
        <w:pStyle w:val="footnote"/>
      </w:pPr>
      <w:r>
        <w:rPr>
          <w:rStyle w:val="FootnoteReference"/>
        </w:rPr>
        <w:footnoteRef/>
      </w:r>
      <w:r>
        <w:t xml:space="preserve"> [JS] literally, “seed”</w:t>
      </w:r>
    </w:p>
  </w:footnote>
  <w:footnote w:id="563">
    <w:p w14:paraId="329D8569" w14:textId="5DC45E53" w:rsidR="00C61C1A" w:rsidRDefault="00C61C1A" w:rsidP="00321F6F">
      <w:pPr>
        <w:pStyle w:val="footnote"/>
      </w:pPr>
      <w:r>
        <w:rPr>
          <w:rStyle w:val="FootnoteReference"/>
        </w:rPr>
        <w:footnoteRef/>
      </w:r>
      <w:r>
        <w:t xml:space="preserve"> [JS] literally, “He remembered His covenant forever”</w:t>
      </w:r>
    </w:p>
  </w:footnote>
  <w:footnote w:id="564">
    <w:p w14:paraId="6010B733" w14:textId="6B64E095" w:rsidR="00C61C1A" w:rsidRDefault="00C61C1A" w:rsidP="00321F6F">
      <w:pPr>
        <w:pStyle w:val="footnote"/>
      </w:pPr>
      <w:r>
        <w:rPr>
          <w:rStyle w:val="FootnoteReference"/>
        </w:rPr>
        <w:footnoteRef/>
      </w:r>
      <w:r>
        <w:t xml:space="preserve"> [JS] i.e. the covenant</w:t>
      </w:r>
    </w:p>
  </w:footnote>
  <w:footnote w:id="565">
    <w:p w14:paraId="301BA381" w14:textId="3C68C9E1" w:rsidR="00C61C1A" w:rsidRDefault="00C61C1A" w:rsidP="00280E2D">
      <w:pPr>
        <w:pStyle w:val="footnote"/>
      </w:pPr>
      <w:r>
        <w:rPr>
          <w:rStyle w:val="FootnoteReference"/>
        </w:rPr>
        <w:footnoteRef/>
      </w:r>
      <w:r>
        <w:t xml:space="preserve"> [JS] or foreigners, resident aliens.</w:t>
      </w:r>
    </w:p>
  </w:footnote>
  <w:footnote w:id="566">
    <w:p w14:paraId="1DCE9038" w14:textId="77777777" w:rsidR="00C61C1A" w:rsidRDefault="00C61C1A"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67">
    <w:p w14:paraId="187F80A0" w14:textId="77777777" w:rsidR="00C61C1A" w:rsidRDefault="00C61C1A" w:rsidP="00C544D6">
      <w:pPr>
        <w:pStyle w:val="footnote"/>
      </w:pPr>
      <w:r>
        <w:rPr>
          <w:rStyle w:val="FootnoteReference"/>
        </w:rPr>
        <w:footnoteRef/>
      </w:r>
      <w:r>
        <w:t xml:space="preserve"> caterpillars: larva of the locust.</w:t>
      </w:r>
    </w:p>
  </w:footnote>
  <w:footnote w:id="568">
    <w:p w14:paraId="6E762A27" w14:textId="77777777" w:rsidR="00C61C1A" w:rsidRDefault="00C61C1A" w:rsidP="00C544D6">
      <w:pPr>
        <w:pStyle w:val="footnote"/>
      </w:pPr>
      <w:r>
        <w:rPr>
          <w:rStyle w:val="FootnoteReference"/>
        </w:rPr>
        <w:footnoteRef/>
      </w:r>
      <w:r>
        <w:t xml:space="preserve"> Ex. 16:12-15; Jn. 6:31-35.</w:t>
      </w:r>
    </w:p>
  </w:footnote>
  <w:footnote w:id="569">
    <w:p w14:paraId="49AE41C2" w14:textId="50246779" w:rsidR="00C61C1A" w:rsidRDefault="00C61C1A" w:rsidP="00E46516">
      <w:pPr>
        <w:pStyle w:val="footnote"/>
      </w:pPr>
      <w:r>
        <w:rPr>
          <w:rStyle w:val="FootnoteReference"/>
        </w:rPr>
        <w:footnoteRef/>
      </w:r>
      <w:r>
        <w:t xml:space="preserve"> [JS] or “promise”</w:t>
      </w:r>
    </w:p>
  </w:footnote>
  <w:footnote w:id="570">
    <w:p w14:paraId="463C0491" w14:textId="77777777" w:rsidR="00C61C1A" w:rsidRDefault="00C61C1A" w:rsidP="00C544D6">
      <w:pPr>
        <w:pStyle w:val="footnote"/>
      </w:pPr>
      <w:r>
        <w:rPr>
          <w:rStyle w:val="FootnoteReference"/>
        </w:rPr>
        <w:footnoteRef/>
      </w:r>
      <w:r>
        <w:t xml:space="preserve"> Gen. 15:14.</w:t>
      </w:r>
    </w:p>
  </w:footnote>
  <w:footnote w:id="571">
    <w:p w14:paraId="078805D2" w14:textId="5FA9820B" w:rsidR="00C61C1A" w:rsidRDefault="00C61C1A"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72">
    <w:p w14:paraId="6557E8C2" w14:textId="00E953DA" w:rsidR="00C61C1A" w:rsidRDefault="00C61C1A" w:rsidP="00854B91">
      <w:pPr>
        <w:pStyle w:val="footnote"/>
      </w:pPr>
      <w:r>
        <w:rPr>
          <w:rStyle w:val="FootnoteReference"/>
        </w:rPr>
        <w:footnoteRef/>
      </w:r>
      <w:r>
        <w:t xml:space="preserve"> [JS] or “give thanks to”. “Thankfully confess with praise”</w:t>
      </w:r>
    </w:p>
  </w:footnote>
  <w:footnote w:id="573">
    <w:p w14:paraId="08540649" w14:textId="77777777" w:rsidR="00C61C1A" w:rsidRDefault="00C61C1A" w:rsidP="00C544D6">
      <w:pPr>
        <w:pStyle w:val="footnote"/>
      </w:pPr>
      <w:r>
        <w:rPr>
          <w:rStyle w:val="FootnoteReference"/>
        </w:rPr>
        <w:footnoteRef/>
      </w:r>
      <w:r>
        <w:t xml:space="preserve"> mercy: </w:t>
      </w:r>
      <w:r w:rsidRPr="00B246C1">
        <w:rPr>
          <w:i/>
        </w:rPr>
        <w:t>or</w:t>
      </w:r>
      <w:r>
        <w:t xml:space="preserve"> love.</w:t>
      </w:r>
    </w:p>
  </w:footnote>
  <w:footnote w:id="574">
    <w:p w14:paraId="471071BF" w14:textId="61D7EC3C" w:rsidR="00C61C1A" w:rsidRDefault="00C61C1A" w:rsidP="00854B91">
      <w:pPr>
        <w:pStyle w:val="footnote"/>
      </w:pPr>
      <w:r>
        <w:rPr>
          <w:rStyle w:val="FootnoteReference"/>
        </w:rPr>
        <w:footnoteRef/>
      </w:r>
      <w:r>
        <w:t xml:space="preserve"> [JS] or “observe justice”</w:t>
      </w:r>
    </w:p>
  </w:footnote>
  <w:footnote w:id="575">
    <w:p w14:paraId="03E9E4DD" w14:textId="395B2D3C" w:rsidR="00C61C1A" w:rsidRDefault="00C61C1A" w:rsidP="00854B91">
      <w:pPr>
        <w:pStyle w:val="footnote"/>
      </w:pPr>
      <w:r>
        <w:rPr>
          <w:rStyle w:val="FootnoteReference"/>
        </w:rPr>
        <w:footnoteRef/>
      </w:r>
      <w:r>
        <w:t xml:space="preserve"> [JS] literally, “do”</w:t>
      </w:r>
    </w:p>
  </w:footnote>
  <w:footnote w:id="576">
    <w:p w14:paraId="5B7ACE2B" w14:textId="78E5BEF3" w:rsidR="00C61C1A" w:rsidRDefault="00C61C1A" w:rsidP="00854B91">
      <w:pPr>
        <w:pStyle w:val="footnote"/>
      </w:pPr>
      <w:r>
        <w:rPr>
          <w:rStyle w:val="FootnoteReference"/>
        </w:rPr>
        <w:footnoteRef/>
      </w:r>
      <w:r>
        <w:t xml:space="preserve"> [JS] or “because of the good will of Your people”</w:t>
      </w:r>
    </w:p>
  </w:footnote>
  <w:footnote w:id="577">
    <w:p w14:paraId="1A81CC74" w14:textId="6EC9F596" w:rsidR="00C61C1A" w:rsidRDefault="00C61C1A" w:rsidP="00C544D6">
      <w:pPr>
        <w:pStyle w:val="footnote"/>
      </w:pPr>
      <w:r>
        <w:rPr>
          <w:rStyle w:val="FootnoteReference"/>
        </w:rPr>
        <w:footnoteRef/>
      </w:r>
      <w:r>
        <w:t xml:space="preserve"> Cf. Mark 8:17-21; Matthew 16:9-12.</w:t>
      </w:r>
    </w:p>
  </w:footnote>
  <w:footnote w:id="578">
    <w:p w14:paraId="6D8403EE" w14:textId="7911CBB2" w:rsidR="00C61C1A" w:rsidRDefault="00C61C1A" w:rsidP="00FF4329">
      <w:pPr>
        <w:pStyle w:val="footnote"/>
      </w:pPr>
      <w:r>
        <w:rPr>
          <w:rStyle w:val="FootnoteReference"/>
        </w:rPr>
        <w:footnoteRef/>
      </w:r>
      <w:r>
        <w:t xml:space="preserve"> [JS] Fr. Lazarus has “will”</w:t>
      </w:r>
    </w:p>
  </w:footnote>
  <w:footnote w:id="579">
    <w:p w14:paraId="008D3EE2" w14:textId="77777777" w:rsidR="00C61C1A" w:rsidRDefault="00C61C1A" w:rsidP="00C544D6">
      <w:pPr>
        <w:pStyle w:val="footnote"/>
      </w:pPr>
      <w:r>
        <w:rPr>
          <w:rStyle w:val="FootnoteReference"/>
        </w:rPr>
        <w:footnoteRef/>
      </w:r>
      <w:r>
        <w:t xml:space="preserve"> Num. 11:34.</w:t>
      </w:r>
    </w:p>
  </w:footnote>
  <w:footnote w:id="580">
    <w:p w14:paraId="45B2152E" w14:textId="77777777" w:rsidR="00C61C1A" w:rsidRDefault="00C61C1A" w:rsidP="00C544D6">
      <w:pPr>
        <w:pStyle w:val="footnote"/>
      </w:pPr>
      <w:r>
        <w:rPr>
          <w:rStyle w:val="FootnoteReference"/>
        </w:rPr>
        <w:footnoteRef/>
      </w:r>
      <w:r>
        <w:t xml:space="preserve"> Num. 16:32.</w:t>
      </w:r>
    </w:p>
  </w:footnote>
  <w:footnote w:id="581">
    <w:p w14:paraId="4E447E07" w14:textId="714805BD" w:rsidR="00C61C1A" w:rsidRDefault="00C61C1A" w:rsidP="00FF4329">
      <w:pPr>
        <w:pStyle w:val="footnote"/>
      </w:pPr>
      <w:r>
        <w:rPr>
          <w:rStyle w:val="FootnoteReference"/>
        </w:rPr>
        <w:footnoteRef/>
      </w:r>
      <w:r>
        <w:t xml:space="preserve"> [JS] “did obeisance”. “bowed down to”.</w:t>
      </w:r>
    </w:p>
  </w:footnote>
  <w:footnote w:id="582">
    <w:p w14:paraId="74DDF551" w14:textId="7993EDFC" w:rsidR="00C61C1A" w:rsidRDefault="00C61C1A" w:rsidP="00FF4329">
      <w:pPr>
        <w:pStyle w:val="footnote"/>
      </w:pPr>
      <w:r>
        <w:rPr>
          <w:rStyle w:val="FootnoteReference"/>
        </w:rPr>
        <w:footnoteRef/>
      </w:r>
      <w:r>
        <w:t xml:space="preserve"> [JS] or fearful, terrible.</w:t>
      </w:r>
    </w:p>
  </w:footnote>
  <w:footnote w:id="583">
    <w:p w14:paraId="5BE35E93" w14:textId="77777777" w:rsidR="00C61C1A" w:rsidRDefault="00C61C1A" w:rsidP="00C544D6">
      <w:pPr>
        <w:pStyle w:val="footnote"/>
      </w:pPr>
      <w:r>
        <w:rPr>
          <w:rStyle w:val="FootnoteReference"/>
        </w:rPr>
        <w:footnoteRef/>
      </w:r>
      <w:r>
        <w:t xml:space="preserve"> children: </w:t>
      </w:r>
      <w:r w:rsidRPr="00B246C1">
        <w:rPr>
          <w:i/>
        </w:rPr>
        <w:t>lit</w:t>
      </w:r>
      <w:r>
        <w:t>. seed.</w:t>
      </w:r>
    </w:p>
  </w:footnote>
  <w:footnote w:id="584">
    <w:p w14:paraId="2898F4BB" w14:textId="7CD287CA" w:rsidR="00C61C1A" w:rsidRDefault="00C61C1A" w:rsidP="00335B68">
      <w:pPr>
        <w:pStyle w:val="footnote"/>
      </w:pPr>
      <w:r>
        <w:rPr>
          <w:rStyle w:val="FootnoteReference"/>
        </w:rPr>
        <w:footnoteRef/>
      </w:r>
      <w:r>
        <w:t xml:space="preserve"> [JS] or, “destruction”</w:t>
      </w:r>
    </w:p>
  </w:footnote>
  <w:footnote w:id="585">
    <w:p w14:paraId="6145EAB5" w14:textId="4C75086F" w:rsidR="00C61C1A" w:rsidRDefault="00C61C1A" w:rsidP="00335B68">
      <w:pPr>
        <w:pStyle w:val="footnote"/>
      </w:pPr>
      <w:r>
        <w:rPr>
          <w:rStyle w:val="FootnoteReference"/>
        </w:rPr>
        <w:footnoteRef/>
      </w:r>
      <w:r>
        <w:t xml:space="preserve"> [JS] or “the breach abated”</w:t>
      </w:r>
    </w:p>
  </w:footnote>
  <w:footnote w:id="586">
    <w:p w14:paraId="7BC84269" w14:textId="5FF802CF" w:rsidR="00C61C1A" w:rsidRDefault="00C61C1A" w:rsidP="00335B68">
      <w:pPr>
        <w:pStyle w:val="footnote"/>
      </w:pPr>
      <w:r>
        <w:rPr>
          <w:rStyle w:val="FootnoteReference"/>
        </w:rPr>
        <w:footnoteRef/>
      </w:r>
      <w:r>
        <w:t xml:space="preserve"> [JS] or “reckoned”</w:t>
      </w:r>
    </w:p>
  </w:footnote>
  <w:footnote w:id="587">
    <w:p w14:paraId="7C896B79" w14:textId="22421F6C" w:rsidR="00C61C1A" w:rsidRDefault="00C61C1A" w:rsidP="00335B68">
      <w:pPr>
        <w:pStyle w:val="footnote"/>
      </w:pPr>
      <w:r>
        <w:rPr>
          <w:rStyle w:val="FootnoteReference"/>
        </w:rPr>
        <w:footnoteRef/>
      </w:r>
      <w:r>
        <w:t xml:space="preserve"> [JS] literally “mingled” and “works”</w:t>
      </w:r>
    </w:p>
  </w:footnote>
  <w:footnote w:id="588">
    <w:p w14:paraId="642B0591" w14:textId="225C9085" w:rsidR="00C61C1A" w:rsidRDefault="00C61C1A" w:rsidP="00F208ED">
      <w:pPr>
        <w:pStyle w:val="footnote"/>
      </w:pPr>
      <w:r>
        <w:rPr>
          <w:rStyle w:val="FootnoteReference"/>
        </w:rPr>
        <w:footnoteRef/>
      </w:r>
      <w:r>
        <w:t xml:space="preserve"> [JS] or “give thanks to”, “thankfully confess with praise”</w:t>
      </w:r>
    </w:p>
  </w:footnote>
  <w:footnote w:id="589">
    <w:p w14:paraId="1D020CD0" w14:textId="190B32B1" w:rsidR="00C61C1A" w:rsidRDefault="00C61C1A" w:rsidP="00A87777">
      <w:pPr>
        <w:pStyle w:val="footnote"/>
      </w:pPr>
      <w:r>
        <w:rPr>
          <w:rStyle w:val="FootnoteReference"/>
        </w:rPr>
        <w:footnoteRef/>
      </w:r>
      <w:r>
        <w:t xml:space="preserve"> [JS] or “age to age”</w:t>
      </w:r>
    </w:p>
  </w:footnote>
  <w:footnote w:id="590">
    <w:p w14:paraId="0B2ABDB6" w14:textId="66F5B000" w:rsidR="00C61C1A" w:rsidRDefault="00C61C1A" w:rsidP="00F208ED">
      <w:pPr>
        <w:pStyle w:val="footnote"/>
      </w:pPr>
      <w:r>
        <w:rPr>
          <w:rStyle w:val="FootnoteReference"/>
        </w:rPr>
        <w:footnoteRef/>
      </w:r>
      <w:r>
        <w:t xml:space="preserve"> [JS] or “May it be! May it be” or “So be it! So be it!”</w:t>
      </w:r>
    </w:p>
  </w:footnote>
  <w:footnote w:id="591">
    <w:p w14:paraId="04C140F9" w14:textId="166D1F53" w:rsidR="00C61C1A" w:rsidRDefault="00C61C1A" w:rsidP="005843FD">
      <w:pPr>
        <w:pStyle w:val="footnote"/>
      </w:pPr>
      <w:r>
        <w:rPr>
          <w:rStyle w:val="FootnoteReference"/>
        </w:rPr>
        <w:footnoteRef/>
      </w:r>
      <w:r>
        <w:t xml:space="preserve"> [JS] or “give thanks to”, “thankfully confess with praise”</w:t>
      </w:r>
    </w:p>
  </w:footnote>
  <w:footnote w:id="592">
    <w:p w14:paraId="338DEC03" w14:textId="41CA3C59" w:rsidR="00C61C1A" w:rsidRDefault="00C61C1A" w:rsidP="005843FD">
      <w:pPr>
        <w:pStyle w:val="footnote"/>
      </w:pPr>
      <w:r>
        <w:rPr>
          <w:rStyle w:val="FootnoteReference"/>
        </w:rPr>
        <w:footnoteRef/>
      </w:r>
      <w:r>
        <w:t xml:space="preserve"> [JS] NETS and Fr. Lazarus have “sea” in place of “south”</w:t>
      </w:r>
    </w:p>
  </w:footnote>
  <w:footnote w:id="593">
    <w:p w14:paraId="6197905E" w14:textId="37F1FE6C" w:rsidR="00C61C1A" w:rsidRDefault="00C61C1A" w:rsidP="005843FD">
      <w:pPr>
        <w:pStyle w:val="footnote"/>
      </w:pPr>
      <w:r>
        <w:rPr>
          <w:rStyle w:val="FootnoteReference"/>
        </w:rPr>
        <w:footnoteRef/>
      </w:r>
      <w:r>
        <w:t xml:space="preserve"> [JS] or “praise and thank”, “thankfully confess with praise”</w:t>
      </w:r>
    </w:p>
  </w:footnote>
  <w:footnote w:id="594">
    <w:p w14:paraId="2927C9DC" w14:textId="30BA0C90" w:rsidR="00C61C1A" w:rsidRDefault="00C61C1A" w:rsidP="008B5FD0">
      <w:pPr>
        <w:pStyle w:val="footnote"/>
      </w:pPr>
      <w:r>
        <w:rPr>
          <w:rStyle w:val="FootnoteReference"/>
        </w:rPr>
        <w:footnoteRef/>
      </w:r>
      <w:r>
        <w:t xml:space="preserve"> [JS] or “praise and thank”, “thankfully confess with praise.”</w:t>
      </w:r>
    </w:p>
  </w:footnote>
  <w:footnote w:id="595">
    <w:p w14:paraId="6B4B3E8B" w14:textId="1A47DD82" w:rsidR="00C61C1A" w:rsidRDefault="00C61C1A" w:rsidP="005D0282">
      <w:pPr>
        <w:pStyle w:val="footnote"/>
      </w:pPr>
      <w:r>
        <w:rPr>
          <w:rStyle w:val="FootnoteReference"/>
        </w:rPr>
        <w:footnoteRef/>
      </w:r>
      <w:r>
        <w:t xml:space="preserve"> [JS] or “He helped them out of the way of their iniquity”</w:t>
      </w:r>
    </w:p>
  </w:footnote>
  <w:footnote w:id="596">
    <w:p w14:paraId="3CB0230A" w14:textId="77777777" w:rsidR="00C61C1A" w:rsidRDefault="00C61C1A"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97">
    <w:p w14:paraId="4C3C4DC6" w14:textId="4D9A8A9A" w:rsidR="00C61C1A" w:rsidRDefault="00C61C1A" w:rsidP="008B5FD0">
      <w:pPr>
        <w:pStyle w:val="footnote"/>
      </w:pPr>
      <w:r>
        <w:rPr>
          <w:rStyle w:val="FootnoteReference"/>
        </w:rPr>
        <w:footnoteRef/>
      </w:r>
      <w:r>
        <w:t xml:space="preserve"> [JS] or “praise and thank”, “thankfully confess with praise”</w:t>
      </w:r>
    </w:p>
  </w:footnote>
  <w:footnote w:id="598">
    <w:p w14:paraId="678ED315" w14:textId="00F5D3AB" w:rsidR="00C61C1A" w:rsidRDefault="00C61C1A" w:rsidP="0048178C">
      <w:pPr>
        <w:pStyle w:val="footnote"/>
      </w:pPr>
      <w:r>
        <w:rPr>
          <w:rStyle w:val="FootnoteReference"/>
        </w:rPr>
        <w:footnoteRef/>
      </w:r>
      <w:r>
        <w:t xml:space="preserve"> [JS] Fr. Lazarus has “all their skill was scuttled.”</w:t>
      </w:r>
    </w:p>
  </w:footnote>
  <w:footnote w:id="599">
    <w:p w14:paraId="34CCA381" w14:textId="4D43FBED" w:rsidR="00C61C1A" w:rsidRDefault="00C61C1A" w:rsidP="0048178C">
      <w:pPr>
        <w:pStyle w:val="footnote"/>
      </w:pPr>
      <w:r>
        <w:rPr>
          <w:rStyle w:val="FootnoteReference"/>
        </w:rPr>
        <w:footnoteRef/>
      </w:r>
      <w:r>
        <w:t xml:space="preserve"> [JS] or “praise and thank”, “thankfully confess with praise”</w:t>
      </w:r>
    </w:p>
  </w:footnote>
  <w:footnote w:id="600">
    <w:p w14:paraId="4C3D1737" w14:textId="77777777" w:rsidR="00C61C1A" w:rsidRDefault="00C61C1A" w:rsidP="00C544D6">
      <w:pPr>
        <w:pStyle w:val="footnote"/>
      </w:pPr>
      <w:r>
        <w:rPr>
          <w:rStyle w:val="FootnoteReference"/>
        </w:rPr>
        <w:footnoteRef/>
      </w:r>
      <w:r>
        <w:t xml:space="preserve"> ‘mercies of the Lord’: </w:t>
      </w:r>
      <w:r w:rsidRPr="00B246C1">
        <w:rPr>
          <w:i/>
        </w:rPr>
        <w:t>or</w:t>
      </w:r>
      <w:r>
        <w:t>, the Lord’s love.</w:t>
      </w:r>
    </w:p>
  </w:footnote>
  <w:footnote w:id="601">
    <w:p w14:paraId="0ED7A10C" w14:textId="45E3CDC2" w:rsidR="00C61C1A" w:rsidRDefault="00C61C1A" w:rsidP="00F56D7A">
      <w:pPr>
        <w:pStyle w:val="footnote"/>
      </w:pPr>
      <w:r>
        <w:rPr>
          <w:rStyle w:val="FootnoteReference"/>
        </w:rPr>
        <w:footnoteRef/>
      </w:r>
      <w:r>
        <w:t xml:space="preserve"> [JS] NETS has, “make music”, OSB, “give praise”</w:t>
      </w:r>
    </w:p>
  </w:footnote>
  <w:footnote w:id="602">
    <w:p w14:paraId="004CF885" w14:textId="714969FE" w:rsidR="00C61C1A" w:rsidRDefault="00C61C1A" w:rsidP="00F56D7A">
      <w:pPr>
        <w:pStyle w:val="footnote"/>
      </w:pPr>
      <w:r>
        <w:rPr>
          <w:rStyle w:val="FootnoteReference"/>
        </w:rPr>
        <w:footnoteRef/>
      </w:r>
      <w:r>
        <w:t xml:space="preserve"> [JS] “thankfully confess You with praise”</w:t>
      </w:r>
    </w:p>
  </w:footnote>
  <w:footnote w:id="603">
    <w:p w14:paraId="5EB077FD" w14:textId="77777777" w:rsidR="00C61C1A" w:rsidRDefault="00C61C1A" w:rsidP="00C544D6">
      <w:pPr>
        <w:pStyle w:val="footnote"/>
      </w:pPr>
      <w:r>
        <w:rPr>
          <w:rStyle w:val="FootnoteReference"/>
        </w:rPr>
        <w:footnoteRef/>
      </w:r>
      <w:r>
        <w:t xml:space="preserve"> The first 6 verses of this Psalm are almost identical with Psalm 56:8-12, and the rest only differ in 3 words from 59:7-14.</w:t>
      </w:r>
    </w:p>
  </w:footnote>
  <w:footnote w:id="604">
    <w:p w14:paraId="56236551" w14:textId="3FD3F8AE" w:rsidR="00C61C1A" w:rsidRDefault="00C61C1A" w:rsidP="00F56D7A">
      <w:pPr>
        <w:pStyle w:val="footnote"/>
      </w:pPr>
      <w:r>
        <w:rPr>
          <w:rStyle w:val="FootnoteReference"/>
        </w:rPr>
        <w:footnoteRef/>
      </w:r>
      <w:r>
        <w:t xml:space="preserve"> [JS] “holy place.”</w:t>
      </w:r>
    </w:p>
  </w:footnote>
  <w:footnote w:id="605">
    <w:p w14:paraId="32F80B0A" w14:textId="77777777" w:rsidR="00C61C1A" w:rsidRDefault="00C61C1A" w:rsidP="00C544D6">
      <w:pPr>
        <w:pStyle w:val="footnote"/>
      </w:pPr>
      <w:r>
        <w:rPr>
          <w:rStyle w:val="FootnoteReference"/>
        </w:rPr>
        <w:footnoteRef/>
      </w:r>
      <w:r>
        <w:t xml:space="preserve"> See Psalm 59:10 and footnote.</w:t>
      </w:r>
    </w:p>
  </w:footnote>
  <w:footnote w:id="606">
    <w:p w14:paraId="70CC4836" w14:textId="77777777" w:rsidR="00C61C1A" w:rsidRDefault="00C61C1A"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07">
    <w:p w14:paraId="38EEC6DA" w14:textId="0ACCF4C3" w:rsidR="00C61C1A" w:rsidRDefault="00C61C1A" w:rsidP="00814FC4">
      <w:pPr>
        <w:pStyle w:val="footnote"/>
      </w:pPr>
      <w:r>
        <w:rPr>
          <w:rStyle w:val="FootnoteReference"/>
        </w:rPr>
        <w:footnoteRef/>
      </w:r>
      <w:r>
        <w:t xml:space="preserve"> [JS] or “lawlessness”</w:t>
      </w:r>
    </w:p>
  </w:footnote>
  <w:footnote w:id="608">
    <w:p w14:paraId="67FB27B1" w14:textId="3F7103C4" w:rsidR="00C61C1A" w:rsidRDefault="00C61C1A" w:rsidP="00C544D6">
      <w:pPr>
        <w:pStyle w:val="footnote"/>
      </w:pPr>
      <w:r>
        <w:rPr>
          <w:rStyle w:val="FootnoteReference"/>
        </w:rPr>
        <w:footnoteRef/>
      </w:r>
      <w:r>
        <w:t xml:space="preserve"> Cf. Num. 5:22.</w:t>
      </w:r>
    </w:p>
  </w:footnote>
  <w:footnote w:id="609">
    <w:p w14:paraId="292E96AE" w14:textId="77777777" w:rsidR="00C61C1A" w:rsidRDefault="00C61C1A" w:rsidP="00C544D6">
      <w:pPr>
        <w:pStyle w:val="footnote"/>
      </w:pPr>
      <w:r>
        <w:rPr>
          <w:rStyle w:val="FootnoteReference"/>
        </w:rPr>
        <w:footnoteRef/>
      </w:r>
      <w:r>
        <w:t xml:space="preserve"> Mt. 27:39.</w:t>
      </w:r>
    </w:p>
  </w:footnote>
  <w:footnote w:id="610">
    <w:p w14:paraId="151268C5" w14:textId="656FFD88" w:rsidR="00C61C1A" w:rsidRDefault="00C61C1A" w:rsidP="003A31BD">
      <w:pPr>
        <w:pStyle w:val="footnote"/>
      </w:pPr>
      <w:r>
        <w:rPr>
          <w:rStyle w:val="FootnoteReference"/>
        </w:rPr>
        <w:footnoteRef/>
      </w:r>
      <w:r>
        <w:t xml:space="preserve"> [JS] or “give thanks to”. “thankfully confess with praise”</w:t>
      </w:r>
    </w:p>
  </w:footnote>
  <w:footnote w:id="611">
    <w:p w14:paraId="7B5761D5" w14:textId="1159D032" w:rsidR="00C61C1A" w:rsidRDefault="00C61C1A"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12">
    <w:p w14:paraId="6251134D" w14:textId="77777777" w:rsidR="00C61C1A" w:rsidRDefault="00C61C1A" w:rsidP="00C544D6">
      <w:pPr>
        <w:pStyle w:val="footnote"/>
      </w:pPr>
      <w:r>
        <w:rPr>
          <w:rStyle w:val="FootnoteReference"/>
        </w:rPr>
        <w:footnoteRef/>
      </w:r>
      <w:r>
        <w:t xml:space="preserve"> The power of the Gospel, the power of the Cross, which is the power of the Holy Spirit given at Pentecost (St. Athanasius).</w:t>
      </w:r>
    </w:p>
  </w:footnote>
  <w:footnote w:id="613">
    <w:p w14:paraId="09E5E6C1" w14:textId="13B68B37" w:rsidR="00C61C1A" w:rsidRDefault="00C61C1A" w:rsidP="00AB05E1">
      <w:pPr>
        <w:pStyle w:val="footnote"/>
      </w:pPr>
      <w:r>
        <w:rPr>
          <w:rStyle w:val="FootnoteReference"/>
        </w:rPr>
        <w:footnoteRef/>
      </w:r>
      <w:r>
        <w:t xml:space="preserve"> [JS] “with You is the dominion/rule in the day of Your power”</w:t>
      </w:r>
    </w:p>
  </w:footnote>
  <w:footnote w:id="614">
    <w:p w14:paraId="5B5E529A" w14:textId="5149157C" w:rsidR="00C61C1A" w:rsidRDefault="00C61C1A" w:rsidP="00C544D6">
      <w:pPr>
        <w:pStyle w:val="footnote"/>
      </w:pPr>
      <w:r>
        <w:rPr>
          <w:rStyle w:val="FootnoteReference"/>
        </w:rPr>
        <w:footnoteRef/>
      </w:r>
      <w:r>
        <w:t xml:space="preserve"> Cf. 1 Cor. 15:41-43.</w:t>
      </w:r>
    </w:p>
  </w:footnote>
  <w:footnote w:id="615">
    <w:p w14:paraId="58BF3DF2" w14:textId="33BF2504" w:rsidR="00C61C1A" w:rsidRDefault="00C61C1A" w:rsidP="00AB05E1">
      <w:pPr>
        <w:pStyle w:val="footnote"/>
      </w:pPr>
      <w:r>
        <w:rPr>
          <w:rStyle w:val="FootnoteReference"/>
        </w:rPr>
        <w:footnoteRef/>
      </w:r>
      <w:r>
        <w:t xml:space="preserve"> [JS] literally “morning star”</w:t>
      </w:r>
    </w:p>
  </w:footnote>
  <w:footnote w:id="616">
    <w:p w14:paraId="4C93D1C9" w14:textId="77777777" w:rsidR="00C61C1A" w:rsidRDefault="00C61C1A"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17">
    <w:p w14:paraId="1E1E10F2" w14:textId="52211208" w:rsidR="00C61C1A" w:rsidRDefault="00C61C1A" w:rsidP="00AB05E1">
      <w:pPr>
        <w:pStyle w:val="footnote"/>
      </w:pPr>
      <w:r>
        <w:rPr>
          <w:rStyle w:val="FootnoteReference"/>
        </w:rPr>
        <w:footnoteRef/>
      </w:r>
      <w:r>
        <w:t xml:space="preserve"> [JS] Fr. Lazarus renders “repent” as “change His mind”</w:t>
      </w:r>
    </w:p>
  </w:footnote>
  <w:footnote w:id="618">
    <w:p w14:paraId="5DE3DED0" w14:textId="77777777" w:rsidR="00C61C1A" w:rsidRDefault="00C61C1A" w:rsidP="00C544D6">
      <w:pPr>
        <w:pStyle w:val="footnote"/>
      </w:pPr>
      <w:r>
        <w:rPr>
          <w:rStyle w:val="FootnoteReference"/>
        </w:rPr>
        <w:footnoteRef/>
      </w:r>
      <w:r>
        <w:t xml:space="preserve"> Heb. 7:21.</w:t>
      </w:r>
    </w:p>
  </w:footnote>
  <w:footnote w:id="619">
    <w:p w14:paraId="09E7C6C1" w14:textId="5A2E3633" w:rsidR="00C61C1A" w:rsidRDefault="00C61C1A"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20">
    <w:p w14:paraId="5F67B7A9" w14:textId="253D54A9" w:rsidR="00C61C1A" w:rsidRDefault="00C61C1A" w:rsidP="003C200D">
      <w:pPr>
        <w:pStyle w:val="footnote"/>
      </w:pPr>
      <w:r>
        <w:rPr>
          <w:rStyle w:val="FootnoteReference"/>
        </w:rPr>
        <w:footnoteRef/>
      </w:r>
      <w:r>
        <w:t xml:space="preserve"> [JS] or “give thanks,” or “thankfully confess with praise”</w:t>
      </w:r>
    </w:p>
  </w:footnote>
  <w:footnote w:id="621">
    <w:p w14:paraId="71D97FF3" w14:textId="5ADB40B3" w:rsidR="00C61C1A" w:rsidRDefault="00C61C1A" w:rsidP="00680987">
      <w:pPr>
        <w:pStyle w:val="footnote"/>
      </w:pPr>
      <w:r>
        <w:rPr>
          <w:rStyle w:val="FootnoteReference"/>
        </w:rPr>
        <w:footnoteRef/>
      </w:r>
      <w:r>
        <w:t xml:space="preserve"> [JS] or “assembly”</w:t>
      </w:r>
    </w:p>
  </w:footnote>
  <w:footnote w:id="622">
    <w:p w14:paraId="794D19AF" w14:textId="3FB23375" w:rsidR="00C61C1A" w:rsidRDefault="00C61C1A" w:rsidP="00680987">
      <w:pPr>
        <w:pStyle w:val="footnote"/>
      </w:pPr>
      <w:r>
        <w:rPr>
          <w:rStyle w:val="FootnoteReference"/>
        </w:rPr>
        <w:footnoteRef/>
      </w:r>
      <w:r>
        <w:t xml:space="preserve"> [JS] or “sought out in all things according to His will.”</w:t>
      </w:r>
    </w:p>
  </w:footnote>
  <w:footnote w:id="623">
    <w:p w14:paraId="20B5E251" w14:textId="0958B144" w:rsidR="00C61C1A" w:rsidRDefault="00C61C1A" w:rsidP="003C200D">
      <w:pPr>
        <w:pStyle w:val="footnote"/>
      </w:pPr>
      <w:r>
        <w:rPr>
          <w:rStyle w:val="FootnoteReference"/>
        </w:rPr>
        <w:footnoteRef/>
      </w:r>
      <w:r>
        <w:t xml:space="preserve"> [JS] or “thanksgiving,” or “thankful confession with praise”</w:t>
      </w:r>
    </w:p>
  </w:footnote>
  <w:footnote w:id="624">
    <w:p w14:paraId="1BC090E3" w14:textId="77777777" w:rsidR="00C61C1A" w:rsidRDefault="00C61C1A"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25">
    <w:p w14:paraId="458325D6" w14:textId="77777777" w:rsidR="00C61C1A" w:rsidRDefault="00C61C1A" w:rsidP="00C544D6">
      <w:pPr>
        <w:pStyle w:val="footnote"/>
      </w:pPr>
      <w:r>
        <w:rPr>
          <w:rStyle w:val="FootnoteReference"/>
        </w:rPr>
        <w:footnoteRef/>
      </w:r>
      <w:r>
        <w:t xml:space="preserve"> Gen. 6:18; 9:9f; 15; 17; Ex. 19:5; Mk. 14:24; Lk. 22:20,29,30.</w:t>
      </w:r>
    </w:p>
  </w:footnote>
  <w:footnote w:id="626">
    <w:p w14:paraId="37902716" w14:textId="6DF49123" w:rsidR="00C61C1A" w:rsidRDefault="00C61C1A" w:rsidP="001F0BA8">
      <w:pPr>
        <w:pStyle w:val="footnote"/>
      </w:pPr>
      <w:r>
        <w:rPr>
          <w:rStyle w:val="FootnoteReference"/>
        </w:rPr>
        <w:footnoteRef/>
      </w:r>
      <w:r>
        <w:t xml:space="preserve"> [JS] or “awesome”, “terrible”</w:t>
      </w:r>
    </w:p>
  </w:footnote>
  <w:footnote w:id="627">
    <w:p w14:paraId="534F669F" w14:textId="77777777" w:rsidR="00C61C1A" w:rsidRDefault="00C61C1A"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28">
    <w:p w14:paraId="2820C079" w14:textId="019C661F" w:rsidR="00C61C1A" w:rsidRDefault="00C61C1A" w:rsidP="00C544D6">
      <w:pPr>
        <w:pStyle w:val="footnote"/>
      </w:pPr>
      <w:r>
        <w:rPr>
          <w:rStyle w:val="FootnoteReference"/>
        </w:rPr>
        <w:footnoteRef/>
      </w:r>
      <w:r>
        <w:t xml:space="preserve"> To cultivate this fear is to practice living in the presence of God, which is the height of wisdom and understanding.</w:t>
      </w:r>
    </w:p>
  </w:footnote>
  <w:footnote w:id="629">
    <w:p w14:paraId="4EC2A81B" w14:textId="24C25CFD" w:rsidR="00C61C1A" w:rsidRDefault="00C61C1A" w:rsidP="009717D4">
      <w:pPr>
        <w:pStyle w:val="footnote"/>
      </w:pPr>
      <w:r>
        <w:rPr>
          <w:rStyle w:val="FootnoteReference"/>
        </w:rPr>
        <w:footnoteRef/>
      </w:r>
      <w:r>
        <w:t xml:space="preserve"> [JS] or “endures forever and ever”</w:t>
      </w:r>
    </w:p>
  </w:footnote>
  <w:footnote w:id="630">
    <w:p w14:paraId="6ED31546" w14:textId="32850D5D" w:rsidR="00C61C1A" w:rsidRDefault="00C61C1A" w:rsidP="00081087">
      <w:pPr>
        <w:pStyle w:val="footnote"/>
      </w:pPr>
      <w:r>
        <w:rPr>
          <w:rStyle w:val="FootnoteReference"/>
        </w:rPr>
        <w:footnoteRef/>
      </w:r>
      <w:r>
        <w:t xml:space="preserve"> [JS] or “dawned”</w:t>
      </w:r>
    </w:p>
  </w:footnote>
  <w:footnote w:id="631">
    <w:p w14:paraId="56F05B01" w14:textId="70E648CE" w:rsidR="00C61C1A" w:rsidRDefault="00C61C1A" w:rsidP="00081087">
      <w:pPr>
        <w:pStyle w:val="footnote"/>
      </w:pPr>
      <w:r>
        <w:rPr>
          <w:rStyle w:val="FootnoteReference"/>
        </w:rPr>
        <w:footnoteRef/>
      </w:r>
      <w:r>
        <w:t xml:space="preserve"> [JS] NETS interprets this as “He scattered [His enemies]”</w:t>
      </w:r>
    </w:p>
  </w:footnote>
  <w:footnote w:id="632">
    <w:p w14:paraId="246FBDEA" w14:textId="2D78AE51" w:rsidR="00C61C1A" w:rsidRDefault="00C61C1A" w:rsidP="00081087">
      <w:pPr>
        <w:pStyle w:val="footnote"/>
      </w:pPr>
      <w:r>
        <w:rPr>
          <w:rStyle w:val="FootnoteReference"/>
        </w:rPr>
        <w:footnoteRef/>
      </w:r>
      <w:r>
        <w:t xml:space="preserve"> [JS] or “contines forever and ever”</w:t>
      </w:r>
    </w:p>
  </w:footnote>
  <w:footnote w:id="633">
    <w:p w14:paraId="58019E44" w14:textId="02459B25" w:rsidR="00C61C1A" w:rsidRDefault="00C61C1A" w:rsidP="00081087">
      <w:pPr>
        <w:pStyle w:val="footnote"/>
      </w:pPr>
      <w:r>
        <w:rPr>
          <w:rStyle w:val="FootnoteReference"/>
        </w:rPr>
        <w:footnoteRef/>
      </w:r>
      <w:r>
        <w:t xml:space="preserve"> [JS] or “he will be raised to power and glory.”</w:t>
      </w:r>
    </w:p>
  </w:footnote>
  <w:footnote w:id="634">
    <w:p w14:paraId="0B84AC37" w14:textId="74BB2C6D" w:rsidR="00C61C1A" w:rsidRDefault="00C61C1A" w:rsidP="00C544D6">
      <w:pPr>
        <w:pStyle w:val="footnote"/>
      </w:pPr>
      <w:r>
        <w:rPr>
          <w:rStyle w:val="FootnoteReference"/>
        </w:rPr>
        <w:footnoteRef/>
      </w:r>
      <w:r>
        <w:t xml:space="preserve"> ‘The world is passing away, and the desire for it; but anyone who does the will of God lives forever’ (1 Jn. 2:17).</w:t>
      </w:r>
    </w:p>
  </w:footnote>
  <w:footnote w:id="635">
    <w:p w14:paraId="7BCF6DAD" w14:textId="145C36D2" w:rsidR="00C61C1A" w:rsidRDefault="00C61C1A"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36">
    <w:p w14:paraId="5B7D718A" w14:textId="55E58CE6" w:rsidR="00C61C1A" w:rsidRDefault="00C61C1A" w:rsidP="00694704">
      <w:pPr>
        <w:pStyle w:val="footnote"/>
      </w:pPr>
      <w:r>
        <w:rPr>
          <w:rStyle w:val="FootnoteReference"/>
        </w:rPr>
        <w:footnoteRef/>
      </w:r>
      <w:r>
        <w:t xml:space="preserve"> [JS] all others have “servants”, but Fr. Athanasius from the Coptic has “children”, which Fr. Lazarus has as well.</w:t>
      </w:r>
    </w:p>
  </w:footnote>
  <w:footnote w:id="637">
    <w:p w14:paraId="5FAF92C9" w14:textId="77777777" w:rsidR="00C61C1A" w:rsidRDefault="00C61C1A" w:rsidP="00C544D6">
      <w:pPr>
        <w:pStyle w:val="footnote"/>
      </w:pPr>
      <w:r>
        <w:rPr>
          <w:rStyle w:val="FootnoteReference"/>
        </w:rPr>
        <w:footnoteRef/>
      </w:r>
      <w:r>
        <w:t xml:space="preserve"> Ex. 19:6; 29:43-46; Deut. 27:9; Is. 63:18,19; Jer. 2:3; 2 Cor. 6:16.</w:t>
      </w:r>
    </w:p>
  </w:footnote>
  <w:footnote w:id="638">
    <w:p w14:paraId="6D9F1C7B" w14:textId="0AA2BDBF" w:rsidR="00C61C1A" w:rsidRDefault="00C61C1A"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39">
    <w:p w14:paraId="0C14975E" w14:textId="016BE0A8" w:rsidR="00C61C1A" w:rsidRDefault="00C61C1A" w:rsidP="00C544D6">
      <w:pPr>
        <w:pStyle w:val="footnote"/>
      </w:pPr>
      <w:r>
        <w:rPr>
          <w:rStyle w:val="FootnoteReference"/>
        </w:rPr>
        <w:footnoteRef/>
      </w:r>
      <w:r>
        <w:t xml:space="preserve"> Earth rocked and rolled in travail at the birth of a nation (cf. Jn. 16:20-22).</w:t>
      </w:r>
    </w:p>
  </w:footnote>
  <w:footnote w:id="640">
    <w:p w14:paraId="57A4E776" w14:textId="40FC4D7E" w:rsidR="00C61C1A" w:rsidRDefault="00C61C1A" w:rsidP="004446FE">
      <w:pPr>
        <w:pStyle w:val="footnote"/>
      </w:pPr>
      <w:r>
        <w:rPr>
          <w:rStyle w:val="FootnoteReference"/>
        </w:rPr>
        <w:footnoteRef/>
      </w:r>
      <w:r>
        <w:t xml:space="preserve"> [JS] or “presence”</w:t>
      </w:r>
    </w:p>
  </w:footnote>
  <w:footnote w:id="641">
    <w:p w14:paraId="0CFFAE38" w14:textId="5E3C02BC" w:rsidR="00C61C1A" w:rsidRDefault="00C61C1A" w:rsidP="00C544D6">
      <w:pPr>
        <w:pStyle w:val="footnote"/>
      </w:pPr>
      <w:r>
        <w:rPr>
          <w:rStyle w:val="FootnoteReference"/>
        </w:rPr>
        <w:footnoteRef/>
      </w:r>
      <w:r>
        <w:t xml:space="preserve"> Cf. John 1:18; 3:13; Wisdom 18:16.</w:t>
      </w:r>
    </w:p>
  </w:footnote>
  <w:footnote w:id="642">
    <w:p w14:paraId="47CB4F3E" w14:textId="77777777" w:rsidR="00C61C1A" w:rsidRDefault="00C61C1A"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43">
    <w:p w14:paraId="30F48768" w14:textId="75F7FA85" w:rsidR="00C61C1A" w:rsidRDefault="00C61C1A" w:rsidP="00BD138C">
      <w:pPr>
        <w:pStyle w:val="footnote"/>
      </w:pPr>
      <w:r>
        <w:rPr>
          <w:rStyle w:val="FootnoteReference"/>
        </w:rPr>
        <w:footnoteRef/>
      </w:r>
      <w:r>
        <w:t xml:space="preserve"> [JS] or “from now and forevermore.”</w:t>
      </w:r>
    </w:p>
  </w:footnote>
  <w:footnote w:id="644">
    <w:p w14:paraId="5DABE081" w14:textId="210E3418" w:rsidR="00C61C1A" w:rsidRDefault="00C61C1A"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45">
    <w:p w14:paraId="4FB65011" w14:textId="5A457A03" w:rsidR="00C61C1A" w:rsidRDefault="00C61C1A" w:rsidP="00D27B1F">
      <w:pPr>
        <w:pStyle w:val="footnote"/>
      </w:pPr>
      <w:r>
        <w:rPr>
          <w:rStyle w:val="FootnoteReference"/>
        </w:rPr>
        <w:footnoteRef/>
      </w:r>
      <w:r>
        <w:t xml:space="preserve"> [JS] or “cry”</w:t>
      </w:r>
    </w:p>
  </w:footnote>
  <w:footnote w:id="646">
    <w:p w14:paraId="181149B5" w14:textId="32524C88" w:rsidR="00C61C1A" w:rsidRDefault="00C61C1A" w:rsidP="00D27B1F">
      <w:pPr>
        <w:pStyle w:val="footnote"/>
      </w:pPr>
      <w:r>
        <w:rPr>
          <w:rStyle w:val="FootnoteReference"/>
        </w:rPr>
        <w:footnoteRef/>
      </w:r>
      <w:r>
        <w:t xml:space="preserve"> [JS] or “rescue”, i.e. “O Lord, rescue me!”</w:t>
      </w:r>
    </w:p>
  </w:footnote>
  <w:footnote w:id="647">
    <w:p w14:paraId="25D08CAE" w14:textId="420582EC" w:rsidR="00C61C1A" w:rsidRDefault="00C61C1A" w:rsidP="00C544D6">
      <w:pPr>
        <w:pStyle w:val="footnote"/>
      </w:pPr>
      <w:r>
        <w:rPr>
          <w:rStyle w:val="FootnoteReference"/>
        </w:rPr>
        <w:footnoteRef/>
      </w:r>
      <w:r>
        <w:t xml:space="preserve"> cf. Heb. 4:10; Phil. 2:12; Mt. 11:28,29; Jer. 6:16.</w:t>
      </w:r>
    </w:p>
  </w:footnote>
  <w:footnote w:id="648">
    <w:p w14:paraId="05F0C10B" w14:textId="6BC266D9" w:rsidR="00C61C1A" w:rsidRDefault="00C61C1A" w:rsidP="0099246B">
      <w:pPr>
        <w:pStyle w:val="footnote"/>
      </w:pPr>
      <w:r>
        <w:rPr>
          <w:rStyle w:val="FootnoteReference"/>
        </w:rPr>
        <w:footnoteRef/>
      </w:r>
      <w:r>
        <w:t xml:space="preserve"> [JS] Fr. Lazarus has, “I will live to please the Lord”</w:t>
      </w:r>
    </w:p>
  </w:footnote>
  <w:footnote w:id="649">
    <w:p w14:paraId="4CB1C48E" w14:textId="77777777" w:rsidR="00C61C1A" w:rsidRDefault="00C61C1A" w:rsidP="00C544D6">
      <w:pPr>
        <w:pStyle w:val="footnote"/>
      </w:pPr>
      <w:r>
        <w:rPr>
          <w:rStyle w:val="FootnoteReference"/>
        </w:rPr>
        <w:footnoteRef/>
      </w:r>
      <w:r>
        <w:t xml:space="preserve"> 2 Cor. 4:13.</w:t>
      </w:r>
    </w:p>
  </w:footnote>
  <w:footnote w:id="650">
    <w:p w14:paraId="3BB26747" w14:textId="6DF70EDA" w:rsidR="00C61C1A" w:rsidRDefault="00C61C1A" w:rsidP="00040C56">
      <w:pPr>
        <w:pStyle w:val="footnote"/>
      </w:pPr>
      <w:r>
        <w:rPr>
          <w:rStyle w:val="FootnoteReference"/>
        </w:rPr>
        <w:footnoteRef/>
      </w:r>
      <w:r>
        <w:t xml:space="preserve"> [JS] or “brought very low”</w:t>
      </w:r>
    </w:p>
  </w:footnote>
  <w:footnote w:id="651">
    <w:p w14:paraId="14C69153" w14:textId="7E1050DE" w:rsidR="00C61C1A" w:rsidRDefault="00C61C1A" w:rsidP="00B403A1">
      <w:pPr>
        <w:pStyle w:val="footnote"/>
      </w:pPr>
      <w:r>
        <w:rPr>
          <w:rStyle w:val="FootnoteReference"/>
        </w:rPr>
        <w:footnoteRef/>
      </w:r>
      <w:r>
        <w:t xml:space="preserve"> [JS] OSB has, “ecstasy,” Fr. Lazarus has “madness,” Brenton has “amazement.”</w:t>
      </w:r>
    </w:p>
  </w:footnote>
  <w:footnote w:id="652">
    <w:p w14:paraId="01F55DAD" w14:textId="6E588482" w:rsidR="00C61C1A" w:rsidRDefault="00C61C1A" w:rsidP="00B403A1">
      <w:pPr>
        <w:pStyle w:val="footnote"/>
      </w:pPr>
      <w:r>
        <w:rPr>
          <w:rStyle w:val="FootnoteReference"/>
        </w:rPr>
        <w:footnoteRef/>
      </w:r>
      <w:r>
        <w:t xml:space="preserve"> [JS] NETS and OSB omit vs. 5.</w:t>
      </w:r>
    </w:p>
  </w:footnote>
  <w:footnote w:id="653">
    <w:p w14:paraId="0273528E" w14:textId="77777777" w:rsidR="00C61C1A" w:rsidRDefault="00C61C1A" w:rsidP="00F01C0B">
      <w:pPr>
        <w:pStyle w:val="footnote"/>
      </w:pPr>
      <w:r>
        <w:rPr>
          <w:rStyle w:val="FootnoteReference"/>
        </w:rPr>
        <w:footnoteRef/>
      </w:r>
      <w:r>
        <w:t xml:space="preserve"> [JS] literally, “holy ones.”</w:t>
      </w:r>
    </w:p>
  </w:footnote>
  <w:footnote w:id="654">
    <w:p w14:paraId="536B616C" w14:textId="77777777" w:rsidR="00C61C1A" w:rsidRDefault="00C61C1A" w:rsidP="00F01C0B">
      <w:pPr>
        <w:pStyle w:val="footnote"/>
      </w:pPr>
      <w:r>
        <w:rPr>
          <w:rStyle w:val="FootnoteReference"/>
        </w:rPr>
        <w:footnoteRef/>
      </w:r>
      <w:r>
        <w:t xml:space="preserve"> </w:t>
      </w:r>
      <w:r w:rsidRPr="00DC02D9">
        <w:rPr>
          <w:i/>
        </w:rPr>
        <w:t>Or:</w:t>
      </w:r>
      <w:r>
        <w:t xml:space="preserve"> costly (Wisdom 1:13-16).</w:t>
      </w:r>
    </w:p>
  </w:footnote>
  <w:footnote w:id="655">
    <w:p w14:paraId="6DE0E1BC" w14:textId="28145809" w:rsidR="00C61C1A" w:rsidRDefault="00C61C1A" w:rsidP="00B403A1">
      <w:pPr>
        <w:pStyle w:val="footnote"/>
      </w:pPr>
      <w:r>
        <w:rPr>
          <w:rStyle w:val="FootnoteReference"/>
        </w:rPr>
        <w:footnoteRef/>
      </w:r>
      <w:r>
        <w:t xml:space="preserve"> [JS] litearlly, “slave”.</w:t>
      </w:r>
    </w:p>
  </w:footnote>
  <w:footnote w:id="656">
    <w:p w14:paraId="74CEF705" w14:textId="6A24290B" w:rsidR="00C61C1A" w:rsidRDefault="00C61C1A" w:rsidP="00B403A1">
      <w:pPr>
        <w:pStyle w:val="footnote"/>
      </w:pPr>
      <w:r>
        <w:rPr>
          <w:rStyle w:val="FootnoteReference"/>
        </w:rPr>
        <w:footnoteRef/>
      </w:r>
      <w:r>
        <w:t xml:space="preserve"> [JS] [] lacking in NETS and OSB.</w:t>
      </w:r>
    </w:p>
  </w:footnote>
  <w:footnote w:id="657">
    <w:p w14:paraId="380C2FA4" w14:textId="77777777" w:rsidR="00C61C1A" w:rsidRDefault="00C61C1A" w:rsidP="00C544D6">
      <w:pPr>
        <w:pStyle w:val="footnote"/>
      </w:pPr>
      <w:r>
        <w:rPr>
          <w:rStyle w:val="FootnoteReference"/>
        </w:rPr>
        <w:footnoteRef/>
      </w:r>
      <w:r>
        <w:t xml:space="preserve"> Rom. 15:11.</w:t>
      </w:r>
    </w:p>
  </w:footnote>
  <w:footnote w:id="658">
    <w:p w14:paraId="62277668" w14:textId="3F273B69" w:rsidR="00C61C1A" w:rsidRDefault="00C61C1A" w:rsidP="00A63B10">
      <w:pPr>
        <w:pStyle w:val="footnote"/>
      </w:pPr>
      <w:r>
        <w:rPr>
          <w:rStyle w:val="FootnoteReference"/>
        </w:rPr>
        <w:footnoteRef/>
      </w:r>
      <w:r>
        <w:t xml:space="preserve"> [JS] Fr. Lazarus has “is strong” NETS has “became strong towards us,” OSB has “rules over us.”</w:t>
      </w:r>
    </w:p>
  </w:footnote>
  <w:footnote w:id="659">
    <w:p w14:paraId="5730A607" w14:textId="6F7B9D5F" w:rsidR="00C61C1A" w:rsidRDefault="00C61C1A" w:rsidP="00407DA2">
      <w:pPr>
        <w:pStyle w:val="footnote"/>
      </w:pPr>
      <w:r>
        <w:rPr>
          <w:rStyle w:val="FootnoteReference"/>
        </w:rPr>
        <w:footnoteRef/>
      </w:r>
      <w:r>
        <w:t xml:space="preserve"> [JS] “thankfully confess the Lord with praise,” here and throughout</w:t>
      </w:r>
    </w:p>
  </w:footnote>
  <w:footnote w:id="660">
    <w:p w14:paraId="468C84B0" w14:textId="77777777" w:rsidR="00C61C1A" w:rsidRDefault="00C61C1A" w:rsidP="00C544D6">
      <w:pPr>
        <w:pStyle w:val="footnote"/>
      </w:pPr>
      <w:r>
        <w:rPr>
          <w:rStyle w:val="FootnoteReference"/>
        </w:rPr>
        <w:footnoteRef/>
      </w:r>
      <w:r>
        <w:t xml:space="preserve"> Mercy </w:t>
      </w:r>
      <w:r w:rsidRPr="00DC02D9">
        <w:rPr>
          <w:i/>
        </w:rPr>
        <w:t>or</w:t>
      </w:r>
      <w:r>
        <w:t xml:space="preserve"> love.</w:t>
      </w:r>
    </w:p>
  </w:footnote>
  <w:footnote w:id="661">
    <w:p w14:paraId="17CB332D" w14:textId="77777777" w:rsidR="00C61C1A" w:rsidRPr="00C544D6" w:rsidRDefault="00C61C1A" w:rsidP="00C544D6">
      <w:pPr>
        <w:pStyle w:val="footnote"/>
      </w:pPr>
      <w:r w:rsidRPr="00C544D6">
        <w:rPr>
          <w:rStyle w:val="FootnoteReference"/>
          <w:vertAlign w:val="baseline"/>
        </w:rPr>
        <w:footnoteRef/>
      </w:r>
      <w:r w:rsidRPr="00C544D6">
        <w:t xml:space="preserve"> Heb. 13:6.</w:t>
      </w:r>
    </w:p>
  </w:footnote>
  <w:footnote w:id="662">
    <w:p w14:paraId="0D5076CD" w14:textId="11027FF0" w:rsidR="00C61C1A" w:rsidRDefault="00C61C1A" w:rsidP="00C13781">
      <w:pPr>
        <w:pStyle w:val="footnote"/>
      </w:pPr>
      <w:r>
        <w:rPr>
          <w:rStyle w:val="FootnoteReference"/>
        </w:rPr>
        <w:footnoteRef/>
      </w:r>
      <w:r>
        <w:t xml:space="preserve"> [JS] Fr. Lazarus has “see the fall of”</w:t>
      </w:r>
    </w:p>
  </w:footnote>
  <w:footnote w:id="663">
    <w:p w14:paraId="6976F3A7" w14:textId="5D43CA43" w:rsidR="00C61C1A" w:rsidRDefault="00C61C1A"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64">
    <w:p w14:paraId="54F1DDA3" w14:textId="7FA1559F" w:rsidR="00C61C1A" w:rsidRDefault="00C61C1A" w:rsidP="00283E41">
      <w:pPr>
        <w:pStyle w:val="footnote"/>
      </w:pPr>
      <w:r>
        <w:rPr>
          <w:rStyle w:val="FootnoteReference"/>
        </w:rPr>
        <w:footnoteRef/>
      </w:r>
      <w:r>
        <w:t xml:space="preserve"> [JS] or “give thanks to”, “thankfully confess with praise”</w:t>
      </w:r>
    </w:p>
  </w:footnote>
  <w:footnote w:id="665">
    <w:p w14:paraId="6FF61961" w14:textId="48C00F3F" w:rsidR="00C61C1A" w:rsidRDefault="00C61C1A" w:rsidP="00283E41">
      <w:pPr>
        <w:pStyle w:val="footnote"/>
      </w:pPr>
      <w:r>
        <w:rPr>
          <w:rStyle w:val="FootnoteReference"/>
        </w:rPr>
        <w:footnoteRef/>
      </w:r>
      <w:r>
        <w:t xml:space="preserve"> [JS] or “praise and thank,” “thankfully confess with praise”</w:t>
      </w:r>
    </w:p>
  </w:footnote>
  <w:footnote w:id="666">
    <w:p w14:paraId="136E3140" w14:textId="77777777" w:rsidR="00C61C1A" w:rsidRDefault="00C61C1A"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67">
    <w:p w14:paraId="130CB8A8" w14:textId="3314BD86" w:rsidR="00C61C1A" w:rsidRDefault="00C61C1A" w:rsidP="00283E41">
      <w:pPr>
        <w:pStyle w:val="footnote"/>
      </w:pPr>
      <w:r>
        <w:rPr>
          <w:rStyle w:val="FootnoteReference"/>
        </w:rPr>
        <w:footnoteRef/>
      </w:r>
      <w:r>
        <w:t xml:space="preserve"> [JS] or “prosper us”</w:t>
      </w:r>
    </w:p>
  </w:footnote>
  <w:footnote w:id="668">
    <w:p w14:paraId="7A2D9627" w14:textId="49D0AACD" w:rsidR="00C61C1A" w:rsidRDefault="00C61C1A" w:rsidP="00407DA2">
      <w:pPr>
        <w:pStyle w:val="footnote"/>
      </w:pPr>
      <w:r>
        <w:rPr>
          <w:rStyle w:val="FootnoteReference"/>
        </w:rPr>
        <w:footnoteRef/>
      </w:r>
      <w:r>
        <w:t xml:space="preserve"> [JS] or “revealed Himself to us”</w:t>
      </w:r>
    </w:p>
  </w:footnote>
  <w:footnote w:id="669">
    <w:p w14:paraId="05642717" w14:textId="78CE3F15" w:rsidR="00C61C1A" w:rsidRDefault="00C61C1A"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70">
    <w:p w14:paraId="27685407" w14:textId="50DBBE13" w:rsidR="00C61C1A" w:rsidRDefault="00C61C1A"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71">
    <w:p w14:paraId="10B6A538" w14:textId="218D14D9" w:rsidR="00C61C1A" w:rsidRDefault="00C61C1A" w:rsidP="00407DA2">
      <w:pPr>
        <w:pStyle w:val="footnote"/>
      </w:pPr>
      <w:r>
        <w:rPr>
          <w:rStyle w:val="FootnoteReference"/>
        </w:rPr>
        <w:footnoteRef/>
      </w:r>
      <w:r>
        <w:t xml:space="preserve"> [JS] “thankfully confess You with praise”</w:t>
      </w:r>
    </w:p>
  </w:footnote>
  <w:footnote w:id="672">
    <w:p w14:paraId="327B2E03" w14:textId="17966534" w:rsidR="00C61C1A" w:rsidRDefault="00C61C1A" w:rsidP="00407DA2">
      <w:pPr>
        <w:pStyle w:val="footnote"/>
      </w:pPr>
      <w:r>
        <w:rPr>
          <w:rStyle w:val="FootnoteReference"/>
        </w:rPr>
        <w:footnoteRef/>
      </w:r>
      <w:r>
        <w:t xml:space="preserve"> [JS] “thankfully confess You with praise”</w:t>
      </w:r>
    </w:p>
  </w:footnote>
  <w:footnote w:id="673">
    <w:p w14:paraId="6E3C51BA" w14:textId="77777777" w:rsidR="00C61C1A" w:rsidRDefault="00C61C1A"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74">
    <w:p w14:paraId="1B184B80" w14:textId="77777777" w:rsidR="00C61C1A" w:rsidRDefault="00C61C1A" w:rsidP="00C544D6">
      <w:pPr>
        <w:pStyle w:val="footnote"/>
      </w:pPr>
      <w:r>
        <w:rPr>
          <w:rStyle w:val="FootnoteReference"/>
        </w:rPr>
        <w:footnoteRef/>
      </w:r>
      <w:r>
        <w:t xml:space="preserve"> Rom. 10:5; Gal. 3:12; Lev. 18:5; Luke 10:25-28.</w:t>
      </w:r>
    </w:p>
  </w:footnote>
  <w:footnote w:id="675">
    <w:p w14:paraId="0E153BF4" w14:textId="77777777" w:rsidR="00C61C1A" w:rsidRDefault="00C61C1A"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76">
    <w:p w14:paraId="5FA9B9EF" w14:textId="77777777" w:rsidR="00C61C1A" w:rsidRDefault="00C61C1A"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77">
    <w:p w14:paraId="253864F1" w14:textId="16AD5912" w:rsidR="00C61C1A" w:rsidRDefault="00C61C1A" w:rsidP="00E869A6">
      <w:pPr>
        <w:pStyle w:val="footnote"/>
      </w:pPr>
      <w:r>
        <w:rPr>
          <w:rStyle w:val="FootnoteReference"/>
        </w:rPr>
        <w:footnoteRef/>
      </w:r>
      <w:r>
        <w:t xml:space="preserve"> [JS] or “ordinances”. Fr. Athanasius has, “truths”. Literally something engraved or inscribed.</w:t>
      </w:r>
    </w:p>
  </w:footnote>
  <w:footnote w:id="678">
    <w:p w14:paraId="18017E7A" w14:textId="699B3F0B" w:rsidR="00C61C1A" w:rsidRDefault="00C61C1A" w:rsidP="00E869A6">
      <w:pPr>
        <w:pStyle w:val="footnote"/>
      </w:pPr>
      <w:r>
        <w:rPr>
          <w:rStyle w:val="FootnoteReference"/>
        </w:rPr>
        <w:footnoteRef/>
      </w:r>
      <w:r>
        <w:t xml:space="preserve"> [JS] Fr. Lazarus has “praise and thank”. Could be rendered, “thankfully confess You with praise”.</w:t>
      </w:r>
    </w:p>
  </w:footnote>
  <w:footnote w:id="679">
    <w:p w14:paraId="6175A855" w14:textId="57690D3E" w:rsidR="00C61C1A" w:rsidRDefault="00C61C1A" w:rsidP="00C57482">
      <w:pPr>
        <w:pStyle w:val="footnote"/>
      </w:pPr>
      <w:r>
        <w:rPr>
          <w:rStyle w:val="FootnoteReference"/>
        </w:rPr>
        <w:footnoteRef/>
      </w:r>
      <w:r>
        <w:t xml:space="preserve"> [JS] or “sayings,” or “teachings”</w:t>
      </w:r>
    </w:p>
  </w:footnote>
  <w:footnote w:id="680">
    <w:p w14:paraId="798DF7BE" w14:textId="68962B07" w:rsidR="00C61C1A" w:rsidRDefault="00C61C1A" w:rsidP="00BE75D2">
      <w:pPr>
        <w:pStyle w:val="footnote"/>
      </w:pPr>
      <w:r>
        <w:rPr>
          <w:rStyle w:val="FootnoteReference"/>
        </w:rPr>
        <w:footnoteRef/>
      </w:r>
      <w:r>
        <w:t xml:space="preserve"> [JS] Fr. Athanasius has, “repaly,” Brenton has “recompense”</w:t>
      </w:r>
    </w:p>
  </w:footnote>
  <w:footnote w:id="681">
    <w:p w14:paraId="0D4EEBCE" w14:textId="0AC85059" w:rsidR="00C61C1A" w:rsidRDefault="00C61C1A"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82">
    <w:p w14:paraId="27B8F97B" w14:textId="77777777" w:rsidR="00C61C1A" w:rsidRDefault="00C61C1A"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683">
    <w:p w14:paraId="7E47ADA2" w14:textId="77777777" w:rsidR="00C61C1A" w:rsidRDefault="00C61C1A"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684">
    <w:p w14:paraId="1EDD2AC5" w14:textId="77777777" w:rsidR="00C61C1A" w:rsidRDefault="00C61C1A" w:rsidP="00C544D6">
      <w:pPr>
        <w:pStyle w:val="footnote"/>
      </w:pPr>
      <w:r>
        <w:rPr>
          <w:rStyle w:val="FootnoteReference"/>
        </w:rPr>
        <w:footnoteRef/>
      </w:r>
      <w:r>
        <w:t xml:space="preserve"> sloth: </w:t>
      </w:r>
      <w:r w:rsidRPr="0002544A">
        <w:rPr>
          <w:i/>
        </w:rPr>
        <w:t>or:</w:t>
      </w:r>
      <w:r>
        <w:t xml:space="preserve"> accidie.</w:t>
      </w:r>
    </w:p>
  </w:footnote>
  <w:footnote w:id="685">
    <w:p w14:paraId="35335E72" w14:textId="703A0471" w:rsidR="00C61C1A" w:rsidRDefault="00C61C1A" w:rsidP="005E7419">
      <w:pPr>
        <w:pStyle w:val="footnote"/>
      </w:pPr>
      <w:r>
        <w:rPr>
          <w:rStyle w:val="FootnoteReference"/>
        </w:rPr>
        <w:footnoteRef/>
      </w:r>
      <w:r>
        <w:t xml:space="preserve"> [JS] or “establish,” “confirm”</w:t>
      </w:r>
    </w:p>
  </w:footnote>
  <w:footnote w:id="686">
    <w:p w14:paraId="2E991C7E" w14:textId="4933BF85" w:rsidR="00C61C1A" w:rsidRDefault="00C61C1A" w:rsidP="00B5676D">
      <w:pPr>
        <w:pStyle w:val="footnote"/>
      </w:pPr>
      <w:r>
        <w:rPr>
          <w:rStyle w:val="FootnoteReference"/>
        </w:rPr>
        <w:footnoteRef/>
      </w:r>
      <w:r>
        <w:t xml:space="preserve"> [JS] or “covetousness”</w:t>
      </w:r>
    </w:p>
  </w:footnote>
  <w:footnote w:id="687">
    <w:p w14:paraId="25BE986A" w14:textId="2129563B" w:rsidR="00C61C1A" w:rsidRDefault="00C61C1A"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88">
    <w:p w14:paraId="1BE9F3FA" w14:textId="704CDB82" w:rsidR="00C61C1A" w:rsidRDefault="00C61C1A" w:rsidP="00C544D6">
      <w:pPr>
        <w:pStyle w:val="footnote"/>
      </w:pPr>
      <w:r>
        <w:rPr>
          <w:rStyle w:val="FootnoteReference"/>
        </w:rPr>
        <w:footnoteRef/>
      </w:r>
      <w:r>
        <w:t xml:space="preserve"> Christ is our way and our righteousness (cf. Jn. 14:6; 1 Cor 1:30; Ephes. 2:5-7).</w:t>
      </w:r>
    </w:p>
  </w:footnote>
  <w:footnote w:id="689">
    <w:p w14:paraId="79416CA6" w14:textId="027AF494" w:rsidR="00C61C1A" w:rsidRDefault="00C61C1A" w:rsidP="00C544D6">
      <w:pPr>
        <w:pStyle w:val="footnote"/>
      </w:pPr>
      <w:r>
        <w:rPr>
          <w:rStyle w:val="FootnoteReference"/>
        </w:rPr>
        <w:footnoteRef/>
      </w:r>
      <w:r>
        <w:t xml:space="preserve"> The house of wisdom can be built only if the fear of God is rooted deeply in the soul (cf. St Ambrose).</w:t>
      </w:r>
    </w:p>
  </w:footnote>
  <w:footnote w:id="690">
    <w:p w14:paraId="5DF20A4C" w14:textId="42D6EF77" w:rsidR="00C61C1A" w:rsidRDefault="00C61C1A" w:rsidP="00C544D6">
      <w:pPr>
        <w:pStyle w:val="footnote"/>
      </w:pPr>
      <w:r>
        <w:rPr>
          <w:rStyle w:val="FootnoteReference"/>
        </w:rPr>
        <w:footnoteRef/>
      </w:r>
      <w:r>
        <w:t xml:space="preserve"> Christ is our way and our righteousness (cf. Jn. 14:6; 1 Cor 1:30; Ephes. 2:5-7). &lt;see 2 footnotes above&gt;</w:t>
      </w:r>
    </w:p>
  </w:footnote>
  <w:footnote w:id="691">
    <w:p w14:paraId="2981F854" w14:textId="7B631D2E" w:rsidR="00C61C1A" w:rsidRDefault="00C61C1A"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(Cf. Psalm 44:13).</w:t>
      </w:r>
    </w:p>
  </w:footnote>
  <w:footnote w:id="692">
    <w:p w14:paraId="38605490" w14:textId="30AFC73A" w:rsidR="00C61C1A" w:rsidRDefault="00C61C1A" w:rsidP="00D305E3">
      <w:pPr>
        <w:pStyle w:val="footnote"/>
      </w:pPr>
      <w:r>
        <w:rPr>
          <w:rStyle w:val="FootnoteReference"/>
        </w:rPr>
        <w:footnoteRef/>
      </w:r>
      <w:r>
        <w:t xml:space="preserve"> [JS] or “thank,” “thankfully confess You with praise”</w:t>
      </w:r>
    </w:p>
  </w:footnote>
  <w:footnote w:id="693">
    <w:p w14:paraId="7A206583" w14:textId="77777777" w:rsidR="00C61C1A" w:rsidRDefault="00C61C1A"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94">
    <w:p w14:paraId="47E338DE" w14:textId="77777777" w:rsidR="00C61C1A" w:rsidRDefault="00C61C1A" w:rsidP="00C544D6">
      <w:pPr>
        <w:pStyle w:val="footnote"/>
      </w:pPr>
      <w:r>
        <w:rPr>
          <w:rStyle w:val="FootnoteReference"/>
        </w:rPr>
        <w:footnoteRef/>
      </w:r>
      <w:r>
        <w:t xml:space="preserve"> Curdled with scorn, anger and fear.</w:t>
      </w:r>
    </w:p>
  </w:footnote>
  <w:footnote w:id="695">
    <w:p w14:paraId="7309743D" w14:textId="0EE8ABB9" w:rsidR="00C61C1A" w:rsidRDefault="00C61C1A" w:rsidP="00C544D6">
      <w:pPr>
        <w:pStyle w:val="footnote"/>
      </w:pPr>
      <w:r>
        <w:rPr>
          <w:rStyle w:val="FootnoteReference"/>
        </w:rPr>
        <w:footnoteRef/>
      </w:r>
      <w:r>
        <w:t xml:space="preserve"> Was St. Peter poor when he had no gold and silver for the cripple? They are not currency in Canaan (cf. St. Chrysostom).</w:t>
      </w:r>
    </w:p>
  </w:footnote>
  <w:footnote w:id="696">
    <w:p w14:paraId="093B35A7" w14:textId="6379C8CD" w:rsidR="00C61C1A" w:rsidRDefault="00C61C1A"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97">
    <w:p w14:paraId="66EEA7F3" w14:textId="2655C0E8" w:rsidR="00C61C1A" w:rsidRDefault="00C61C1A" w:rsidP="00C936FC">
      <w:pPr>
        <w:pStyle w:val="footnote"/>
      </w:pPr>
      <w:r>
        <w:rPr>
          <w:rStyle w:val="FootnoteReference"/>
        </w:rPr>
        <w:footnoteRef/>
      </w:r>
      <w:r>
        <w:t xml:space="preserve"> [JS] i.e. my eyes were straigned looking for your word.</w:t>
      </w:r>
    </w:p>
  </w:footnote>
  <w:footnote w:id="698">
    <w:p w14:paraId="4CBD2EF6" w14:textId="212825E8" w:rsidR="00C61C1A" w:rsidRDefault="00C61C1A"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99">
    <w:p w14:paraId="10BF754D" w14:textId="77777777" w:rsidR="00C61C1A" w:rsidRDefault="00C61C1A" w:rsidP="00C544D6">
      <w:pPr>
        <w:pStyle w:val="footnote"/>
      </w:pPr>
      <w:r>
        <w:rPr>
          <w:rStyle w:val="FootnoteReference"/>
        </w:rPr>
        <w:footnoteRef/>
      </w:r>
      <w:r>
        <w:t xml:space="preserve"> Sprinkled with hoar-frost, a wineskin is like the greying head of an old man.</w:t>
      </w:r>
    </w:p>
  </w:footnote>
  <w:footnote w:id="700">
    <w:p w14:paraId="297C1D16" w14:textId="55FFB7CB" w:rsidR="00C61C1A" w:rsidRDefault="00C61C1A" w:rsidP="00D9575C">
      <w:pPr>
        <w:pStyle w:val="footnote"/>
      </w:pPr>
      <w:r>
        <w:rPr>
          <w:rStyle w:val="FootnoteReference"/>
        </w:rPr>
        <w:footnoteRef/>
      </w:r>
      <w:r>
        <w:t xml:space="preserve"> [JS] revive, “give me life”</w:t>
      </w:r>
    </w:p>
  </w:footnote>
  <w:footnote w:id="701">
    <w:p w14:paraId="43860D7B" w14:textId="0D5C0E48" w:rsidR="00C61C1A" w:rsidRDefault="00C61C1A" w:rsidP="00D9575C">
      <w:pPr>
        <w:pStyle w:val="footnote"/>
      </w:pPr>
      <w:r>
        <w:rPr>
          <w:rStyle w:val="FootnoteReference"/>
        </w:rPr>
        <w:footnoteRef/>
      </w:r>
      <w:r>
        <w:t xml:space="preserve"> [JS] “all things together”, i.e. “all the universe”</w:t>
      </w:r>
    </w:p>
  </w:footnote>
  <w:footnote w:id="702">
    <w:p w14:paraId="1C03CDF6" w14:textId="6210968E" w:rsidR="00C61C1A" w:rsidRDefault="00C61C1A"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03">
    <w:p w14:paraId="590118AD" w14:textId="77777777" w:rsidR="00C61C1A" w:rsidRDefault="00C61C1A" w:rsidP="00C544D6">
      <w:pPr>
        <w:pStyle w:val="footnote"/>
      </w:pPr>
      <w:r>
        <w:rPr>
          <w:rStyle w:val="FootnoteReference"/>
        </w:rPr>
        <w:footnoteRef/>
      </w:r>
      <w:r>
        <w:t xml:space="preserve"> hear: </w:t>
      </w:r>
      <w:r w:rsidRPr="0002544A">
        <w:rPr>
          <w:i/>
        </w:rPr>
        <w:t>lit</w:t>
      </w:r>
      <w:r>
        <w:t>. gullet, throat, larynx.</w:t>
      </w:r>
    </w:p>
  </w:footnote>
  <w:footnote w:id="704">
    <w:p w14:paraId="1A1C9B89" w14:textId="77777777" w:rsidR="00C61C1A" w:rsidRDefault="00C61C1A"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05">
    <w:p w14:paraId="608F88F3" w14:textId="5EEF24C6" w:rsidR="00C61C1A" w:rsidRDefault="00C61C1A" w:rsidP="004D36A2">
      <w:pPr>
        <w:pStyle w:val="footnote"/>
      </w:pPr>
      <w:r>
        <w:rPr>
          <w:rStyle w:val="FootnoteReference"/>
        </w:rPr>
        <w:footnoteRef/>
      </w:r>
      <w:r>
        <w:t xml:space="preserve"> [JS] probably “forever for a reward”, rather than “for an eternal reward”</w:t>
      </w:r>
    </w:p>
  </w:footnote>
  <w:footnote w:id="706">
    <w:p w14:paraId="5687A5D1" w14:textId="12E6D97D" w:rsidR="00C61C1A" w:rsidRDefault="00C61C1A"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07">
    <w:p w14:paraId="2CF134F8" w14:textId="13011A8D" w:rsidR="00C61C1A" w:rsidRDefault="00C61C1A"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08">
    <w:p w14:paraId="3C89D31A" w14:textId="188553A2" w:rsidR="00C61C1A" w:rsidRDefault="00C61C1A"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09">
    <w:p w14:paraId="0E747174" w14:textId="77777777" w:rsidR="00C61C1A" w:rsidRDefault="00C61C1A" w:rsidP="00C544D6">
      <w:pPr>
        <w:pStyle w:val="footnote"/>
      </w:pPr>
      <w:r>
        <w:rPr>
          <w:rStyle w:val="FootnoteReference"/>
        </w:rPr>
        <w:footnoteRef/>
      </w:r>
      <w:r>
        <w:t xml:space="preserve"> These words are repeated by the deacon at the beginning of the Divine Liturgy.</w:t>
      </w:r>
    </w:p>
  </w:footnote>
  <w:footnote w:id="710">
    <w:p w14:paraId="24311CED" w14:textId="1E1A85CD" w:rsidR="00C61C1A" w:rsidRDefault="00C61C1A"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11">
    <w:p w14:paraId="31DA08D1" w14:textId="75A07B30" w:rsidR="00C61C1A" w:rsidRDefault="00C61C1A" w:rsidP="00027E51">
      <w:pPr>
        <w:pStyle w:val="footnote"/>
      </w:pPr>
      <w:r>
        <w:rPr>
          <w:rStyle w:val="FootnoteReference"/>
        </w:rPr>
        <w:footnoteRef/>
      </w:r>
      <w:r>
        <w:t xml:space="preserve"> [JS] or “I directed myself towards”</w:t>
      </w:r>
    </w:p>
  </w:footnote>
  <w:footnote w:id="712">
    <w:p w14:paraId="0B2F62E7" w14:textId="0CF252B5" w:rsidR="00C61C1A" w:rsidRDefault="00C61C1A" w:rsidP="00C544D6">
      <w:pPr>
        <w:pStyle w:val="footnote"/>
      </w:pPr>
      <w:r>
        <w:rPr>
          <w:rStyle w:val="FootnoteReference"/>
        </w:rPr>
        <w:footnoteRef/>
      </w:r>
      <w:r>
        <w:t xml:space="preserve"> Cf. Lk. 24:27,32,45.</w:t>
      </w:r>
    </w:p>
  </w:footnote>
  <w:footnote w:id="713">
    <w:p w14:paraId="081BE299" w14:textId="0DC86D26" w:rsidR="00C61C1A" w:rsidRDefault="00C61C1A" w:rsidP="00027E51">
      <w:pPr>
        <w:pStyle w:val="footnote"/>
      </w:pPr>
      <w:r>
        <w:rPr>
          <w:rStyle w:val="FootnoteReference"/>
        </w:rPr>
        <w:footnoteRef/>
      </w:r>
      <w:r>
        <w:t xml:space="preserve"> [JS] Fr. Lazarus and Fr. Athanasius interpret this as “the Spirit” or “a Spirit”, (breath and spirit being the same word)</w:t>
      </w:r>
    </w:p>
  </w:footnote>
  <w:footnote w:id="714">
    <w:p w14:paraId="33F1F13D" w14:textId="77777777" w:rsidR="00C61C1A" w:rsidRDefault="00C61C1A" w:rsidP="00C544D6">
      <w:pPr>
        <w:pStyle w:val="footnote"/>
      </w:pPr>
      <w:r>
        <w:rPr>
          <w:rStyle w:val="FootnoteReference"/>
        </w:rPr>
        <w:footnoteRef/>
      </w:r>
      <w:r>
        <w:t xml:space="preserve"> Just as we who claim to love God judge it right to show mercy, so we can expect the divine mercy (Mt. 5:7).</w:t>
      </w:r>
    </w:p>
  </w:footnote>
  <w:footnote w:id="715">
    <w:p w14:paraId="63C08946" w14:textId="7EC52CFB" w:rsidR="00C61C1A" w:rsidRDefault="00C61C1A" w:rsidP="00C544D6">
      <w:pPr>
        <w:pStyle w:val="footnote"/>
      </w:pPr>
      <w:r>
        <w:rPr>
          <w:rStyle w:val="FootnoteReference"/>
        </w:rPr>
        <w:footnoteRef/>
      </w:r>
      <w:r>
        <w:t xml:space="preserve"> pure: </w:t>
      </w:r>
      <w:r w:rsidRPr="007B4ADE">
        <w:rPr>
          <w:i/>
        </w:rPr>
        <w:t>lit</w:t>
      </w:r>
      <w:r>
        <w:t>. burnt, fired: hence refined and pure (cf. Psalm 11:7).</w:t>
      </w:r>
    </w:p>
  </w:footnote>
  <w:footnote w:id="716">
    <w:p w14:paraId="6C5F33A5" w14:textId="77777777" w:rsidR="00C61C1A" w:rsidRDefault="00C61C1A"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17">
    <w:p w14:paraId="1B4D2C64" w14:textId="77376B3B" w:rsidR="00C61C1A" w:rsidRDefault="00C61C1A"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cf. Mk. 13:35-37).</w:t>
      </w:r>
    </w:p>
  </w:footnote>
  <w:footnote w:id="718">
    <w:p w14:paraId="7AACBE15" w14:textId="544AAC0D" w:rsidR="00C61C1A" w:rsidRDefault="00C61C1A"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19">
    <w:p w14:paraId="316360CF" w14:textId="52D1E6E8" w:rsidR="00C61C1A" w:rsidRDefault="00C61C1A" w:rsidP="00330381">
      <w:pPr>
        <w:pStyle w:val="footnote"/>
      </w:pPr>
      <w:r>
        <w:rPr>
          <w:rStyle w:val="FootnoteReference"/>
        </w:rPr>
        <w:footnoteRef/>
      </w:r>
      <w:r>
        <w:t xml:space="preserve"> [JS] or “wickedness”</w:t>
      </w:r>
    </w:p>
  </w:footnote>
  <w:footnote w:id="720">
    <w:p w14:paraId="50052FF4" w14:textId="1790CFD6" w:rsidR="00C61C1A" w:rsidRDefault="00C61C1A" w:rsidP="00C544D6">
      <w:pPr>
        <w:pStyle w:val="footnote"/>
      </w:pPr>
      <w:r>
        <w:rPr>
          <w:rStyle w:val="FootnoteReference"/>
        </w:rPr>
        <w:footnoteRef/>
      </w:r>
      <w:r>
        <w:t xml:space="preserve"> Cf. Ps. 110:10.</w:t>
      </w:r>
    </w:p>
  </w:footnote>
  <w:footnote w:id="721">
    <w:p w14:paraId="720D7516" w14:textId="1A9EC268" w:rsidR="00C61C1A" w:rsidRDefault="00C61C1A"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22">
    <w:p w14:paraId="7BCCBEE9" w14:textId="2E070483" w:rsidR="00C61C1A" w:rsidRDefault="00C61C1A" w:rsidP="00922B79">
      <w:pPr>
        <w:pStyle w:val="footnote"/>
      </w:pPr>
      <w:r>
        <w:rPr>
          <w:rStyle w:val="FootnoteReference"/>
        </w:rPr>
        <w:footnoteRef/>
      </w:r>
      <w:r>
        <w:t xml:space="preserve"> [JS] Coptic has, “Name”.</w:t>
      </w:r>
    </w:p>
  </w:footnote>
  <w:footnote w:id="723">
    <w:p w14:paraId="6758F0AB" w14:textId="1B97FFBE" w:rsidR="00C61C1A" w:rsidRDefault="00C61C1A" w:rsidP="00922B79">
      <w:pPr>
        <w:pStyle w:val="footnote"/>
      </w:pPr>
      <w:r>
        <w:rPr>
          <w:rStyle w:val="FootnoteReference"/>
        </w:rPr>
        <w:footnoteRef/>
      </w:r>
      <w:r>
        <w:t xml:space="preserve"> [JS] or “word,” or “teachings</w:t>
      </w:r>
    </w:p>
  </w:footnote>
  <w:footnote w:id="724">
    <w:p w14:paraId="6F9983BE" w14:textId="25FEB91F" w:rsidR="00C61C1A" w:rsidRDefault="00C61C1A" w:rsidP="00881117">
      <w:pPr>
        <w:pStyle w:val="footnote"/>
      </w:pPr>
      <w:r>
        <w:rPr>
          <w:rStyle w:val="FootnoteReference"/>
        </w:rPr>
        <w:footnoteRef/>
      </w:r>
      <w:r>
        <w:t xml:space="preserve"> [JS] Fr. Athanaius has “or what shall be added unto you, by a deceitful ltongue?”</w:t>
      </w:r>
    </w:p>
  </w:footnote>
  <w:footnote w:id="725">
    <w:p w14:paraId="0951B7D8" w14:textId="2424F68A" w:rsidR="00C61C1A" w:rsidRDefault="00C61C1A" w:rsidP="00C544D6">
      <w:pPr>
        <w:pStyle w:val="footnote"/>
      </w:pPr>
      <w:r>
        <w:rPr>
          <w:rStyle w:val="FootnoteReference"/>
        </w:rPr>
        <w:footnoteRef/>
      </w:r>
      <w:r>
        <w:t xml:space="preserve"> Cf. Psalm 139:11; Rom. 12:20. ‘Coals of hell’. For desolation as the equivalent of hell, see Mark 13:14.</w:t>
      </w:r>
    </w:p>
  </w:footnote>
  <w:footnote w:id="726">
    <w:p w14:paraId="1F068DD9" w14:textId="40950119" w:rsidR="00C61C1A" w:rsidRDefault="00C61C1A" w:rsidP="00C544D6">
      <w:pPr>
        <w:pStyle w:val="footnote"/>
      </w:pPr>
      <w:r>
        <w:rPr>
          <w:rStyle w:val="FootnoteReference"/>
        </w:rPr>
        <w:footnoteRef/>
      </w:r>
      <w:r>
        <w:t xml:space="preserve"> Cf. Jeremiah 3:23. I look through the hills to their unseen Maker.</w:t>
      </w:r>
    </w:p>
  </w:footnote>
  <w:footnote w:id="727">
    <w:p w14:paraId="597C7008" w14:textId="630EBDA2" w:rsidR="00C61C1A" w:rsidRDefault="00C61C1A"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28">
    <w:p w14:paraId="17B7D2D5" w14:textId="062D6F27" w:rsidR="00C61C1A" w:rsidRDefault="00C61C1A" w:rsidP="00CE55B0">
      <w:pPr>
        <w:pStyle w:val="footnote"/>
      </w:pPr>
      <w:r>
        <w:rPr>
          <w:rStyle w:val="FootnoteReference"/>
        </w:rPr>
        <w:footnoteRef/>
      </w:r>
      <w:r>
        <w:t xml:space="preserve"> [JS] Fr. Athanasius has, “Jerusalem is built as a city: her good pleasure is in this and that:”</w:t>
      </w:r>
    </w:p>
  </w:footnote>
  <w:footnote w:id="729">
    <w:p w14:paraId="15E2D793" w14:textId="77777777" w:rsidR="00C61C1A" w:rsidRDefault="00C61C1A"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30">
    <w:p w14:paraId="15A2BE54" w14:textId="760CD576" w:rsidR="00C61C1A" w:rsidRDefault="00C61C1A" w:rsidP="00CE55B0">
      <w:pPr>
        <w:pStyle w:val="footnote"/>
      </w:pPr>
      <w:r>
        <w:rPr>
          <w:rStyle w:val="FootnoteReference"/>
        </w:rPr>
        <w:footnoteRef/>
      </w:r>
      <w:r>
        <w:t xml:space="preserve"> [JS] or “thank and praise”, “thankfully confess with praise”</w:t>
      </w:r>
    </w:p>
  </w:footnote>
  <w:footnote w:id="731">
    <w:p w14:paraId="351045EF" w14:textId="461615AB" w:rsidR="00C61C1A" w:rsidRDefault="00C61C1A" w:rsidP="0033276B">
      <w:pPr>
        <w:pStyle w:val="footnote"/>
      </w:pPr>
      <w:r>
        <w:rPr>
          <w:rStyle w:val="FootnoteReference"/>
        </w:rPr>
        <w:footnoteRef/>
      </w:r>
      <w:r>
        <w:t xml:space="preserve"> [JS] or “pray” or “ask after” “that which pertains to the pace of Jesrusalem”</w:t>
      </w:r>
    </w:p>
  </w:footnote>
  <w:footnote w:id="732">
    <w:p w14:paraId="3A74CEC3" w14:textId="7502B3A2" w:rsidR="00C61C1A" w:rsidRDefault="00C61C1A"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33">
    <w:p w14:paraId="2E2CD6B3" w14:textId="77777777" w:rsidR="00C61C1A" w:rsidRDefault="00C61C1A" w:rsidP="00C544D6">
      <w:pPr>
        <w:pStyle w:val="footnote"/>
      </w:pPr>
      <w:r>
        <w:rPr>
          <w:rStyle w:val="FootnoteReference"/>
        </w:rPr>
        <w:footnoteRef/>
      </w:r>
      <w:r>
        <w:t xml:space="preserve"> Hebrews 11:26; 13:13.</w:t>
      </w:r>
    </w:p>
  </w:footnote>
  <w:footnote w:id="734">
    <w:p w14:paraId="09354BED" w14:textId="77777777" w:rsidR="00C61C1A" w:rsidRDefault="00C61C1A" w:rsidP="00C544D6">
      <w:pPr>
        <w:pStyle w:val="footnote"/>
      </w:pPr>
      <w:r>
        <w:rPr>
          <w:rStyle w:val="FootnoteReference"/>
        </w:rPr>
        <w:footnoteRef/>
      </w:r>
      <w:r>
        <w:t xml:space="preserve"> Heaven is here (Mt. 4:17; Lk. 17:21; Prov. 17:24).</w:t>
      </w:r>
    </w:p>
  </w:footnote>
  <w:footnote w:id="735">
    <w:p w14:paraId="70E4A917" w14:textId="510327E2" w:rsidR="00C61C1A" w:rsidRDefault="00C61C1A" w:rsidP="0017251E">
      <w:pPr>
        <w:pStyle w:val="footnote"/>
      </w:pPr>
      <w:r>
        <w:rPr>
          <w:rStyle w:val="FootnoteReference"/>
        </w:rPr>
        <w:footnoteRef/>
      </w:r>
      <w:r>
        <w:t xml:space="preserve"> [JS] Fr. Lazarus and NETS have “irresistible”, OSB has “overwhelming”</w:t>
      </w:r>
    </w:p>
  </w:footnote>
  <w:footnote w:id="736">
    <w:p w14:paraId="045830C0" w14:textId="3777C1FD" w:rsidR="00C61C1A" w:rsidRDefault="00C61C1A" w:rsidP="00330381">
      <w:pPr>
        <w:pStyle w:val="footnote"/>
      </w:pPr>
      <w:r>
        <w:rPr>
          <w:rStyle w:val="FootnoteReference"/>
        </w:rPr>
        <w:footnoteRef/>
      </w:r>
      <w:r>
        <w:t xml:space="preserve"> [JS] or “evildoers”</w:t>
      </w:r>
    </w:p>
  </w:footnote>
  <w:footnote w:id="737">
    <w:p w14:paraId="09C30AE4" w14:textId="6C02AB51" w:rsidR="00C61C1A" w:rsidRDefault="00C61C1A" w:rsidP="00511459">
      <w:pPr>
        <w:pStyle w:val="footnote"/>
      </w:pPr>
      <w:r>
        <w:rPr>
          <w:rStyle w:val="FootnoteReference"/>
        </w:rPr>
        <w:footnoteRef/>
      </w:r>
      <w:r>
        <w:t xml:space="preserve"> [JS] Fr. Athanasius has, “the Lord has magnified His doings with them.”</w:t>
      </w:r>
    </w:p>
  </w:footnote>
  <w:footnote w:id="738">
    <w:p w14:paraId="5CAE6DBB" w14:textId="77777777" w:rsidR="00C61C1A" w:rsidRDefault="00C61C1A"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39">
    <w:p w14:paraId="2AB48656" w14:textId="77777777" w:rsidR="00C61C1A" w:rsidRDefault="00C61C1A"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40">
    <w:p w14:paraId="7602D33B" w14:textId="34E014EA" w:rsidR="00C61C1A" w:rsidRDefault="00C61C1A" w:rsidP="003169DD">
      <w:pPr>
        <w:pStyle w:val="footnote"/>
      </w:pPr>
      <w:r>
        <w:rPr>
          <w:rStyle w:val="FootnoteReference"/>
        </w:rPr>
        <w:footnoteRef/>
      </w:r>
      <w:r>
        <w:t xml:space="preserve"> [JS] “from your rest”, literally, “after sitting”</w:t>
      </w:r>
    </w:p>
  </w:footnote>
  <w:footnote w:id="741">
    <w:p w14:paraId="2EF38BE0" w14:textId="36D5D79C" w:rsidR="00C61C1A" w:rsidRDefault="00C61C1A" w:rsidP="003169DD">
      <w:pPr>
        <w:pStyle w:val="footnote"/>
      </w:pPr>
      <w:r>
        <w:rPr>
          <w:rStyle w:val="FootnoteReference"/>
        </w:rPr>
        <w:footnoteRef/>
      </w:r>
      <w:r>
        <w:t xml:space="preserve"> [JS] Fr. Athanasius has, “the children of those who have been awakened.”</w:t>
      </w:r>
    </w:p>
  </w:footnote>
  <w:footnote w:id="742">
    <w:p w14:paraId="40FE15BF" w14:textId="13C73A63" w:rsidR="00C61C1A" w:rsidRDefault="00C61C1A" w:rsidP="008D24A6">
      <w:pPr>
        <w:pStyle w:val="footnote"/>
      </w:pPr>
      <w:r>
        <w:rPr>
          <w:rStyle w:val="FootnoteReference"/>
        </w:rPr>
        <w:footnoteRef/>
      </w:r>
      <w:r>
        <w:t xml:space="preserve"> [JS] Fr. Lazarus has, “such exiles”</w:t>
      </w:r>
    </w:p>
  </w:footnote>
  <w:footnote w:id="743">
    <w:p w14:paraId="48D4D6D3" w14:textId="3C1F801B" w:rsidR="00C61C1A" w:rsidRDefault="00C61C1A" w:rsidP="00087D9B">
      <w:pPr>
        <w:pStyle w:val="footnote"/>
      </w:pPr>
      <w:r>
        <w:rPr>
          <w:rStyle w:val="FootnoteReference"/>
        </w:rPr>
        <w:footnoteRef/>
      </w:r>
      <w:r>
        <w:t xml:space="preserve"> [JS] Fr. Athanasius has, “You will be blessed”</w:t>
      </w:r>
    </w:p>
  </w:footnote>
  <w:footnote w:id="744">
    <w:p w14:paraId="7A7A17DB" w14:textId="31683221" w:rsidR="00C61C1A" w:rsidRDefault="00C61C1A" w:rsidP="00087D9B">
      <w:pPr>
        <w:pStyle w:val="footnote"/>
      </w:pPr>
      <w:r>
        <w:rPr>
          <w:rStyle w:val="FootnoteReference"/>
        </w:rPr>
        <w:footnoteRef/>
      </w:r>
      <w:r>
        <w:t xml:space="preserve"> [JS]. Fr. Athanasius has, “you will,” instead of “may you”, throughout these last two vs. Lit. “sonss’ sons”</w:t>
      </w:r>
    </w:p>
  </w:footnote>
  <w:footnote w:id="745">
    <w:p w14:paraId="60A69A9F" w14:textId="2E477841" w:rsidR="00C61C1A" w:rsidRDefault="00C61C1A" w:rsidP="0061464A">
      <w:pPr>
        <w:pStyle w:val="footnote"/>
      </w:pPr>
      <w:r>
        <w:rPr>
          <w:rStyle w:val="FootnoteReference"/>
        </w:rPr>
        <w:footnoteRef/>
      </w:r>
      <w:r>
        <w:t xml:space="preserve"> [JS] OSB has “schemed behind my back,” NETS has, “On my back the sinners were practicing hteir skill”</w:t>
      </w:r>
    </w:p>
  </w:footnote>
  <w:footnote w:id="746">
    <w:p w14:paraId="74FF21CF" w14:textId="3FFF46C5" w:rsidR="00C61C1A" w:rsidRDefault="00C61C1A" w:rsidP="0061464A">
      <w:pPr>
        <w:pStyle w:val="footnote"/>
      </w:pPr>
      <w:r>
        <w:rPr>
          <w:rStyle w:val="FootnoteReference"/>
        </w:rPr>
        <w:footnoteRef/>
      </w:r>
      <w:r>
        <w:t xml:space="preserve"> [JS] or “lawlessness”</w:t>
      </w:r>
    </w:p>
  </w:footnote>
  <w:footnote w:id="747">
    <w:p w14:paraId="6A925E31" w14:textId="50F1CD8D" w:rsidR="00C61C1A" w:rsidRDefault="00C61C1A"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48">
    <w:p w14:paraId="0FC01CF2" w14:textId="3C79D2D9" w:rsidR="00C61C1A" w:rsidRDefault="00C61C1A" w:rsidP="00714F88">
      <w:pPr>
        <w:pStyle w:val="footnote"/>
      </w:pPr>
      <w:r>
        <w:rPr>
          <w:rStyle w:val="FootnoteReference"/>
        </w:rPr>
        <w:footnoteRef/>
      </w:r>
      <w:r>
        <w:t xml:space="preserve"> [JS] or “transgressions” or “acts of lawlessness”, throughout.</w:t>
      </w:r>
    </w:p>
  </w:footnote>
  <w:footnote w:id="749">
    <w:p w14:paraId="0461F9AD" w14:textId="6F28CA37" w:rsidR="00C61C1A" w:rsidRDefault="00C61C1A" w:rsidP="00714F88">
      <w:pPr>
        <w:pStyle w:val="footnote"/>
      </w:pPr>
      <w:r>
        <w:rPr>
          <w:rStyle w:val="FootnoteReference"/>
        </w:rPr>
        <w:footnoteRef/>
      </w:r>
      <w:r>
        <w:t xml:space="preserve"> [JS] or “forgiveness”</w:t>
      </w:r>
    </w:p>
  </w:footnote>
  <w:footnote w:id="750">
    <w:p w14:paraId="0C346C8C" w14:textId="77777777" w:rsidR="00C61C1A" w:rsidRDefault="00C61C1A"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51">
    <w:p w14:paraId="5234FC2B" w14:textId="0EBBDCE3" w:rsidR="00C61C1A" w:rsidRDefault="00C61C1A" w:rsidP="00C544D6">
      <w:pPr>
        <w:pStyle w:val="footnote"/>
      </w:pPr>
      <w:r>
        <w:rPr>
          <w:rStyle w:val="FootnoteReference"/>
        </w:rPr>
        <w:footnoteRef/>
      </w:r>
      <w:r>
        <w:t xml:space="preserve"> Cf. Titus 2:14.</w:t>
      </w:r>
    </w:p>
  </w:footnote>
  <w:footnote w:id="752">
    <w:p w14:paraId="55BAD822" w14:textId="77777777" w:rsidR="00C61C1A" w:rsidRDefault="00C61C1A" w:rsidP="00C544D6">
      <w:pPr>
        <w:pStyle w:val="footnote"/>
      </w:pPr>
      <w:r>
        <w:rPr>
          <w:rStyle w:val="FootnoteReference"/>
        </w:rPr>
        <w:footnoteRef/>
      </w:r>
      <w:r>
        <w:t xml:space="preserve"> Prov. 29:1; 2 Kings 17:14; Neh. 9:16; Dt. 9:6.</w:t>
      </w:r>
    </w:p>
  </w:footnote>
  <w:footnote w:id="753">
    <w:p w14:paraId="4E2F71A4" w14:textId="2CCCE707" w:rsidR="00C61C1A" w:rsidRDefault="00C61C1A" w:rsidP="00C0758B">
      <w:pPr>
        <w:pStyle w:val="footnote"/>
      </w:pPr>
      <w:r>
        <w:rPr>
          <w:rStyle w:val="FootnoteReference"/>
        </w:rPr>
        <w:footnoteRef/>
      </w:r>
      <w:r>
        <w:t xml:space="preserve"> [JS] literally “the tabernacle of my house”</w:t>
      </w:r>
    </w:p>
  </w:footnote>
  <w:footnote w:id="754">
    <w:p w14:paraId="7C027A5F" w14:textId="25B43E29" w:rsidR="00C61C1A" w:rsidRDefault="00C61C1A"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55">
    <w:p w14:paraId="061D8F8B" w14:textId="29FA4A55" w:rsidR="00C61C1A" w:rsidRDefault="00C61C1A" w:rsidP="00C544D6">
      <w:pPr>
        <w:pStyle w:val="footnote"/>
      </w:pPr>
      <w:r>
        <w:rPr>
          <w:rStyle w:val="FootnoteReference"/>
        </w:rPr>
        <w:footnoteRef/>
      </w:r>
      <w:r>
        <w:t xml:space="preserve"> Cf. 1 Kings 6:21 (1 Sam. 6:21).</w:t>
      </w:r>
    </w:p>
  </w:footnote>
  <w:footnote w:id="756">
    <w:p w14:paraId="7A5052C0" w14:textId="161D9B7D" w:rsidR="00C61C1A" w:rsidRDefault="00C61C1A" w:rsidP="00023B09">
      <w:pPr>
        <w:pStyle w:val="footnote"/>
      </w:pPr>
      <w:r>
        <w:rPr>
          <w:rStyle w:val="FootnoteReference"/>
        </w:rPr>
        <w:footnoteRef/>
      </w:r>
      <w:r>
        <w:t xml:space="preserve"> [JS] “do obeisance”, i.e. literally “bow down”</w:t>
      </w:r>
    </w:p>
  </w:footnote>
  <w:footnote w:id="757">
    <w:p w14:paraId="7B1B3D1C" w14:textId="1A224FFE" w:rsidR="00C61C1A" w:rsidRDefault="00C61C1A" w:rsidP="00023B09">
      <w:pPr>
        <w:pStyle w:val="footnote"/>
      </w:pPr>
      <w:r>
        <w:rPr>
          <w:rStyle w:val="FootnoteReference"/>
        </w:rPr>
        <w:footnoteRef/>
      </w:r>
      <w:r>
        <w:t xml:space="preserve"> [JS] Fr. Lazarus has “resting-place”</w:t>
      </w:r>
    </w:p>
  </w:footnote>
  <w:footnote w:id="758">
    <w:p w14:paraId="57742C2B" w14:textId="024D8554" w:rsidR="00C61C1A" w:rsidRDefault="00C61C1A" w:rsidP="00023B09">
      <w:pPr>
        <w:pStyle w:val="footnote"/>
      </w:pPr>
      <w:r>
        <w:rPr>
          <w:rStyle w:val="FootnoteReference"/>
        </w:rPr>
        <w:footnoteRef/>
      </w:r>
      <w:r>
        <w:t xml:space="preserve"> [JS] or “the ark of Your holiness”</w:t>
      </w:r>
    </w:p>
  </w:footnote>
  <w:footnote w:id="759">
    <w:p w14:paraId="371872E1" w14:textId="77777777" w:rsidR="00C61C1A" w:rsidRDefault="00C61C1A" w:rsidP="00C544D6">
      <w:pPr>
        <w:pStyle w:val="footnote"/>
      </w:pPr>
      <w:r>
        <w:rPr>
          <w:rStyle w:val="FootnoteReference"/>
        </w:rPr>
        <w:footnoteRef/>
      </w:r>
      <w:r>
        <w:t xml:space="preserve"> Ps. 131:8-10 = 2 Chron. 6:41-42.</w:t>
      </w:r>
    </w:p>
  </w:footnote>
  <w:footnote w:id="760">
    <w:p w14:paraId="3FFC0219" w14:textId="77777777" w:rsidR="00C61C1A" w:rsidRDefault="00C61C1A" w:rsidP="00C544D6">
      <w:pPr>
        <w:pStyle w:val="footnote"/>
      </w:pPr>
      <w:r>
        <w:rPr>
          <w:rStyle w:val="FootnoteReference"/>
        </w:rPr>
        <w:footnoteRef/>
      </w:r>
      <w:r>
        <w:t xml:space="preserve"> I Chron. 17:11-14; Acts 2:30-33.</w:t>
      </w:r>
    </w:p>
  </w:footnote>
  <w:footnote w:id="761">
    <w:p w14:paraId="750994E1" w14:textId="39B5FB55" w:rsidR="00C61C1A" w:rsidRDefault="00C61C1A" w:rsidP="00631963">
      <w:pPr>
        <w:pStyle w:val="footnote"/>
      </w:pPr>
      <w:r>
        <w:rPr>
          <w:rStyle w:val="FootnoteReference"/>
        </w:rPr>
        <w:footnoteRef/>
      </w:r>
      <w:r>
        <w:t xml:space="preserve"> [JS] Coptic has “widow”.</w:t>
      </w:r>
    </w:p>
  </w:footnote>
  <w:footnote w:id="762">
    <w:p w14:paraId="20533A22" w14:textId="760F6E73" w:rsidR="00C61C1A" w:rsidRDefault="00C61C1A" w:rsidP="00631963">
      <w:pPr>
        <w:pStyle w:val="footnote"/>
      </w:pPr>
      <w:r>
        <w:rPr>
          <w:rStyle w:val="FootnoteReference"/>
        </w:rPr>
        <w:footnoteRef/>
      </w:r>
      <w:r>
        <w:t xml:space="preserve"> [JS] or “rejoice with rejoicing”</w:t>
      </w:r>
    </w:p>
  </w:footnote>
  <w:footnote w:id="763">
    <w:p w14:paraId="41E94330" w14:textId="77777777" w:rsidR="00C61C1A" w:rsidRDefault="00C61C1A" w:rsidP="00C544D6">
      <w:pPr>
        <w:pStyle w:val="footnote"/>
      </w:pPr>
      <w:r>
        <w:rPr>
          <w:rStyle w:val="FootnoteReference"/>
        </w:rPr>
        <w:footnoteRef/>
      </w:r>
      <w:r>
        <w:t xml:space="preserve"> stock: </w:t>
      </w:r>
      <w:r w:rsidRPr="00783CA0">
        <w:rPr>
          <w:i/>
        </w:rPr>
        <w:t>lit</w:t>
      </w:r>
      <w:r>
        <w:t>. horn.</w:t>
      </w:r>
    </w:p>
  </w:footnote>
  <w:footnote w:id="764">
    <w:p w14:paraId="2CC35491" w14:textId="77777777" w:rsidR="00C61C1A" w:rsidRDefault="00C61C1A"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65">
    <w:p w14:paraId="5C900721" w14:textId="77777777" w:rsidR="00C61C1A" w:rsidRDefault="00C61C1A"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66">
    <w:p w14:paraId="1C6E6FA2" w14:textId="77777777" w:rsidR="00C61C1A" w:rsidRDefault="00C61C1A"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67">
    <w:p w14:paraId="53BD49E1" w14:textId="53C59812" w:rsidR="00C61C1A" w:rsidRDefault="00C61C1A"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68">
    <w:p w14:paraId="6C27778C" w14:textId="276CBE19" w:rsidR="00C61C1A" w:rsidRDefault="00C61C1A" w:rsidP="008B199B">
      <w:pPr>
        <w:pStyle w:val="footnote"/>
      </w:pPr>
      <w:r>
        <w:rPr>
          <w:rStyle w:val="FootnoteReference"/>
        </w:rPr>
        <w:footnoteRef/>
      </w:r>
      <w:r>
        <w:t xml:space="preserve"> [JS] literally, “slaves”</w:t>
      </w:r>
    </w:p>
  </w:footnote>
  <w:footnote w:id="769">
    <w:p w14:paraId="1FC82724" w14:textId="77777777" w:rsidR="00C61C1A" w:rsidRDefault="00C61C1A" w:rsidP="00C544D6">
      <w:pPr>
        <w:pStyle w:val="footnote"/>
      </w:pPr>
      <w:r>
        <w:rPr>
          <w:rStyle w:val="FootnoteReference"/>
        </w:rPr>
        <w:footnoteRef/>
      </w:r>
      <w:r>
        <w:t xml:space="preserve"> The kingdoms of this world have become the kingdoms of our Lord and of His Christ’ (Rev. 11:15).</w:t>
      </w:r>
    </w:p>
  </w:footnote>
  <w:footnote w:id="770">
    <w:p w14:paraId="5C9240DB" w14:textId="77777777" w:rsidR="00C61C1A" w:rsidRDefault="00C61C1A" w:rsidP="00C544D6">
      <w:pPr>
        <w:pStyle w:val="footnote"/>
      </w:pPr>
      <w:r>
        <w:rPr>
          <w:rStyle w:val="FootnoteReference"/>
        </w:rPr>
        <w:footnoteRef/>
      </w:r>
      <w:r>
        <w:t xml:space="preserve"> Deut. 32:36.</w:t>
      </w:r>
    </w:p>
  </w:footnote>
  <w:footnote w:id="771">
    <w:p w14:paraId="6CA454B0" w14:textId="699660A9" w:rsidR="00C61C1A" w:rsidRDefault="00C61C1A" w:rsidP="009F1DA0">
      <w:pPr>
        <w:pStyle w:val="footnote"/>
      </w:pPr>
      <w:r>
        <w:rPr>
          <w:rStyle w:val="FootnoteReference"/>
        </w:rPr>
        <w:footnoteRef/>
      </w:r>
      <w:r>
        <w:t xml:space="preserve"> [JS] [] lacking in all but OSB</w:t>
      </w:r>
    </w:p>
  </w:footnote>
  <w:footnote w:id="772">
    <w:p w14:paraId="71CEF4E9" w14:textId="77777777" w:rsidR="00C61C1A" w:rsidRDefault="00C61C1A"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73">
    <w:p w14:paraId="6639BD0B" w14:textId="45AA87DA" w:rsidR="00C61C1A" w:rsidRDefault="00C61C1A"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74">
    <w:p w14:paraId="37BB0491" w14:textId="7EAC2B84" w:rsidR="00C61C1A" w:rsidRPr="009F1DA0" w:rsidRDefault="00C61C1A" w:rsidP="009F1DA0">
      <w:pPr>
        <w:pStyle w:val="footnote"/>
      </w:pPr>
      <w:r>
        <w:rPr>
          <w:rStyle w:val="FootnoteReference"/>
        </w:rPr>
        <w:footnoteRef/>
      </w:r>
      <w:r>
        <w:t xml:space="preserve"> [JS] the </w:t>
      </w:r>
      <w:r>
        <w:rPr>
          <w:i/>
        </w:rPr>
        <w:t>“Alleluia</w:t>
      </w:r>
      <w:r>
        <w:t>” before each refrain is not in the Psalm, but is added to make the hymn of the Second Canticle.</w:t>
      </w:r>
    </w:p>
  </w:footnote>
  <w:footnote w:id="775">
    <w:p w14:paraId="2B96894E" w14:textId="6C468A01" w:rsidR="00C61C1A" w:rsidRDefault="00C61C1A" w:rsidP="00C544D6">
      <w:pPr>
        <w:pStyle w:val="footnote"/>
      </w:pPr>
      <w:r>
        <w:rPr>
          <w:rStyle w:val="FootnoteReference"/>
        </w:rPr>
        <w:footnoteRef/>
      </w:r>
      <w:r>
        <w:t xml:space="preserve"> mercy: </w:t>
      </w:r>
      <w:r w:rsidRPr="007F3CE8">
        <w:rPr>
          <w:i/>
        </w:rPr>
        <w:t>or</w:t>
      </w:r>
      <w:r>
        <w:t xml:space="preserve"> love. Cf. Lk. 10:37.</w:t>
      </w:r>
    </w:p>
  </w:footnote>
  <w:footnote w:id="776">
    <w:p w14:paraId="08E6A124" w14:textId="11CACB93" w:rsidR="00C61C1A" w:rsidRDefault="00C61C1A"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77">
    <w:p w14:paraId="39412F7E" w14:textId="1E04020D" w:rsidR="00C61C1A" w:rsidRDefault="00C61C1A" w:rsidP="00AE1E0F">
      <w:pPr>
        <w:pStyle w:val="footnote"/>
      </w:pPr>
      <w:r>
        <w:rPr>
          <w:rStyle w:val="FootnoteReference"/>
        </w:rPr>
        <w:footnoteRef/>
      </w:r>
      <w:r>
        <w:t xml:space="preserve"> [JS] or “and shook of Pharaoh and his army into the Red sea,”</w:t>
      </w:r>
    </w:p>
  </w:footnote>
  <w:footnote w:id="778">
    <w:p w14:paraId="0B96BC12" w14:textId="30893C5B" w:rsidR="00C61C1A" w:rsidRDefault="00C61C1A" w:rsidP="00AE1E0F">
      <w:pPr>
        <w:pStyle w:val="footnote"/>
      </w:pPr>
      <w:r>
        <w:rPr>
          <w:rStyle w:val="FootnoteReference"/>
        </w:rPr>
        <w:footnoteRef/>
      </w:r>
      <w:r>
        <w:t xml:space="preserve"> [JS] or “slew”</w:t>
      </w:r>
    </w:p>
  </w:footnote>
  <w:footnote w:id="779">
    <w:p w14:paraId="0DA78EFF" w14:textId="6EE98942" w:rsidR="00C61C1A" w:rsidRDefault="00C61C1A" w:rsidP="00AE1E0F">
      <w:pPr>
        <w:pStyle w:val="footnote"/>
      </w:pPr>
      <w:r>
        <w:rPr>
          <w:rStyle w:val="FootnoteReference"/>
        </w:rPr>
        <w:footnoteRef/>
      </w:r>
      <w:r>
        <w:t xml:space="preserve"> [JS] [] lacking in all but the Copitc. This verse and 16b lacking in most translations.</w:t>
      </w:r>
    </w:p>
  </w:footnote>
  <w:footnote w:id="780">
    <w:p w14:paraId="491E3626" w14:textId="77777777" w:rsidR="00C61C1A" w:rsidRDefault="00C61C1A"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81">
    <w:p w14:paraId="27102E37" w14:textId="01E87A4E" w:rsidR="00C61C1A" w:rsidRDefault="00C61C1A" w:rsidP="00C544D6">
      <w:pPr>
        <w:pStyle w:val="footnote"/>
      </w:pPr>
      <w:r>
        <w:rPr>
          <w:rStyle w:val="FootnoteReference"/>
        </w:rPr>
        <w:footnoteRef/>
      </w:r>
      <w:r>
        <w:t xml:space="preserve"> See previous footnote.</w:t>
      </w:r>
    </w:p>
  </w:footnote>
  <w:footnote w:id="782">
    <w:p w14:paraId="32C9C8BA" w14:textId="1283C1AE" w:rsidR="00C61C1A" w:rsidRDefault="00C61C1A"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83">
    <w:p w14:paraId="1CAEC73A" w14:textId="2CFEA53A" w:rsidR="00C61C1A" w:rsidRDefault="00C61C1A" w:rsidP="00AC3281">
      <w:pPr>
        <w:pStyle w:val="footnote"/>
      </w:pPr>
      <w:r>
        <w:rPr>
          <w:rStyle w:val="FootnoteReference"/>
        </w:rPr>
        <w:footnoteRef/>
      </w:r>
      <w:r>
        <w:t xml:space="preserve"> [JS] or “thank”, or “thankfully confess with praise”</w:t>
      </w:r>
    </w:p>
  </w:footnote>
  <w:footnote w:id="784">
    <w:p w14:paraId="02264BC2" w14:textId="77777777" w:rsidR="00C61C1A" w:rsidRDefault="00C61C1A"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85">
    <w:p w14:paraId="474A88D1" w14:textId="00155028" w:rsidR="00C61C1A" w:rsidRDefault="00C61C1A" w:rsidP="00AC3281">
      <w:pPr>
        <w:pStyle w:val="footnote"/>
      </w:pPr>
      <w:r>
        <w:rPr>
          <w:rStyle w:val="FootnoteReference"/>
        </w:rPr>
        <w:footnoteRef/>
      </w:r>
      <w:r>
        <w:t xml:space="preserve"> [JS] “do obeisance”, elsewhere rendered “worship’, but referring to the physical act.</w:t>
      </w:r>
    </w:p>
  </w:footnote>
  <w:footnote w:id="786">
    <w:p w14:paraId="1B1D5002" w14:textId="29B07E11" w:rsidR="00C61C1A" w:rsidRDefault="00C61C1A" w:rsidP="00C1761F">
      <w:pPr>
        <w:pStyle w:val="footnote"/>
      </w:pPr>
      <w:r>
        <w:rPr>
          <w:rStyle w:val="FootnoteReference"/>
        </w:rPr>
        <w:footnoteRef/>
      </w:r>
      <w:r>
        <w:t xml:space="preserve"> [JS] or “give thanks to,” or “prase,” or “thankfully confess Your Name with praise”</w:t>
      </w:r>
    </w:p>
  </w:footnote>
  <w:footnote w:id="787">
    <w:p w14:paraId="12351032" w14:textId="637DDCD6" w:rsidR="00C61C1A" w:rsidRDefault="00C61C1A"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88">
    <w:p w14:paraId="00F8589A" w14:textId="3079BAC3" w:rsidR="00C61C1A" w:rsidRDefault="00C61C1A" w:rsidP="00C1761F">
      <w:pPr>
        <w:pStyle w:val="footnote"/>
      </w:pPr>
      <w:r>
        <w:rPr>
          <w:rStyle w:val="FootnoteReference"/>
        </w:rPr>
        <w:footnoteRef/>
      </w:r>
      <w:r>
        <w:t xml:space="preserve"> [JS] or “acknowledge,” or “give thanks to,” or “thankfully confess with praise”</w:t>
      </w:r>
    </w:p>
  </w:footnote>
  <w:footnote w:id="789">
    <w:p w14:paraId="18BB02EB" w14:textId="33FE7177" w:rsidR="00C61C1A" w:rsidRDefault="00C61C1A"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90">
    <w:p w14:paraId="333B0F0E" w14:textId="4D89FC4A" w:rsidR="00C61C1A" w:rsidRDefault="00C61C1A" w:rsidP="00FF6795">
      <w:pPr>
        <w:pStyle w:val="footnote"/>
      </w:pPr>
      <w:r>
        <w:rPr>
          <w:rStyle w:val="FootnoteReference"/>
        </w:rPr>
        <w:footnoteRef/>
      </w:r>
      <w:r>
        <w:t xml:space="preserve"> [JS] literally “those who are exalted” or “the high things”</w:t>
      </w:r>
    </w:p>
  </w:footnote>
  <w:footnote w:id="791">
    <w:p w14:paraId="596BB70E" w14:textId="27F87B4A" w:rsidR="00C61C1A" w:rsidRDefault="00C61C1A" w:rsidP="00C544D6">
      <w:pPr>
        <w:pStyle w:val="footnote"/>
      </w:pPr>
      <w:r>
        <w:rPr>
          <w:rStyle w:val="FootnoteReference"/>
        </w:rPr>
        <w:footnoteRef/>
      </w:r>
      <w:r>
        <w:t xml:space="preserve"> The Spirit of the Lord fills the world (Wisdom 1:7). [JS] presence: literally “face”</w:t>
      </w:r>
    </w:p>
  </w:footnote>
  <w:footnote w:id="792">
    <w:p w14:paraId="7AB3BB43" w14:textId="5D02016E" w:rsidR="00C61C1A" w:rsidRDefault="00C61C1A" w:rsidP="00485563">
      <w:pPr>
        <w:pStyle w:val="footnote"/>
      </w:pPr>
      <w:r>
        <w:rPr>
          <w:rStyle w:val="FootnoteReference"/>
        </w:rPr>
        <w:footnoteRef/>
      </w:r>
      <w:r>
        <w:t xml:space="preserve"> [JS] or “possess”</w:t>
      </w:r>
    </w:p>
  </w:footnote>
  <w:footnote w:id="793">
    <w:p w14:paraId="145A6B15" w14:textId="77777777" w:rsidR="00C61C1A" w:rsidRDefault="00C61C1A" w:rsidP="00C544D6">
      <w:pPr>
        <w:pStyle w:val="footnote"/>
      </w:pPr>
      <w:r>
        <w:rPr>
          <w:rStyle w:val="FootnoteReference"/>
        </w:rPr>
        <w:footnoteRef/>
      </w:r>
      <w:r>
        <w:t xml:space="preserve"> heart: </w:t>
      </w:r>
      <w:r w:rsidRPr="007F3CE8">
        <w:rPr>
          <w:i/>
        </w:rPr>
        <w:t>lit</w:t>
      </w:r>
      <w:r>
        <w:t>. kidneys (seat of the affections in Hebrew thought).</w:t>
      </w:r>
    </w:p>
  </w:footnote>
  <w:footnote w:id="794">
    <w:p w14:paraId="5EA66D53" w14:textId="1C1D5AB6" w:rsidR="00C61C1A" w:rsidRDefault="00C61C1A" w:rsidP="00485563">
      <w:pPr>
        <w:pStyle w:val="footnote"/>
      </w:pPr>
      <w:r>
        <w:rPr>
          <w:rStyle w:val="FootnoteReference"/>
        </w:rPr>
        <w:footnoteRef/>
      </w:r>
      <w:r>
        <w:t xml:space="preserve"> [JS] or “give thanks,” or “thankfully confess You with praise”</w:t>
      </w:r>
    </w:p>
  </w:footnote>
  <w:footnote w:id="795">
    <w:p w14:paraId="4E73646F" w14:textId="549C13C9" w:rsidR="00C61C1A" w:rsidRDefault="00C61C1A" w:rsidP="00EB72A3">
      <w:pPr>
        <w:pStyle w:val="footnote"/>
      </w:pPr>
      <w:r>
        <w:rPr>
          <w:rStyle w:val="FootnoteReference"/>
        </w:rPr>
        <w:footnoteRef/>
      </w:r>
      <w:r>
        <w:t xml:space="preserve"> [JS] or “and do I not waste away because of my enemies?”</w:t>
      </w:r>
    </w:p>
  </w:footnote>
  <w:footnote w:id="796">
    <w:p w14:paraId="4CC16564" w14:textId="262FCF3B" w:rsidR="00C61C1A" w:rsidRDefault="00C61C1A" w:rsidP="00814FC4">
      <w:pPr>
        <w:pStyle w:val="footnote"/>
      </w:pPr>
      <w:r>
        <w:rPr>
          <w:rStyle w:val="FootnoteReference"/>
        </w:rPr>
        <w:footnoteRef/>
      </w:r>
      <w:r>
        <w:t xml:space="preserve"> [JS] or “way of iniquity”</w:t>
      </w:r>
    </w:p>
  </w:footnote>
  <w:footnote w:id="797">
    <w:p w14:paraId="6BCAB3AE" w14:textId="77777777" w:rsidR="00C61C1A" w:rsidRDefault="00C61C1A" w:rsidP="00C544D6">
      <w:pPr>
        <w:pStyle w:val="footnote"/>
      </w:pPr>
      <w:r>
        <w:rPr>
          <w:rStyle w:val="FootnoteReference"/>
        </w:rPr>
        <w:footnoteRef/>
      </w:r>
      <w:r>
        <w:t xml:space="preserve"> ‘He gives songs in the night’ (Job. 35:10).</w:t>
      </w:r>
    </w:p>
  </w:footnote>
  <w:footnote w:id="798">
    <w:p w14:paraId="6FFB8AE3" w14:textId="30159915" w:rsidR="00C61C1A" w:rsidRDefault="00C61C1A" w:rsidP="00FF4A4F">
      <w:pPr>
        <w:pStyle w:val="footnote"/>
      </w:pPr>
      <w:r>
        <w:rPr>
          <w:rStyle w:val="FootnoteReference"/>
        </w:rPr>
        <w:footnoteRef/>
      </w:r>
      <w:r>
        <w:t xml:space="preserve"> Literally “voice”</w:t>
      </w:r>
    </w:p>
  </w:footnote>
  <w:footnote w:id="799">
    <w:p w14:paraId="1995E6B7" w14:textId="70D38F62" w:rsidR="00C61C1A" w:rsidRDefault="00C61C1A" w:rsidP="00EB72A3">
      <w:pPr>
        <w:pStyle w:val="footnote"/>
      </w:pPr>
      <w:r>
        <w:rPr>
          <w:rStyle w:val="FootnoteReference"/>
        </w:rPr>
        <w:footnoteRef/>
      </w:r>
      <w:r>
        <w:t xml:space="preserve"> [JS] or “praise,” or “give thanks to,” or “thankfully confess with praise”</w:t>
      </w:r>
    </w:p>
  </w:footnote>
  <w:footnote w:id="800">
    <w:p w14:paraId="7EBC0985" w14:textId="77777777" w:rsidR="00C61C1A" w:rsidRDefault="00C61C1A" w:rsidP="00784373">
      <w:pPr>
        <w:pStyle w:val="footnote"/>
      </w:pPr>
      <w:r>
        <w:rPr>
          <w:rStyle w:val="FootnoteReference"/>
        </w:rPr>
        <w:footnoteRef/>
      </w:r>
      <w:r>
        <w:t xml:space="preserve"> [JS] or “Hades”.</w:t>
      </w:r>
    </w:p>
  </w:footnote>
  <w:footnote w:id="801">
    <w:p w14:paraId="5A5C1D1C" w14:textId="586EEB89" w:rsidR="00C61C1A" w:rsidRDefault="00C61C1A"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02">
    <w:p w14:paraId="1AD5A19A" w14:textId="77777777" w:rsidR="00C61C1A" w:rsidRDefault="00C61C1A" w:rsidP="00C544D6">
      <w:pPr>
        <w:pStyle w:val="footnote"/>
      </w:pPr>
      <w:r>
        <w:rPr>
          <w:rStyle w:val="FootnoteReference"/>
        </w:rPr>
        <w:footnoteRef/>
      </w:r>
      <w:r>
        <w:t xml:space="preserve"> this way: the confession of Christ (2 Tim. 3:12).</w:t>
      </w:r>
    </w:p>
  </w:footnote>
  <w:footnote w:id="803">
    <w:p w14:paraId="1B4DA4D8" w14:textId="4D3CDF72" w:rsidR="00C61C1A" w:rsidRDefault="00C61C1A" w:rsidP="00EB72A3">
      <w:pPr>
        <w:pStyle w:val="footnote"/>
      </w:pPr>
      <w:r>
        <w:rPr>
          <w:rStyle w:val="FootnoteReference"/>
        </w:rPr>
        <w:footnoteRef/>
      </w:r>
      <w:r>
        <w:t xml:space="preserve"> [JS] or “praise” or “thive thanks to,” or “thankfully confess with praise”</w:t>
      </w:r>
    </w:p>
  </w:footnote>
  <w:footnote w:id="804">
    <w:p w14:paraId="10A5500A" w14:textId="77777777" w:rsidR="00C61C1A" w:rsidRDefault="00C61C1A" w:rsidP="00C544D6">
      <w:pPr>
        <w:pStyle w:val="footnote"/>
      </w:pPr>
      <w:r>
        <w:rPr>
          <w:rStyle w:val="FootnoteReference"/>
        </w:rPr>
        <w:footnoteRef/>
      </w:r>
      <w:r>
        <w:t xml:space="preserve"> These two lines are identical with Lamentations 3:6.</w:t>
      </w:r>
    </w:p>
  </w:footnote>
  <w:footnote w:id="805">
    <w:p w14:paraId="30FC40DD" w14:textId="11119DF6" w:rsidR="00C61C1A" w:rsidRDefault="00C61C1A" w:rsidP="00C544D6">
      <w:pPr>
        <w:pStyle w:val="footnote"/>
      </w:pPr>
      <w:r>
        <w:rPr>
          <w:rStyle w:val="FootnoteReference"/>
        </w:rPr>
        <w:footnoteRef/>
      </w:r>
      <w:r>
        <w:t xml:space="preserve"> Cf. Rev. 10:5; Ezek. 20:23,28,42; Deut. 32:14.</w:t>
      </w:r>
    </w:p>
  </w:footnote>
  <w:footnote w:id="806">
    <w:p w14:paraId="58511EB9" w14:textId="77777777" w:rsidR="00C61C1A" w:rsidRDefault="00C61C1A"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07">
    <w:p w14:paraId="3B148124" w14:textId="77777777" w:rsidR="00C61C1A" w:rsidRDefault="00C61C1A"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08">
    <w:p w14:paraId="1CAB0511" w14:textId="43E4190B" w:rsidR="00C61C1A" w:rsidRDefault="00C61C1A" w:rsidP="00C544D6">
      <w:pPr>
        <w:pStyle w:val="footnote"/>
      </w:pPr>
      <w:r>
        <w:rPr>
          <w:rStyle w:val="FootnoteReference"/>
        </w:rPr>
        <w:footnoteRef/>
      </w:r>
      <w:r>
        <w:t xml:space="preserve"> Cf. ‘If I am lifted up from the earth, I will draw all men to Me’ (Jn. 12:32). See also Psalm 45:11 and the note there.</w:t>
      </w:r>
    </w:p>
  </w:footnote>
  <w:footnote w:id="809">
    <w:p w14:paraId="13B01E95" w14:textId="737A6D70" w:rsidR="00C61C1A" w:rsidRDefault="00C61C1A" w:rsidP="00F53108">
      <w:pPr>
        <w:pStyle w:val="footnote"/>
      </w:pPr>
      <w:r>
        <w:rPr>
          <w:rStyle w:val="FootnoteReference"/>
        </w:rPr>
        <w:footnoteRef/>
      </w:r>
      <w:r>
        <w:t xml:space="preserve"> [JS] or “gush forth”, “overflow”</w:t>
      </w:r>
    </w:p>
  </w:footnote>
  <w:footnote w:id="810">
    <w:p w14:paraId="291B5302" w14:textId="22414254" w:rsidR="00C61C1A" w:rsidRDefault="00C61C1A" w:rsidP="00F53108">
      <w:pPr>
        <w:pStyle w:val="footnote"/>
      </w:pPr>
      <w:r>
        <w:rPr>
          <w:rStyle w:val="FootnoteReference"/>
        </w:rPr>
        <w:footnoteRef/>
      </w:r>
      <w:r>
        <w:t xml:space="preserve"> [JS] or “thankfully confess You with praise”, or “praise”, or “give thanks to”</w:t>
      </w:r>
    </w:p>
  </w:footnote>
  <w:footnote w:id="811">
    <w:p w14:paraId="7FEF7BE1" w14:textId="0F451A05" w:rsidR="00C61C1A" w:rsidRDefault="00C61C1A" w:rsidP="008D3680">
      <w:pPr>
        <w:pStyle w:val="footnote"/>
      </w:pPr>
      <w:r>
        <w:rPr>
          <w:rStyle w:val="FootnoteReference"/>
        </w:rPr>
        <w:footnoteRef/>
      </w:r>
      <w:r>
        <w:t xml:space="preserve"> [JS] literally “holy ones”</w:t>
      </w:r>
    </w:p>
  </w:footnote>
  <w:footnote w:id="812">
    <w:p w14:paraId="67EE1F7C" w14:textId="1AC854C4" w:rsidR="00C61C1A" w:rsidRDefault="00C61C1A"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13">
    <w:p w14:paraId="353ACEBC" w14:textId="59328CB4" w:rsidR="00C61C1A" w:rsidRDefault="00C61C1A" w:rsidP="00C544D6">
      <w:pPr>
        <w:pStyle w:val="footnote"/>
      </w:pPr>
      <w:r>
        <w:rPr>
          <w:rStyle w:val="FootnoteReference"/>
        </w:rPr>
        <w:footnoteRef/>
      </w:r>
      <w:r>
        <w:t xml:space="preserve"> Cf. Ps. 145:2 with Ps. 103:33. Only verbs differ.</w:t>
      </w:r>
    </w:p>
  </w:footnote>
  <w:footnote w:id="814">
    <w:p w14:paraId="35C0C4DD" w14:textId="71AC6682" w:rsidR="00C61C1A" w:rsidRDefault="00C61C1A" w:rsidP="007F50FD">
      <w:pPr>
        <w:pStyle w:val="footnote"/>
      </w:pPr>
      <w:r>
        <w:rPr>
          <w:rStyle w:val="FootnoteReference"/>
        </w:rPr>
        <w:footnoteRef/>
      </w:r>
      <w:r>
        <w:t xml:space="preserve"> [JS] or “spirit”</w:t>
      </w:r>
    </w:p>
  </w:footnote>
  <w:footnote w:id="815">
    <w:p w14:paraId="23EB32F2" w14:textId="235BD424" w:rsidR="00C61C1A" w:rsidRDefault="00C61C1A" w:rsidP="007F50FD">
      <w:pPr>
        <w:pStyle w:val="footnote"/>
      </w:pPr>
      <w:r>
        <w:rPr>
          <w:rStyle w:val="FootnoteReference"/>
        </w:rPr>
        <w:footnoteRef/>
      </w:r>
      <w:r>
        <w:t xml:space="preserve"> [JS] thoughts, or designs, plans, projects</w:t>
      </w:r>
    </w:p>
  </w:footnote>
  <w:footnote w:id="816">
    <w:p w14:paraId="1E480973" w14:textId="3F051D55" w:rsidR="00C61C1A" w:rsidRDefault="00C61C1A" w:rsidP="007F50FD">
      <w:pPr>
        <w:pStyle w:val="footnote"/>
      </w:pPr>
      <w:r>
        <w:rPr>
          <w:rStyle w:val="FootnoteReference"/>
        </w:rPr>
        <w:footnoteRef/>
      </w:r>
      <w:r>
        <w:t xml:space="preserve"> [JS] or “guards”</w:t>
      </w:r>
    </w:p>
  </w:footnote>
  <w:footnote w:id="817">
    <w:p w14:paraId="6A1BF79E" w14:textId="2C42AEE5" w:rsidR="00C61C1A" w:rsidRDefault="00C61C1A" w:rsidP="007F50FD">
      <w:pPr>
        <w:pStyle w:val="footnote"/>
      </w:pPr>
      <w:r>
        <w:rPr>
          <w:rStyle w:val="FootnoteReference"/>
        </w:rPr>
        <w:footnoteRef/>
      </w:r>
      <w:r>
        <w:t xml:space="preserve"> [JS] or “frees the prisoners”</w:t>
      </w:r>
    </w:p>
  </w:footnote>
  <w:footnote w:id="818">
    <w:p w14:paraId="5D5111FF" w14:textId="66B6F812" w:rsidR="00C61C1A" w:rsidRDefault="00C61C1A" w:rsidP="007F50FD">
      <w:pPr>
        <w:pStyle w:val="footnote"/>
      </w:pPr>
      <w:r>
        <w:rPr>
          <w:rStyle w:val="FootnoteReference"/>
        </w:rPr>
        <w:footnoteRef/>
      </w:r>
      <w:r>
        <w:t xml:space="preserve"> [JS] or “bent”</w:t>
      </w:r>
    </w:p>
  </w:footnote>
  <w:footnote w:id="819">
    <w:p w14:paraId="4090A924" w14:textId="68E30641" w:rsidR="00C61C1A" w:rsidRDefault="00C61C1A" w:rsidP="007F50FD">
      <w:pPr>
        <w:pStyle w:val="footnote"/>
      </w:pPr>
      <w:r>
        <w:rPr>
          <w:rStyle w:val="FootnoteReference"/>
        </w:rPr>
        <w:footnoteRef/>
      </w:r>
      <w:r>
        <w:t xml:space="preserve"> [JS] or “skill”</w:t>
      </w:r>
    </w:p>
  </w:footnote>
  <w:footnote w:id="820">
    <w:p w14:paraId="6F819BD3" w14:textId="78976808" w:rsidR="00C61C1A" w:rsidRDefault="00C61C1A" w:rsidP="007F50FD">
      <w:pPr>
        <w:pStyle w:val="footnote"/>
      </w:pPr>
      <w:r>
        <w:rPr>
          <w:rStyle w:val="FootnoteReference"/>
        </w:rPr>
        <w:footnoteRef/>
      </w:r>
      <w:r>
        <w:t xml:space="preserve"> [JS] or “foreigners”</w:t>
      </w:r>
    </w:p>
  </w:footnote>
  <w:footnote w:id="821">
    <w:p w14:paraId="78560DE2" w14:textId="6759CA05" w:rsidR="00C61C1A" w:rsidRDefault="00C61C1A" w:rsidP="007F50FD">
      <w:pPr>
        <w:pStyle w:val="footnote"/>
      </w:pPr>
      <w:r>
        <w:rPr>
          <w:rStyle w:val="FootnoteReference"/>
        </w:rPr>
        <w:footnoteRef/>
      </w:r>
      <w:r>
        <w:t xml:space="preserve"> [JS] or a psalm, or a melody</w:t>
      </w:r>
    </w:p>
  </w:footnote>
  <w:footnote w:id="822">
    <w:p w14:paraId="2C19D159" w14:textId="3C9E27D5" w:rsidR="00C61C1A" w:rsidRDefault="00C61C1A" w:rsidP="00F258B1">
      <w:pPr>
        <w:pStyle w:val="footnote"/>
      </w:pPr>
      <w:r>
        <w:rPr>
          <w:rStyle w:val="FootnoteReference"/>
        </w:rPr>
        <w:footnoteRef/>
      </w:r>
      <w:r>
        <w:t xml:space="preserve"> </w:t>
      </w:r>
      <w:r w:rsidRPr="00D813A7">
        <w:rPr>
          <w:i/>
        </w:rPr>
        <w:t>Lit</w:t>
      </w:r>
      <w:r>
        <w:t>. ‘dispersions’. Cf. Mt. 24:31.</w:t>
      </w:r>
    </w:p>
  </w:footnote>
  <w:footnote w:id="823">
    <w:p w14:paraId="7AC7AD8B" w14:textId="5BFFD4CA" w:rsidR="00C61C1A" w:rsidRDefault="00C61C1A"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24">
    <w:p w14:paraId="1F0F4402" w14:textId="056F6B42" w:rsidR="00C61C1A" w:rsidRDefault="00C61C1A" w:rsidP="00CD1E61">
      <w:pPr>
        <w:pStyle w:val="footnote"/>
      </w:pPr>
      <w:r>
        <w:rPr>
          <w:rStyle w:val="FootnoteReference"/>
        </w:rPr>
        <w:footnoteRef/>
      </w:r>
      <w:r>
        <w:t xml:space="preserve"> [JS] or word, or teaching</w:t>
      </w:r>
    </w:p>
  </w:footnote>
  <w:footnote w:id="825">
    <w:p w14:paraId="407F2DDB" w14:textId="624657B1" w:rsidR="00C61C1A" w:rsidRDefault="00C61C1A"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26">
    <w:p w14:paraId="35167DCD" w14:textId="373FC63F" w:rsidR="00C61C1A" w:rsidRDefault="00C61C1A" w:rsidP="00DE04F0">
      <w:pPr>
        <w:pStyle w:val="footnote"/>
      </w:pPr>
      <w:r>
        <w:rPr>
          <w:rStyle w:val="FootnoteReference"/>
        </w:rPr>
        <w:footnoteRef/>
      </w:r>
      <w:r>
        <w:t xml:space="preserve"> [JS] or “stormy wind”</w:t>
      </w:r>
    </w:p>
  </w:footnote>
  <w:footnote w:id="827">
    <w:p w14:paraId="596CA46F" w14:textId="3CE69ED5" w:rsidR="00C61C1A" w:rsidRDefault="00C61C1A" w:rsidP="00DE04F0">
      <w:pPr>
        <w:pStyle w:val="footnote"/>
      </w:pPr>
      <w:r>
        <w:rPr>
          <w:rStyle w:val="FootnoteReference"/>
        </w:rPr>
        <w:footnoteRef/>
      </w:r>
      <w:r>
        <w:t xml:space="preserve"> [JS] or “maidens,” or “unmarried women”</w:t>
      </w:r>
    </w:p>
  </w:footnote>
  <w:footnote w:id="828">
    <w:p w14:paraId="302477DE" w14:textId="0B0020EA" w:rsidR="00C61C1A" w:rsidRDefault="00C61C1A" w:rsidP="007039A0">
      <w:pPr>
        <w:pStyle w:val="footnote"/>
      </w:pPr>
      <w:r>
        <w:rPr>
          <w:rStyle w:val="FootnoteReference"/>
        </w:rPr>
        <w:footnoteRef/>
      </w:r>
      <w:r>
        <w:t xml:space="preserve"> [JS] “Thankful confession of Him with praise is above the earth and heaven.”</w:t>
      </w:r>
    </w:p>
  </w:footnote>
  <w:footnote w:id="829">
    <w:p w14:paraId="33D71E70" w14:textId="0BBF5DA2" w:rsidR="00C61C1A" w:rsidRDefault="00C61C1A" w:rsidP="007039A0">
      <w:pPr>
        <w:pStyle w:val="footnote"/>
      </w:pPr>
      <w:r>
        <w:rPr>
          <w:rStyle w:val="FootnoteReference"/>
        </w:rPr>
        <w:footnoteRef/>
      </w:r>
      <w:r>
        <w:t xml:space="preserve"> [JS] literally, “And Hw ill raise/exalt the horn of His people”</w:t>
      </w:r>
    </w:p>
  </w:footnote>
  <w:footnote w:id="830">
    <w:p w14:paraId="43AD805B" w14:textId="6DFE2128" w:rsidR="00C61C1A" w:rsidRDefault="00C61C1A" w:rsidP="007039A0">
      <w:pPr>
        <w:pStyle w:val="footnote"/>
      </w:pPr>
      <w:r>
        <w:rPr>
          <w:rStyle w:val="FootnoteReference"/>
        </w:rPr>
        <w:footnoteRef/>
      </w:r>
      <w:r>
        <w:t xml:space="preserve"> [JS] “assembly”</w:t>
      </w:r>
    </w:p>
  </w:footnote>
  <w:footnote w:id="831">
    <w:p w14:paraId="0C277B75" w14:textId="51E0F674" w:rsidR="00C61C1A" w:rsidRDefault="00C61C1A" w:rsidP="007039A0">
      <w:pPr>
        <w:pStyle w:val="footnote"/>
      </w:pPr>
      <w:r>
        <w:rPr>
          <w:rStyle w:val="FootnoteReference"/>
        </w:rPr>
        <w:footnoteRef/>
      </w:r>
      <w:r>
        <w:t xml:space="preserve"> [JS] Coptic has “in the chorus”</w:t>
      </w:r>
    </w:p>
  </w:footnote>
  <w:footnote w:id="832">
    <w:p w14:paraId="7329AB19" w14:textId="77777777" w:rsidR="00C61C1A" w:rsidRDefault="00C61C1A" w:rsidP="00F258B1">
      <w:pPr>
        <w:pStyle w:val="footnote"/>
      </w:pPr>
      <w:r>
        <w:rPr>
          <w:rStyle w:val="FootnoteReference"/>
        </w:rPr>
        <w:footnoteRef/>
      </w:r>
      <w:r>
        <w:t xml:space="preserve"> two-edged sword: praise which conquers Amalek (St. Chrysostom).</w:t>
      </w:r>
    </w:p>
  </w:footnote>
  <w:footnote w:id="833">
    <w:p w14:paraId="2095C32A" w14:textId="77777777" w:rsidR="00C61C1A" w:rsidRDefault="00C61C1A" w:rsidP="00F258B1">
      <w:pPr>
        <w:pStyle w:val="footnote"/>
      </w:pPr>
      <w:r>
        <w:rPr>
          <w:rStyle w:val="FootnoteReference"/>
        </w:rPr>
        <w:footnoteRef/>
      </w:r>
      <w:r>
        <w:t xml:space="preserve"> ‘Holiness of life is the mother of glory’ (St Theodoret).</w:t>
      </w:r>
    </w:p>
  </w:footnote>
  <w:footnote w:id="834">
    <w:p w14:paraId="4C5EFC08" w14:textId="6D588D58" w:rsidR="00C61C1A" w:rsidRDefault="00C61C1A" w:rsidP="00AE5C5A">
      <w:pPr>
        <w:pStyle w:val="footnote"/>
      </w:pPr>
      <w:r>
        <w:rPr>
          <w:rStyle w:val="FootnoteReference"/>
        </w:rPr>
        <w:footnoteRef/>
      </w:r>
      <w:r>
        <w:t xml:space="preserve"> [JS] variant reading, “harp and lyre”</w:t>
      </w:r>
    </w:p>
  </w:footnote>
  <w:footnote w:id="835">
    <w:p w14:paraId="34B39967" w14:textId="2F98E45D" w:rsidR="00C61C1A" w:rsidRDefault="00C61C1A" w:rsidP="00AE5C5A">
      <w:pPr>
        <w:pStyle w:val="footnote"/>
      </w:pPr>
      <w:r>
        <w:rPr>
          <w:rStyle w:val="FootnoteReference"/>
        </w:rPr>
        <w:footnoteRef/>
      </w:r>
      <w:r>
        <w:t xml:space="preserve"> [JS] Coptic has “chorus” in place of “dance”</w:t>
      </w:r>
    </w:p>
  </w:footnote>
  <w:footnote w:id="836">
    <w:p w14:paraId="3F01F63D" w14:textId="7FB71CE4" w:rsidR="00C61C1A" w:rsidRDefault="00C61C1A" w:rsidP="00FB1741">
      <w:pPr>
        <w:pStyle w:val="footnote"/>
      </w:pPr>
      <w:r>
        <w:rPr>
          <w:rStyle w:val="FootnoteReference"/>
        </w:rPr>
        <w:footnoteRef/>
      </w:r>
      <w:r>
        <w:t xml:space="preserve"> [JS] or “allophyle”, which means “foreigner”, but specificially in reference to Philistines.</w:t>
      </w:r>
    </w:p>
  </w:footnote>
  <w:footnote w:id="837">
    <w:p w14:paraId="2C6CD715" w14:textId="77777777" w:rsidR="00C61C1A" w:rsidRDefault="00C61C1A">
      <w:pPr>
        <w:pStyle w:val="FootnoteText"/>
      </w:pPr>
      <w:r>
        <w:rPr>
          <w:rStyle w:val="FootnoteReference"/>
        </w:rPr>
        <w:footnoteRef/>
      </w:r>
      <w:r>
        <w:t xml:space="preserve"> Acts 7:60</w:t>
      </w:r>
    </w:p>
  </w:footnote>
  <w:footnote w:id="838">
    <w:p w14:paraId="66841CA4" w14:textId="77777777" w:rsidR="00C61C1A" w:rsidRDefault="00C61C1A" w:rsidP="006B061A">
      <w:pPr>
        <w:pStyle w:val="Footnote0"/>
      </w:pPr>
      <w:r>
        <w:rPr>
          <w:rStyle w:val="FootnoteReference"/>
        </w:rPr>
        <w:footnoteRef/>
      </w:r>
      <w:r>
        <w:t xml:space="preserve"> Literally “virgin monastic”. The traditional English term for a female monastic is not “nun”, but “virgin”.</w:t>
      </w:r>
    </w:p>
  </w:footnote>
  <w:footnote w:id="839">
    <w:p w14:paraId="4603A540" w14:textId="757615F9" w:rsidR="00C61C1A" w:rsidRDefault="00C61C1A" w:rsidP="00B52F78">
      <w:pPr>
        <w:pStyle w:val="footnote"/>
      </w:pPr>
      <w:r>
        <w:rPr>
          <w:rStyle w:val="FootnoteReference"/>
        </w:rPr>
        <w:footnoteRef/>
      </w:r>
      <w:r>
        <w:t xml:space="preserve"> Composed in English by Heg. Fr. Athanasius Iskander, of Kitchener, Ontario, Canada.</w:t>
      </w:r>
    </w:p>
  </w:footnote>
  <w:footnote w:id="840">
    <w:p w14:paraId="754B9B83" w14:textId="77777777" w:rsidR="00C61C1A" w:rsidRDefault="00C61C1A">
      <w:pPr>
        <w:pStyle w:val="footnote"/>
        <w:rPr>
          <w:ins w:id="1088" w:author="Brett Slote" w:date="2011-07-21T19:13:00Z"/>
        </w:rPr>
        <w:pPrChange w:id="1089" w:author="Brett Slote" w:date="2011-07-21T20:05:00Z">
          <w:pPr>
            <w:pStyle w:val="FootnoteText"/>
          </w:pPr>
        </w:pPrChange>
      </w:pPr>
      <w:ins w:id="1090" w:author="Brett Slote" w:date="2011-07-21T19:13:00Z">
        <w:r>
          <w:rPr>
            <w:rStyle w:val="FootnoteReference"/>
          </w:rPr>
          <w:footnoteRef/>
        </w:r>
        <w:r>
          <w:t xml:space="preserve"> Numbers 12:7-8</w:t>
        </w:r>
      </w:ins>
    </w:p>
  </w:footnote>
  <w:footnote w:id="841">
    <w:p w14:paraId="7099EBEB" w14:textId="77777777" w:rsidR="00C61C1A" w:rsidRDefault="00C61C1A">
      <w:pPr>
        <w:pStyle w:val="footnote"/>
        <w:rPr>
          <w:ins w:id="1091" w:author="Brett Slote" w:date="2011-07-21T19:13:00Z"/>
        </w:rPr>
        <w:pPrChange w:id="1092" w:author="Brett Slote" w:date="2011-07-21T20:05:00Z">
          <w:pPr>
            <w:pStyle w:val="FootnoteText"/>
          </w:pPr>
        </w:pPrChange>
      </w:pPr>
      <w:ins w:id="1093" w:author="Brett Slote" w:date="2011-07-21T19:13:00Z">
        <w:r>
          <w:rPr>
            <w:rStyle w:val="FootnoteReference"/>
          </w:rPr>
          <w:footnoteRef/>
        </w:r>
        <w:r>
          <w:t xml:space="preserve"> Exodus 28:1</w:t>
        </w:r>
      </w:ins>
    </w:p>
  </w:footnote>
  <w:footnote w:id="842">
    <w:p w14:paraId="5BFC95F9" w14:textId="77777777" w:rsidR="00C61C1A" w:rsidRDefault="00C61C1A">
      <w:pPr>
        <w:pStyle w:val="footnote"/>
        <w:rPr>
          <w:ins w:id="1094" w:author="Brett Slote" w:date="2011-07-21T19:13:00Z"/>
        </w:rPr>
        <w:pPrChange w:id="1095" w:author="Brett Slote" w:date="2011-07-21T20:05:00Z">
          <w:pPr>
            <w:pStyle w:val="FootnoteText"/>
          </w:pPr>
        </w:pPrChange>
      </w:pPr>
      <w:ins w:id="1096" w:author="Brett Slote" w:date="2011-07-21T19:13:00Z">
        <w:r>
          <w:rPr>
            <w:rStyle w:val="FootnoteReference"/>
          </w:rPr>
          <w:footnoteRef/>
        </w:r>
        <w:r>
          <w:t xml:space="preserve"> Matthew 16:18</w:t>
        </w:r>
      </w:ins>
    </w:p>
  </w:footnote>
  <w:footnote w:id="843">
    <w:p w14:paraId="04125830" w14:textId="77777777" w:rsidR="00C61C1A" w:rsidRDefault="00C61C1A">
      <w:pPr>
        <w:pStyle w:val="footnote"/>
        <w:rPr>
          <w:ins w:id="1098" w:author="Brett Slote" w:date="2011-07-21T19:13:00Z"/>
        </w:rPr>
        <w:pPrChange w:id="1099" w:author="Brett Slote" w:date="2011-07-21T20:05:00Z">
          <w:pPr>
            <w:pStyle w:val="FootnoteText"/>
          </w:pPr>
        </w:pPrChange>
      </w:pPr>
      <w:ins w:id="1100" w:author="Brett Slote" w:date="2011-07-21T19:13:00Z">
        <w:r>
          <w:rPr>
            <w:rStyle w:val="FootnoteReference"/>
          </w:rPr>
          <w:footnoteRef/>
        </w:r>
        <w:r>
          <w:t xml:space="preserve"> Psalms 110:4, Hebrews 5:6,10</w:t>
        </w:r>
      </w:ins>
    </w:p>
  </w:footnote>
  <w:footnote w:id="844">
    <w:p w14:paraId="4ECDDE09" w14:textId="77777777" w:rsidR="00C61C1A" w:rsidRDefault="00C61C1A"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45">
    <w:p w14:paraId="4ACBECBD" w14:textId="77777777" w:rsidR="00C61C1A" w:rsidRDefault="00C61C1A"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46">
    <w:p w14:paraId="0C45F6F7" w14:textId="77777777" w:rsidR="00C61C1A" w:rsidRDefault="00C61C1A" w:rsidP="00C0205C">
      <w:pPr>
        <w:pStyle w:val="footnote"/>
      </w:pPr>
      <w:r>
        <w:rPr>
          <w:rStyle w:val="FootnoteReference"/>
          <w:rFonts w:eastAsiaTheme="majorEastAsia"/>
        </w:rPr>
        <w:footnoteRef/>
      </w:r>
      <w:r>
        <w:t xml:space="preserve"> Ps 72:10</w:t>
      </w:r>
    </w:p>
  </w:footnote>
  <w:footnote w:id="847">
    <w:p w14:paraId="73200F36" w14:textId="77777777" w:rsidR="00C61C1A" w:rsidRDefault="00C61C1A">
      <w:pPr>
        <w:pStyle w:val="FootnoteText"/>
      </w:pPr>
      <w:r>
        <w:rPr>
          <w:rStyle w:val="FootnoteReference"/>
        </w:rPr>
        <w:footnoteRef/>
      </w:r>
      <w:r>
        <w:t xml:space="preserve"> Pope Dioscorus can but substituted here to use this doxology on his feast.</w:t>
      </w:r>
    </w:p>
  </w:footnote>
  <w:footnote w:id="848">
    <w:p w14:paraId="2FF46E46" w14:textId="77777777" w:rsidR="00C61C1A" w:rsidRDefault="00C61C1A" w:rsidP="003D4209">
      <w:pPr>
        <w:pStyle w:val="footnote"/>
      </w:pPr>
      <w:r>
        <w:rPr>
          <w:rStyle w:val="FootnoteReference"/>
        </w:rPr>
        <w:footnoteRef/>
      </w:r>
      <w:r>
        <w:t xml:space="preserve"> Dan 12:3</w:t>
      </w:r>
    </w:p>
  </w:footnote>
  <w:footnote w:id="849">
    <w:p w14:paraId="4F373D62" w14:textId="77777777" w:rsidR="00C61C1A" w:rsidRDefault="00C61C1A" w:rsidP="003D4209">
      <w:pPr>
        <w:pStyle w:val="footnote"/>
      </w:pPr>
      <w:r>
        <w:rPr>
          <w:rStyle w:val="FootnoteReference"/>
        </w:rPr>
        <w:footnoteRef/>
      </w:r>
      <w:r>
        <w:t xml:space="preserve"> The Scetis Valley in Egypt, from which the word “ascetic” comes. Sheheet means “measure of the heart.”</w:t>
      </w:r>
    </w:p>
  </w:footnote>
  <w:footnote w:id="850">
    <w:p w14:paraId="153ABD29" w14:textId="77777777" w:rsidR="00C61C1A" w:rsidRDefault="00C61C1A" w:rsidP="003D4209">
      <w:pPr>
        <w:pStyle w:val="footnote"/>
      </w:pPr>
      <w:r>
        <w:rPr>
          <w:rStyle w:val="FootnoteReference"/>
        </w:rPr>
        <w:footnoteRef/>
      </w:r>
      <w:r>
        <w:t xml:space="preserve"> Cf Lk 22:30, Mt</w:t>
      </w:r>
      <w:r w:rsidRPr="003D4209">
        <w:rPr>
          <w:rStyle w:val="footnoteChar"/>
        </w:rPr>
        <w:t xml:space="preserve"> </w:t>
      </w:r>
      <w:r>
        <w:t>19:20</w:t>
      </w:r>
    </w:p>
  </w:footnote>
  <w:footnote w:id="851">
    <w:p w14:paraId="0977783C" w14:textId="77777777" w:rsidR="00C61C1A" w:rsidRDefault="00C61C1A">
      <w:pPr>
        <w:pStyle w:val="FootnoteText"/>
      </w:pPr>
      <w:r>
        <w:rPr>
          <w:rStyle w:val="FootnoteReference"/>
        </w:rPr>
        <w:footnoteRef/>
      </w:r>
      <w:r>
        <w:t xml:space="preserve"> Rev 4:6</w:t>
      </w:r>
    </w:p>
  </w:footnote>
  <w:footnote w:id="852">
    <w:p w14:paraId="474C3AF6" w14:textId="77777777" w:rsidR="00C61C1A" w:rsidRDefault="00C61C1A" w:rsidP="00104A9B">
      <w:pPr>
        <w:pStyle w:val="FootnoteText"/>
        <w:rPr>
          <w:ins w:id="1200" w:author="Brett Slote" w:date="2011-07-19T15:43:00Z"/>
        </w:rPr>
      </w:pPr>
      <w:ins w:id="1201" w:author="Brett Slote" w:date="2011-07-19T15:43:00Z">
        <w:r>
          <w:rPr>
            <w:rStyle w:val="FootnoteReference"/>
          </w:rPr>
          <w:footnoteRef/>
        </w:r>
        <w:r>
          <w:t xml:space="preserve"> or supplications/intercessions</w:t>
        </w:r>
      </w:ins>
    </w:p>
  </w:footnote>
  <w:footnote w:id="853">
    <w:p w14:paraId="527ECCCD" w14:textId="77777777" w:rsidR="00C61C1A" w:rsidRDefault="00C61C1A">
      <w:pPr>
        <w:pStyle w:val="footnote"/>
        <w:rPr>
          <w:ins w:id="1202" w:author="Brett Slote" w:date="2011-07-19T15:43:00Z"/>
        </w:rPr>
        <w:pPrChange w:id="1203" w:author="Brett Slote" w:date="2011-07-21T19:56:00Z">
          <w:pPr>
            <w:pStyle w:val="FootnoteText"/>
          </w:pPr>
        </w:pPrChange>
      </w:pPr>
      <w:ins w:id="1204" w:author="Brett Slote" w:date="2011-07-19T15:43:00Z">
        <w:r>
          <w:rPr>
            <w:rStyle w:val="FootnoteReference"/>
          </w:rPr>
          <w:footnoteRef/>
        </w:r>
        <w:r>
          <w:t xml:space="preserve"> Joel 3:13 – but I’m trying to remember something that says “the harvest is full and the wheat plentiful”</w:t>
        </w:r>
      </w:ins>
    </w:p>
  </w:footnote>
  <w:footnote w:id="854">
    <w:p w14:paraId="6583C1B7" w14:textId="77777777" w:rsidR="00C61C1A" w:rsidRDefault="00C61C1A">
      <w:pPr>
        <w:pStyle w:val="footnote"/>
        <w:rPr>
          <w:ins w:id="1205" w:author="Brett Slote" w:date="2011-07-19T15:43:00Z"/>
          <w:rFonts w:ascii="Antonious" w:hAnsi="Antonious" w:cs="Antonious"/>
        </w:rPr>
        <w:pPrChange w:id="1206" w:author="Brett Slote" w:date="2011-07-21T19:56:00Z">
          <w:pPr>
            <w:widowControl w:val="0"/>
            <w:autoSpaceDE w:val="0"/>
            <w:autoSpaceDN w:val="0"/>
            <w:adjustRightInd w:val="0"/>
          </w:pPr>
        </w:pPrChange>
      </w:pPr>
      <w:ins w:id="1207"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55">
    <w:p w14:paraId="3A76C60E" w14:textId="214D0337" w:rsidR="00C61C1A" w:rsidRDefault="00C61C1A"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56">
    <w:p w14:paraId="0AAB833E" w14:textId="77777777" w:rsidR="00C61C1A" w:rsidRDefault="00C61C1A">
      <w:pPr>
        <w:pStyle w:val="FootnoteText"/>
      </w:pPr>
      <w:r>
        <w:rPr>
          <w:rStyle w:val="FootnoteReference"/>
        </w:rPr>
        <w:footnoteRef/>
      </w:r>
      <w:r>
        <w:t xml:space="preserve"> Rev 4:4</w:t>
      </w:r>
    </w:p>
  </w:footnote>
  <w:footnote w:id="857">
    <w:p w14:paraId="70D69B5E" w14:textId="77777777" w:rsidR="00C61C1A" w:rsidRDefault="00C61C1A">
      <w:pPr>
        <w:pStyle w:val="FootnoteText"/>
      </w:pPr>
      <w:r>
        <w:rPr>
          <w:rStyle w:val="FootnoteReference"/>
        </w:rPr>
        <w:footnoteRef/>
      </w:r>
      <w:r>
        <w:t xml:space="preserve"> Rev 5:8</w:t>
      </w:r>
    </w:p>
  </w:footnote>
  <w:footnote w:id="858">
    <w:p w14:paraId="741347AD" w14:textId="77777777" w:rsidR="00C61C1A" w:rsidRDefault="00C61C1A">
      <w:pPr>
        <w:pStyle w:val="footnote"/>
        <w:rPr>
          <w:ins w:id="1231" w:author="Brett Slote" w:date="2011-07-19T18:33:00Z"/>
        </w:rPr>
        <w:pPrChange w:id="1232" w:author="Brett Slote" w:date="2011-07-21T19:58:00Z">
          <w:pPr>
            <w:pStyle w:val="FootnoteText"/>
          </w:pPr>
        </w:pPrChange>
      </w:pPr>
      <w:ins w:id="1233" w:author="Brett Slote" w:date="2011-07-19T18:33:00Z">
        <w:r w:rsidRPr="00C96A85">
          <w:rPr>
            <w:rStyle w:val="FootnoteReference"/>
            <w:vertAlign w:val="baseline"/>
          </w:rPr>
          <w:footnoteRef/>
        </w:r>
        <w:r w:rsidRPr="00C96A85">
          <w:t xml:space="preserve"> Ephesians 6:11</w:t>
        </w:r>
      </w:ins>
      <w:r>
        <w:t xml:space="preserve"> </w:t>
      </w:r>
      <w:ins w:id="1234" w:author="Brett Slote" w:date="2011-07-19T18:33:00Z">
        <w:r w:rsidRPr="00C96A85">
          <w:t>(Literally: “all the girding”)</w:t>
        </w:r>
      </w:ins>
    </w:p>
  </w:footnote>
  <w:footnote w:id="859">
    <w:p w14:paraId="22B1B2A8" w14:textId="77777777" w:rsidR="00C61C1A" w:rsidRDefault="00C61C1A">
      <w:pPr>
        <w:pStyle w:val="footnote"/>
        <w:rPr>
          <w:ins w:id="1237" w:author="Brett Slote" w:date="2011-07-19T18:34:00Z"/>
        </w:rPr>
        <w:pPrChange w:id="1238" w:author="Brett Slote" w:date="2011-07-21T19:58:00Z">
          <w:pPr>
            <w:pStyle w:val="FootnoteText"/>
          </w:pPr>
        </w:pPrChange>
      </w:pPr>
      <w:ins w:id="1239" w:author="Brett Slote" w:date="2011-07-19T18:34:00Z">
        <w:r>
          <w:rPr>
            <w:rStyle w:val="FootnoteReference"/>
          </w:rPr>
          <w:footnoteRef/>
        </w:r>
        <w:r>
          <w:t xml:space="preserve"> Col 3:1</w:t>
        </w:r>
      </w:ins>
    </w:p>
  </w:footnote>
  <w:footnote w:id="860">
    <w:p w14:paraId="515A7079" w14:textId="77777777" w:rsidR="00C61C1A" w:rsidRDefault="00C61C1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1">
    <w:p w14:paraId="11CE8A3A" w14:textId="77777777" w:rsidR="00C61C1A" w:rsidRDefault="00C61C1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2">
    <w:p w14:paraId="40B3C553" w14:textId="77777777" w:rsidR="00C61C1A" w:rsidRDefault="00C61C1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3">
    <w:p w14:paraId="161FA5C9" w14:textId="77777777" w:rsidR="00C61C1A" w:rsidRDefault="00C61C1A"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864">
    <w:p w14:paraId="5727BFD3" w14:textId="77777777" w:rsidR="00C61C1A" w:rsidRDefault="00C61C1A"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865">
    <w:p w14:paraId="2AF6D726" w14:textId="77777777" w:rsidR="00C61C1A" w:rsidRPr="00A20ACC" w:rsidRDefault="00C61C1A">
      <w:pPr>
        <w:pStyle w:val="footnote"/>
        <w:rPr>
          <w:ins w:id="1282" w:author="Brett Slote" w:date="2011-07-21T18:59:00Z"/>
          <w:color w:val="FF0000"/>
          <w:rPrChange w:id="1283" w:author="Brett Slote" w:date="2011-07-21T20:03:00Z">
            <w:rPr>
              <w:ins w:id="1284" w:author="Brett Slote" w:date="2011-07-21T18:59:00Z"/>
            </w:rPr>
          </w:rPrChange>
        </w:rPr>
        <w:pPrChange w:id="1285" w:author="Brett Slote" w:date="2011-07-21T20:03:00Z">
          <w:pPr>
            <w:pStyle w:val="FootnoteText"/>
          </w:pPr>
        </w:pPrChange>
      </w:pPr>
      <w:ins w:id="1286" w:author="Brett Slote" w:date="2011-07-21T18:59:00Z">
        <w:r w:rsidRPr="003A78C2">
          <w:rPr>
            <w:rStyle w:val="FootnoteReference"/>
            <w:color w:val="FF0000"/>
            <w:rPrChange w:id="1287" w:author="Brett Slote" w:date="2011-07-21T20:03:00Z">
              <w:rPr>
                <w:rStyle w:val="FootnoteReference"/>
              </w:rPr>
            </w:rPrChange>
          </w:rPr>
          <w:footnoteRef/>
        </w:r>
        <w:r w:rsidRPr="003A78C2">
          <w:rPr>
            <w:color w:val="FF0000"/>
            <w:rPrChange w:id="1288" w:author="Brett Slote" w:date="2011-07-21T20:03:00Z">
              <w:rPr>
                <w:vertAlign w:val="superscript"/>
              </w:rPr>
            </w:rPrChange>
          </w:rPr>
          <w:t xml:space="preserve"> Should decide on whether we’re going with Scete or Shiheet – Shiheet is easier to sing, but for now put “English” equivalents.</w:t>
        </w:r>
      </w:ins>
    </w:p>
  </w:footnote>
  <w:footnote w:id="866">
    <w:p w14:paraId="5AA889F2" w14:textId="77777777" w:rsidR="00C61C1A" w:rsidRDefault="00C61C1A">
      <w:pPr>
        <w:pStyle w:val="footnote"/>
        <w:rPr>
          <w:ins w:id="1289" w:author="Brett Slote" w:date="2011-07-21T19:00:00Z"/>
        </w:rPr>
        <w:pPrChange w:id="1290" w:author="Brett Slote" w:date="2011-07-21T20:03:00Z">
          <w:pPr>
            <w:pStyle w:val="FootnoteText"/>
          </w:pPr>
        </w:pPrChange>
      </w:pPr>
      <w:ins w:id="1291" w:author="Brett Slote" w:date="2011-07-21T19:00:00Z">
        <w:r>
          <w:rPr>
            <w:rStyle w:val="FootnoteReference"/>
          </w:rPr>
          <w:footnoteRef/>
        </w:r>
        <w:r>
          <w:t xml:space="preserve"> Need to do some research into the name of this man in English</w:t>
        </w:r>
      </w:ins>
    </w:p>
  </w:footnote>
  <w:footnote w:id="867">
    <w:p w14:paraId="4DD173AD" w14:textId="50F9B05A" w:rsidR="00C61C1A" w:rsidRDefault="00C61C1A" w:rsidP="00B52F78">
      <w:pPr>
        <w:pStyle w:val="footnote"/>
      </w:pPr>
      <w:r>
        <w:rPr>
          <w:rStyle w:val="FootnoteReference"/>
        </w:rPr>
        <w:footnoteRef/>
      </w:r>
      <w:r>
        <w:t xml:space="preserve"> Though not found on the Coptic Calendar, as one of the 318 gathered at Nicaea, it is fitting to venerate St. Spyridon.</w:t>
      </w:r>
    </w:p>
  </w:footnote>
  <w:footnote w:id="868">
    <w:p w14:paraId="0EC0EB26" w14:textId="77777777" w:rsidR="00C61C1A" w:rsidRDefault="00C61C1A"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869">
    <w:p w14:paraId="1A09C94E" w14:textId="77777777" w:rsidR="00C61C1A" w:rsidRDefault="00C61C1A" w:rsidP="00073003">
      <w:pPr>
        <w:pStyle w:val="footnote"/>
      </w:pPr>
      <w:r>
        <w:rPr>
          <w:rStyle w:val="FootnoteReference"/>
        </w:rPr>
        <w:footnoteRef/>
      </w:r>
      <w:r>
        <w:t xml:space="preserve"> Revelation 7:2</w:t>
      </w:r>
    </w:p>
  </w:footnote>
  <w:footnote w:id="870">
    <w:p w14:paraId="047C672B" w14:textId="77777777" w:rsidR="00C61C1A" w:rsidRDefault="00C61C1A" w:rsidP="00073003">
      <w:pPr>
        <w:pStyle w:val="footnote"/>
      </w:pPr>
      <w:r>
        <w:rPr>
          <w:rStyle w:val="FootnoteReference"/>
        </w:rPr>
        <w:footnoteRef/>
      </w:r>
      <w:r>
        <w:t xml:space="preserve"> Revelation 7:3</w:t>
      </w:r>
    </w:p>
  </w:footnote>
  <w:footnote w:id="871">
    <w:p w14:paraId="338E8815" w14:textId="77777777" w:rsidR="00C61C1A" w:rsidRDefault="00C61C1A"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872">
    <w:p w14:paraId="7E074E97" w14:textId="77777777" w:rsidR="00C61C1A" w:rsidRDefault="00C61C1A" w:rsidP="00BC160E">
      <w:pPr>
        <w:pStyle w:val="footnote"/>
      </w:pPr>
      <w:r>
        <w:rPr>
          <w:rStyle w:val="FootnoteReference"/>
        </w:rPr>
        <w:footnoteRef/>
      </w:r>
      <w:r>
        <w:t xml:space="preserve"> John 13:25</w:t>
      </w:r>
    </w:p>
  </w:footnote>
  <w:footnote w:id="873">
    <w:p w14:paraId="795EE333" w14:textId="77777777" w:rsidR="00C61C1A" w:rsidRDefault="00C61C1A" w:rsidP="00B53E05">
      <w:pPr>
        <w:pStyle w:val="footnote"/>
      </w:pPr>
      <w:r>
        <w:rPr>
          <w:rStyle w:val="FootnoteReference"/>
        </w:rPr>
        <w:footnoteRef/>
      </w:r>
      <w:r>
        <w:t xml:space="preserve"> Normally reserved for the Theotokos.</w:t>
      </w:r>
    </w:p>
  </w:footnote>
  <w:footnote w:id="874">
    <w:p w14:paraId="483F0E8B" w14:textId="77777777" w:rsidR="00C61C1A" w:rsidRDefault="00C61C1A" w:rsidP="00B53E05">
      <w:pPr>
        <w:pStyle w:val="footnote"/>
      </w:pPr>
      <w:r>
        <w:rPr>
          <w:rStyle w:val="FootnoteReference"/>
        </w:rPr>
        <w:footnoteRef/>
      </w:r>
      <w:r>
        <w:t xml:space="preserve"> The law of righteousness, not the Law of the Old Covenant.</w:t>
      </w:r>
    </w:p>
  </w:footnote>
  <w:footnote w:id="875">
    <w:p w14:paraId="361DBD71" w14:textId="77777777" w:rsidR="00C61C1A" w:rsidRDefault="00C61C1A" w:rsidP="00662600">
      <w:pPr>
        <w:pStyle w:val="footnote"/>
      </w:pPr>
      <w:r>
        <w:rPr>
          <w:rStyle w:val="FootnoteReference"/>
        </w:rPr>
        <w:footnoteRef/>
      </w:r>
      <w:r>
        <w:t xml:space="preserve"> Or image</w:t>
      </w:r>
    </w:p>
  </w:footnote>
  <w:footnote w:id="876">
    <w:p w14:paraId="2DF974D0" w14:textId="77777777" w:rsidR="00C61C1A" w:rsidRDefault="00C61C1A">
      <w:pPr>
        <w:pStyle w:val="footnote"/>
        <w:rPr>
          <w:ins w:id="1392" w:author="Brett Slote" w:date="2011-07-21T18:57:00Z"/>
        </w:rPr>
        <w:pPrChange w:id="1393" w:author="Brett Slote" w:date="2011-07-21T20:03:00Z">
          <w:pPr>
            <w:pStyle w:val="FootnoteText"/>
          </w:pPr>
        </w:pPrChange>
      </w:pPr>
      <w:ins w:id="1394" w:author="Brett Slote" w:date="2011-07-21T18:57:00Z">
        <w:r>
          <w:rPr>
            <w:rStyle w:val="FootnoteReference"/>
          </w:rPr>
          <w:footnoteRef/>
        </w:r>
        <w:r>
          <w:t xml:space="preserve"> Colossians 3:14</w:t>
        </w:r>
      </w:ins>
    </w:p>
  </w:footnote>
  <w:footnote w:id="877">
    <w:p w14:paraId="56032475" w14:textId="77777777" w:rsidR="00C61C1A" w:rsidRDefault="00C61C1A" w:rsidP="00E22010">
      <w:pPr>
        <w:pStyle w:val="footnote"/>
      </w:pPr>
      <w:r>
        <w:rPr>
          <w:rStyle w:val="FootnoteReference"/>
        </w:rPr>
        <w:footnoteRef/>
      </w:r>
      <w:r>
        <w:t xml:space="preserve"> 2 Tim 4:7</w:t>
      </w:r>
    </w:p>
  </w:footnote>
  <w:footnote w:id="878">
    <w:p w14:paraId="519A6EA0" w14:textId="77777777" w:rsidR="00C61C1A" w:rsidRDefault="00C61C1A" w:rsidP="00E22010">
      <w:pPr>
        <w:pStyle w:val="footnote"/>
      </w:pPr>
      <w:r>
        <w:rPr>
          <w:rStyle w:val="FootnoteReference"/>
        </w:rPr>
        <w:footnoteRef/>
      </w:r>
      <w:r>
        <w:t xml:space="preserve"> 2 Tim 4:8</w:t>
      </w:r>
    </w:p>
  </w:footnote>
  <w:footnote w:id="879">
    <w:p w14:paraId="2C92CCF6" w14:textId="77777777" w:rsidR="00C61C1A" w:rsidRDefault="00C61C1A" w:rsidP="001779C0">
      <w:pPr>
        <w:pStyle w:val="footnote"/>
      </w:pPr>
      <w:r>
        <w:rPr>
          <w:rStyle w:val="FootnoteReference"/>
        </w:rPr>
        <w:footnoteRef/>
      </w:r>
      <w:r>
        <w:t xml:space="preserve"> Composed in Coptic and Arabic by H.G. Bishop Demetrius of Malawi circa A.D. 2000.</w:t>
      </w:r>
    </w:p>
  </w:footnote>
  <w:footnote w:id="880">
    <w:p w14:paraId="16CDD53B" w14:textId="77777777" w:rsidR="00C61C1A" w:rsidRDefault="00C61C1A"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881">
    <w:p w14:paraId="717A066E" w14:textId="77777777" w:rsidR="00C61C1A" w:rsidRDefault="00C61C1A">
      <w:pPr>
        <w:pStyle w:val="footnote"/>
        <w:rPr>
          <w:ins w:id="1457" w:author="Brett Slote" w:date="2011-07-21T18:45:00Z"/>
        </w:rPr>
        <w:pPrChange w:id="1458" w:author="Brett Slote" w:date="2011-07-21T20:01:00Z">
          <w:pPr>
            <w:pStyle w:val="FootnoteText"/>
          </w:pPr>
        </w:pPrChange>
      </w:pPr>
      <w:ins w:id="1459" w:author="Brett Slote" w:date="2011-07-21T18:45:00Z">
        <w:r>
          <w:rPr>
            <w:rStyle w:val="FootnoteReference"/>
          </w:rPr>
          <w:footnoteRef/>
        </w:r>
        <w:r>
          <w:t xml:space="preserve"> Daniel 12:3</w:t>
        </w:r>
      </w:ins>
    </w:p>
  </w:footnote>
  <w:footnote w:id="882">
    <w:p w14:paraId="7155AD88" w14:textId="77777777" w:rsidR="00C61C1A" w:rsidRDefault="00C61C1A">
      <w:pPr>
        <w:pStyle w:val="footnote"/>
        <w:rPr>
          <w:ins w:id="1460" w:author="Brett Slote" w:date="2011-07-21T18:46:00Z"/>
        </w:rPr>
        <w:pPrChange w:id="1461" w:author="Brett Slote" w:date="2011-07-21T20:01:00Z">
          <w:pPr>
            <w:pStyle w:val="FootnoteText"/>
          </w:pPr>
        </w:pPrChange>
      </w:pPr>
      <w:ins w:id="1462" w:author="Brett Slote" w:date="2011-07-21T18:46:00Z">
        <w:r>
          <w:rPr>
            <w:rStyle w:val="FootnoteReference"/>
          </w:rPr>
          <w:footnoteRef/>
        </w:r>
        <w:r>
          <w:t xml:space="preserve"> Literally: all </w:t>
        </w:r>
        <w:proofErr w:type="gramStart"/>
        <w:r>
          <w:t>you</w:t>
        </w:r>
        <w:proofErr w:type="gramEnd"/>
        <w:r>
          <w:t xml:space="preserve"> monastic folk</w:t>
        </w:r>
      </w:ins>
    </w:p>
  </w:footnote>
  <w:footnote w:id="883">
    <w:p w14:paraId="7EEF391B" w14:textId="77777777" w:rsidR="00C61C1A" w:rsidRDefault="00C61C1A">
      <w:pPr>
        <w:pStyle w:val="FootnoteText"/>
      </w:pPr>
      <w:r>
        <w:rPr>
          <w:rStyle w:val="FootnoteReference"/>
        </w:rPr>
        <w:footnoteRef/>
      </w:r>
      <w:r>
        <w:t xml:space="preserve"> Published by Abouna Matta El-Maskeen of St. Macarius’ Monastery.</w:t>
      </w:r>
    </w:p>
  </w:footnote>
  <w:footnote w:id="884">
    <w:p w14:paraId="6BC2BFA9" w14:textId="77777777" w:rsidR="00C61C1A" w:rsidRDefault="00C61C1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5">
    <w:p w14:paraId="3A6EC701" w14:textId="77777777" w:rsidR="00C61C1A" w:rsidRDefault="00C61C1A" w:rsidP="00670C79">
      <w:pPr>
        <w:pStyle w:val="footnote"/>
      </w:pPr>
      <w:r>
        <w:rPr>
          <w:rStyle w:val="FootnoteReference"/>
        </w:rPr>
        <w:footnoteRef/>
      </w:r>
      <w:r>
        <w:t xml:space="preserve"> Modern day Ethiopia and Eritrea.</w:t>
      </w:r>
    </w:p>
  </w:footnote>
  <w:footnote w:id="886">
    <w:p w14:paraId="46D5577E" w14:textId="77777777" w:rsidR="00C61C1A" w:rsidRDefault="00C61C1A" w:rsidP="0047441D">
      <w:pPr>
        <w:pStyle w:val="footnote"/>
      </w:pPr>
      <w:r>
        <w:rPr>
          <w:rStyle w:val="FootnoteReference"/>
        </w:rPr>
        <w:footnoteRef/>
      </w:r>
      <w:r>
        <w:t xml:space="preserve"> St. F</w:t>
      </w:r>
      <w:r w:rsidRPr="006422C6">
        <w:t>rumentius</w:t>
      </w:r>
      <w:r>
        <w:t>, whom the Ethiopians called “Abune Selama.”</w:t>
      </w:r>
    </w:p>
  </w:footnote>
  <w:footnote w:id="887">
    <w:p w14:paraId="2F5E6ED4" w14:textId="52CEBBCB" w:rsidR="00C61C1A" w:rsidRDefault="00C61C1A" w:rsidP="00BD2B3F">
      <w:pPr>
        <w:pStyle w:val="footnote"/>
      </w:pPr>
      <w:r>
        <w:rPr>
          <w:rStyle w:val="FootnoteReference"/>
        </w:rPr>
        <w:footnoteRef/>
      </w:r>
      <w:r>
        <w:t xml:space="preserve"> Adapted from the hymn of St. Severus of Antioch, in 2015 in English.</w:t>
      </w:r>
    </w:p>
  </w:footnote>
  <w:footnote w:id="888">
    <w:p w14:paraId="018A465B" w14:textId="77777777" w:rsidR="00C61C1A" w:rsidRDefault="00C61C1A">
      <w:pPr>
        <w:pStyle w:val="footnote"/>
        <w:rPr>
          <w:ins w:id="1548" w:author="Brett Slote" w:date="2011-07-21T19:11:00Z"/>
        </w:rPr>
        <w:pPrChange w:id="1549" w:author="Brett Slote" w:date="2011-07-21T20:05:00Z">
          <w:pPr>
            <w:pStyle w:val="FootnoteText"/>
          </w:pPr>
        </w:pPrChange>
      </w:pPr>
      <w:ins w:id="1550" w:author="Brett Slote" w:date="2011-07-21T19:11:00Z">
        <w:r>
          <w:rPr>
            <w:rStyle w:val="FootnoteReference"/>
          </w:rPr>
          <w:footnoteRef/>
        </w:r>
        <w:r>
          <w:t xml:space="preserve"> Psalm 41:1</w:t>
        </w:r>
      </w:ins>
    </w:p>
  </w:footnote>
  <w:footnote w:id="889">
    <w:p w14:paraId="30B9D2C6" w14:textId="77777777" w:rsidR="00C61C1A" w:rsidRDefault="00C61C1A"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890">
    <w:p w14:paraId="63D7B4DE" w14:textId="77777777" w:rsidR="00C61C1A" w:rsidRDefault="00C61C1A"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891">
    <w:p w14:paraId="6542A42A" w14:textId="77777777" w:rsidR="00C61C1A" w:rsidRDefault="00C61C1A"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892">
    <w:p w14:paraId="48A0DCFD" w14:textId="77777777" w:rsidR="00C61C1A" w:rsidRDefault="00C61C1A" w:rsidP="006D27E4">
      <w:pPr>
        <w:pStyle w:val="Footnote0"/>
      </w:pPr>
      <w:r>
        <w:rPr>
          <w:rStyle w:val="FootnoteReference"/>
        </w:rPr>
        <w:footnoteRef/>
      </w:r>
      <w:r>
        <w:t xml:space="preserve"> In modern day Libya</w:t>
      </w:r>
    </w:p>
  </w:footnote>
  <w:footnote w:id="893">
    <w:p w14:paraId="5E4AA7CE" w14:textId="77777777" w:rsidR="00C61C1A" w:rsidRDefault="00C61C1A">
      <w:pPr>
        <w:pStyle w:val="footnote"/>
        <w:rPr>
          <w:ins w:id="1575" w:author="Brett Slote" w:date="2011-07-21T18:49:00Z"/>
        </w:rPr>
        <w:pPrChange w:id="1576" w:author="Brett Slote" w:date="2011-07-21T20:02:00Z">
          <w:pPr>
            <w:pStyle w:val="FootnoteText"/>
          </w:pPr>
        </w:pPrChange>
      </w:pPr>
      <w:ins w:id="1577" w:author="Brett Slote" w:date="2011-07-21T18:49:00Z">
        <w:r>
          <w:rPr>
            <w:rStyle w:val="FootnoteReference"/>
          </w:rPr>
          <w:footnoteRef/>
        </w:r>
        <w:r>
          <w:t xml:space="preserve"> Note that </w:t>
        </w:r>
        <w:r w:rsidRPr="003A78C2">
          <w:rPr>
            <w:rFonts w:ascii="CS Avva Shenouda" w:hAnsi="CS Avva Shenouda"/>
            <w:rPrChange w:id="1578" w:author="Brett Slote" w:date="2011-07-21T20:02:00Z">
              <w:rPr>
                <w:rFonts w:ascii="Antonious Normal" w:hAnsi="Antonious Normal"/>
              </w:rPr>
            </w:rPrChange>
          </w:rPr>
          <w:t>twou</w:t>
        </w:r>
        <w:r>
          <w:t xml:space="preserve"> is used as mountain and desert interchangeably in Coptic monastic literature</w:t>
        </w:r>
      </w:ins>
    </w:p>
  </w:footnote>
  <w:footnote w:id="894">
    <w:p w14:paraId="71147821" w14:textId="77777777" w:rsidR="00C61C1A" w:rsidRDefault="00C61C1A">
      <w:pPr>
        <w:pStyle w:val="footnote"/>
        <w:rPr>
          <w:ins w:id="1579" w:author="Brett Slote" w:date="2011-07-21T18:50:00Z"/>
        </w:rPr>
        <w:pPrChange w:id="1580" w:author="Brett Slote" w:date="2011-07-21T20:02:00Z">
          <w:pPr>
            <w:pStyle w:val="FootnoteText"/>
          </w:pPr>
        </w:pPrChange>
      </w:pPr>
      <w:ins w:id="1581" w:author="Brett Slote" w:date="2011-07-21T18:50:00Z">
        <w:r>
          <w:rPr>
            <w:rStyle w:val="FootnoteReference"/>
          </w:rPr>
          <w:footnoteRef/>
        </w:r>
        <w:r>
          <w:t xml:space="preserve"> US book has “travails of torment” – but it’s not possessive.</w:t>
        </w:r>
      </w:ins>
    </w:p>
  </w:footnote>
  <w:footnote w:id="895">
    <w:p w14:paraId="39517237" w14:textId="77777777" w:rsidR="00C61C1A" w:rsidRDefault="00C61C1A">
      <w:pPr>
        <w:pStyle w:val="footnote"/>
        <w:rPr>
          <w:ins w:id="1582" w:author="Brett Slote" w:date="2011-07-21T18:49:00Z"/>
        </w:rPr>
        <w:pPrChange w:id="1583" w:author="Brett Slote" w:date="2011-07-21T20:02:00Z">
          <w:pPr>
            <w:pStyle w:val="FootnoteText"/>
          </w:pPr>
        </w:pPrChange>
      </w:pPr>
      <w:ins w:id="1584" w:author="Brett Slote" w:date="2011-07-21T18:49:00Z">
        <w:r>
          <w:rPr>
            <w:rStyle w:val="FootnoteReference"/>
          </w:rPr>
          <w:footnoteRef/>
        </w:r>
        <w:r>
          <w:t xml:space="preserve"> 1 Peter 1:4</w:t>
        </w:r>
      </w:ins>
    </w:p>
  </w:footnote>
  <w:footnote w:id="896">
    <w:p w14:paraId="049774F0" w14:textId="77777777" w:rsidR="00C61C1A" w:rsidRDefault="00C61C1A" w:rsidP="00E77C68">
      <w:pPr>
        <w:pStyle w:val="footnote"/>
      </w:pPr>
      <w:r>
        <w:rPr>
          <w:rStyle w:val="FootnoteReference"/>
        </w:rPr>
        <w:footnoteRef/>
      </w:r>
      <w:r>
        <w:t xml:space="preserve"> The Coptic has “Three names, one God,” which is the heresy of modalism, and certainly was not said at Ephesus.</w:t>
      </w:r>
    </w:p>
  </w:footnote>
  <w:footnote w:id="897">
    <w:p w14:paraId="416DBD35" w14:textId="77777777" w:rsidR="00C61C1A" w:rsidRDefault="00C61C1A" w:rsidP="00E77C68">
      <w:pPr>
        <w:pStyle w:val="footnote"/>
      </w:pPr>
      <w:r>
        <w:rPr>
          <w:rStyle w:val="FootnoteReference"/>
        </w:rPr>
        <w:footnoteRef/>
      </w:r>
      <w:r>
        <w:t xml:space="preserve"> This line is heretical.</w:t>
      </w:r>
    </w:p>
  </w:footnote>
  <w:footnote w:id="898">
    <w:p w14:paraId="2A005F90" w14:textId="77777777" w:rsidR="00C61C1A" w:rsidRDefault="00C61C1A">
      <w:pPr>
        <w:pStyle w:val="footnote"/>
        <w:rPr>
          <w:ins w:id="1619" w:author="Brett Slote" w:date="2011-07-21T18:55:00Z"/>
        </w:rPr>
        <w:pPrChange w:id="1620" w:author="Brett Slote" w:date="2011-07-21T20:02:00Z">
          <w:pPr>
            <w:pStyle w:val="FootnoteText"/>
          </w:pPr>
        </w:pPrChange>
      </w:pPr>
      <w:ins w:id="1621" w:author="Brett Slote" w:date="2011-07-21T18:55:00Z">
        <w:r>
          <w:rPr>
            <w:rStyle w:val="FootnoteReference"/>
          </w:rPr>
          <w:footnoteRef/>
        </w:r>
        <w:r>
          <w:t xml:space="preserve"> Hallow or consecrate – this was, according to a tradition, when he formerly became an archimandrite</w:t>
        </w:r>
      </w:ins>
    </w:p>
  </w:footnote>
  <w:footnote w:id="899">
    <w:p w14:paraId="6B5EF1D3" w14:textId="77777777" w:rsidR="00C61C1A" w:rsidRDefault="00C61C1A">
      <w:pPr>
        <w:pStyle w:val="footnote"/>
        <w:rPr>
          <w:ins w:id="1627" w:author="Brett Slote" w:date="2011-07-21T18:52:00Z"/>
        </w:rPr>
        <w:pPrChange w:id="1628" w:author="Brett Slote" w:date="2011-07-21T20:02:00Z">
          <w:pPr/>
        </w:pPrChange>
      </w:pPr>
      <w:ins w:id="1629" w:author="Brett Slote" w:date="2011-07-21T18:52:00Z">
        <w:r w:rsidRPr="00FB36D8">
          <w:rPr>
            <w:rStyle w:val="FootnoteReference"/>
            <w:vertAlign w:val="baseline"/>
          </w:rPr>
          <w:footnoteRef/>
        </w:r>
        <w:r w:rsidRPr="00FB36D8">
          <w:t xml:space="preserve"> This line is literally “because the hope of the good”</w:t>
        </w:r>
      </w:ins>
    </w:p>
  </w:footnote>
  <w:footnote w:id="900">
    <w:p w14:paraId="347015AD" w14:textId="77777777" w:rsidR="00C61C1A" w:rsidRPr="00A20ACC" w:rsidRDefault="00C61C1A">
      <w:pPr>
        <w:pStyle w:val="footnote"/>
        <w:rPr>
          <w:ins w:id="1630" w:author="Brett Slote" w:date="2011-07-21T18:52:00Z"/>
          <w:rFonts w:ascii="CS Avva Shenouda" w:hAnsi="CS Avva Shenouda"/>
          <w:color w:val="FF0000"/>
          <w:rPrChange w:id="1631" w:author="Brett Slote" w:date="2011-07-21T20:02:00Z">
            <w:rPr>
              <w:ins w:id="1632" w:author="Brett Slote" w:date="2011-07-21T18:52:00Z"/>
              <w:color w:val="FF0000"/>
            </w:rPr>
          </w:rPrChange>
        </w:rPr>
        <w:pPrChange w:id="1633" w:author="Brett Slote" w:date="2011-07-21T20:02:00Z">
          <w:pPr/>
        </w:pPrChange>
      </w:pPr>
      <w:ins w:id="1634" w:author="Brett Slote" w:date="2011-07-21T18:52:00Z">
        <w:r w:rsidRPr="00FB36D8">
          <w:rPr>
            <w:rStyle w:val="FootnoteReference"/>
            <w:vertAlign w:val="baseline"/>
          </w:rPr>
          <w:footnoteRef/>
        </w:r>
        <w:r w:rsidRPr="00FB36D8">
          <w:t xml:space="preserve"> </w:t>
        </w:r>
        <w:r w:rsidRPr="003A78C2">
          <w:rPr>
            <w:rPrChange w:id="1635" w:author="Brett Slote" w:date="2011-07-21T20:02:00Z">
              <w:rPr>
                <w:rFonts w:ascii="Antonious Normal" w:hAnsi="Antonious Normal"/>
                <w:color w:val="FF0000"/>
              </w:rPr>
            </w:rPrChange>
          </w:rPr>
          <w:t>qen hanhwd/ nem han'almoc</w:t>
        </w:r>
      </w:ins>
    </w:p>
  </w:footnote>
  <w:footnote w:id="901">
    <w:p w14:paraId="4AFC6896" w14:textId="77777777" w:rsidR="00C61C1A" w:rsidRDefault="00C61C1A">
      <w:pPr>
        <w:pStyle w:val="FootnoteText"/>
      </w:pPr>
      <w:r>
        <w:rPr>
          <w:rStyle w:val="FootnoteReference"/>
        </w:rPr>
        <w:footnoteRef/>
      </w:r>
      <w:r>
        <w:t xml:space="preserve"> Matthew 1:20</w:t>
      </w:r>
    </w:p>
  </w:footnote>
  <w:footnote w:id="902">
    <w:p w14:paraId="0E9CA519" w14:textId="77777777" w:rsidR="00C61C1A" w:rsidRDefault="00C61C1A" w:rsidP="00662A48">
      <w:pPr>
        <w:pStyle w:val="footnote"/>
      </w:pPr>
      <w:r>
        <w:rPr>
          <w:rStyle w:val="FootnoteReference"/>
          <w:rFonts w:eastAsiaTheme="majorEastAsia"/>
        </w:rPr>
        <w:footnoteRef/>
      </w:r>
      <w:r>
        <w:t xml:space="preserve"> All-holy</w:t>
      </w:r>
    </w:p>
  </w:footnote>
  <w:footnote w:id="903">
    <w:p w14:paraId="50451B0F" w14:textId="77777777" w:rsidR="00C61C1A" w:rsidRDefault="00C61C1A">
      <w:pPr>
        <w:pStyle w:val="footnote"/>
        <w:rPr>
          <w:ins w:id="1704" w:author="Brett Slote" w:date="2011-07-21T19:04:00Z"/>
        </w:rPr>
        <w:pPrChange w:id="1705" w:author="Brett Slote" w:date="2011-07-21T20:04:00Z">
          <w:pPr>
            <w:pStyle w:val="FootnoteText"/>
          </w:pPr>
        </w:pPrChange>
      </w:pPr>
      <w:ins w:id="1706" w:author="Brett Slote" w:date="2011-07-21T19:04:00Z">
        <w:r>
          <w:rPr>
            <w:rStyle w:val="FootnoteReference"/>
          </w:rPr>
          <w:footnoteRef/>
        </w:r>
        <w:r>
          <w:t xml:space="preserve"> literal is disregarded</w:t>
        </w:r>
      </w:ins>
    </w:p>
  </w:footnote>
  <w:footnote w:id="904">
    <w:p w14:paraId="062BDCC1" w14:textId="77777777" w:rsidR="00C61C1A" w:rsidRDefault="00C61C1A">
      <w:pPr>
        <w:pStyle w:val="FootnoteText"/>
      </w:pPr>
      <w:r>
        <w:rPr>
          <w:rStyle w:val="FootnoteReference"/>
        </w:rPr>
        <w:footnoteRef/>
      </w:r>
      <w:r>
        <w:t xml:space="preserve"> Ps 8:2</w:t>
      </w:r>
    </w:p>
  </w:footnote>
  <w:footnote w:id="905">
    <w:p w14:paraId="5BC08478" w14:textId="77777777" w:rsidR="00C61C1A" w:rsidRPr="000C76BB" w:rsidRDefault="00C61C1A"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06">
    <w:p w14:paraId="03A6DDD1" w14:textId="77777777" w:rsidR="00C61C1A" w:rsidRDefault="00C61C1A">
      <w:pPr>
        <w:pStyle w:val="FootnoteText"/>
      </w:pPr>
      <w:r>
        <w:rPr>
          <w:rStyle w:val="FootnoteReference"/>
        </w:rPr>
        <w:footnoteRef/>
      </w:r>
      <w:r>
        <w:t xml:space="preserve"> Matthew 28:6</w:t>
      </w:r>
    </w:p>
  </w:footnote>
  <w:footnote w:id="907">
    <w:p w14:paraId="339855D2" w14:textId="77777777" w:rsidR="00C61C1A" w:rsidRDefault="00C61C1A">
      <w:pPr>
        <w:pStyle w:val="FootnoteText"/>
      </w:pPr>
      <w:r>
        <w:rPr>
          <w:rStyle w:val="FootnoteReference"/>
        </w:rPr>
        <w:footnoteRef/>
      </w:r>
      <w:r>
        <w:t xml:space="preserve"> Matthew 28:7,6</w:t>
      </w:r>
    </w:p>
  </w:footnote>
  <w:footnote w:id="908">
    <w:p w14:paraId="76212A49" w14:textId="77777777" w:rsidR="00C61C1A" w:rsidRDefault="00C61C1A">
      <w:pPr>
        <w:pStyle w:val="FootnoteText"/>
      </w:pPr>
      <w:r>
        <w:rPr>
          <w:rStyle w:val="FootnoteReference"/>
        </w:rPr>
        <w:footnoteRef/>
      </w:r>
      <w:r>
        <w:t xml:space="preserve"> Matthew 28:7</w:t>
      </w:r>
    </w:p>
  </w:footnote>
  <w:footnote w:id="909">
    <w:p w14:paraId="716019EB" w14:textId="77777777" w:rsidR="00C61C1A" w:rsidRDefault="00C61C1A">
      <w:pPr>
        <w:pStyle w:val="FootnoteText"/>
      </w:pPr>
      <w:r>
        <w:rPr>
          <w:rStyle w:val="FootnoteReference"/>
        </w:rPr>
        <w:footnoteRef/>
      </w:r>
      <w:r>
        <w:t xml:space="preserve"> John 20:27</w:t>
      </w:r>
    </w:p>
  </w:footnote>
  <w:footnote w:id="910">
    <w:p w14:paraId="0ECF3FB0" w14:textId="77777777" w:rsidR="00C61C1A" w:rsidRDefault="00C61C1A">
      <w:pPr>
        <w:pStyle w:val="FootnoteText"/>
      </w:pPr>
      <w:r>
        <w:rPr>
          <w:rStyle w:val="FootnoteReference"/>
        </w:rPr>
        <w:footnoteRef/>
      </w:r>
      <w:r>
        <w:t xml:space="preserve"> John 20:28</w:t>
      </w:r>
    </w:p>
  </w:footnote>
  <w:footnote w:id="911">
    <w:p w14:paraId="3FCB0B65" w14:textId="77777777" w:rsidR="00C61C1A" w:rsidRDefault="00C61C1A">
      <w:pPr>
        <w:pStyle w:val="FootnoteText"/>
      </w:pPr>
      <w:r>
        <w:rPr>
          <w:rStyle w:val="FootnoteReference"/>
        </w:rPr>
        <w:footnoteRef/>
      </w:r>
      <w:r>
        <w:t xml:space="preserve"> John 20:29</w:t>
      </w:r>
    </w:p>
  </w:footnote>
  <w:footnote w:id="912">
    <w:p w14:paraId="6B80EDF7" w14:textId="77777777" w:rsidR="00C61C1A" w:rsidRDefault="00C61C1A">
      <w:pPr>
        <w:pStyle w:val="FootnoteText"/>
      </w:pPr>
      <w:r>
        <w:rPr>
          <w:rStyle w:val="FootnoteReference"/>
        </w:rPr>
        <w:footnoteRef/>
      </w:r>
      <w:r>
        <w:t xml:space="preserve"> John 20:29</w:t>
      </w:r>
    </w:p>
  </w:footnote>
  <w:footnote w:id="913">
    <w:p w14:paraId="31D8885C" w14:textId="3AFC7B18" w:rsidR="00C61C1A" w:rsidRDefault="00C61C1A"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11DA1878" w:rsidR="00C61C1A" w:rsidRPr="00E00D27" w:rsidRDefault="00C61C1A"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C61C1A" w:rsidRPr="00E00D27" w:rsidRDefault="00C61C1A"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C61C1A" w:rsidRPr="00E00D27" w:rsidRDefault="00C61C1A" w:rsidP="00686912">
    <w:pPr>
      <w:pStyle w:val="Header"/>
      <w:jc w:val="center"/>
      <w:rPr>
        <w:sz w:val="20"/>
        <w:szCs w:val="20"/>
      </w:rPr>
    </w:pPr>
  </w:p>
  <w:p w14:paraId="022704DA" w14:textId="77777777" w:rsidR="00C61C1A" w:rsidRPr="00686912" w:rsidRDefault="00C61C1A"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254EA469" w:rsidR="00C61C1A" w:rsidRPr="00E00D27" w:rsidRDefault="00C61C1A"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932CC" w14:textId="31DB3098" w:rsidR="00C61C1A" w:rsidRPr="00E00D27" w:rsidRDefault="00C61C1A"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9E6CAF">
      <w:rPr>
        <w:noProof/>
        <w:sz w:val="20"/>
        <w:szCs w:val="20"/>
      </w:rPr>
      <w:t>The Setting of the Sun: Vespers (the Eleventh Hour)</w:t>
    </w:r>
    <w:r w:rsidRPr="00E00D27">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C9E86" w14:textId="5783EEE2" w:rsidR="00C61C1A" w:rsidRPr="00E00D27" w:rsidRDefault="00C61C1A"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9E6CAF">
      <w:rPr>
        <w:noProof/>
        <w:sz w:val="20"/>
        <w:szCs w:val="20"/>
      </w:rPr>
      <w:t>The Raising of Evening (or Morning) Incense</w:t>
    </w:r>
    <w:r w:rsidRPr="00E00D27">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6EF7949E" w:rsidR="00C61C1A" w:rsidRPr="00E00D27" w:rsidRDefault="00C61C1A"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61370A16" w:rsidR="00C61C1A" w:rsidRPr="00E00D27" w:rsidRDefault="00C61C1A" w:rsidP="00686912">
    <w:pPr>
      <w:pStyle w:val="Header"/>
      <w:jc w:val="center"/>
      <w:rPr>
        <w:sz w:val="20"/>
        <w:szCs w:val="20"/>
      </w:rPr>
    </w:pPr>
  </w:p>
  <w:p w14:paraId="48CF3F9A" w14:textId="245E316D" w:rsidR="00C61C1A" w:rsidRPr="00686912" w:rsidRDefault="00C61C1A"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07BB836D" w:rsidR="00C61C1A" w:rsidRPr="00E00D27" w:rsidRDefault="00C61C1A"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9E6CAF">
      <w:rPr>
        <w:noProof/>
        <w:sz w:val="20"/>
        <w:szCs w:val="20"/>
      </w:rPr>
      <w:t>Kathisma 1</w:t>
    </w:r>
    <w:r w:rsidRPr="00E00D27">
      <w:rPr>
        <w:sz w:val="20"/>
        <w:szCs w:val="20"/>
      </w:rPr>
      <w:fldChar w:fldCharType="end"/>
    </w:r>
  </w:p>
  <w:p w14:paraId="1DAD4C8D" w14:textId="77777777" w:rsidR="00C61C1A" w:rsidRPr="00686912" w:rsidRDefault="00C61C1A"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C61C1A" w:rsidRPr="00686912" w:rsidRDefault="00C61C1A"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7358510E" w:rsidR="00C61C1A" w:rsidRPr="00E00D27" w:rsidRDefault="00C61C1A"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9E6CAF">
      <w:rPr>
        <w:noProof/>
        <w:sz w:val="20"/>
        <w:szCs w:val="20"/>
      </w:rPr>
      <w:t>The Doxology of St. John the Baptist</w:t>
    </w:r>
    <w:r w:rsidRPr="00E00D27">
      <w:rPr>
        <w:sz w:val="20"/>
        <w:szCs w:val="20"/>
      </w:rPr>
      <w:fldChar w:fldCharType="end"/>
    </w:r>
  </w:p>
  <w:p w14:paraId="7E9EFC1B" w14:textId="77777777" w:rsidR="00C61C1A" w:rsidRPr="00686912" w:rsidRDefault="00C61C1A"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None" w15:userId="Brett Slot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2ECF"/>
    <w:rsid w:val="000530F9"/>
    <w:rsid w:val="00054249"/>
    <w:rsid w:val="00055722"/>
    <w:rsid w:val="00056020"/>
    <w:rsid w:val="00057E53"/>
    <w:rsid w:val="0006025B"/>
    <w:rsid w:val="000651AA"/>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0695"/>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566BD"/>
    <w:rsid w:val="00160C25"/>
    <w:rsid w:val="00160DE3"/>
    <w:rsid w:val="00161998"/>
    <w:rsid w:val="001626CD"/>
    <w:rsid w:val="0016307C"/>
    <w:rsid w:val="00163A7A"/>
    <w:rsid w:val="0016512E"/>
    <w:rsid w:val="001654B8"/>
    <w:rsid w:val="0016662B"/>
    <w:rsid w:val="00166B35"/>
    <w:rsid w:val="0016784B"/>
    <w:rsid w:val="0017251E"/>
    <w:rsid w:val="00173F9C"/>
    <w:rsid w:val="001744DD"/>
    <w:rsid w:val="001761FA"/>
    <w:rsid w:val="001779C0"/>
    <w:rsid w:val="00177A6C"/>
    <w:rsid w:val="00180AE1"/>
    <w:rsid w:val="001822EB"/>
    <w:rsid w:val="00182A92"/>
    <w:rsid w:val="001834E6"/>
    <w:rsid w:val="00183599"/>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4568"/>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381"/>
    <w:rsid w:val="00330C24"/>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5B9E"/>
    <w:rsid w:val="00366380"/>
    <w:rsid w:val="003711A9"/>
    <w:rsid w:val="00372152"/>
    <w:rsid w:val="003737D6"/>
    <w:rsid w:val="00373AE1"/>
    <w:rsid w:val="00374358"/>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7DA2"/>
    <w:rsid w:val="00411441"/>
    <w:rsid w:val="00414006"/>
    <w:rsid w:val="00416092"/>
    <w:rsid w:val="00417B7F"/>
    <w:rsid w:val="00417F44"/>
    <w:rsid w:val="00420011"/>
    <w:rsid w:val="00420CFA"/>
    <w:rsid w:val="00423962"/>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0956"/>
    <w:rsid w:val="0048178C"/>
    <w:rsid w:val="00481AE5"/>
    <w:rsid w:val="00484AEF"/>
    <w:rsid w:val="00485563"/>
    <w:rsid w:val="00487B43"/>
    <w:rsid w:val="00492EDF"/>
    <w:rsid w:val="00494693"/>
    <w:rsid w:val="00494E09"/>
    <w:rsid w:val="00494FE4"/>
    <w:rsid w:val="00495F1A"/>
    <w:rsid w:val="0049637C"/>
    <w:rsid w:val="00496723"/>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20FB"/>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30F84"/>
    <w:rsid w:val="005329C1"/>
    <w:rsid w:val="00532D2C"/>
    <w:rsid w:val="00533100"/>
    <w:rsid w:val="00534D41"/>
    <w:rsid w:val="00536F48"/>
    <w:rsid w:val="00537354"/>
    <w:rsid w:val="00540B24"/>
    <w:rsid w:val="00542B9B"/>
    <w:rsid w:val="00542DE2"/>
    <w:rsid w:val="00542F6B"/>
    <w:rsid w:val="005438BF"/>
    <w:rsid w:val="00544CE4"/>
    <w:rsid w:val="00545EC8"/>
    <w:rsid w:val="00547D3E"/>
    <w:rsid w:val="00550889"/>
    <w:rsid w:val="00550F3A"/>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3452"/>
    <w:rsid w:val="005B5466"/>
    <w:rsid w:val="005B5515"/>
    <w:rsid w:val="005B716A"/>
    <w:rsid w:val="005B777F"/>
    <w:rsid w:val="005B785B"/>
    <w:rsid w:val="005C5BE0"/>
    <w:rsid w:val="005C6405"/>
    <w:rsid w:val="005C7C41"/>
    <w:rsid w:val="005C7FAD"/>
    <w:rsid w:val="005D0282"/>
    <w:rsid w:val="005D1244"/>
    <w:rsid w:val="005D1250"/>
    <w:rsid w:val="005D3005"/>
    <w:rsid w:val="005D70D8"/>
    <w:rsid w:val="005E019E"/>
    <w:rsid w:val="005E131A"/>
    <w:rsid w:val="005E2409"/>
    <w:rsid w:val="005E263F"/>
    <w:rsid w:val="005E4259"/>
    <w:rsid w:val="005E56A9"/>
    <w:rsid w:val="005E7419"/>
    <w:rsid w:val="005F1CE0"/>
    <w:rsid w:val="005F3B89"/>
    <w:rsid w:val="005F5CA1"/>
    <w:rsid w:val="005F72E7"/>
    <w:rsid w:val="005F78D8"/>
    <w:rsid w:val="005F7989"/>
    <w:rsid w:val="005F7A68"/>
    <w:rsid w:val="00601ED3"/>
    <w:rsid w:val="006039B1"/>
    <w:rsid w:val="006108FD"/>
    <w:rsid w:val="0061464A"/>
    <w:rsid w:val="00614947"/>
    <w:rsid w:val="00617485"/>
    <w:rsid w:val="006174EF"/>
    <w:rsid w:val="00617655"/>
    <w:rsid w:val="00617AE1"/>
    <w:rsid w:val="00622CF3"/>
    <w:rsid w:val="006236CC"/>
    <w:rsid w:val="00625164"/>
    <w:rsid w:val="006263C2"/>
    <w:rsid w:val="006303CE"/>
    <w:rsid w:val="00631963"/>
    <w:rsid w:val="00633619"/>
    <w:rsid w:val="00643986"/>
    <w:rsid w:val="00643995"/>
    <w:rsid w:val="00643B80"/>
    <w:rsid w:val="00643BB8"/>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A76"/>
    <w:rsid w:val="006800D4"/>
    <w:rsid w:val="00680987"/>
    <w:rsid w:val="00681432"/>
    <w:rsid w:val="00683A35"/>
    <w:rsid w:val="00683D9F"/>
    <w:rsid w:val="00686912"/>
    <w:rsid w:val="00691C22"/>
    <w:rsid w:val="0069406C"/>
    <w:rsid w:val="00694704"/>
    <w:rsid w:val="00694CDD"/>
    <w:rsid w:val="00695B43"/>
    <w:rsid w:val="006974C9"/>
    <w:rsid w:val="006A0403"/>
    <w:rsid w:val="006A0D7C"/>
    <w:rsid w:val="006A0F54"/>
    <w:rsid w:val="006A140A"/>
    <w:rsid w:val="006A2C42"/>
    <w:rsid w:val="006A454C"/>
    <w:rsid w:val="006A4A82"/>
    <w:rsid w:val="006A6323"/>
    <w:rsid w:val="006A78B4"/>
    <w:rsid w:val="006B061A"/>
    <w:rsid w:val="006B0A9B"/>
    <w:rsid w:val="006B2563"/>
    <w:rsid w:val="006B31BA"/>
    <w:rsid w:val="006B3289"/>
    <w:rsid w:val="006B44CE"/>
    <w:rsid w:val="006C07E3"/>
    <w:rsid w:val="006C0C59"/>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40C6C"/>
    <w:rsid w:val="00741DFE"/>
    <w:rsid w:val="00741EF6"/>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4373"/>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3043"/>
    <w:rsid w:val="007D439A"/>
    <w:rsid w:val="007D6C69"/>
    <w:rsid w:val="007D76F8"/>
    <w:rsid w:val="007D773B"/>
    <w:rsid w:val="007D7757"/>
    <w:rsid w:val="007E0330"/>
    <w:rsid w:val="007E1EE7"/>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10F04"/>
    <w:rsid w:val="00810FF2"/>
    <w:rsid w:val="00811539"/>
    <w:rsid w:val="00811C7D"/>
    <w:rsid w:val="00812614"/>
    <w:rsid w:val="008148B0"/>
    <w:rsid w:val="00814FC4"/>
    <w:rsid w:val="0081710C"/>
    <w:rsid w:val="008172B5"/>
    <w:rsid w:val="00823E69"/>
    <w:rsid w:val="008242AB"/>
    <w:rsid w:val="0082523C"/>
    <w:rsid w:val="00830E10"/>
    <w:rsid w:val="0083146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3A26"/>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83B"/>
    <w:rsid w:val="008A1194"/>
    <w:rsid w:val="008A3F9A"/>
    <w:rsid w:val="008A40DF"/>
    <w:rsid w:val="008A506B"/>
    <w:rsid w:val="008A536F"/>
    <w:rsid w:val="008A76D3"/>
    <w:rsid w:val="008B199B"/>
    <w:rsid w:val="008B351A"/>
    <w:rsid w:val="008B531C"/>
    <w:rsid w:val="008B5AA7"/>
    <w:rsid w:val="008B5FD0"/>
    <w:rsid w:val="008C0462"/>
    <w:rsid w:val="008C0538"/>
    <w:rsid w:val="008C19B4"/>
    <w:rsid w:val="008C4469"/>
    <w:rsid w:val="008C4D26"/>
    <w:rsid w:val="008D24A6"/>
    <w:rsid w:val="008D3204"/>
    <w:rsid w:val="008D3680"/>
    <w:rsid w:val="008D3689"/>
    <w:rsid w:val="008D67CA"/>
    <w:rsid w:val="008D6DBB"/>
    <w:rsid w:val="008D7C77"/>
    <w:rsid w:val="008E2712"/>
    <w:rsid w:val="008E406C"/>
    <w:rsid w:val="008E59B4"/>
    <w:rsid w:val="008E7A71"/>
    <w:rsid w:val="008F48F6"/>
    <w:rsid w:val="008F6302"/>
    <w:rsid w:val="00900F68"/>
    <w:rsid w:val="0090348C"/>
    <w:rsid w:val="009038B2"/>
    <w:rsid w:val="00904213"/>
    <w:rsid w:val="009043B3"/>
    <w:rsid w:val="00906079"/>
    <w:rsid w:val="009061A3"/>
    <w:rsid w:val="00912170"/>
    <w:rsid w:val="0091298D"/>
    <w:rsid w:val="00914E21"/>
    <w:rsid w:val="00914F1B"/>
    <w:rsid w:val="00915F9F"/>
    <w:rsid w:val="00915FD3"/>
    <w:rsid w:val="00920A8C"/>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6CAF"/>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91873"/>
    <w:rsid w:val="00A91B17"/>
    <w:rsid w:val="00A92AB7"/>
    <w:rsid w:val="00A935C3"/>
    <w:rsid w:val="00A93CE8"/>
    <w:rsid w:val="00A95330"/>
    <w:rsid w:val="00A96394"/>
    <w:rsid w:val="00A96CF8"/>
    <w:rsid w:val="00A97438"/>
    <w:rsid w:val="00A978DB"/>
    <w:rsid w:val="00AA0119"/>
    <w:rsid w:val="00AA030B"/>
    <w:rsid w:val="00AA267C"/>
    <w:rsid w:val="00AA6F55"/>
    <w:rsid w:val="00AB05E1"/>
    <w:rsid w:val="00AB219C"/>
    <w:rsid w:val="00AB3348"/>
    <w:rsid w:val="00AB365B"/>
    <w:rsid w:val="00AB40CE"/>
    <w:rsid w:val="00AB4248"/>
    <w:rsid w:val="00AB78C6"/>
    <w:rsid w:val="00AB7D27"/>
    <w:rsid w:val="00AC01E8"/>
    <w:rsid w:val="00AC03E3"/>
    <w:rsid w:val="00AC129F"/>
    <w:rsid w:val="00AC19C5"/>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2A00"/>
    <w:rsid w:val="00AF4B5C"/>
    <w:rsid w:val="00AF56AD"/>
    <w:rsid w:val="00AF5DAD"/>
    <w:rsid w:val="00AF6B9E"/>
    <w:rsid w:val="00AF6D10"/>
    <w:rsid w:val="00AF6F9B"/>
    <w:rsid w:val="00AF711D"/>
    <w:rsid w:val="00AF7B91"/>
    <w:rsid w:val="00B021F8"/>
    <w:rsid w:val="00B034C1"/>
    <w:rsid w:val="00B04094"/>
    <w:rsid w:val="00B12824"/>
    <w:rsid w:val="00B139A8"/>
    <w:rsid w:val="00B1406C"/>
    <w:rsid w:val="00B14853"/>
    <w:rsid w:val="00B15BD5"/>
    <w:rsid w:val="00B21270"/>
    <w:rsid w:val="00B23B31"/>
    <w:rsid w:val="00B24F7C"/>
    <w:rsid w:val="00B2668D"/>
    <w:rsid w:val="00B268A8"/>
    <w:rsid w:val="00B311C5"/>
    <w:rsid w:val="00B32610"/>
    <w:rsid w:val="00B34520"/>
    <w:rsid w:val="00B355C7"/>
    <w:rsid w:val="00B35B25"/>
    <w:rsid w:val="00B403A1"/>
    <w:rsid w:val="00B411C9"/>
    <w:rsid w:val="00B437A3"/>
    <w:rsid w:val="00B45901"/>
    <w:rsid w:val="00B46E6E"/>
    <w:rsid w:val="00B4736D"/>
    <w:rsid w:val="00B4739C"/>
    <w:rsid w:val="00B47C81"/>
    <w:rsid w:val="00B50C35"/>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20BC"/>
    <w:rsid w:val="00B9702C"/>
    <w:rsid w:val="00BA23BD"/>
    <w:rsid w:val="00BA43BA"/>
    <w:rsid w:val="00BB50F9"/>
    <w:rsid w:val="00BB5D46"/>
    <w:rsid w:val="00BB65AA"/>
    <w:rsid w:val="00BB7C50"/>
    <w:rsid w:val="00BC0AF3"/>
    <w:rsid w:val="00BC0B75"/>
    <w:rsid w:val="00BC160E"/>
    <w:rsid w:val="00BC6081"/>
    <w:rsid w:val="00BC7374"/>
    <w:rsid w:val="00BC7D0A"/>
    <w:rsid w:val="00BD138C"/>
    <w:rsid w:val="00BD2048"/>
    <w:rsid w:val="00BD21C4"/>
    <w:rsid w:val="00BD252D"/>
    <w:rsid w:val="00BD2B3F"/>
    <w:rsid w:val="00BD31CA"/>
    <w:rsid w:val="00BD5BBE"/>
    <w:rsid w:val="00BD61DC"/>
    <w:rsid w:val="00BD6AE2"/>
    <w:rsid w:val="00BD7E24"/>
    <w:rsid w:val="00BE1043"/>
    <w:rsid w:val="00BE273A"/>
    <w:rsid w:val="00BE705A"/>
    <w:rsid w:val="00BE75D2"/>
    <w:rsid w:val="00BE768B"/>
    <w:rsid w:val="00BE7BA2"/>
    <w:rsid w:val="00BF0205"/>
    <w:rsid w:val="00BF0AF7"/>
    <w:rsid w:val="00BF240D"/>
    <w:rsid w:val="00BF2674"/>
    <w:rsid w:val="00BF77D7"/>
    <w:rsid w:val="00C0205C"/>
    <w:rsid w:val="00C050C7"/>
    <w:rsid w:val="00C05A5B"/>
    <w:rsid w:val="00C06875"/>
    <w:rsid w:val="00C0758B"/>
    <w:rsid w:val="00C10113"/>
    <w:rsid w:val="00C104A1"/>
    <w:rsid w:val="00C12C57"/>
    <w:rsid w:val="00C13781"/>
    <w:rsid w:val="00C140A9"/>
    <w:rsid w:val="00C140D7"/>
    <w:rsid w:val="00C1536B"/>
    <w:rsid w:val="00C165C8"/>
    <w:rsid w:val="00C1759A"/>
    <w:rsid w:val="00C1761F"/>
    <w:rsid w:val="00C217A9"/>
    <w:rsid w:val="00C21A20"/>
    <w:rsid w:val="00C222BF"/>
    <w:rsid w:val="00C241B0"/>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38E1"/>
    <w:rsid w:val="00C544D6"/>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7465"/>
    <w:rsid w:val="00CB0036"/>
    <w:rsid w:val="00CB04AB"/>
    <w:rsid w:val="00CB069B"/>
    <w:rsid w:val="00CB1B46"/>
    <w:rsid w:val="00CB2D55"/>
    <w:rsid w:val="00CB37C0"/>
    <w:rsid w:val="00CB3E69"/>
    <w:rsid w:val="00CB65D3"/>
    <w:rsid w:val="00CB700D"/>
    <w:rsid w:val="00CC066E"/>
    <w:rsid w:val="00CC09DA"/>
    <w:rsid w:val="00CC1CA8"/>
    <w:rsid w:val="00CD0EDA"/>
    <w:rsid w:val="00CD1E61"/>
    <w:rsid w:val="00CD361B"/>
    <w:rsid w:val="00CD4BB2"/>
    <w:rsid w:val="00CE1951"/>
    <w:rsid w:val="00CE29B0"/>
    <w:rsid w:val="00CE2B8D"/>
    <w:rsid w:val="00CE3852"/>
    <w:rsid w:val="00CE55B0"/>
    <w:rsid w:val="00CE58CE"/>
    <w:rsid w:val="00CE5C77"/>
    <w:rsid w:val="00CE7C3C"/>
    <w:rsid w:val="00CE7ECC"/>
    <w:rsid w:val="00CF35A1"/>
    <w:rsid w:val="00CF4119"/>
    <w:rsid w:val="00CF61B8"/>
    <w:rsid w:val="00CF7C3F"/>
    <w:rsid w:val="00D00AE0"/>
    <w:rsid w:val="00D016DC"/>
    <w:rsid w:val="00D019CA"/>
    <w:rsid w:val="00D019E6"/>
    <w:rsid w:val="00D01BB0"/>
    <w:rsid w:val="00D022EE"/>
    <w:rsid w:val="00D06AFD"/>
    <w:rsid w:val="00D15008"/>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25F5"/>
    <w:rsid w:val="00D33B3C"/>
    <w:rsid w:val="00D34CF8"/>
    <w:rsid w:val="00D34FBD"/>
    <w:rsid w:val="00D35FC0"/>
    <w:rsid w:val="00D364A6"/>
    <w:rsid w:val="00D41CC7"/>
    <w:rsid w:val="00D42FE5"/>
    <w:rsid w:val="00D440DC"/>
    <w:rsid w:val="00D44900"/>
    <w:rsid w:val="00D4541F"/>
    <w:rsid w:val="00D46726"/>
    <w:rsid w:val="00D47452"/>
    <w:rsid w:val="00D47957"/>
    <w:rsid w:val="00D513BF"/>
    <w:rsid w:val="00D51613"/>
    <w:rsid w:val="00D52034"/>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3D34"/>
    <w:rsid w:val="00DC4810"/>
    <w:rsid w:val="00DC4A15"/>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5EEF"/>
    <w:rsid w:val="00DF7709"/>
    <w:rsid w:val="00DF782C"/>
    <w:rsid w:val="00E00D27"/>
    <w:rsid w:val="00E03D24"/>
    <w:rsid w:val="00E04602"/>
    <w:rsid w:val="00E10FAF"/>
    <w:rsid w:val="00E11362"/>
    <w:rsid w:val="00E12666"/>
    <w:rsid w:val="00E12AEC"/>
    <w:rsid w:val="00E16FE9"/>
    <w:rsid w:val="00E212FD"/>
    <w:rsid w:val="00E21EA3"/>
    <w:rsid w:val="00E22010"/>
    <w:rsid w:val="00E269C1"/>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2848"/>
    <w:rsid w:val="00E532CC"/>
    <w:rsid w:val="00E532DA"/>
    <w:rsid w:val="00E54229"/>
    <w:rsid w:val="00E54261"/>
    <w:rsid w:val="00E570CB"/>
    <w:rsid w:val="00E6009C"/>
    <w:rsid w:val="00E611C7"/>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A0E43"/>
    <w:rsid w:val="00EA558A"/>
    <w:rsid w:val="00EA7F2F"/>
    <w:rsid w:val="00EB2F8F"/>
    <w:rsid w:val="00EB4284"/>
    <w:rsid w:val="00EB47EB"/>
    <w:rsid w:val="00EB5542"/>
    <w:rsid w:val="00EB656B"/>
    <w:rsid w:val="00EB661B"/>
    <w:rsid w:val="00EB72A3"/>
    <w:rsid w:val="00EC012F"/>
    <w:rsid w:val="00EC2AEB"/>
    <w:rsid w:val="00EC5901"/>
    <w:rsid w:val="00EC5CBB"/>
    <w:rsid w:val="00EC728E"/>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1C0B"/>
    <w:rsid w:val="00F0351E"/>
    <w:rsid w:val="00F060DE"/>
    <w:rsid w:val="00F06A9C"/>
    <w:rsid w:val="00F07F3A"/>
    <w:rsid w:val="00F1032B"/>
    <w:rsid w:val="00F14AA6"/>
    <w:rsid w:val="00F14DB7"/>
    <w:rsid w:val="00F15256"/>
    <w:rsid w:val="00F208ED"/>
    <w:rsid w:val="00F20BBD"/>
    <w:rsid w:val="00F2102D"/>
    <w:rsid w:val="00F213BA"/>
    <w:rsid w:val="00F21DF2"/>
    <w:rsid w:val="00F2238C"/>
    <w:rsid w:val="00F224C9"/>
    <w:rsid w:val="00F230A2"/>
    <w:rsid w:val="00F25227"/>
    <w:rsid w:val="00F2548A"/>
    <w:rsid w:val="00F258B1"/>
    <w:rsid w:val="00F25C4D"/>
    <w:rsid w:val="00F26510"/>
    <w:rsid w:val="00F31CD1"/>
    <w:rsid w:val="00F33D72"/>
    <w:rsid w:val="00F35822"/>
    <w:rsid w:val="00F35AEA"/>
    <w:rsid w:val="00F370C5"/>
    <w:rsid w:val="00F4017C"/>
    <w:rsid w:val="00F416C6"/>
    <w:rsid w:val="00F41AFA"/>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6BB3"/>
    <w:rsid w:val="00F67B16"/>
    <w:rsid w:val="00F67B89"/>
    <w:rsid w:val="00F73D78"/>
    <w:rsid w:val="00F74201"/>
    <w:rsid w:val="00F74CDD"/>
    <w:rsid w:val="00F74D12"/>
    <w:rsid w:val="00F75260"/>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5476"/>
    <w:rsid w:val="00F967BD"/>
    <w:rsid w:val="00F977F1"/>
    <w:rsid w:val="00F97AD6"/>
    <w:rsid w:val="00FA1244"/>
    <w:rsid w:val="00FA139D"/>
    <w:rsid w:val="00FA3C4C"/>
    <w:rsid w:val="00FA4F1D"/>
    <w:rsid w:val="00FA5B8C"/>
    <w:rsid w:val="00FA61CD"/>
    <w:rsid w:val="00FA680B"/>
    <w:rsid w:val="00FB0D52"/>
    <w:rsid w:val="00FB1741"/>
    <w:rsid w:val="00FB2563"/>
    <w:rsid w:val="00FB2A69"/>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0FC3A7-67E6-4A61-8F15-2914A517FB34}">
  <ds:schemaRefs>
    <ds:schemaRef ds:uri="http://schemas.openxmlformats.org/officeDocument/2006/bibliography"/>
  </ds:schemaRefs>
</ds:datastoreItem>
</file>

<file path=customXml/itemProps2.xml><?xml version="1.0" encoding="utf-8"?>
<ds:datastoreItem xmlns:ds="http://schemas.openxmlformats.org/officeDocument/2006/customXml" ds:itemID="{3FDFB105-0D4D-46AF-8C59-344D3341B7AA}">
  <ds:schemaRefs>
    <ds:schemaRef ds:uri="http://schemas.openxmlformats.org/officeDocument/2006/bibliography"/>
  </ds:schemaRefs>
</ds:datastoreItem>
</file>

<file path=customXml/itemProps3.xml><?xml version="1.0" encoding="utf-8"?>
<ds:datastoreItem xmlns:ds="http://schemas.openxmlformats.org/officeDocument/2006/customXml" ds:itemID="{89EF66EF-AFA2-41C3-A4E7-C6477DFB9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26250</TotalTime>
  <Pages>975</Pages>
  <Words>192932</Words>
  <Characters>1099717</Characters>
  <Application>Microsoft Office Word</Application>
  <DocSecurity>0</DocSecurity>
  <Lines>9164</Lines>
  <Paragraphs>2580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499</cp:revision>
  <cp:lastPrinted>2016-01-03T16:53:00Z</cp:lastPrinted>
  <dcterms:created xsi:type="dcterms:W3CDTF">2014-10-30T02:06:00Z</dcterms:created>
  <dcterms:modified xsi:type="dcterms:W3CDTF">2016-04-11T12:50:00Z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