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8530DE">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8530DE">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8530DE">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8530DE">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8530DE">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8530DE">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8530DE">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8530DE">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8530DE">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8530DE">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8530DE">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8530DE">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8530DE">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8530DE">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8530DE">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8530DE">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8530DE">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8530DE">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8530DE">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8530DE">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8530DE">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8530DE">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8530DE">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8530DE">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8530DE">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8530DE">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8530DE">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8530DE">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8530DE">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8530DE">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8530DE">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8530DE">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8530DE">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8530DE">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8530DE">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8530DE">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8530DE">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8530DE">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8530DE">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8530DE">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8530DE">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8530DE">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8530DE">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8530DE">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8530DE">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8530DE">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8530DE">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8530DE">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8530DE">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8530DE">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8530DE">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8530DE">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8530DE">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8530DE">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8530DE">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8530DE">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8530DE">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8530DE">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8530DE">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8530DE">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8530DE">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8530DE">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8530DE">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8530DE">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8530DE">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8530DE">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8530DE">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8530DE">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8530DE">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8530DE">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8530DE">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8530DE">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8530DE">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8530DE">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8530DE">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8530DE">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8530DE">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8530DE">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8530DE">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8530DE">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8530DE">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8530DE">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8530DE">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8530DE">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8530DE">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8530DE">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8530DE">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8530DE">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8530DE">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8530DE">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8530DE">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8530DE">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8530DE">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8530DE">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8530DE">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8530DE">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8530DE">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8530DE">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8530DE">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8530DE">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8530DE">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8530DE">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8530DE">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8530DE">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8530DE">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8530DE">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8530DE">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8530DE">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8530DE">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bookmarkStart w:id="1446" w:name="_GoBack" w:colFirst="1" w:colLast="1"/>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7" w:name="_Toc410196202"/>
      <w:bookmarkStart w:id="1448" w:name="_Toc410196444"/>
      <w:bookmarkStart w:id="1449" w:name="_Toc410196946"/>
      <w:bookmarkStart w:id="1450" w:name="_Toc485884448"/>
      <w:bookmarkStart w:id="1451" w:name="_Toc485884534"/>
      <w:bookmarkStart w:id="1452" w:name="December"/>
      <w:bookmarkEnd w:id="1446"/>
      <w:r>
        <w:lastRenderedPageBreak/>
        <w:t>December</w:t>
      </w:r>
      <w:bookmarkEnd w:id="1447"/>
      <w:bookmarkEnd w:id="1448"/>
      <w:bookmarkEnd w:id="1449"/>
      <w:r w:rsidR="00205EA4">
        <w:t xml:space="preserve"> or </w:t>
      </w:r>
      <w:r w:rsidR="00205EA4">
        <w:rPr>
          <w:rFonts w:ascii="FreeSerifAvvaShenouda" w:hAnsi="FreeSerifAvvaShenouda" w:cs="FreeSerifAvvaShenouda"/>
        </w:rPr>
        <w:t>Ⲕⲟⲓⲁϩⲕ</w:t>
      </w:r>
      <w:bookmarkEnd w:id="1450"/>
      <w:bookmarkEnd w:id="1451"/>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8530DE">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8530DE">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8530DE">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8530DE">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8530DE">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8530DE">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8530DE">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8530DE">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8530DE">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8530DE">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8530DE">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8530DE">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8530DE">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8530DE">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8530DE">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8530DE">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8530DE">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8530DE">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8530DE">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8530DE">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8530DE">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8530DE">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3" w:name="_Ref434478837"/>
      <w:r w:rsidR="009E261C">
        <w:t xml:space="preserve"> four Sundays before the Feast.</w:t>
      </w:r>
    </w:p>
    <w:p w14:paraId="6C63C034" w14:textId="77777777" w:rsidR="001E7A09" w:rsidRDefault="001E7A09" w:rsidP="001E7A09">
      <w:pPr>
        <w:pStyle w:val="Heading4"/>
      </w:pPr>
      <w:bookmarkStart w:id="1454"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5" w:name="_Ref485108130"/>
      <w:r>
        <w:t xml:space="preserve">The First Doxology of December or </w:t>
      </w:r>
      <w:r w:rsidRPr="006C0F49">
        <w:rPr>
          <w:rFonts w:ascii="FreeSerifAvvaShenouda" w:hAnsi="FreeSerifAvvaShenouda" w:cs="FreeSerifAvvaShenouda"/>
        </w:rPr>
        <w:t>Ⲕⲟⲓⲁϩⲕ</w:t>
      </w:r>
      <w:bookmarkEnd w:id="1453"/>
      <w:bookmarkEnd w:id="1454"/>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6"/>
            <w:r>
              <w:rPr>
                <w:rStyle w:val="CommentReference"/>
                <w:rFonts w:ascii="Times New Roman" w:eastAsiaTheme="minorHAnsi" w:hAnsi="Times New Roman" w:cstheme="minorBidi"/>
                <w:color w:val="auto"/>
              </w:rPr>
              <w:commentReference w:id="145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7"/>
            <w:r>
              <w:t xml:space="preserve">Announced </w:t>
            </w:r>
            <w:commentRangeEnd w:id="1457"/>
            <w:r>
              <w:rPr>
                <w:rStyle w:val="CommentReference"/>
                <w:rFonts w:ascii="Times New Roman" w:eastAsiaTheme="minorHAnsi" w:hAnsi="Times New Roman" w:cstheme="minorBidi"/>
                <w:color w:val="auto"/>
              </w:rPr>
              <w:commentReference w:id="145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9" w:name="_Ref434478867"/>
      <w:r>
        <w:t xml:space="preserve">The Third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0" w:name="_Ref434478878"/>
      <w:r>
        <w:lastRenderedPageBreak/>
        <w:t xml:space="preserve">The Fourth Doxology of December or </w:t>
      </w:r>
      <w:r w:rsidRPr="006C0F49">
        <w:rPr>
          <w:rFonts w:ascii="FreeSerifAvvaShenouda" w:hAnsi="FreeSerifAvvaShenouda" w:cs="FreeSerifAvvaShenouda"/>
        </w:rPr>
        <w:t>Ⲕⲟⲓⲁϩⲕ</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1"/>
            <w:r>
              <w:t>He raised us with a new invitation.</w:t>
            </w:r>
            <w:commentRangeEnd w:id="1461"/>
            <w:r>
              <w:rPr>
                <w:rStyle w:val="CommentReference"/>
                <w:rFonts w:ascii="Times New Roman" w:eastAsiaTheme="minorHAnsi" w:hAnsi="Times New Roman" w:cstheme="minorBidi"/>
                <w:color w:val="auto"/>
              </w:rPr>
              <w:commentReference w:id="146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2"/>
            <w:r>
              <w:t>Bride</w:t>
            </w:r>
            <w:commentRangeEnd w:id="1462"/>
            <w:r>
              <w:rPr>
                <w:rStyle w:val="CommentReference"/>
                <w:rFonts w:ascii="Times New Roman" w:eastAsiaTheme="minorHAnsi" w:hAnsi="Times New Roman" w:cstheme="minorBidi"/>
                <w:color w:val="auto"/>
              </w:rPr>
              <w:commentReference w:id="146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3" w:name="_Ref434478888"/>
      <w:r>
        <w:lastRenderedPageBreak/>
        <w:t xml:space="preserve">The Fifth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4" w:name="_Ref434478907"/>
      <w:r>
        <w:lastRenderedPageBreak/>
        <w:t xml:space="preserve">The Sixth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5"/>
            <w:r>
              <w:t xml:space="preserve">return </w:t>
            </w:r>
            <w:commentRangeEnd w:id="1465"/>
            <w:r>
              <w:rPr>
                <w:rStyle w:val="CommentReference"/>
              </w:rPr>
              <w:commentReference w:id="146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6"/>
            <w:r>
              <w:t xml:space="preserve">confirmation </w:t>
            </w:r>
            <w:commentRangeEnd w:id="1466"/>
            <w:r>
              <w:rPr>
                <w:rStyle w:val="CommentReference"/>
              </w:rPr>
              <w:commentReference w:id="146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7" w:name="_Ref434478922"/>
      <w:r>
        <w:t xml:space="preserve">The Doxology of Archangel Gabriel for December or </w:t>
      </w:r>
      <w:r w:rsidRPr="006C0F49">
        <w:rPr>
          <w:rFonts w:ascii="FreeSerifAvvaShenouda" w:hAnsi="FreeSerifAvvaShenouda" w:cs="FreeSerifAvvaShenouda"/>
        </w:rPr>
        <w:t>Ⲕⲟⲓⲁϩⲕ</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8"/>
            <w:r>
              <w:t>Angel-evangel of Good News</w:t>
            </w:r>
            <w:commentRangeEnd w:id="1468"/>
            <w:r>
              <w:rPr>
                <w:rStyle w:val="CommentReference"/>
                <w:rFonts w:ascii="Times New Roman" w:eastAsiaTheme="minorHAnsi" w:hAnsi="Times New Roman" w:cstheme="minorBidi"/>
                <w:color w:val="auto"/>
              </w:rPr>
              <w:commentReference w:id="146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9"/>
            <w:r>
              <w:t>Hail, O full of grace</w:t>
            </w:r>
            <w:commentRangeEnd w:id="1469"/>
            <w:r>
              <w:rPr>
                <w:rStyle w:val="CommentReference"/>
                <w:rFonts w:ascii="Times New Roman" w:eastAsiaTheme="minorHAnsi" w:hAnsi="Times New Roman" w:cstheme="minorBidi"/>
                <w:color w:val="auto"/>
              </w:rPr>
              <w:commentReference w:id="146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0"/>
            <w:r>
              <w:t>Angel-Evangel</w:t>
            </w:r>
            <w:commentRangeEnd w:id="1470"/>
            <w:r>
              <w:rPr>
                <w:rStyle w:val="CommentReference"/>
                <w:rFonts w:ascii="Times New Roman" w:eastAsiaTheme="minorHAnsi" w:hAnsi="Times New Roman" w:cstheme="minorBidi"/>
                <w:color w:val="auto"/>
              </w:rPr>
              <w:commentReference w:id="147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1" w:name="_Ref434564112"/>
      <w:bookmarkStart w:id="1472" w:name="_Toc410196203"/>
      <w:bookmarkStart w:id="1473" w:name="_Toc410196445"/>
      <w:bookmarkStart w:id="1474"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5" w:name="_Ref485109271"/>
      <w:bookmarkStart w:id="1476" w:name="_Ref485109278"/>
      <w:bookmarkStart w:id="1477" w:name="_Toc485884535"/>
      <w:r>
        <w:t>December 1 (2) / Koiak 5: Martyrdom of St. Victor</w:t>
      </w:r>
      <w:bookmarkEnd w:id="1471"/>
      <w:bookmarkEnd w:id="1475"/>
      <w:bookmarkEnd w:id="1476"/>
      <w:bookmarkEnd w:id="1477"/>
    </w:p>
    <w:p w14:paraId="5851AA48" w14:textId="77777777" w:rsidR="00253C5F" w:rsidRDefault="00253C5F" w:rsidP="00253C5F">
      <w:pPr>
        <w:pStyle w:val="Heading4"/>
      </w:pPr>
      <w:bookmarkStart w:id="1478" w:name="_Ref434489590"/>
      <w:r>
        <w:t>The Doxology</w:t>
      </w:r>
      <w:r w:rsidR="00B46E6E">
        <w:t xml:space="preserve"> for St. Victor</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9"/>
            <w:r>
              <w:t>saint</w:t>
            </w:r>
            <w:commentRangeEnd w:id="1479"/>
            <w:r>
              <w:rPr>
                <w:rStyle w:val="CommentReference"/>
                <w:rFonts w:ascii="Times New Roman" w:eastAsiaTheme="minorHAnsi" w:hAnsi="Times New Roman" w:cstheme="minorBidi"/>
                <w:color w:val="auto"/>
              </w:rPr>
              <w:commentReference w:id="147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0" w:name="_Toc485884536"/>
      <w:r>
        <w:t>December 2 (3) / Koiak 6: Pope Abraam the Syrian</w:t>
      </w:r>
      <w:bookmarkEnd w:id="1480"/>
    </w:p>
    <w:p w14:paraId="705AECE8" w14:textId="77777777" w:rsidR="00F416C6" w:rsidRDefault="00F416C6" w:rsidP="00F416C6">
      <w:pPr>
        <w:pStyle w:val="Heading4"/>
      </w:pPr>
      <w:bookmarkStart w:id="1481" w:name="_Ref434492343"/>
      <w:r>
        <w:t>The Doxology of St. Simon the Tanner</w:t>
      </w:r>
      <w:r>
        <w:rPr>
          <w:rStyle w:val="FootnoteReference"/>
        </w:rPr>
        <w:footnoteReference w:id="1022"/>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2" w:name="_Toc485884537"/>
      <w:r>
        <w:t xml:space="preserve">December 4 (5) / Koiak 8: </w:t>
      </w:r>
      <w:r w:rsidR="00743CE8">
        <w:t xml:space="preserve">The Martyrdom of </w:t>
      </w:r>
      <w:r>
        <w:t>Sts. Barbara and Juliana</w:t>
      </w:r>
      <w:bookmarkEnd w:id="1482"/>
    </w:p>
    <w:p w14:paraId="708D2111" w14:textId="7CD9674E" w:rsidR="003663F9" w:rsidRDefault="003663F9" w:rsidP="003663F9">
      <w:pPr>
        <w:pStyle w:val="Heading4"/>
      </w:pPr>
      <w:bookmarkStart w:id="148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4" w:name="_Ref459401359"/>
      <w:r>
        <w:t>The Doxology</w:t>
      </w:r>
      <w:r w:rsidR="00B46E6E">
        <w:t xml:space="preserve"> for Sts. Barbara and Juliana</w:t>
      </w:r>
      <w:bookmarkEnd w:id="1483"/>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5" w:name="_Toc485884538"/>
      <w:r>
        <w:lastRenderedPageBreak/>
        <w:t>December 4 (5) / Koiak 8: Also St. Samuel the Confessor</w:t>
      </w:r>
      <w:bookmarkEnd w:id="1485"/>
    </w:p>
    <w:p w14:paraId="2EE78AB4" w14:textId="77777777" w:rsidR="00224925" w:rsidRDefault="00224925" w:rsidP="00224925">
      <w:pPr>
        <w:pStyle w:val="Heading4"/>
      </w:pPr>
      <w:bookmarkStart w:id="1486" w:name="_Ref434491260"/>
      <w:r>
        <w:t>The Doxology</w:t>
      </w:r>
      <w:r w:rsidR="00810F04">
        <w:t xml:space="preserve"> for St. Samuel the Confessor</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0" w:name="_Toc485884539"/>
      <w:r>
        <w:t>December 6 (7) / Koiak 10: St. Nicholas</w:t>
      </w:r>
      <w:bookmarkEnd w:id="1490"/>
    </w:p>
    <w:p w14:paraId="6C72D403" w14:textId="3BE941B3" w:rsidR="002A29E0" w:rsidRDefault="002A29E0" w:rsidP="002A29E0">
      <w:pPr>
        <w:pStyle w:val="Heading4"/>
      </w:pPr>
      <w:bookmarkStart w:id="1491" w:name="_Ref470555294"/>
      <w:r>
        <w:t>The Doxology of St. Nicholas</w:t>
      </w:r>
      <w:r>
        <w:rPr>
          <w:rStyle w:val="FootnoteReference"/>
        </w:rPr>
        <w:footnoteReference w:id="1025"/>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2" w:name="_Toc485884540"/>
      <w:r>
        <w:t>December 6 (7) / Koiak 10: Relocation of St. Severus’ Relics</w:t>
      </w:r>
      <w:bookmarkEnd w:id="1492"/>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3" w:name="_Toc485884541"/>
      <w:r>
        <w:t>December 7 (8) / Koiak 11: St. Ambrose</w:t>
      </w:r>
      <w:bookmarkEnd w:id="1493"/>
    </w:p>
    <w:p w14:paraId="5BA1907D" w14:textId="29C3B57A" w:rsidR="002A29E0" w:rsidRDefault="002A29E0" w:rsidP="002A29E0">
      <w:pPr>
        <w:pStyle w:val="Heading4"/>
      </w:pPr>
      <w:bookmarkStart w:id="1494" w:name="_Ref470555388"/>
      <w:r>
        <w:t>The Doxology of St. Ambrose</w:t>
      </w:r>
      <w:r>
        <w:rPr>
          <w:rStyle w:val="FootnoteReference"/>
        </w:rPr>
        <w:footnoteReference w:id="1026"/>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5" w:name="_Toc485884542"/>
      <w:r>
        <w:t>December 8 (9) / Koiak 12: Commemoration of Archangel Michael</w:t>
      </w:r>
      <w:bookmarkEnd w:id="1495"/>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6" w:name="_Toc485884543"/>
      <w:r>
        <w:t>December 11 (12) / Koiak 15: St. Gregory the Armenian</w:t>
      </w:r>
      <w:bookmarkEnd w:id="1496"/>
    </w:p>
    <w:p w14:paraId="68D305ED" w14:textId="4394EE49" w:rsidR="002A29E0" w:rsidRDefault="002A29E0" w:rsidP="002A29E0">
      <w:pPr>
        <w:pStyle w:val="Heading4"/>
      </w:pPr>
      <w:bookmarkStart w:id="1497" w:name="_Ref470555434"/>
      <w:r>
        <w:t>The Doxology of St. Gregory the Armenian</w:t>
      </w:r>
      <w:r>
        <w:rPr>
          <w:rStyle w:val="FootnoteReference"/>
        </w:rPr>
        <w:footnoteReference w:id="1027"/>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8" w:name="_Toc485884544"/>
      <w:r>
        <w:t>December 12 (13) / Koiak 16: Saint Spyridon</w:t>
      </w:r>
      <w:r>
        <w:rPr>
          <w:rStyle w:val="FootnoteReference"/>
        </w:rPr>
        <w:footnoteReference w:id="1028"/>
      </w:r>
      <w:bookmarkEnd w:id="1498"/>
    </w:p>
    <w:p w14:paraId="62C88580" w14:textId="20113B9E" w:rsidR="002A29E0" w:rsidRDefault="002A29E0" w:rsidP="002A29E0">
      <w:pPr>
        <w:pStyle w:val="Heading4"/>
      </w:pPr>
      <w:bookmarkStart w:id="1499" w:name="_Ref470555491"/>
      <w:r>
        <w:t>The Doxology of St. Spyridon</w:t>
      </w:r>
      <w:r>
        <w:rPr>
          <w:rStyle w:val="FootnoteReference"/>
        </w:rPr>
        <w:footnoteReference w:id="1029"/>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0" w:name="_Toc485884545"/>
      <w:r>
        <w:t>December 17 (18) / Koiak 21: Commemoration of the Theotokos</w:t>
      </w:r>
      <w:bookmarkEnd w:id="1500"/>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1" w:name="_Toc485884546"/>
      <w:r>
        <w:t>December 17 (18) / Koiak 21: Also the Martyrdom of St. Barnabas, on</w:t>
      </w:r>
      <w:r w:rsidR="00743CE8">
        <w:t>e</w:t>
      </w:r>
      <w:r>
        <w:t xml:space="preserve"> of the Seventy Two</w:t>
      </w:r>
      <w:bookmarkEnd w:id="1501"/>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2" w:name="_Toc485884547"/>
      <w:r>
        <w:t>December 18 (19) / Koiak 22: Archangel Gabriel</w:t>
      </w:r>
      <w:r w:rsidR="00481AE5">
        <w:t xml:space="preserve"> (Consecration)</w:t>
      </w:r>
      <w:bookmarkEnd w:id="1502"/>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3" w:name="_Toc485884548"/>
      <w:r>
        <w:lastRenderedPageBreak/>
        <w:t>December 20 (21) / Koiak 24: St. Ignatius of Antioch</w:t>
      </w:r>
      <w:bookmarkEnd w:id="1503"/>
    </w:p>
    <w:p w14:paraId="2887E1AE" w14:textId="14F194FE" w:rsidR="00D94D36" w:rsidRDefault="00D94D36" w:rsidP="00D94D36">
      <w:pPr>
        <w:pStyle w:val="Heading4"/>
      </w:pPr>
      <w:bookmarkStart w:id="1504" w:name="_Ref472885708"/>
      <w:r>
        <w:t>The Doxology of St. Ignatius</w:t>
      </w:r>
      <w:r>
        <w:rPr>
          <w:rStyle w:val="FootnoteReference"/>
        </w:rPr>
        <w:footnoteReference w:id="1030"/>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5" w:name="_Toc485884549"/>
      <w:r>
        <w:t>December 20 (21) / Koiak 24: The Birth of St. Takle Haymanot</w:t>
      </w:r>
      <w:bookmarkEnd w:id="1505"/>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6" w:name="_Toc485884550"/>
      <w:r>
        <w:t>December 21 (22) / Koiak 25: St. John Kami</w:t>
      </w:r>
      <w:bookmarkEnd w:id="1506"/>
    </w:p>
    <w:p w14:paraId="3F9EF92D" w14:textId="77777777" w:rsidR="00810F04" w:rsidRPr="00810F04" w:rsidRDefault="00810F04" w:rsidP="00810F04">
      <w:pPr>
        <w:pStyle w:val="Heading4"/>
      </w:pPr>
      <w:bookmarkStart w:id="1507" w:name="_Ref434491108"/>
      <w:r>
        <w:t>The Doxology for St. John Kami</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8" w:name="_Toc485884551"/>
      <w:r>
        <w:t>December 24 (25) / Koiak 28: Nativity Preparation Day</w:t>
      </w:r>
      <w:bookmarkEnd w:id="150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9" w:name="_Ref434477504"/>
      <w:r>
        <w:lastRenderedPageBreak/>
        <w:t>The Doxology</w:t>
      </w:r>
      <w:r w:rsidR="00E21EA3">
        <w:t xml:space="preserve"> for the Preparation Day of Nativity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0"/>
            <w:r>
              <w:t>Theotokos</w:t>
            </w:r>
            <w:commentRangeEnd w:id="1510"/>
            <w:r>
              <w:rPr>
                <w:rStyle w:val="CommentReference"/>
                <w:rFonts w:ascii="Times New Roman" w:eastAsiaTheme="minorHAnsi" w:hAnsi="Times New Roman" w:cstheme="minorBidi"/>
                <w:color w:val="auto"/>
              </w:rPr>
              <w:commentReference w:id="151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1" w:name="_Toc485884552"/>
      <w:r>
        <w:t>December 25 (26) / Koiak 29: The Feast of the Nativity</w:t>
      </w:r>
      <w:bookmarkEnd w:id="1511"/>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2"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3" w:name="_Ref485108167"/>
      <w:r>
        <w:t xml:space="preserve">The </w:t>
      </w:r>
      <w:r w:rsidR="00C33BEB">
        <w:t xml:space="preserve">First </w:t>
      </w:r>
      <w:r>
        <w:t>Doxology</w:t>
      </w:r>
      <w:r w:rsidR="00C33BEB">
        <w:t xml:space="preserve"> for Nativity</w:t>
      </w:r>
      <w:bookmarkEnd w:id="1512"/>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4" w:name="_Ref434477542"/>
      <w:r>
        <w:t>The Second Doxology for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5"/>
            <w:r>
              <w:t xml:space="preserve">rescued </w:t>
            </w:r>
            <w:commentRangeEnd w:id="1515"/>
            <w:r>
              <w:rPr>
                <w:rStyle w:val="CommentReference"/>
                <w:rFonts w:ascii="Times New Roman" w:eastAsiaTheme="minorHAnsi" w:hAnsi="Times New Roman" w:cstheme="minorBidi"/>
                <w:color w:val="auto"/>
              </w:rPr>
              <w:commentReference w:id="1515"/>
            </w:r>
            <w:r>
              <w:t>and saved us,</w:t>
            </w:r>
          </w:p>
          <w:p w14:paraId="372D1056" w14:textId="77777777" w:rsidR="00C33BEB" w:rsidRDefault="00C33BEB" w:rsidP="00C33BEB">
            <w:pPr>
              <w:pStyle w:val="EngHangEnd"/>
            </w:pPr>
            <w:commentRangeStart w:id="1516"/>
            <w:r>
              <w:t xml:space="preserve">We </w:t>
            </w:r>
            <w:commentRangeEnd w:id="1516"/>
            <w:r>
              <w:rPr>
                <w:rStyle w:val="CommentReference"/>
                <w:rFonts w:ascii="Times New Roman" w:eastAsiaTheme="minorHAnsi" w:hAnsi="Times New Roman" w:cstheme="minorBidi"/>
                <w:color w:val="auto"/>
              </w:rPr>
              <w:commentReference w:id="151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7" w:name="_Ref434477554"/>
      <w:r>
        <w:t>The Third Doxology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8" w:name="_Ref434475057"/>
      <w:r>
        <w:t>The Sunday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9" w:name="_Ref434475083"/>
      <w:r>
        <w:t>The Monday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0" w:name="_Ref434475102"/>
      <w:r>
        <w:t>The Tuesday Psali Adam</w:t>
      </w:r>
      <w:r w:rsidR="006C1B94">
        <w:t xml:space="preserve"> for Nativity</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1"/>
            <w:r>
              <w:t xml:space="preserve">Shone </w:t>
            </w:r>
            <w:commentRangeEnd w:id="1521"/>
            <w:r>
              <w:rPr>
                <w:rStyle w:val="CommentReference"/>
              </w:rPr>
              <w:commentReference w:id="152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2"/>
            <w:r>
              <w:t>All</w:t>
            </w:r>
            <w:commentRangeEnd w:id="1522"/>
            <w:r>
              <w:rPr>
                <w:rStyle w:val="CommentReference"/>
              </w:rPr>
              <w:commentReference w:id="152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3"/>
            <w:r>
              <w:t>seals</w:t>
            </w:r>
            <w:commentRangeEnd w:id="1523"/>
            <w:r>
              <w:rPr>
                <w:rStyle w:val="CommentReference"/>
              </w:rPr>
              <w:commentReference w:id="152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4"/>
            <w:r>
              <w:t>Tetra</w:t>
            </w:r>
            <w:commentRangeEnd w:id="1524"/>
            <w:r>
              <w:rPr>
                <w:rStyle w:val="CommentReference"/>
              </w:rPr>
              <w:commentReference w:id="152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5"/>
            <w:r>
              <w:t xml:space="preserve">flaming </w:t>
            </w:r>
            <w:commentRangeEnd w:id="1525"/>
            <w:r>
              <w:rPr>
                <w:rStyle w:val="CommentReference"/>
              </w:rPr>
              <w:commentReference w:id="152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6"/>
            <w:r>
              <w:t>disease</w:t>
            </w:r>
            <w:commentRangeEnd w:id="1526"/>
            <w:r>
              <w:rPr>
                <w:rStyle w:val="CommentReference"/>
              </w:rPr>
              <w:commentReference w:id="152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7" w:name="_Ref434475128"/>
      <w:r>
        <w:t>The Wednesday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8" w:name="_Ref434475150"/>
      <w:r>
        <w:t>The Thursday Psali Batos</w:t>
      </w:r>
      <w:r w:rsidR="006C1B94">
        <w:t xml:space="preserve"> for Nativity</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9"/>
            <w:r>
              <w:t xml:space="preserve">Isaiah </w:t>
            </w:r>
            <w:commentRangeEnd w:id="1529"/>
            <w:r>
              <w:rPr>
                <w:rStyle w:val="CommentReference"/>
              </w:rPr>
              <w:commentReference w:id="152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0" w:name="_Ref434475177"/>
      <w:r>
        <w:t>The Friday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1" w:name="_Ref434475196"/>
      <w:r>
        <w:lastRenderedPageBreak/>
        <w:t>The Saturday Psali Batos</w:t>
      </w:r>
      <w:r w:rsidR="006C1B94">
        <w:t xml:space="preserve"> for Nativity</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2"/>
            <w:r>
              <w:t>For I cannot speak.</w:t>
            </w:r>
            <w:commentRangeEnd w:id="1532"/>
            <w:r>
              <w:rPr>
                <w:rStyle w:val="CommentReference"/>
              </w:rPr>
              <w:commentReference w:id="153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3" w:name="_Toc485884553"/>
      <w:r>
        <w:t>December 26 (27) / Koiak 30: The Second Day of the Feast of the Nativity</w:t>
      </w:r>
      <w:bookmarkEnd w:id="153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4" w:name="_Ref434561401"/>
      <w:bookmarkStart w:id="1535" w:name="_Toc485884554"/>
      <w:r>
        <w:t>December 27 (28) / Tobi 1: St. Stephen Day</w:t>
      </w:r>
      <w:bookmarkEnd w:id="1534"/>
      <w:bookmarkEnd w:id="1535"/>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6" w:name="_Toc485884555"/>
      <w:r>
        <w:t>December 29 (30) / Tobi 3: The One Hundred and Forty Four Thousand</w:t>
      </w:r>
      <w:bookmarkEnd w:id="1536"/>
    </w:p>
    <w:p w14:paraId="2FE981A9" w14:textId="77777777" w:rsidR="00073003" w:rsidRDefault="00073003" w:rsidP="00073003">
      <w:pPr>
        <w:pStyle w:val="Heading4"/>
      </w:pPr>
      <w:bookmarkStart w:id="1537" w:name="_Ref434488616"/>
      <w:r>
        <w:t>The Doxology</w:t>
      </w:r>
      <w:r w:rsidR="00B46E6E">
        <w:t xml:space="preserve"> for the One Hundred and Forty Four Thousand</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8" w:name="_Ref434564016"/>
      <w:bookmarkStart w:id="1539" w:name="_Toc485884556"/>
      <w:r>
        <w:t>December 30 (31) / Tobi 4: St. John the Evangelist</w:t>
      </w:r>
      <w:bookmarkEnd w:id="1538"/>
      <w:bookmarkEnd w:id="1539"/>
    </w:p>
    <w:p w14:paraId="3C0BCC81" w14:textId="77777777" w:rsidR="00FF5FF3" w:rsidRDefault="00FF5FF3" w:rsidP="00FF5FF3">
      <w:pPr>
        <w:pStyle w:val="Heading4"/>
      </w:pPr>
      <w:bookmarkStart w:id="1540" w:name="_Ref434488768"/>
      <w:r>
        <w:t>The Doxology</w:t>
      </w:r>
      <w:r w:rsidR="00B46E6E">
        <w:t xml:space="preserve"> for</w:t>
      </w:r>
      <w:r w:rsidR="00BC160E">
        <w:t xml:space="preserve"> St. John the Evangelist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1"/>
            <w:r>
              <w:t>Zebulun</w:t>
            </w:r>
            <w:commentRangeEnd w:id="1541"/>
            <w:r>
              <w:rPr>
                <w:rStyle w:val="FootnoteReference"/>
              </w:rPr>
              <w:footnoteReference w:id="1034"/>
            </w:r>
            <w:r>
              <w:rPr>
                <w:rStyle w:val="CommentReference"/>
                <w:rFonts w:ascii="Times New Roman" w:eastAsiaTheme="minorHAnsi" w:hAnsi="Times New Roman" w:cstheme="minorBidi"/>
                <w:color w:val="auto"/>
              </w:rPr>
              <w:commentReference w:id="154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2" w:name="_Toc410196204"/>
      <w:bookmarkStart w:id="1543" w:name="_Toc410196446"/>
      <w:bookmarkStart w:id="1544" w:name="_Toc410196948"/>
      <w:bookmarkStart w:id="1545" w:name="_Toc485884449"/>
      <w:bookmarkStart w:id="1546" w:name="January"/>
      <w:bookmarkEnd w:id="1452"/>
      <w:bookmarkEnd w:id="1472"/>
      <w:bookmarkEnd w:id="1473"/>
      <w:bookmarkEnd w:id="1474"/>
      <w:r>
        <w:lastRenderedPageBreak/>
        <w:t>January</w:t>
      </w:r>
      <w:bookmarkEnd w:id="1542"/>
      <w:bookmarkEnd w:id="1543"/>
      <w:bookmarkEnd w:id="1544"/>
      <w:r w:rsidR="00FF5FF3">
        <w:t xml:space="preserve"> or </w:t>
      </w:r>
      <w:r w:rsidR="00FF5FF3">
        <w:rPr>
          <w:rFonts w:ascii="FreeSerifAvvaShenouda" w:hAnsi="FreeSerifAvvaShenouda" w:cs="FreeSerifAvvaShenouda"/>
        </w:rPr>
        <w:t>Ⲧⲱⲃⲓ</w:t>
      </w:r>
      <w:bookmarkEnd w:id="1545"/>
    </w:p>
    <w:bookmarkStart w:id="1547" w:name="_Toc410196205" w:displacedByCustomXml="next"/>
    <w:bookmarkStart w:id="1548" w:name="_Toc410196447" w:displacedByCustomXml="next"/>
    <w:bookmarkStart w:id="1549"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8530DE">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8530DE">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8530DE">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8530DE">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8530DE">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8530DE">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8530DE">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8530DE">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8530DE">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8530DE">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8530DE">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8530DE">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8530DE">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8530DE">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8530DE">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8530DE">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8530DE">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8530DE">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8530DE">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8530DE">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0" w:name="_Toc485884557"/>
      <w:r>
        <w:rPr>
          <w:lang w:val="en-US"/>
        </w:rPr>
        <w:lastRenderedPageBreak/>
        <w:t>January 1 (2) / Tobi 6</w:t>
      </w:r>
      <w:r w:rsidR="00FF5FF3">
        <w:rPr>
          <w:lang w:val="en-US"/>
        </w:rPr>
        <w:t xml:space="preserve">: The Feast of the </w:t>
      </w:r>
      <w:r w:rsidR="00495F1A">
        <w:t>Circumcision</w:t>
      </w:r>
      <w:bookmarkEnd w:id="1549"/>
      <w:bookmarkEnd w:id="1548"/>
      <w:bookmarkEnd w:id="1547"/>
      <w:bookmarkEnd w:id="1550"/>
    </w:p>
    <w:p w14:paraId="1A97CDDF" w14:textId="50667650" w:rsidR="00240FF0" w:rsidRPr="000E62F4" w:rsidRDefault="00240FF0" w:rsidP="00240FF0">
      <w:pPr>
        <w:pStyle w:val="Heading4"/>
        <w:rPr>
          <w:rFonts w:ascii="Arial Unicode MS" w:eastAsia="Arial Unicode MS" w:hAnsi="Arial Unicode MS" w:cs="Arial Unicode MS"/>
        </w:rPr>
      </w:pPr>
      <w:bookmarkStart w:id="1551"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2" w:name="_Ref485108210"/>
      <w:r>
        <w:t>The Doxology</w:t>
      </w:r>
      <w:r w:rsidR="00E21EA3">
        <w:t xml:space="preserve"> for the Circumcision</w:t>
      </w:r>
      <w:bookmarkEnd w:id="1551"/>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3"/>
            <w:r>
              <w:t xml:space="preserve">Christian </w:t>
            </w:r>
            <w:commentRangeEnd w:id="1553"/>
            <w:r>
              <w:rPr>
                <w:rStyle w:val="CommentReference"/>
                <w:rFonts w:ascii="Times New Roman" w:eastAsiaTheme="minorHAnsi" w:hAnsi="Times New Roman" w:cstheme="minorBidi"/>
                <w:color w:val="auto"/>
              </w:rPr>
              <w:commentReference w:id="155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4" w:name="_Ref434475229"/>
      <w:r>
        <w:t>The Psali Adam</w:t>
      </w:r>
      <w:r w:rsidR="006C1B94">
        <w:t xml:space="preserve"> for the Circumcision</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5"/>
            <w:r>
              <w:t xml:space="preserve">Victorious </w:t>
            </w:r>
            <w:commentRangeEnd w:id="1555"/>
            <w:r>
              <w:rPr>
                <w:rStyle w:val="CommentReference"/>
              </w:rPr>
              <w:commentReference w:id="155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6" w:name="_Ref434475252"/>
      <w:r>
        <w:t>The Psali Batos</w:t>
      </w:r>
      <w:r w:rsidR="006C1B94">
        <w:t xml:space="preserve"> for the Circumcision</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7"/>
            <w:r>
              <w:t>divinity</w:t>
            </w:r>
            <w:commentRangeEnd w:id="1557"/>
            <w:r>
              <w:rPr>
                <w:rStyle w:val="CommentReference"/>
              </w:rPr>
              <w:commentReference w:id="155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8" w:name="_Toc410196206"/>
      <w:bookmarkStart w:id="1559" w:name="_Toc410196448"/>
      <w:bookmarkStart w:id="1560"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1E7FDF23" w:rsidR="00B54DE8" w:rsidRDefault="00B54DE8" w:rsidP="00B54DE8">
      <w:pPr>
        <w:pStyle w:val="Heading3"/>
      </w:pPr>
      <w:bookmarkStart w:id="1561" w:name="_Ref485884390"/>
      <w:bookmarkStart w:id="1562" w:name="_Toc485884558"/>
      <w:r>
        <w:t>January 2 (3) / Tobi 7: St. Seraphim of Sarov</w:t>
      </w:r>
      <w:r>
        <w:rPr>
          <w:rStyle w:val="FootnoteReference"/>
        </w:rPr>
        <w:footnoteReference w:id="1036"/>
      </w:r>
      <w:bookmarkEnd w:id="1561"/>
      <w:bookmarkEnd w:id="1562"/>
    </w:p>
    <w:p w14:paraId="281FEF54" w14:textId="77777777" w:rsidR="00B54DE8" w:rsidRPr="00F525F0" w:rsidRDefault="00B54DE8" w:rsidP="00B54DE8">
      <w:pPr>
        <w:pStyle w:val="Heading4"/>
      </w:pPr>
      <w:bookmarkStart w:id="1563" w:name="_Ref485884692"/>
      <w:r>
        <w:t>The Doxology for St. Seraphim of Sarov</w:t>
      </w:r>
      <w:r>
        <w:rPr>
          <w:rStyle w:val="FootnoteReference"/>
        </w:rPr>
        <w:footnoteReference w:id="1037"/>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7777777" w:rsidR="00B54DE8" w:rsidRDefault="00B54DE8" w:rsidP="00710C7C">
            <w:pPr>
              <w:pStyle w:val="EngHangEnd"/>
            </w:pPr>
            <w:r>
              <w:t>You were favoured by the Thotokos.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77777777" w:rsidR="00B54DE8" w:rsidRDefault="00B54DE8" w:rsidP="00710C7C">
            <w:pPr>
              <w:pStyle w:val="EngHang"/>
            </w:pPr>
            <w:r>
              <w:t>For saking both the beauty</w:t>
            </w:r>
          </w:p>
          <w:p w14:paraId="14EBAB2D" w14:textId="77777777" w:rsidR="00B54DE8" w:rsidRDefault="00B54DE8" w:rsidP="00710C7C">
            <w:pPr>
              <w:pStyle w:val="EngHang"/>
            </w:pPr>
            <w:r>
              <w:t>And the corruption of the world,</w:t>
            </w:r>
          </w:p>
          <w:p w14:paraId="3012A0B6" w14:textId="77777777" w:rsidR="00B54DE8" w:rsidRDefault="00B54DE8" w:rsidP="00710C7C">
            <w:pPr>
              <w:pStyle w:val="EngHang"/>
            </w:pPr>
            <w:r>
              <w:t>You settled in the monastary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77777777" w:rsidR="00B54DE8" w:rsidRDefault="00B54DE8" w:rsidP="00710C7C">
            <w:pPr>
              <w:pStyle w:val="EngHang"/>
            </w:pPr>
            <w:r>
              <w:t>To many pilgrams</w:t>
            </w:r>
          </w:p>
          <w:p w14:paraId="63A25F7C" w14:textId="77777777" w:rsidR="00B54DE8" w:rsidRDefault="00B54DE8" w:rsidP="00710C7C">
            <w:pPr>
              <w:pStyle w:val="EngHangEnd"/>
            </w:pPr>
            <w:r>
              <w:t>Who journed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4" w:name="_Toc485884559"/>
      <w:r>
        <w:t xml:space="preserve">January 6 (7) / Tobi 11: The Feast of </w:t>
      </w:r>
      <w:r w:rsidR="00495F1A">
        <w:t>Theophany</w:t>
      </w:r>
      <w:bookmarkEnd w:id="1558"/>
      <w:bookmarkEnd w:id="1559"/>
      <w:bookmarkEnd w:id="1560"/>
      <w:bookmarkEnd w:id="1564"/>
    </w:p>
    <w:p w14:paraId="6163B419" w14:textId="17C71E69" w:rsidR="008712A7" w:rsidRPr="008712A7" w:rsidRDefault="008712A7" w:rsidP="008712A7">
      <w:pPr>
        <w:pStyle w:val="Heading4"/>
        <w:rPr>
          <w:rFonts w:ascii="Arial Unicode MS" w:eastAsia="Arial Unicode MS" w:hAnsi="Arial Unicode MS" w:cs="Arial Unicode MS"/>
        </w:rPr>
      </w:pPr>
      <w:bookmarkStart w:id="1565"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6" w:name="_Ref485108233"/>
      <w:r>
        <w:t>An</w:t>
      </w:r>
      <w:r w:rsidR="00FF5FF3">
        <w:t xml:space="preserve"> </w:t>
      </w:r>
      <w:r>
        <w:t xml:space="preserve">Abridged </w:t>
      </w:r>
      <w:r w:rsidR="00FF5FF3">
        <w:t>Doxology</w:t>
      </w:r>
      <w:r w:rsidR="00E21EA3">
        <w:t xml:space="preserve"> for Theophany</w:t>
      </w:r>
      <w:bookmarkEnd w:id="1565"/>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7" w:name="_Ref434477641"/>
      <w:r>
        <w:lastRenderedPageBreak/>
        <w:t>The First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8" w:name="_Ref434477660"/>
      <w:r>
        <w:lastRenderedPageBreak/>
        <w:t>The Second Doxology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9" w:name="_Ref434475280"/>
      <w:r>
        <w:t>The Sunday Psali Adam</w:t>
      </w:r>
      <w:r w:rsidR="006C1B94">
        <w:t xml:space="preserve"> for Theophany</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0"/>
            <w:r>
              <w:t xml:space="preserve">confirm </w:t>
            </w:r>
            <w:commentRangeEnd w:id="1570"/>
            <w:r>
              <w:rPr>
                <w:rStyle w:val="CommentReference"/>
              </w:rPr>
              <w:commentReference w:id="157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1"/>
            <w:r>
              <w:t>ⲛ̀ϫⲉ</w:t>
            </w:r>
            <w:commentRangeEnd w:id="1571"/>
            <w:r>
              <w:rPr>
                <w:rStyle w:val="CommentReference"/>
                <w:rFonts w:ascii="Times New Roman" w:hAnsi="Times New Roman"/>
              </w:rPr>
              <w:commentReference w:id="157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2"/>
            <w:r>
              <w:t>moved</w:t>
            </w:r>
            <w:commentRangeEnd w:id="1572"/>
            <w:r>
              <w:rPr>
                <w:rStyle w:val="CommentReference"/>
              </w:rPr>
              <w:commentReference w:id="157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3"/>
            <w:r>
              <w:t>thrice holy,</w:t>
            </w:r>
            <w:commentRangeEnd w:id="1573"/>
            <w:r>
              <w:rPr>
                <w:rStyle w:val="CommentReference"/>
              </w:rPr>
              <w:commentReference w:id="157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4" w:name="_Ref434475309"/>
      <w:r>
        <w:t>The Monday Psali Adam</w:t>
      </w:r>
      <w:r w:rsidR="006C1B94">
        <w:t xml:space="preserve"> for Theophany</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5"/>
            <w:r>
              <w:t xml:space="preserve">Ⲓⲱⲁⲛⲛⲟⲩ </w:t>
            </w:r>
            <w:commentRangeEnd w:id="1575"/>
            <w:r>
              <w:rPr>
                <w:rStyle w:val="CommentReference"/>
                <w:rFonts w:ascii="Times New Roman" w:hAnsi="Times New Roman"/>
              </w:rPr>
              <w:commentReference w:id="157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6"/>
            <w:r>
              <w:rPr>
                <w:rFonts w:eastAsia="Arial Unicode MS" w:cs="FreeSerifAvvaShenouda"/>
              </w:rPr>
              <w:t>ⲛⲓϯϩⲟ</w:t>
            </w:r>
            <w:commentRangeEnd w:id="1576"/>
            <w:r>
              <w:rPr>
                <w:rStyle w:val="CommentReference"/>
                <w:rFonts w:ascii="Times New Roman" w:hAnsi="Times New Roman"/>
              </w:rPr>
              <w:commentReference w:id="157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7" w:name="_Ref434475331"/>
      <w:r>
        <w:lastRenderedPageBreak/>
        <w:t>The Tuesday Psali Adam</w:t>
      </w:r>
      <w:r w:rsidR="006C1B94">
        <w:t xml:space="preserve"> for Theophany</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8"/>
            <w:r>
              <w:t>ⲫⲏ</w:t>
            </w:r>
            <w:commentRangeEnd w:id="1578"/>
            <w:r>
              <w:rPr>
                <w:rStyle w:val="CommentReference"/>
                <w:rFonts w:ascii="Times New Roman" w:hAnsi="Times New Roman"/>
              </w:rPr>
              <w:commentReference w:id="157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9"/>
            <w:r>
              <w:t>ϯⲥⲩⲛⲧⲉⲗⲓⲁ</w:t>
            </w:r>
            <w:commentRangeEnd w:id="1579"/>
            <w:r>
              <w:rPr>
                <w:rStyle w:val="CommentReference"/>
                <w:rFonts w:ascii="Times New Roman" w:hAnsi="Times New Roman"/>
              </w:rPr>
              <w:commentReference w:id="157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0" w:name="_Ref434475362"/>
      <w:r>
        <w:t>The Wednesday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1" w:name="_Ref434475388"/>
      <w:r>
        <w:t>The Thursday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2" w:name="_Ref434475411"/>
      <w:r>
        <w:t>The Friday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3" w:name="_Ref434475434"/>
      <w:r>
        <w:t>The Saturday Psali Batos</w:t>
      </w:r>
      <w:r w:rsidR="006C1B94">
        <w:t xml:space="preserve"> for Theophany</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4"/>
            <w:r>
              <w:t>liberty</w:t>
            </w:r>
            <w:commentRangeEnd w:id="1584"/>
            <w:r>
              <w:rPr>
                <w:rStyle w:val="CommentReference"/>
              </w:rPr>
              <w:commentReference w:id="158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5"/>
            <w:r>
              <w:t xml:space="preserve">confirm </w:t>
            </w:r>
            <w:commentRangeEnd w:id="1585"/>
            <w:r>
              <w:rPr>
                <w:rStyle w:val="CommentReference"/>
              </w:rPr>
              <w:commentReference w:id="158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6" w:name="_Toc485884560"/>
      <w:r>
        <w:t>January 7 (8) / Tobi 12</w:t>
      </w:r>
      <w:r w:rsidR="001225FA">
        <w:t xml:space="preserve">: </w:t>
      </w:r>
      <w:r>
        <w:t>The Second Day of the Feast of Theophany</w:t>
      </w:r>
      <w:bookmarkEnd w:id="158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7" w:name="_Toc485884561"/>
      <w:r>
        <w:t>January 7 (8) / Tobi 12</w:t>
      </w:r>
      <w:r w:rsidR="001225FA">
        <w:t xml:space="preserve">: </w:t>
      </w:r>
      <w:r>
        <w:t>Also the Commemoration of Archangel Michael</w:t>
      </w:r>
      <w:bookmarkEnd w:id="1587"/>
    </w:p>
    <w:p w14:paraId="322A578A" w14:textId="4262B2C8" w:rsidR="00191A26" w:rsidRPr="00B637D8" w:rsidRDefault="003D4731" w:rsidP="00191A26">
      <w:pPr>
        <w:pStyle w:val="Rubric"/>
      </w:pPr>
      <w:bookmarkStart w:id="1588" w:name="_Toc410196207"/>
      <w:bookmarkStart w:id="1589" w:name="_Toc410196449"/>
      <w:bookmarkStart w:id="1590"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1" w:name="_Ref434562461"/>
      <w:bookmarkStart w:id="1592" w:name="_Toc485884562"/>
      <w:r>
        <w:t>January 7 (8) / Tobi 12</w:t>
      </w:r>
      <w:r w:rsidR="001225FA">
        <w:t xml:space="preserve">: </w:t>
      </w:r>
      <w:commentRangeStart w:id="1593"/>
      <w:r>
        <w:t>Also St. Theodore Anatoly</w:t>
      </w:r>
      <w:commentRangeEnd w:id="1593"/>
      <w:r>
        <w:rPr>
          <w:rStyle w:val="CommentReference"/>
          <w:rFonts w:eastAsiaTheme="minorHAnsi" w:cstheme="minorBidi"/>
          <w:b w:val="0"/>
          <w:bCs w:val="0"/>
        </w:rPr>
        <w:commentReference w:id="1593"/>
      </w:r>
      <w:bookmarkEnd w:id="1591"/>
      <w:bookmarkEnd w:id="1592"/>
    </w:p>
    <w:p w14:paraId="7DD26869" w14:textId="77777777" w:rsidR="006B44CE" w:rsidRDefault="006B44CE" w:rsidP="006B44CE">
      <w:pPr>
        <w:pStyle w:val="Heading4"/>
      </w:pPr>
      <w:bookmarkStart w:id="1594" w:name="_Ref434477694"/>
      <w:bookmarkStart w:id="1595" w:name="_Ref434489376"/>
      <w:r>
        <w:t>The Doxology</w:t>
      </w:r>
      <w:bookmarkEnd w:id="1594"/>
      <w:r w:rsidR="00B46E6E">
        <w:t xml:space="preserve"> for St. Theodore Anatoly</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6" w:name="_Ref485107416"/>
      <w:bookmarkStart w:id="1597" w:name="_Ref485107423"/>
      <w:bookmarkStart w:id="1598" w:name="_Toc485884563"/>
      <w:r>
        <w:t>January 8 (9) / Tobi 13: The Feast of T</w:t>
      </w:r>
      <w:r w:rsidR="00495F1A">
        <w:t>he Wedding of Cana of Galilee</w:t>
      </w:r>
      <w:bookmarkEnd w:id="1588"/>
      <w:bookmarkEnd w:id="1589"/>
      <w:bookmarkEnd w:id="1590"/>
      <w:bookmarkEnd w:id="1596"/>
      <w:bookmarkEnd w:id="1597"/>
      <w:bookmarkEnd w:id="1598"/>
    </w:p>
    <w:p w14:paraId="54A3A903" w14:textId="55426CC8" w:rsidR="00A9348E" w:rsidRPr="00A9348E" w:rsidRDefault="00A9348E" w:rsidP="00A9348E">
      <w:pPr>
        <w:pStyle w:val="Heading4"/>
        <w:rPr>
          <w:rFonts w:ascii="Arial Unicode MS" w:eastAsia="Arial Unicode MS" w:hAnsi="Arial Unicode MS" w:cs="Arial Unicode MS"/>
        </w:rPr>
      </w:pPr>
      <w:bookmarkStart w:id="159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0" w:name="_Ref485108263"/>
      <w:r>
        <w:lastRenderedPageBreak/>
        <w:t>The Doxology</w:t>
      </w:r>
      <w:r w:rsidR="00E21EA3">
        <w:t xml:space="preserve"> for the Wedding of Cana</w:t>
      </w:r>
      <w:bookmarkEnd w:id="1599"/>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1" w:name="_Ref434475472"/>
      <w:r>
        <w:lastRenderedPageBreak/>
        <w:t>The Psali Adam</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lastRenderedPageBreak/>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lastRenderedPageBreak/>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77777777" w:rsidR="00E30E2D" w:rsidRDefault="00E30E2D" w:rsidP="00E30E2D">
      <w:pPr>
        <w:pStyle w:val="Heading3"/>
      </w:pPr>
      <w:bookmarkStart w:id="1636" w:name="_Toc485884577"/>
      <w:r>
        <w:t>January 21 (31) / Meshir 5: St. Apollo the Friend of St. Apip</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6"/>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210" w:displacedByCustomXml="next"/>
    <w:bookmarkStart w:id="1640" w:name="_Toc410196452" w:displacedByCustomXml="next"/>
    <w:bookmarkStart w:id="1641"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8530DE">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8530DE">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8530DE">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8530DE">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8530DE">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8530DE">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8530DE">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8530DE">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8530DE">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8530DE">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50EE9F4F" w:rsidR="00885E1E" w:rsidRDefault="00885E1E" w:rsidP="00885E1E">
            <w:pPr>
              <w:pStyle w:val="EngHang"/>
              <w:rPr>
                <w:szCs w:val="22"/>
              </w:rPr>
            </w:pPr>
            <w:r>
              <w:rPr>
                <w:szCs w:val="22"/>
              </w:rPr>
              <w:t>Illuminated by paul,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7BC6D123" w:rsidR="00885E1E" w:rsidRPr="00A96087" w:rsidRDefault="00885E1E" w:rsidP="00885E1E">
            <w:pPr>
              <w:pStyle w:val="EngHangEnd"/>
              <w:rPr>
                <w:szCs w:val="22"/>
              </w:rPr>
            </w:pPr>
            <w:r>
              <w:rPr>
                <w:szCs w:val="22"/>
              </w:rPr>
              <w:t>Sitting apone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4686C8F9" w14:textId="39FFA675" w:rsidR="00885E1E" w:rsidRPr="00A96087" w:rsidRDefault="00885E1E" w:rsidP="00885E1E">
            <w:pPr>
              <w:pStyle w:val="EngHang"/>
              <w:rPr>
                <w:szCs w:val="22"/>
              </w:rPr>
            </w:pPr>
            <w:r>
              <w:rPr>
                <w:szCs w:val="22"/>
              </w:rPr>
              <w:t>Remembrance with songs.</w:t>
            </w:r>
          </w:p>
          <w:p w14:paraId="3BD8D55E" w14:textId="77777777" w:rsidR="00885E1E" w:rsidRPr="00A96087" w:rsidRDefault="00885E1E" w:rsidP="00885E1E">
            <w:pPr>
              <w:pStyle w:val="EngHang"/>
              <w:rPr>
                <w:szCs w:val="22"/>
              </w:rPr>
            </w:pP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212" w:displacedByCustomXml="next"/>
    <w:bookmarkStart w:id="1666" w:name="_Toc410196454" w:displacedByCustomXml="next"/>
    <w:bookmarkStart w:id="1667"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8530DE">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8530DE">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8530DE">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8530DE">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8530DE">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8530DE">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8530DE">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8530DE">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8530DE">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8530DE">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8530DE">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8530DE">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8530DE">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Apostles</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8530DE">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8530DE">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8530DE">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8530DE">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8530DE">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8530DE">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8530DE">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8530DE">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8530DE">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8530DE">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8530DE">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8530DE">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8530DE">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8530DE">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8530DE">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8530DE">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8530DE">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8530DE">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8530DE">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8530DE">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8530DE">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8530DE">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8530DE">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8530DE">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8530DE">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8530DE">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8530DE">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8530DE">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8530DE">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8530DE">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8530DE">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8530DE">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8530DE">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8530DE">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8530DE">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8530DE">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9"/>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8530DE">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8530DE">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8530DE">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8530DE">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8530DE">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8530DE">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8530DE">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8530DE">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8530DE">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8530DE">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8530DE">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8530DE">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8530DE">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8530DE">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8530DE">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8530DE">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8530DE">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8530DE">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8530DE">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lastRenderedPageBreak/>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lastRenderedPageBreak/>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lastRenderedPageBreak/>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lastRenderedPageBreak/>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lastRenderedPageBreak/>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lastRenderedPageBreak/>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lastRenderedPageBreak/>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lastRenderedPageBreak/>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221" w:displacedByCustomXml="next"/>
    <w:bookmarkStart w:id="1870" w:name="_Toc410196463" w:displacedByCustomXml="next"/>
    <w:bookmarkStart w:id="1871"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8530DE">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8530DE">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8530DE">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8530DE">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8530DE">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8530DE">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8530DE">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8530DE">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8530DE">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8530DE">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8530DE">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8530DE">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8530DE">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8530DE">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8530DE">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8530DE">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8530DE">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5"/>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223" w:displacedByCustomXml="next"/>
    <w:bookmarkStart w:id="1927" w:name="_Toc410196465" w:displacedByCustomXml="next"/>
    <w:bookmarkStart w:id="1928"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8530DE">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8530DE">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8530DE">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8530DE">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8530DE">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8530DE">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8530DE">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8530DE">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8530DE">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8530DE">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8530DE">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8530DE">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8" w:name="_Toc485884459"/>
      <w:r>
        <w:lastRenderedPageBreak/>
        <w:t>Index of Doxologies</w:t>
      </w:r>
      <w:bookmarkEnd w:id="2078"/>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9" w:name="_Ref435642966"/>
      <w:r>
        <w:t>Seasonal Doxologies</w:t>
      </w:r>
      <w:bookmarkEnd w:id="2079"/>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0" w:name="_Ref435643009"/>
      <w:r>
        <w:t>Saints’ Doxologies</w:t>
      </w:r>
      <w:bookmarkEnd w:id="2080"/>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8530DE"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1"/>
            <w:r w:rsidRPr="007425E1">
              <w:t xml:space="preserve">May </w:t>
            </w:r>
            <w:commentRangeEnd w:id="2081"/>
            <w:r>
              <w:rPr>
                <w:rStyle w:val="CommentReference"/>
                <w:rFonts w:eastAsiaTheme="minorHAnsi" w:cstheme="minorBidi"/>
                <w:color w:val="auto"/>
                <w:lang w:val="en-CA"/>
              </w:rPr>
              <w:commentReference w:id="208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F25489" w:rsidRDefault="00F25489"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F25489" w:rsidRDefault="00F25489">
      <w:pPr>
        <w:pStyle w:val="CommentText"/>
      </w:pPr>
      <w:r>
        <w:rPr>
          <w:rStyle w:val="CommentReference"/>
        </w:rPr>
        <w:annotationRef/>
      </w:r>
      <w:r>
        <w:t>Compare to various translations</w:t>
      </w:r>
    </w:p>
  </w:comment>
  <w:comment w:id="92" w:author="Windows User" w:date="2015-10-30T12:37:00Z" w:initials="WU">
    <w:p w14:paraId="00B9961B" w14:textId="77777777" w:rsidR="00F25489" w:rsidRDefault="00F25489">
      <w:pPr>
        <w:pStyle w:val="CommentText"/>
      </w:pPr>
      <w:r>
        <w:rPr>
          <w:rStyle w:val="CommentReference"/>
        </w:rPr>
        <w:annotationRef/>
      </w:r>
      <w:r>
        <w:t>Is this supposed to be doubled?</w:t>
      </w:r>
    </w:p>
  </w:comment>
  <w:comment w:id="93" w:author="Windows User" w:date="2015-11-27T20:09:00Z" w:initials="WU">
    <w:p w14:paraId="218998C8" w14:textId="77777777" w:rsidR="00F25489" w:rsidRDefault="00F25489"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F25489" w:rsidRDefault="00F25489">
      <w:pPr>
        <w:pStyle w:val="CommentText"/>
      </w:pPr>
      <w:r>
        <w:rPr>
          <w:rStyle w:val="CommentReference"/>
        </w:rPr>
        <w:annotationRef/>
      </w:r>
      <w:r>
        <w:t>Does this go before Creed?</w:t>
      </w:r>
    </w:p>
  </w:comment>
  <w:comment w:id="97" w:author="Windows User" w:date="2015-11-06T13:03:00Z" w:initials="WU">
    <w:p w14:paraId="6B9D0F75" w14:textId="77777777" w:rsidR="00F25489" w:rsidRDefault="00F25489">
      <w:pPr>
        <w:pStyle w:val="CommentText"/>
      </w:pPr>
      <w:r>
        <w:rPr>
          <w:rStyle w:val="CommentReference"/>
        </w:rPr>
        <w:annotationRef/>
      </w:r>
      <w:r>
        <w:t>Coptic reader has Ps 3 here!</w:t>
      </w:r>
    </w:p>
  </w:comment>
  <w:comment w:id="114" w:author="Windows User" w:date="2015-11-02T08:54:00Z" w:initials="WU">
    <w:p w14:paraId="0366F544" w14:textId="77777777" w:rsidR="00F25489" w:rsidRDefault="00F25489">
      <w:pPr>
        <w:pStyle w:val="CommentText"/>
      </w:pPr>
      <w:r>
        <w:rPr>
          <w:rStyle w:val="CommentReference"/>
        </w:rPr>
        <w:annotationRef/>
      </w:r>
      <w:r>
        <w:t>Is there a phrase missing here?</w:t>
      </w:r>
    </w:p>
  </w:comment>
  <w:comment w:id="120" w:author="Windows User" w:date="2015-10-30T08:56:00Z" w:initials="WU">
    <w:p w14:paraId="1FDBEBA0" w14:textId="77777777" w:rsidR="00F25489" w:rsidRDefault="00F25489">
      <w:pPr>
        <w:pStyle w:val="CommentText"/>
      </w:pPr>
      <w:r>
        <w:rPr>
          <w:rStyle w:val="CommentReference"/>
        </w:rPr>
        <w:annotationRef/>
      </w:r>
      <w:r>
        <w:t>Should Glory be be here?</w:t>
      </w:r>
    </w:p>
  </w:comment>
  <w:comment w:id="125" w:author="Brett Slote" w:date="2016-05-02T12:37:00Z" w:initials="BS">
    <w:p w14:paraId="6A57FE90" w14:textId="269377C2" w:rsidR="00F25489" w:rsidRDefault="00F25489">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F25489" w:rsidRDefault="00F25489"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F25489" w:rsidRDefault="00F25489" w:rsidP="000C38C3">
      <w:pPr>
        <w:pStyle w:val="CommentText"/>
      </w:pPr>
      <w:r>
        <w:rPr>
          <w:rStyle w:val="CommentReference"/>
        </w:rPr>
        <w:annotationRef/>
      </w:r>
      <w:r>
        <w:t>works or deeds?</w:t>
      </w:r>
    </w:p>
  </w:comment>
  <w:comment w:id="128" w:author="Windows User" w:date="2015-11-21T13:24:00Z" w:initials="WU">
    <w:p w14:paraId="00EA2A44" w14:textId="77777777" w:rsidR="00F25489" w:rsidRDefault="00F25489" w:rsidP="000C38C3">
      <w:pPr>
        <w:pStyle w:val="CommentText"/>
      </w:pPr>
      <w:r>
        <w:rPr>
          <w:rStyle w:val="CommentReference"/>
        </w:rPr>
        <w:annotationRef/>
      </w:r>
      <w:r>
        <w:t>review</w:t>
      </w:r>
    </w:p>
  </w:comment>
  <w:comment w:id="129" w:author="Windows User" w:date="2015-10-30T08:56:00Z" w:initials="BS">
    <w:p w14:paraId="326418FE" w14:textId="77777777" w:rsidR="00F25489" w:rsidRDefault="00F25489" w:rsidP="000C38C3">
      <w:pPr>
        <w:pStyle w:val="CommentText"/>
      </w:pPr>
      <w:r>
        <w:rPr>
          <w:rStyle w:val="CommentReference"/>
        </w:rPr>
        <w:annotationRef/>
      </w:r>
      <w:r>
        <w:t>does Coptic have 'high'?</w:t>
      </w:r>
    </w:p>
  </w:comment>
  <w:comment w:id="130" w:author="Windows User" w:date="2015-11-21T13:24:00Z" w:initials="WU">
    <w:p w14:paraId="451F9B25" w14:textId="77777777" w:rsidR="00F25489" w:rsidRDefault="00F25489" w:rsidP="000C38C3">
      <w:pPr>
        <w:pStyle w:val="CommentText"/>
      </w:pPr>
      <w:r>
        <w:rPr>
          <w:rStyle w:val="CommentReference"/>
        </w:rPr>
        <w:annotationRef/>
      </w:r>
      <w:r>
        <w:t>review, add variant</w:t>
      </w:r>
    </w:p>
  </w:comment>
  <w:comment w:id="131" w:author="Windows User" w:date="2015-10-30T08:56:00Z" w:initials="BS">
    <w:p w14:paraId="688FBBBC" w14:textId="77777777" w:rsidR="00F25489" w:rsidRDefault="00F25489"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F25489" w:rsidRDefault="00F25489">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F25489" w:rsidRDefault="00F25489" w:rsidP="000278EC">
      <w:pPr>
        <w:pStyle w:val="CommentText"/>
      </w:pPr>
      <w:r>
        <w:rPr>
          <w:rStyle w:val="CommentReference"/>
        </w:rPr>
        <w:annotationRef/>
      </w:r>
      <w:r>
        <w:t>Gives light? Enlightens?</w:t>
      </w:r>
    </w:p>
  </w:comment>
  <w:comment w:id="169" w:author="Windows User" w:date="2015-10-30T08:56:00Z" w:initials="WU">
    <w:p w14:paraId="274DD96D" w14:textId="77777777" w:rsidR="00F25489" w:rsidRDefault="00F25489">
      <w:pPr>
        <w:pStyle w:val="CommentText"/>
      </w:pPr>
      <w:r>
        <w:rPr>
          <w:rStyle w:val="CommentReference"/>
        </w:rPr>
        <w:annotationRef/>
      </w:r>
      <w:r>
        <w:t>split after this vs?</w:t>
      </w:r>
    </w:p>
  </w:comment>
  <w:comment w:id="204" w:author="Windows User" w:date="2015-11-04T08:53:00Z" w:initials="WU">
    <w:p w14:paraId="057654D4" w14:textId="77777777" w:rsidR="00F25489" w:rsidRDefault="00F25489">
      <w:pPr>
        <w:pStyle w:val="CommentText"/>
      </w:pPr>
      <w:r>
        <w:rPr>
          <w:rStyle w:val="CommentReference"/>
        </w:rPr>
        <w:annotationRef/>
      </w:r>
      <w:r>
        <w:t>Life giver or giver of life?</w:t>
      </w:r>
    </w:p>
  </w:comment>
  <w:comment w:id="215" w:author="Windows User" w:date="2015-10-30T08:56:00Z" w:initials="BS">
    <w:p w14:paraId="681427A6" w14:textId="77777777" w:rsidR="00F25489" w:rsidRDefault="00F25489">
      <w:pPr>
        <w:pStyle w:val="CommentText"/>
      </w:pPr>
      <w:r>
        <w:rPr>
          <w:rStyle w:val="CommentReference"/>
        </w:rPr>
        <w:annotationRef/>
      </w:r>
      <w:r>
        <w:t>coptic has confess</w:t>
      </w:r>
    </w:p>
  </w:comment>
  <w:comment w:id="244" w:author="Microsoft Office User" w:date="2015-12-11T19:51:00Z" w:initials="Office">
    <w:p w14:paraId="593CF0B5" w14:textId="77777777" w:rsidR="00F25489" w:rsidRDefault="00F25489" w:rsidP="00704CAA">
      <w:pPr>
        <w:pStyle w:val="CommentText"/>
      </w:pPr>
      <w:r>
        <w:rPr>
          <w:rStyle w:val="CommentReference"/>
        </w:rPr>
        <w:annotationRef/>
      </w:r>
      <w:r>
        <w:t>this one needs rewording</w:t>
      </w:r>
    </w:p>
  </w:comment>
  <w:comment w:id="352" w:author="Windows User" w:date="2015-11-02T12:45:00Z" w:initials="WU">
    <w:p w14:paraId="7D99A743" w14:textId="77777777" w:rsidR="00F25489" w:rsidRDefault="00F25489"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F25489" w:rsidRDefault="00F25489" w:rsidP="00D31F38">
      <w:pPr>
        <w:pStyle w:val="CommentText"/>
      </w:pPr>
      <w:r>
        <w:rPr>
          <w:rStyle w:val="CommentReference"/>
        </w:rPr>
        <w:annotationRef/>
      </w:r>
      <w:r>
        <w:t>flesh or body?</w:t>
      </w:r>
    </w:p>
  </w:comment>
  <w:comment w:id="354" w:author="Windows User" w:date="2015-10-30T08:56:00Z" w:initials="WU">
    <w:p w14:paraId="0375B80F" w14:textId="77777777" w:rsidR="00F25489" w:rsidRDefault="00F25489" w:rsidP="00D31F38">
      <w:pPr>
        <w:pStyle w:val="CommentText"/>
      </w:pPr>
      <w:r>
        <w:rPr>
          <w:rStyle w:val="CommentReference"/>
        </w:rPr>
        <w:annotationRef/>
      </w:r>
      <w:r>
        <w:t>Send up, or ascribe?</w:t>
      </w:r>
    </w:p>
  </w:comment>
  <w:comment w:id="355" w:author="Windows User" w:date="2015-10-30T08:56:00Z" w:initials="WU">
    <w:p w14:paraId="5622D018" w14:textId="77777777" w:rsidR="00F25489" w:rsidRDefault="00F25489" w:rsidP="00D31F38">
      <w:pPr>
        <w:pStyle w:val="CommentText"/>
      </w:pPr>
      <w:r>
        <w:rPr>
          <w:rStyle w:val="CommentReference"/>
        </w:rPr>
        <w:annotationRef/>
      </w:r>
      <w:r>
        <w:t>doxology or glorification?</w:t>
      </w:r>
    </w:p>
  </w:comment>
  <w:comment w:id="356" w:author="Windows User" w:date="2015-10-30T08:56:00Z" w:initials="WU">
    <w:p w14:paraId="10960ED9" w14:textId="77777777" w:rsidR="00F25489" w:rsidRDefault="00F25489"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F25489" w:rsidRDefault="00F25489" w:rsidP="00D31F38">
      <w:pPr>
        <w:pStyle w:val="CommentText"/>
      </w:pPr>
      <w:r>
        <w:rPr>
          <w:rStyle w:val="CommentReference"/>
        </w:rPr>
        <w:annotationRef/>
      </w:r>
      <w:r>
        <w:t>You?</w:t>
      </w:r>
    </w:p>
  </w:comment>
  <w:comment w:id="358" w:author="Windows User" w:date="2015-10-30T08:56:00Z" w:initials="WU">
    <w:p w14:paraId="744CF838" w14:textId="77777777" w:rsidR="00F25489" w:rsidRDefault="00F25489"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F25489" w:rsidRDefault="00F25489"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F25489" w:rsidRDefault="00F25489" w:rsidP="00D31F38">
      <w:pPr>
        <w:pStyle w:val="CommentText"/>
      </w:pPr>
      <w:r>
        <w:rPr>
          <w:rStyle w:val="CommentReference"/>
        </w:rPr>
        <w:annotationRef/>
      </w:r>
      <w:r>
        <w:t>supplication or cry?</w:t>
      </w:r>
    </w:p>
  </w:comment>
  <w:comment w:id="361" w:author="Windows User" w:date="2015-10-30T08:56:00Z" w:initials="WU">
    <w:p w14:paraId="4FD2340C" w14:textId="77777777" w:rsidR="00F25489" w:rsidRDefault="00F25489"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F25489" w:rsidRDefault="00F25489" w:rsidP="00D31F38">
      <w:pPr>
        <w:pStyle w:val="CommentText"/>
      </w:pPr>
      <w:r>
        <w:rPr>
          <w:rStyle w:val="CommentReference"/>
        </w:rPr>
        <w:annotationRef/>
      </w:r>
      <w:r>
        <w:t>revive or deliver?</w:t>
      </w:r>
    </w:p>
  </w:comment>
  <w:comment w:id="363" w:author="Windows User" w:date="2015-10-30T08:56:00Z" w:initials="WU">
    <w:p w14:paraId="45934B86" w14:textId="77777777" w:rsidR="00F25489" w:rsidRDefault="00F25489"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F25489" w:rsidRDefault="00F25489" w:rsidP="00D31F38">
      <w:pPr>
        <w:pStyle w:val="CommentText"/>
      </w:pPr>
      <w:r>
        <w:rPr>
          <w:rStyle w:val="CommentReference"/>
        </w:rPr>
        <w:annotationRef/>
      </w:r>
      <w:r>
        <w:t>blessing or praise?</w:t>
      </w:r>
    </w:p>
  </w:comment>
  <w:comment w:id="365" w:author="Windows User" w:date="2015-10-30T08:56:00Z" w:initials="WU">
    <w:p w14:paraId="30167A78" w14:textId="77777777" w:rsidR="00F25489" w:rsidRDefault="00F25489"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F25489" w:rsidRDefault="00F25489" w:rsidP="00D31F38">
      <w:pPr>
        <w:pStyle w:val="CommentText"/>
      </w:pPr>
      <w:r>
        <w:rPr>
          <w:rStyle w:val="CommentReference"/>
        </w:rPr>
        <w:annotationRef/>
      </w:r>
      <w:r>
        <w:t>rightous, true, or truth?</w:t>
      </w:r>
    </w:p>
  </w:comment>
  <w:comment w:id="367" w:author="Windows User" w:date="2015-10-30T08:56:00Z" w:initials="WU">
    <w:p w14:paraId="668FF70C" w14:textId="77777777" w:rsidR="00F25489" w:rsidRDefault="00F25489" w:rsidP="00D31F38">
      <w:pPr>
        <w:pStyle w:val="CommentText"/>
      </w:pPr>
      <w:r>
        <w:rPr>
          <w:rStyle w:val="CommentReference"/>
        </w:rPr>
        <w:annotationRef/>
      </w:r>
      <w:r>
        <w:t>meditation, or delight?</w:t>
      </w:r>
    </w:p>
  </w:comment>
  <w:comment w:id="368" w:author="Windows User" w:date="2015-10-30T08:56:00Z" w:initials="WU">
    <w:p w14:paraId="3C05865D" w14:textId="77777777" w:rsidR="00F25489" w:rsidRDefault="00F25489" w:rsidP="00D31F38">
      <w:pPr>
        <w:pStyle w:val="CommentText"/>
      </w:pPr>
      <w:r>
        <w:rPr>
          <w:rStyle w:val="CommentReference"/>
        </w:rPr>
        <w:annotationRef/>
      </w:r>
      <w:r>
        <w:t>forever or always?</w:t>
      </w:r>
    </w:p>
  </w:comment>
  <w:comment w:id="369" w:author="Windows User" w:date="2015-10-30T08:56:00Z" w:initials="WU">
    <w:p w14:paraId="3B00730E" w14:textId="77777777" w:rsidR="00F25489" w:rsidRDefault="00F25489" w:rsidP="00D31F38">
      <w:pPr>
        <w:pStyle w:val="CommentText"/>
      </w:pPr>
      <w:r>
        <w:rPr>
          <w:rStyle w:val="CommentReference"/>
        </w:rPr>
        <w:annotationRef/>
      </w:r>
      <w:r>
        <w:t>and forever?</w:t>
      </w:r>
    </w:p>
  </w:comment>
  <w:comment w:id="370" w:author="Windows User" w:date="2015-10-30T08:56:00Z" w:initials="WU">
    <w:p w14:paraId="1B4AAEB0" w14:textId="77777777" w:rsidR="00F25489" w:rsidRDefault="00F25489" w:rsidP="00D31F38">
      <w:pPr>
        <w:pStyle w:val="CommentText"/>
      </w:pPr>
      <w:r>
        <w:rPr>
          <w:rStyle w:val="CommentReference"/>
        </w:rPr>
        <w:annotationRef/>
      </w:r>
      <w:r>
        <w:t>be?</w:t>
      </w:r>
    </w:p>
  </w:comment>
  <w:comment w:id="371" w:author="Windows User" w:date="2015-10-30T08:56:00Z" w:initials="WU">
    <w:p w14:paraId="1B1C5E2C" w14:textId="77777777" w:rsidR="00F25489" w:rsidRDefault="00F25489" w:rsidP="00D31F38">
      <w:pPr>
        <w:pStyle w:val="CommentText"/>
      </w:pPr>
      <w:r>
        <w:rPr>
          <w:rStyle w:val="CommentReference"/>
        </w:rPr>
        <w:annotationRef/>
      </w:r>
      <w:r>
        <w:t>be?</w:t>
      </w:r>
    </w:p>
  </w:comment>
  <w:comment w:id="372" w:author="Windows User" w:date="2015-10-30T08:56:00Z" w:initials="WU">
    <w:p w14:paraId="2A55755C" w14:textId="77777777" w:rsidR="00F25489" w:rsidRDefault="00F25489"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F25489" w:rsidRDefault="00F25489" w:rsidP="00D31F38">
      <w:pPr>
        <w:pStyle w:val="CommentText"/>
      </w:pPr>
      <w:r>
        <w:rPr>
          <w:rStyle w:val="CommentReference"/>
        </w:rPr>
        <w:annotationRef/>
      </w:r>
      <w:r>
        <w:t>utter or declare?</w:t>
      </w:r>
    </w:p>
  </w:comment>
  <w:comment w:id="381" w:author="Windows User" w:date="2015-10-30T08:56:00Z" w:initials="BS">
    <w:p w14:paraId="5E20C97F" w14:textId="77777777" w:rsidR="00F25489" w:rsidRDefault="00F25489" w:rsidP="00D31F38">
      <w:pPr>
        <w:pStyle w:val="CommentText"/>
      </w:pPr>
      <w:r>
        <w:rPr>
          <w:rStyle w:val="CommentReference"/>
        </w:rPr>
        <w:annotationRef/>
      </w:r>
      <w:r>
        <w:t>look at? look upon? regard?</w:t>
      </w:r>
    </w:p>
  </w:comment>
  <w:comment w:id="382" w:author="Windows User" w:date="2015-10-30T08:56:00Z" w:initials="BS">
    <w:p w14:paraId="2ADF0207" w14:textId="77777777" w:rsidR="00F25489" w:rsidRDefault="00F25489" w:rsidP="00D31F38">
      <w:pPr>
        <w:pStyle w:val="CommentText"/>
      </w:pPr>
      <w:r>
        <w:rPr>
          <w:rStyle w:val="CommentReference"/>
        </w:rPr>
        <w:annotationRef/>
      </w:r>
      <w:r>
        <w:t>no one?</w:t>
      </w:r>
    </w:p>
  </w:comment>
  <w:comment w:id="383" w:author="Windows User" w:date="2015-10-30T08:56:00Z" w:initials="BS">
    <w:p w14:paraId="485D87CE" w14:textId="77777777" w:rsidR="00F25489" w:rsidRDefault="00F25489" w:rsidP="00D31F38">
      <w:pPr>
        <w:pStyle w:val="CommentText"/>
      </w:pPr>
      <w:r>
        <w:rPr>
          <w:rStyle w:val="CommentReference"/>
        </w:rPr>
        <w:annotationRef/>
      </w:r>
      <w:r>
        <w:t>in?</w:t>
      </w:r>
    </w:p>
    <w:p w14:paraId="472FCBB1" w14:textId="77777777" w:rsidR="00F25489" w:rsidRDefault="00F25489" w:rsidP="00D31F38">
      <w:pPr>
        <w:pStyle w:val="CommentText"/>
      </w:pPr>
    </w:p>
  </w:comment>
  <w:comment w:id="384" w:author="Windows User" w:date="2015-10-30T08:56:00Z" w:initials="BS">
    <w:p w14:paraId="0FA627AF" w14:textId="77777777" w:rsidR="00F25489" w:rsidRDefault="00F25489" w:rsidP="00D31F38">
      <w:pPr>
        <w:pStyle w:val="CommentText"/>
      </w:pPr>
      <w:r>
        <w:rPr>
          <w:rStyle w:val="CommentReference"/>
        </w:rPr>
        <w:annotationRef/>
      </w:r>
      <w:r>
        <w:t>before?</w:t>
      </w:r>
    </w:p>
  </w:comment>
  <w:comment w:id="385" w:author="Windows User" w:date="2015-10-30T08:56:00Z" w:initials="BS">
    <w:p w14:paraId="744D2B01" w14:textId="77777777" w:rsidR="00F25489" w:rsidRDefault="00F25489"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F25489" w:rsidRDefault="00F25489"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F25489" w:rsidRDefault="00F25489"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F25489" w:rsidRDefault="00F25489"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F25489" w:rsidRDefault="00F25489" w:rsidP="00D31F38">
      <w:pPr>
        <w:pStyle w:val="CommentText"/>
      </w:pPr>
      <w:r>
        <w:rPr>
          <w:rStyle w:val="CommentReference"/>
        </w:rPr>
        <w:annotationRef/>
      </w:r>
      <w:r>
        <w:t>spices or ointment</w:t>
      </w:r>
    </w:p>
  </w:comment>
  <w:comment w:id="390" w:author="Windows User" w:date="2015-10-30T08:56:00Z" w:initials="BS">
    <w:p w14:paraId="5C973492" w14:textId="77777777" w:rsidR="00F25489" w:rsidRDefault="00F25489" w:rsidP="00D31F38">
      <w:pPr>
        <w:pStyle w:val="CommentText"/>
      </w:pPr>
      <w:r>
        <w:rPr>
          <w:rStyle w:val="CommentReference"/>
        </w:rPr>
        <w:annotationRef/>
      </w:r>
      <w:r>
        <w:t>Is risen or has risen?</w:t>
      </w:r>
    </w:p>
  </w:comment>
  <w:comment w:id="391" w:author="Windows User" w:date="2015-10-30T08:56:00Z" w:initials="BS">
    <w:p w14:paraId="2FC8AFF7" w14:textId="77777777" w:rsidR="00F25489" w:rsidRDefault="00F25489"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F25489" w:rsidRDefault="00F2548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F25489" w:rsidRDefault="00F25489" w:rsidP="00D31F38">
      <w:pPr>
        <w:pStyle w:val="CommentText"/>
      </w:pPr>
      <w:r>
        <w:rPr>
          <w:rStyle w:val="CommentReference"/>
        </w:rPr>
        <w:annotationRef/>
      </w:r>
      <w:r>
        <w:t xml:space="preserve">decay? </w:t>
      </w:r>
    </w:p>
  </w:comment>
  <w:comment w:id="395" w:author="Windows User" w:date="2015-10-30T08:56:00Z" w:initials="WU">
    <w:p w14:paraId="70A28C39" w14:textId="77777777" w:rsidR="00F25489" w:rsidRDefault="00F25489"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F25489" w:rsidRDefault="00F25489"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F25489" w:rsidRDefault="00F25489"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F25489" w:rsidRDefault="00F25489"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F25489" w:rsidRDefault="00F25489"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F25489" w:rsidRDefault="00F25489" w:rsidP="00D31F38">
      <w:pPr>
        <w:pStyle w:val="CommentText"/>
      </w:pPr>
      <w:r>
        <w:rPr>
          <w:rStyle w:val="CommentReference"/>
        </w:rPr>
        <w:annotationRef/>
      </w:r>
      <w:r>
        <w:t>crushed or destroyed?</w:t>
      </w:r>
    </w:p>
  </w:comment>
  <w:comment w:id="401" w:author="Windows User" w:date="2015-10-30T08:56:00Z" w:initials="WU">
    <w:p w14:paraId="2D37744E" w14:textId="77777777" w:rsidR="00F25489" w:rsidRDefault="00F25489"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F25489" w:rsidRDefault="00F25489" w:rsidP="00D31F38">
      <w:pPr>
        <w:pStyle w:val="CommentText"/>
      </w:pPr>
      <w:r>
        <w:rPr>
          <w:rStyle w:val="CommentReference"/>
        </w:rPr>
        <w:annotationRef/>
      </w:r>
      <w:r>
        <w:t>sent or sent forth?</w:t>
      </w:r>
    </w:p>
  </w:comment>
  <w:comment w:id="403" w:author="Windows User" w:date="2015-10-30T08:56:00Z" w:initials="WU">
    <w:p w14:paraId="6E78BA80" w14:textId="77777777" w:rsidR="00F25489" w:rsidRDefault="00F25489" w:rsidP="00D31F38">
      <w:pPr>
        <w:pStyle w:val="CommentText"/>
      </w:pPr>
      <w:r>
        <w:rPr>
          <w:rStyle w:val="CommentReference"/>
        </w:rPr>
        <w:annotationRef/>
      </w:r>
      <w:r>
        <w:t>or saints? ft note?</w:t>
      </w:r>
    </w:p>
  </w:comment>
  <w:comment w:id="404" w:author="Windows User" w:date="2015-10-30T08:56:00Z" w:initials="WU">
    <w:p w14:paraId="2897BA2F" w14:textId="77777777" w:rsidR="00F25489" w:rsidRDefault="00F25489"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F25489" w:rsidRDefault="00F25489" w:rsidP="00D31F38">
      <w:pPr>
        <w:pStyle w:val="CommentText"/>
      </w:pPr>
      <w:r>
        <w:rPr>
          <w:rStyle w:val="CommentReference"/>
        </w:rPr>
        <w:annotationRef/>
      </w:r>
      <w:r>
        <w:t>redeemed? or chose?</w:t>
      </w:r>
    </w:p>
  </w:comment>
  <w:comment w:id="406" w:author="Windows User" w:date="2015-10-30T08:56:00Z" w:initials="WU">
    <w:p w14:paraId="0E9DC1B8" w14:textId="77777777" w:rsidR="00F25489" w:rsidRDefault="00F25489"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F25489" w:rsidRDefault="00F25489" w:rsidP="00D31F38">
      <w:pPr>
        <w:pStyle w:val="CommentText"/>
      </w:pPr>
      <w:r>
        <w:rPr>
          <w:rStyle w:val="CommentReference"/>
        </w:rPr>
        <w:annotationRef/>
      </w:r>
      <w:r>
        <w:t>Nets has pangs.</w:t>
      </w:r>
    </w:p>
  </w:comment>
  <w:comment w:id="408" w:author="Windows User" w:date="2015-10-30T08:56:00Z" w:initials="WU">
    <w:p w14:paraId="6297DC8C" w14:textId="77777777" w:rsidR="00F25489" w:rsidRDefault="00F25489"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F25489" w:rsidRDefault="00F25489"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F25489" w:rsidRDefault="00F25489"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F25489" w:rsidRDefault="00F25489" w:rsidP="00D31F38">
      <w:pPr>
        <w:pStyle w:val="CommentText"/>
      </w:pPr>
      <w:r>
        <w:rPr>
          <w:rStyle w:val="CommentReference"/>
        </w:rPr>
        <w:annotationRef/>
      </w:r>
      <w:r>
        <w:t>For? or Since?</w:t>
      </w:r>
    </w:p>
  </w:comment>
  <w:comment w:id="412" w:author="Windows User" w:date="2015-10-30T08:56:00Z" w:initials="WU">
    <w:p w14:paraId="031A7CF6" w14:textId="77777777" w:rsidR="00F25489" w:rsidRDefault="00F2548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F25489" w:rsidRDefault="00F25489">
      <w:pPr>
        <w:pStyle w:val="CommentText"/>
      </w:pPr>
      <w:r>
        <w:rPr>
          <w:rStyle w:val="CommentReference"/>
        </w:rPr>
        <w:annotationRef/>
      </w:r>
      <w:r>
        <w:t>Or “he has greatly glorified Himself, as NETS?</w:t>
      </w:r>
    </w:p>
  </w:comment>
  <w:comment w:id="414" w:author="Windows User" w:date="2015-10-30T08:56:00Z" w:initials="WU">
    <w:p w14:paraId="2A38A2FD" w14:textId="77777777" w:rsidR="00F25489" w:rsidRDefault="00F25489"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F25489" w:rsidRDefault="00F25489"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F25489" w:rsidRDefault="00F25489" w:rsidP="00D31F38">
      <w:pPr>
        <w:pStyle w:val="CommentText"/>
      </w:pPr>
      <w:r>
        <w:rPr>
          <w:rStyle w:val="CommentReference"/>
        </w:rPr>
        <w:annotationRef/>
      </w:r>
      <w:r>
        <w:t>path or walkway?</w:t>
      </w:r>
    </w:p>
  </w:comment>
  <w:comment w:id="423" w:author="Brett Slote" w:date="2015-10-30T08:56:00Z" w:initials="BS">
    <w:p w14:paraId="049D3BBD" w14:textId="77777777" w:rsidR="00F25489" w:rsidRDefault="00F25489"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F25489" w:rsidRDefault="00F25489"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F25489" w:rsidRDefault="00F25489"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F25489" w:rsidRDefault="00F25489" w:rsidP="00D31F38">
      <w:pPr>
        <w:pStyle w:val="CommentText"/>
      </w:pPr>
      <w:r>
        <w:rPr>
          <w:rStyle w:val="CommentReference"/>
        </w:rPr>
        <w:annotationRef/>
      </w:r>
      <w:r>
        <w:t>praising or singing?</w:t>
      </w:r>
    </w:p>
  </w:comment>
  <w:comment w:id="427" w:author="Windows User" w:date="2015-10-30T08:56:00Z" w:initials="WU">
    <w:p w14:paraId="56B7B31B" w14:textId="77777777" w:rsidR="00F25489" w:rsidRDefault="00F25489"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F25489" w:rsidRDefault="00F25489" w:rsidP="00344A59">
      <w:pPr>
        <w:pStyle w:val="CommentText"/>
      </w:pPr>
      <w:r>
        <w:rPr>
          <w:rStyle w:val="CommentReference"/>
        </w:rPr>
        <w:annotationRef/>
      </w:r>
      <w:r>
        <w:t>check</w:t>
      </w:r>
    </w:p>
  </w:comment>
  <w:comment w:id="449" w:author="Windows User" w:date="2015-10-30T08:56:00Z" w:initials="BS">
    <w:p w14:paraId="396316C8" w14:textId="77777777" w:rsidR="00F25489" w:rsidRDefault="00F25489"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F25489" w:rsidRDefault="00F2548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F25489" w:rsidRDefault="00F25489" w:rsidP="00D31F38">
      <w:pPr>
        <w:pStyle w:val="CommentText"/>
      </w:pPr>
      <w:r>
        <w:rPr>
          <w:rStyle w:val="CommentReference"/>
        </w:rPr>
        <w:annotationRef/>
      </w:r>
      <w:r>
        <w:t>heavens?</w:t>
      </w:r>
    </w:p>
  </w:comment>
  <w:comment w:id="463" w:author="Windows User" w:date="2015-10-30T08:56:00Z" w:initials="BS">
    <w:p w14:paraId="57E2DDC4" w14:textId="77777777" w:rsidR="00F25489" w:rsidRDefault="00F25489" w:rsidP="00D31F38">
      <w:pPr>
        <w:pStyle w:val="CommentText"/>
      </w:pPr>
      <w:r>
        <w:rPr>
          <w:rStyle w:val="CommentReference"/>
        </w:rPr>
        <w:annotationRef/>
      </w:r>
      <w:r>
        <w:t>NETS omits clouds</w:t>
      </w:r>
    </w:p>
  </w:comment>
  <w:comment w:id="464" w:author="Windows User" w:date="2015-10-30T08:56:00Z" w:initials="BS">
    <w:p w14:paraId="35628364" w14:textId="77777777" w:rsidR="00F25489" w:rsidRDefault="00F25489" w:rsidP="00D31F38">
      <w:pPr>
        <w:pStyle w:val="CommentText"/>
      </w:pPr>
      <w:r>
        <w:rPr>
          <w:rStyle w:val="CommentReference"/>
        </w:rPr>
        <w:annotationRef/>
      </w:r>
      <w:r>
        <w:t>NETS omits this vs</w:t>
      </w:r>
    </w:p>
  </w:comment>
  <w:comment w:id="465" w:author="Windows User" w:date="2015-10-30T08:56:00Z" w:initials="BS">
    <w:p w14:paraId="1F576F58" w14:textId="77777777" w:rsidR="00F25489" w:rsidRDefault="00F25489"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F25489" w:rsidRDefault="00F25489"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F25489" w:rsidRDefault="00F25489"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F25489" w:rsidRDefault="00F25489" w:rsidP="00D31F38">
      <w:pPr>
        <w:pStyle w:val="CommentText"/>
      </w:pPr>
      <w:r>
        <w:rPr>
          <w:rStyle w:val="CommentReference"/>
        </w:rPr>
        <w:annotationRef/>
      </w:r>
      <w:r>
        <w:t>NETS has sea-monsters</w:t>
      </w:r>
    </w:p>
  </w:comment>
  <w:comment w:id="469" w:author="Windows User" w:date="2015-10-30T08:56:00Z" w:initials="BS">
    <w:p w14:paraId="43D401E2" w14:textId="77777777" w:rsidR="00F25489" w:rsidRDefault="00F25489"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F25489" w:rsidRDefault="00F25489" w:rsidP="00D31F38">
      <w:pPr>
        <w:pStyle w:val="CommentText"/>
      </w:pPr>
      <w:r>
        <w:rPr>
          <w:rStyle w:val="CommentReference"/>
        </w:rPr>
        <w:annotationRef/>
      </w:r>
      <w:r>
        <w:t>NETS has all humans on earth</w:t>
      </w:r>
    </w:p>
  </w:comment>
  <w:comment w:id="471" w:author="Windows User" w:date="2015-10-30T08:56:00Z" w:initials="BS">
    <w:p w14:paraId="6D54AC70" w14:textId="77777777" w:rsidR="00F25489" w:rsidRDefault="00F25489"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F25489" w:rsidRDefault="00F25489" w:rsidP="00D31F38">
      <w:pPr>
        <w:pStyle w:val="CommentText"/>
      </w:pPr>
      <w:r>
        <w:rPr>
          <w:rStyle w:val="CommentReference"/>
        </w:rPr>
        <w:annotationRef/>
      </w:r>
      <w:r>
        <w:t>NETS ends quite differently</w:t>
      </w:r>
    </w:p>
  </w:comment>
  <w:comment w:id="478" w:author="Windows User" w:date="2015-10-30T08:56:00Z" w:initials="BS">
    <w:p w14:paraId="72C14B6E" w14:textId="77777777" w:rsidR="00F25489" w:rsidRDefault="00F2548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F25489" w:rsidRDefault="00F25489" w:rsidP="003758F4">
      <w:pPr>
        <w:pStyle w:val="CommentText"/>
      </w:pPr>
      <w:r>
        <w:rPr>
          <w:rStyle w:val="CommentReference"/>
        </w:rPr>
        <w:annotationRef/>
      </w:r>
      <w:r>
        <w:t>heavens?</w:t>
      </w:r>
    </w:p>
  </w:comment>
  <w:comment w:id="480" w:author="Windows User" w:date="2015-10-30T08:56:00Z" w:initials="BS">
    <w:p w14:paraId="18B419AF" w14:textId="77777777" w:rsidR="00F25489" w:rsidRDefault="00F25489"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F25489" w:rsidRDefault="00F25489"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F25489" w:rsidRDefault="00F25489"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F25489" w:rsidRDefault="00F25489" w:rsidP="003758F4">
      <w:pPr>
        <w:pStyle w:val="CommentText"/>
      </w:pPr>
      <w:r>
        <w:rPr>
          <w:rStyle w:val="CommentReference"/>
        </w:rPr>
        <w:annotationRef/>
      </w:r>
      <w:r>
        <w:t>NETS has all humans on earth</w:t>
      </w:r>
    </w:p>
  </w:comment>
  <w:comment w:id="484" w:author="Windows User" w:date="2015-10-30T08:56:00Z" w:initials="BS">
    <w:p w14:paraId="4CB6D1D8" w14:textId="77777777" w:rsidR="00F25489" w:rsidRDefault="00F25489"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F25489" w:rsidRDefault="00F25489" w:rsidP="003758F4">
      <w:pPr>
        <w:pStyle w:val="CommentText"/>
      </w:pPr>
      <w:r>
        <w:rPr>
          <w:rStyle w:val="CommentReference"/>
        </w:rPr>
        <w:annotationRef/>
      </w:r>
      <w:r>
        <w:t>NETS ends quite differently</w:t>
      </w:r>
    </w:p>
  </w:comment>
  <w:comment w:id="487" w:author="Windows User" w:date="2015-10-30T08:56:00Z" w:initials="BS">
    <w:p w14:paraId="499D113D" w14:textId="77777777" w:rsidR="00F25489" w:rsidRDefault="00F25489" w:rsidP="00D31F38">
      <w:pPr>
        <w:pStyle w:val="CommentText"/>
      </w:pPr>
      <w:r>
        <w:rPr>
          <w:rStyle w:val="CommentReference"/>
        </w:rPr>
        <w:annotationRef/>
      </w:r>
      <w:r>
        <w:t>giver, or maker?</w:t>
      </w:r>
    </w:p>
  </w:comment>
  <w:comment w:id="488" w:author="Windows User" w:date="2015-10-30T08:56:00Z" w:initials="BS">
    <w:p w14:paraId="29AB3125" w14:textId="77777777" w:rsidR="00F25489" w:rsidRDefault="00F25489" w:rsidP="00D31F38">
      <w:pPr>
        <w:pStyle w:val="CommentText"/>
      </w:pPr>
      <w:r>
        <w:rPr>
          <w:rStyle w:val="CommentReference"/>
        </w:rPr>
        <w:annotationRef/>
      </w:r>
      <w:r>
        <w:t>even NETS has Hananias</w:t>
      </w:r>
    </w:p>
  </w:comment>
  <w:comment w:id="489" w:author="Windows User" w:date="2015-10-30T08:56:00Z" w:initials="BS">
    <w:p w14:paraId="27892612" w14:textId="77777777" w:rsidR="00F25489" w:rsidRDefault="00F25489"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F25489" w:rsidRDefault="00F25489" w:rsidP="00D31F38">
      <w:pPr>
        <w:pStyle w:val="CommentText"/>
      </w:pPr>
      <w:r>
        <w:rPr>
          <w:rStyle w:val="CommentReference"/>
        </w:rPr>
        <w:annotationRef/>
      </w:r>
      <w:r>
        <w:t>Coptic doesn't have "Our God"</w:t>
      </w:r>
    </w:p>
  </w:comment>
  <w:comment w:id="491" w:author="Windows User" w:date="2015-10-30T08:56:00Z" w:initials="BS">
    <w:p w14:paraId="5F8EC33A" w14:textId="77777777" w:rsidR="00F25489" w:rsidRDefault="00F25489" w:rsidP="00D31F38">
      <w:pPr>
        <w:pStyle w:val="CommentText"/>
      </w:pPr>
      <w:r>
        <w:rPr>
          <w:rStyle w:val="CommentReference"/>
        </w:rPr>
        <w:annotationRef/>
      </w:r>
      <w:r>
        <w:t>celebrate or proclaim?</w:t>
      </w:r>
    </w:p>
  </w:comment>
  <w:comment w:id="492" w:author="Windows User" w:date="2015-10-30T08:56:00Z" w:initials="BS">
    <w:p w14:paraId="02E465F6" w14:textId="77777777" w:rsidR="00F25489" w:rsidRDefault="00F25489" w:rsidP="00D31F38">
      <w:pPr>
        <w:pStyle w:val="CommentText"/>
      </w:pPr>
      <w:r>
        <w:rPr>
          <w:rStyle w:val="CommentReference"/>
        </w:rPr>
        <w:annotationRef/>
      </w:r>
      <w:r>
        <w:t>persevere or be sober?</w:t>
      </w:r>
    </w:p>
  </w:comment>
  <w:comment w:id="493" w:author="Windows User" w:date="2015-10-30T08:56:00Z" w:initials="BS">
    <w:p w14:paraId="0F283256" w14:textId="77777777" w:rsidR="00F25489" w:rsidRDefault="00F25489"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F25489" w:rsidRDefault="00F25489" w:rsidP="00D31F38">
      <w:pPr>
        <w:pStyle w:val="CommentText"/>
      </w:pPr>
      <w:r>
        <w:rPr>
          <w:rStyle w:val="CommentReference"/>
        </w:rPr>
        <w:annotationRef/>
      </w:r>
      <w:r>
        <w:t>esmo is bless, not praise...</w:t>
      </w:r>
    </w:p>
  </w:comment>
  <w:comment w:id="495" w:author="Windows User" w:date="2015-10-30T08:56:00Z" w:initials="BS">
    <w:p w14:paraId="22452F1B" w14:textId="77777777" w:rsidR="00F25489" w:rsidRDefault="00F2548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F25489" w:rsidRDefault="00F25489"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F25489" w:rsidRDefault="00F25489"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F25489" w:rsidRDefault="00F25489"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F25489" w:rsidRDefault="00F25489" w:rsidP="00D31F38">
      <w:pPr>
        <w:pStyle w:val="CommentText"/>
      </w:pPr>
      <w:r>
        <w:rPr>
          <w:rStyle w:val="CommentReference"/>
        </w:rPr>
        <w:annotationRef/>
      </w:r>
      <w:r>
        <w:t>disobedient? heretics?</w:t>
      </w:r>
    </w:p>
  </w:comment>
  <w:comment w:id="500" w:author="Windows User" w:date="2015-10-30T08:56:00Z" w:initials="BS">
    <w:p w14:paraId="298A6523" w14:textId="77777777" w:rsidR="00F25489" w:rsidRDefault="00F25489" w:rsidP="00D31F38">
      <w:pPr>
        <w:pStyle w:val="CommentText"/>
      </w:pPr>
      <w:r>
        <w:rPr>
          <w:rStyle w:val="CommentReference"/>
        </w:rPr>
        <w:annotationRef/>
      </w:r>
      <w:r>
        <w:t>souls or spirits?</w:t>
      </w:r>
    </w:p>
  </w:comment>
  <w:comment w:id="501" w:author="Windows User" w:date="2015-10-30T08:56:00Z" w:initials="BS">
    <w:p w14:paraId="3D56C030" w14:textId="77777777" w:rsidR="00F25489" w:rsidRDefault="00F25489" w:rsidP="00D31F38">
      <w:pPr>
        <w:pStyle w:val="CommentText"/>
      </w:pPr>
      <w:r>
        <w:rPr>
          <w:rStyle w:val="CommentReference"/>
        </w:rPr>
        <w:annotationRef/>
      </w:r>
      <w:r>
        <w:t>humble or contrite?</w:t>
      </w:r>
    </w:p>
  </w:comment>
  <w:comment w:id="502" w:author="Windows User" w:date="2015-10-30T08:56:00Z" w:initials="BS">
    <w:p w14:paraId="4417CE6C" w14:textId="77777777" w:rsidR="00F25489" w:rsidRDefault="00F25489" w:rsidP="00D31F38">
      <w:pPr>
        <w:pStyle w:val="CommentText"/>
      </w:pPr>
      <w:r>
        <w:rPr>
          <w:rStyle w:val="CommentReference"/>
        </w:rPr>
        <w:annotationRef/>
      </w:r>
      <w:r>
        <w:t>hearts?</w:t>
      </w:r>
    </w:p>
  </w:comment>
  <w:comment w:id="503" w:author="Windows User" w:date="2015-10-30T08:56:00Z" w:initials="BS">
    <w:p w14:paraId="6056EF08" w14:textId="77777777" w:rsidR="00F25489" w:rsidRDefault="00F25489" w:rsidP="00D31F38">
      <w:pPr>
        <w:pStyle w:val="CommentText"/>
      </w:pPr>
      <w:r>
        <w:rPr>
          <w:rStyle w:val="CommentReference"/>
        </w:rPr>
        <w:annotationRef/>
      </w:r>
      <w:r>
        <w:t>this or LA?</w:t>
      </w:r>
    </w:p>
  </w:comment>
  <w:comment w:id="504" w:author="Windows User" w:date="2015-10-30T08:56:00Z" w:initials="BS">
    <w:p w14:paraId="021CF208" w14:textId="77777777" w:rsidR="00F25489" w:rsidRDefault="00F25489" w:rsidP="00D31F38">
      <w:pPr>
        <w:pStyle w:val="CommentText"/>
      </w:pPr>
      <w:r>
        <w:rPr>
          <w:rStyle w:val="CommentReference"/>
        </w:rPr>
        <w:annotationRef/>
      </w:r>
      <w:r>
        <w:t>righteous of, or who revere</w:t>
      </w:r>
    </w:p>
  </w:comment>
  <w:comment w:id="505" w:author="Windows User" w:date="2015-10-30T08:56:00Z" w:initials="BS">
    <w:p w14:paraId="2B7DD481" w14:textId="77777777" w:rsidR="00F25489" w:rsidRDefault="00F25489"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F25489" w:rsidRDefault="00F25489" w:rsidP="00D31F38">
      <w:pPr>
        <w:pStyle w:val="CommentText"/>
      </w:pPr>
      <w:r>
        <w:rPr>
          <w:rStyle w:val="CommentReference"/>
        </w:rPr>
        <w:annotationRef/>
      </w:r>
      <w:r>
        <w:t>that he may praise and say?</w:t>
      </w:r>
    </w:p>
  </w:comment>
  <w:comment w:id="524" w:author="Windows User" w:date="2015-11-21T13:00:00Z" w:initials="WU">
    <w:p w14:paraId="72B45ACE" w14:textId="77777777" w:rsidR="00F25489" w:rsidRDefault="00F25489" w:rsidP="00D31F38">
      <w:pPr>
        <w:pStyle w:val="CommentText"/>
      </w:pPr>
      <w:r>
        <w:rPr>
          <w:rStyle w:val="CommentReference"/>
        </w:rPr>
        <w:annotationRef/>
      </w:r>
      <w:r>
        <w:t>Check, and 2 above.</w:t>
      </w:r>
    </w:p>
  </w:comment>
  <w:comment w:id="525" w:author="Brett Slote" w:date="2015-10-30T08:56:00Z" w:initials="BS">
    <w:p w14:paraId="0C0C90F8" w14:textId="77777777" w:rsidR="00F25489" w:rsidRDefault="00F25489"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F25489" w:rsidRDefault="00F25489" w:rsidP="00D31F38">
      <w:pPr>
        <w:pStyle w:val="CommentText"/>
      </w:pPr>
      <w:r>
        <w:rPr>
          <w:rStyle w:val="CommentReference"/>
        </w:rPr>
        <w:annotationRef/>
      </w:r>
      <w:r>
        <w:t>check</w:t>
      </w:r>
    </w:p>
  </w:comment>
  <w:comment w:id="527" w:author="Windows User" w:date="2015-11-21T13:00:00Z" w:initials="WU">
    <w:p w14:paraId="0CFC2594" w14:textId="77777777" w:rsidR="00F25489" w:rsidRDefault="00F25489" w:rsidP="00D31F38">
      <w:pPr>
        <w:pStyle w:val="CommentText"/>
      </w:pPr>
      <w:r>
        <w:rPr>
          <w:rStyle w:val="CommentReference"/>
        </w:rPr>
        <w:annotationRef/>
      </w:r>
      <w:r>
        <w:t>check</w:t>
      </w:r>
    </w:p>
  </w:comment>
  <w:comment w:id="528" w:author="Windows User" w:date="2015-11-21T13:01:00Z" w:initials="WU">
    <w:p w14:paraId="403A6460" w14:textId="77777777" w:rsidR="00F25489" w:rsidRDefault="00F25489" w:rsidP="00D31F38">
      <w:pPr>
        <w:pStyle w:val="CommentText"/>
      </w:pPr>
      <w:r>
        <w:rPr>
          <w:rStyle w:val="CommentReference"/>
        </w:rPr>
        <w:annotationRef/>
      </w:r>
      <w:r>
        <w:t>check, find Copitic</w:t>
      </w:r>
    </w:p>
  </w:comment>
  <w:comment w:id="529" w:author="Windows User" w:date="2015-10-30T08:56:00Z" w:initials="BS">
    <w:p w14:paraId="1B2986E7" w14:textId="77777777" w:rsidR="00F25489" w:rsidRDefault="00F25489"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F25489" w:rsidRDefault="00F25489" w:rsidP="00D31F38">
      <w:pPr>
        <w:pStyle w:val="CommentText"/>
      </w:pPr>
      <w:r>
        <w:rPr>
          <w:rStyle w:val="CommentReference"/>
        </w:rPr>
        <w:annotationRef/>
      </w:r>
      <w:r>
        <w:t>add</w:t>
      </w:r>
    </w:p>
  </w:comment>
  <w:comment w:id="533" w:author="Windows User" w:date="2015-10-30T08:56:00Z" w:initials="BS">
    <w:p w14:paraId="76CF17E1" w14:textId="77777777" w:rsidR="00F25489" w:rsidRDefault="00F25489"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F25489" w:rsidRDefault="00F25489" w:rsidP="00D31F38">
      <w:pPr>
        <w:pStyle w:val="CommentText"/>
      </w:pPr>
      <w:r>
        <w:rPr>
          <w:rStyle w:val="CommentReference"/>
        </w:rPr>
        <w:annotationRef/>
      </w:r>
      <w:r>
        <w:t>Communion or commemoration?</w:t>
      </w:r>
    </w:p>
  </w:comment>
  <w:comment w:id="535" w:author="Windows User" w:date="2015-11-21T13:01:00Z" w:initials="WU">
    <w:p w14:paraId="3C8EDFD6" w14:textId="77777777" w:rsidR="00F25489" w:rsidRDefault="00F25489" w:rsidP="00D31F38">
      <w:pPr>
        <w:pStyle w:val="CommentText"/>
      </w:pPr>
      <w:r>
        <w:rPr>
          <w:rStyle w:val="CommentReference"/>
        </w:rPr>
        <w:annotationRef/>
      </w:r>
      <w:r>
        <w:t>Check, and 2 above</w:t>
      </w:r>
    </w:p>
  </w:comment>
  <w:comment w:id="536" w:author="Brett Slote" w:date="2015-10-30T08:56:00Z" w:initials="BS">
    <w:p w14:paraId="502DF58D" w14:textId="77777777" w:rsidR="00F25489" w:rsidRDefault="00F25489"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F25489" w:rsidRDefault="00F25489" w:rsidP="00D31F38">
      <w:pPr>
        <w:pStyle w:val="CommentText"/>
      </w:pPr>
      <w:r>
        <w:rPr>
          <w:rStyle w:val="CommentReference"/>
        </w:rPr>
        <w:annotationRef/>
      </w:r>
      <w:r>
        <w:t>check</w:t>
      </w:r>
    </w:p>
  </w:comment>
  <w:comment w:id="538" w:author="Windows User" w:date="2015-10-30T08:56:00Z" w:initials="BS">
    <w:p w14:paraId="303AD0FE" w14:textId="77777777" w:rsidR="00F25489" w:rsidRDefault="00F2548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F25489" w:rsidRDefault="00F25489" w:rsidP="00D31F38">
      <w:pPr>
        <w:pStyle w:val="CommentText"/>
      </w:pPr>
      <w:r>
        <w:rPr>
          <w:rStyle w:val="CommentReference"/>
        </w:rPr>
        <w:annotationRef/>
      </w:r>
      <w:r>
        <w:t>check.  Add Coptic</w:t>
      </w:r>
    </w:p>
  </w:comment>
  <w:comment w:id="545" w:author="Windows User" w:date="2015-11-02T12:45:00Z" w:initials="BS">
    <w:p w14:paraId="02E474EA" w14:textId="77777777" w:rsidR="00F25489" w:rsidRDefault="00F25489" w:rsidP="00D31F38">
      <w:pPr>
        <w:pStyle w:val="CommentText"/>
      </w:pPr>
      <w:r>
        <w:rPr>
          <w:rStyle w:val="CommentReference"/>
        </w:rPr>
        <w:annotationRef/>
      </w:r>
      <w:r>
        <w:t>Godhead or Divinity?</w:t>
      </w:r>
    </w:p>
  </w:comment>
  <w:comment w:id="546" w:author="Windows User" w:date="2015-10-30T08:56:00Z" w:initials="BS">
    <w:p w14:paraId="1165D588" w14:textId="77777777" w:rsidR="00F25489" w:rsidRDefault="00F2548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F25489" w:rsidRDefault="00F25489"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F25489" w:rsidRDefault="00F25489"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F25489" w:rsidRDefault="00F25489" w:rsidP="00D31F38">
      <w:pPr>
        <w:pStyle w:val="CommentText"/>
      </w:pPr>
      <w:r>
        <w:rPr>
          <w:rStyle w:val="CommentReference"/>
        </w:rPr>
        <w:annotationRef/>
      </w:r>
      <w:r>
        <w:t>check</w:t>
      </w:r>
    </w:p>
  </w:comment>
  <w:comment w:id="563" w:author="Windows User" w:date="2015-11-21T13:03:00Z" w:initials="WU">
    <w:p w14:paraId="2CFCDBC4" w14:textId="77777777" w:rsidR="00F25489" w:rsidRDefault="00F25489" w:rsidP="00D31F38">
      <w:pPr>
        <w:pStyle w:val="CommentText"/>
      </w:pPr>
      <w:r>
        <w:rPr>
          <w:rStyle w:val="CommentReference"/>
        </w:rPr>
        <w:annotationRef/>
      </w:r>
      <w:r>
        <w:t>check</w:t>
      </w:r>
    </w:p>
  </w:comment>
  <w:comment w:id="564" w:author="Windows User" w:date="2015-11-21T13:04:00Z" w:initials="WU">
    <w:p w14:paraId="7B87BF1F" w14:textId="77777777" w:rsidR="00F25489" w:rsidRDefault="00F25489" w:rsidP="00D31F38">
      <w:pPr>
        <w:pStyle w:val="CommentText"/>
      </w:pPr>
      <w:r>
        <w:rPr>
          <w:rStyle w:val="CommentReference"/>
        </w:rPr>
        <w:annotationRef/>
      </w:r>
      <w:r>
        <w:t>check</w:t>
      </w:r>
    </w:p>
  </w:comment>
  <w:comment w:id="565" w:author="Windows User" w:date="2015-10-30T08:56:00Z" w:initials="BS">
    <w:p w14:paraId="469A8399" w14:textId="77777777" w:rsidR="00F25489" w:rsidRDefault="00F25489"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F25489" w:rsidRDefault="00F25489"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F25489" w:rsidRDefault="00F25489"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F25489" w:rsidRDefault="00F25489"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F25489" w:rsidRDefault="00F25489"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F25489" w:rsidRDefault="00F25489" w:rsidP="00D31F38">
      <w:pPr>
        <w:pStyle w:val="CommentText"/>
      </w:pPr>
      <w:r>
        <w:rPr>
          <w:rStyle w:val="CommentReference"/>
        </w:rPr>
        <w:annotationRef/>
      </w:r>
      <w:r>
        <w:t>NETS has rebukes. punishments?</w:t>
      </w:r>
    </w:p>
  </w:comment>
  <w:comment w:id="581" w:author="Windows User" w:date="2015-10-30T08:56:00Z" w:initials="BS">
    <w:p w14:paraId="37F1C98E" w14:textId="77777777" w:rsidR="00F25489" w:rsidRDefault="00F25489" w:rsidP="00D31F38">
      <w:pPr>
        <w:pStyle w:val="CommentText"/>
      </w:pPr>
      <w:r>
        <w:rPr>
          <w:rStyle w:val="CommentReference"/>
        </w:rPr>
        <w:annotationRef/>
      </w:r>
      <w:r>
        <w:t>psaltry? or lyre?</w:t>
      </w:r>
    </w:p>
  </w:comment>
  <w:comment w:id="594" w:author="Windows User" w:date="2015-11-21T13:04:00Z" w:initials="WU">
    <w:p w14:paraId="43A5D1B1" w14:textId="77777777" w:rsidR="00F25489" w:rsidRDefault="00F25489" w:rsidP="00E35F1F">
      <w:pPr>
        <w:pStyle w:val="CommentText"/>
      </w:pPr>
      <w:r>
        <w:rPr>
          <w:rStyle w:val="CommentReference"/>
        </w:rPr>
        <w:annotationRef/>
      </w:r>
      <w:r>
        <w:t>check</w:t>
      </w:r>
    </w:p>
  </w:comment>
  <w:comment w:id="595" w:author="Windows User" w:date="2015-11-21T13:04:00Z" w:initials="WU">
    <w:p w14:paraId="4B6A4DE4" w14:textId="77777777" w:rsidR="00F25489" w:rsidRDefault="00F25489" w:rsidP="00E35F1F">
      <w:pPr>
        <w:pStyle w:val="CommentText"/>
      </w:pPr>
      <w:r>
        <w:rPr>
          <w:rStyle w:val="CommentReference"/>
        </w:rPr>
        <w:annotationRef/>
      </w:r>
      <w:r>
        <w:t>check</w:t>
      </w:r>
    </w:p>
  </w:comment>
  <w:comment w:id="596" w:author="Windows User" w:date="2015-10-30T08:56:00Z" w:initials="BS">
    <w:p w14:paraId="483AEE75" w14:textId="77777777" w:rsidR="00F25489" w:rsidRDefault="00F25489" w:rsidP="00E35F1F">
      <w:pPr>
        <w:pStyle w:val="CommentText"/>
      </w:pPr>
      <w:r>
        <w:rPr>
          <w:rStyle w:val="CommentReference"/>
        </w:rPr>
        <w:annotationRef/>
      </w:r>
      <w:r>
        <w:t>tense? praise or will praise?</w:t>
      </w:r>
    </w:p>
  </w:comment>
  <w:comment w:id="597" w:author="Windows User" w:date="2015-10-30T08:56:00Z" w:initials="BS">
    <w:p w14:paraId="17DAD50D" w14:textId="77777777" w:rsidR="00F25489" w:rsidRDefault="00F25489" w:rsidP="00E35F1F">
      <w:pPr>
        <w:pStyle w:val="CommentText"/>
      </w:pPr>
      <w:r>
        <w:rPr>
          <w:rStyle w:val="CommentReference"/>
        </w:rPr>
        <w:annotationRef/>
      </w:r>
      <w:r>
        <w:t>earth? land? creation?</w:t>
      </w:r>
    </w:p>
  </w:comment>
  <w:comment w:id="598" w:author="Windows User" w:date="2015-11-21T13:05:00Z" w:initials="WU">
    <w:p w14:paraId="412BFF55" w14:textId="77777777" w:rsidR="00F25489" w:rsidRDefault="00F25489" w:rsidP="00E35F1F">
      <w:pPr>
        <w:pStyle w:val="CommentText"/>
      </w:pPr>
      <w:r>
        <w:rPr>
          <w:rStyle w:val="CommentReference"/>
        </w:rPr>
        <w:annotationRef/>
      </w:r>
      <w:r>
        <w:t>check</w:t>
      </w:r>
    </w:p>
  </w:comment>
  <w:comment w:id="599" w:author="Windows User" w:date="2015-10-30T08:56:00Z" w:initials="BS">
    <w:p w14:paraId="4FEF2EC7" w14:textId="77777777" w:rsidR="00F25489" w:rsidRDefault="00F25489"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F25489" w:rsidRDefault="00F25489"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F25489" w:rsidRDefault="00F25489"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F25489" w:rsidRDefault="00F25489" w:rsidP="00E35F1F">
      <w:pPr>
        <w:pStyle w:val="CommentText"/>
      </w:pPr>
      <w:r>
        <w:rPr>
          <w:rStyle w:val="CommentReference"/>
        </w:rPr>
        <w:annotationRef/>
      </w:r>
      <w:r>
        <w:t>patience or longsuffering?</w:t>
      </w:r>
    </w:p>
  </w:comment>
  <w:comment w:id="603" w:author="Windows User" w:date="2015-10-30T08:56:00Z" w:initials="BS">
    <w:p w14:paraId="2E20A232" w14:textId="77777777" w:rsidR="00F25489" w:rsidRDefault="00F25489" w:rsidP="00E35F1F">
      <w:pPr>
        <w:pStyle w:val="CommentText"/>
      </w:pPr>
      <w:r>
        <w:rPr>
          <w:rStyle w:val="CommentReference"/>
        </w:rPr>
        <w:annotationRef/>
      </w:r>
      <w:r>
        <w:t>just "at the first watch"?</w:t>
      </w:r>
    </w:p>
  </w:comment>
  <w:comment w:id="604" w:author="Windows User" w:date="2015-10-30T08:56:00Z" w:initials="BS">
    <w:p w14:paraId="34FB1BC0" w14:textId="77777777" w:rsidR="00F25489" w:rsidRDefault="00F25489" w:rsidP="00E35F1F">
      <w:pPr>
        <w:pStyle w:val="CommentText"/>
      </w:pPr>
      <w:r>
        <w:rPr>
          <w:rStyle w:val="CommentReference"/>
        </w:rPr>
        <w:annotationRef/>
      </w:r>
      <w:r>
        <w:t>sweet, or easy?</w:t>
      </w:r>
    </w:p>
  </w:comment>
  <w:comment w:id="605" w:author="Windows User" w:date="2015-10-30T08:56:00Z" w:initials="BS">
    <w:p w14:paraId="20646872" w14:textId="77777777" w:rsidR="00F25489" w:rsidRDefault="00F25489"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F25489" w:rsidRDefault="00F25489" w:rsidP="00E35F1F">
      <w:pPr>
        <w:pStyle w:val="CommentText"/>
      </w:pPr>
      <w:r>
        <w:rPr>
          <w:rStyle w:val="CommentReference"/>
        </w:rPr>
        <w:annotationRef/>
      </w:r>
      <w:r>
        <w:t>sound better if omit of?</w:t>
      </w:r>
    </w:p>
  </w:comment>
  <w:comment w:id="607" w:author="Windows User" w:date="2015-10-30T08:56:00Z" w:initials="BS">
    <w:p w14:paraId="0D6FF167" w14:textId="77777777" w:rsidR="00F25489" w:rsidRDefault="00F25489" w:rsidP="00E35F1F">
      <w:pPr>
        <w:pStyle w:val="CommentText"/>
      </w:pPr>
      <w:r>
        <w:rPr>
          <w:rStyle w:val="CommentReference"/>
        </w:rPr>
        <w:annotationRef/>
      </w:r>
      <w:r>
        <w:t>truth, or righteousness?</w:t>
      </w:r>
    </w:p>
  </w:comment>
  <w:comment w:id="608" w:author="Windows User" w:date="2015-10-30T08:56:00Z" w:initials="BS">
    <w:p w14:paraId="1A8CABED" w14:textId="77777777" w:rsidR="00F25489" w:rsidRDefault="00F25489" w:rsidP="00E35F1F">
      <w:pPr>
        <w:pStyle w:val="CommentText"/>
      </w:pPr>
      <w:r>
        <w:rPr>
          <w:rStyle w:val="CommentReference"/>
        </w:rPr>
        <w:annotationRef/>
      </w:r>
      <w:r>
        <w:t>true, or perfecvt?</w:t>
      </w:r>
    </w:p>
  </w:comment>
  <w:comment w:id="609" w:author="Windows User" w:date="2015-10-30T08:56:00Z" w:initials="BS">
    <w:p w14:paraId="21AC5CB8" w14:textId="77777777" w:rsidR="00F25489" w:rsidRDefault="00F25489" w:rsidP="00E35F1F">
      <w:pPr>
        <w:pStyle w:val="CommentText"/>
      </w:pPr>
      <w:r>
        <w:rPr>
          <w:rStyle w:val="CommentReference"/>
        </w:rPr>
        <w:annotationRef/>
      </w:r>
      <w:r>
        <w:t>and?</w:t>
      </w:r>
    </w:p>
  </w:comment>
  <w:comment w:id="610" w:author="Windows User" w:date="2015-10-30T08:56:00Z" w:initials="BS">
    <w:p w14:paraId="6C6DCC78" w14:textId="77777777" w:rsidR="00F25489" w:rsidRDefault="00F25489"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F25489" w:rsidRDefault="00F25489" w:rsidP="00E35F1F">
      <w:pPr>
        <w:pStyle w:val="CommentText"/>
      </w:pPr>
      <w:r>
        <w:rPr>
          <w:rStyle w:val="CommentReference"/>
        </w:rPr>
        <w:annotationRef/>
      </w:r>
      <w:r>
        <w:t>will?</w:t>
      </w:r>
    </w:p>
  </w:comment>
  <w:comment w:id="612" w:author="Windows User" w:date="2015-10-30T08:56:00Z" w:initials="BS">
    <w:p w14:paraId="6FC8752C" w14:textId="77777777" w:rsidR="00F25489" w:rsidRDefault="00F25489" w:rsidP="00E35F1F">
      <w:pPr>
        <w:pStyle w:val="CommentText"/>
      </w:pPr>
      <w:r>
        <w:rPr>
          <w:rStyle w:val="CommentReference"/>
        </w:rPr>
        <w:annotationRef/>
      </w:r>
      <w:r>
        <w:t>save? keep? deliver?</w:t>
      </w:r>
    </w:p>
  </w:comment>
  <w:comment w:id="613" w:author="Windows User" w:date="2015-10-30T08:56:00Z" w:initials="BS">
    <w:p w14:paraId="7843FDD6" w14:textId="77777777" w:rsidR="00F25489" w:rsidRDefault="00F25489"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F25489" w:rsidRDefault="00F25489"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F25489" w:rsidRDefault="00F25489"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F25489" w:rsidRDefault="00F25489"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F25489" w:rsidRDefault="00F25489" w:rsidP="00E35F1F">
      <w:pPr>
        <w:pStyle w:val="CommentText"/>
      </w:pPr>
      <w:r>
        <w:rPr>
          <w:rStyle w:val="CommentReference"/>
        </w:rPr>
        <w:annotationRef/>
      </w:r>
      <w:r>
        <w:t>tense?</w:t>
      </w:r>
    </w:p>
  </w:comment>
  <w:comment w:id="629" w:author="Windows User" w:date="2015-10-30T08:56:00Z" w:initials="BS">
    <w:p w14:paraId="5C472088" w14:textId="77777777" w:rsidR="00F25489" w:rsidRDefault="00F25489" w:rsidP="00E35F1F">
      <w:pPr>
        <w:pStyle w:val="CommentText"/>
      </w:pPr>
      <w:r>
        <w:rPr>
          <w:rStyle w:val="CommentReference"/>
        </w:rPr>
        <w:annotationRef/>
      </w:r>
      <w:r>
        <w:t>exalt or magnify?</w:t>
      </w:r>
    </w:p>
  </w:comment>
  <w:comment w:id="630" w:author="Windows User" w:date="2015-10-30T08:56:00Z" w:initials="BS">
    <w:p w14:paraId="2FB7E2BD" w14:textId="77777777" w:rsidR="00F25489" w:rsidRDefault="00F25489" w:rsidP="00E35F1F">
      <w:pPr>
        <w:pStyle w:val="CommentText"/>
      </w:pPr>
      <w:r>
        <w:rPr>
          <w:rStyle w:val="CommentReference"/>
        </w:rPr>
        <w:annotationRef/>
      </w:r>
      <w:r>
        <w:t>or iwn?</w:t>
      </w:r>
    </w:p>
  </w:comment>
  <w:comment w:id="634" w:author="Windows User" w:date="2015-10-30T08:56:00Z" w:initials="BS">
    <w:p w14:paraId="3C8244A0" w14:textId="77777777" w:rsidR="00F25489" w:rsidRDefault="00F25489"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F25489" w:rsidRDefault="00F25489"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F25489" w:rsidRDefault="00F25489"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F25489" w:rsidRDefault="00F25489"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F25489" w:rsidRDefault="00F25489" w:rsidP="00E35F1F">
      <w:pPr>
        <w:pStyle w:val="CommentText"/>
      </w:pPr>
      <w:r>
        <w:rPr>
          <w:rStyle w:val="CommentReference"/>
        </w:rPr>
        <w:annotationRef/>
      </w:r>
      <w:r>
        <w:t>coessential or consubstantial?</w:t>
      </w:r>
    </w:p>
  </w:comment>
  <w:comment w:id="639" w:author="Windows User" w:date="2015-10-30T08:56:00Z" w:initials="BS">
    <w:p w14:paraId="66C0B0D7" w14:textId="77777777" w:rsidR="00F25489" w:rsidRDefault="00F25489" w:rsidP="00E35F1F">
      <w:pPr>
        <w:pStyle w:val="CommentText"/>
      </w:pPr>
      <w:r>
        <w:rPr>
          <w:rStyle w:val="CommentReference"/>
        </w:rPr>
        <w:annotationRef/>
      </w:r>
      <w:r>
        <w:t>made one or joined?</w:t>
      </w:r>
    </w:p>
  </w:comment>
  <w:comment w:id="640" w:author="Windows User" w:date="2015-10-30T08:56:00Z" w:initials="BS">
    <w:p w14:paraId="094D26E3" w14:textId="77777777" w:rsidR="00F25489" w:rsidRDefault="00F25489"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F25489" w:rsidRDefault="00F25489"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F25489" w:rsidRDefault="00F25489" w:rsidP="00E35F1F">
      <w:pPr>
        <w:pStyle w:val="CommentText"/>
      </w:pPr>
      <w:r>
        <w:rPr>
          <w:rStyle w:val="CommentReference"/>
        </w:rPr>
        <w:annotationRef/>
      </w:r>
      <w:r>
        <w:t>woven or fine?</w:t>
      </w:r>
    </w:p>
  </w:comment>
  <w:comment w:id="643" w:author="Windows User" w:date="2015-10-30T08:56:00Z" w:initials="BS">
    <w:p w14:paraId="7A9FC970" w14:textId="77777777" w:rsidR="00F25489" w:rsidRDefault="00F25489" w:rsidP="00E35F1F">
      <w:pPr>
        <w:pStyle w:val="CommentText"/>
      </w:pPr>
      <w:r>
        <w:rPr>
          <w:rStyle w:val="CommentReference"/>
        </w:rPr>
        <w:annotationRef/>
      </w:r>
      <w:r>
        <w:t>palin</w:t>
      </w:r>
    </w:p>
  </w:comment>
  <w:comment w:id="644" w:author="Windows User" w:date="2015-10-30T08:56:00Z" w:initials="BS">
    <w:p w14:paraId="5EFFC3EC" w14:textId="77777777" w:rsidR="00F25489" w:rsidRDefault="00F25489" w:rsidP="00E35F1F">
      <w:pPr>
        <w:pStyle w:val="CommentText"/>
      </w:pPr>
      <w:r>
        <w:rPr>
          <w:rStyle w:val="CommentReference"/>
        </w:rPr>
        <w:annotationRef/>
      </w:r>
      <w:r>
        <w:t>exalt or magnify?</w:t>
      </w:r>
    </w:p>
  </w:comment>
  <w:comment w:id="645" w:author="Windows User" w:date="2015-10-30T08:56:00Z" w:initials="BS">
    <w:p w14:paraId="150C26DA" w14:textId="77777777" w:rsidR="00F25489" w:rsidRDefault="00F25489" w:rsidP="00E35F1F">
      <w:pPr>
        <w:pStyle w:val="CommentText"/>
      </w:pPr>
      <w:r>
        <w:rPr>
          <w:rStyle w:val="CommentReference"/>
        </w:rPr>
        <w:annotationRef/>
      </w:r>
      <w:r>
        <w:t>or iwn?</w:t>
      </w:r>
    </w:p>
  </w:comment>
  <w:comment w:id="649" w:author="Windows User" w:date="2015-10-30T08:56:00Z" w:initials="BS">
    <w:p w14:paraId="0E3B452D" w14:textId="77777777" w:rsidR="00F25489" w:rsidRDefault="00F2548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F25489" w:rsidRDefault="00F25489" w:rsidP="00E35F1F">
      <w:pPr>
        <w:pStyle w:val="CommentText"/>
      </w:pPr>
      <w:r>
        <w:rPr>
          <w:rStyle w:val="CommentReference"/>
        </w:rPr>
        <w:annotationRef/>
      </w:r>
      <w:r>
        <w:t>forged or beaten?</w:t>
      </w:r>
    </w:p>
  </w:comment>
  <w:comment w:id="651" w:author="Windows User" w:date="2015-10-30T08:56:00Z" w:initials="BS">
    <w:p w14:paraId="3E8ADE2B" w14:textId="77777777" w:rsidR="00F25489" w:rsidRDefault="00F25489"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F25489" w:rsidRDefault="00F25489"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F25489" w:rsidRDefault="00F25489" w:rsidP="00E35F1F">
      <w:pPr>
        <w:pStyle w:val="CommentText"/>
      </w:pPr>
      <w:r>
        <w:rPr>
          <w:rStyle w:val="CommentReference"/>
        </w:rPr>
        <w:annotationRef/>
      </w:r>
      <w:r>
        <w:t>why does Abouna omit sin?</w:t>
      </w:r>
    </w:p>
  </w:comment>
  <w:comment w:id="654" w:author="Windows User" w:date="2015-10-30T08:56:00Z" w:initials="BS">
    <w:p w14:paraId="027A16CD" w14:textId="77777777" w:rsidR="00F25489" w:rsidRDefault="00F25489" w:rsidP="00E35F1F">
      <w:pPr>
        <w:pStyle w:val="CommentText"/>
      </w:pPr>
      <w:r>
        <w:rPr>
          <w:rStyle w:val="CommentReference"/>
        </w:rPr>
        <w:annotationRef/>
      </w:r>
      <w:r>
        <w:t>exalt or magnify?</w:t>
      </w:r>
    </w:p>
  </w:comment>
  <w:comment w:id="655" w:author="Windows User" w:date="2015-10-30T08:56:00Z" w:initials="BS">
    <w:p w14:paraId="20C9574B" w14:textId="77777777" w:rsidR="00F25489" w:rsidRDefault="00F25489" w:rsidP="00E35F1F">
      <w:pPr>
        <w:pStyle w:val="CommentText"/>
      </w:pPr>
      <w:r>
        <w:rPr>
          <w:rStyle w:val="CommentReference"/>
        </w:rPr>
        <w:annotationRef/>
      </w:r>
      <w:r>
        <w:t>or iwn?</w:t>
      </w:r>
    </w:p>
  </w:comment>
  <w:comment w:id="659" w:author="Windows User" w:date="2015-10-30T08:56:00Z" w:initials="BS">
    <w:p w14:paraId="6726A127" w14:textId="77777777" w:rsidR="00F25489" w:rsidRDefault="00F25489"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F25489" w:rsidRDefault="00F25489"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F25489" w:rsidRDefault="00F25489" w:rsidP="00E35F1F">
      <w:pPr>
        <w:pStyle w:val="CommentText"/>
      </w:pPr>
      <w:r>
        <w:rPr>
          <w:rStyle w:val="CommentReference"/>
        </w:rPr>
        <w:annotationRef/>
      </w:r>
      <w:r>
        <w:t>exalt or magnify?</w:t>
      </w:r>
    </w:p>
  </w:comment>
  <w:comment w:id="662" w:author="Windows User" w:date="2015-10-30T08:56:00Z" w:initials="BS">
    <w:p w14:paraId="3A4414A4" w14:textId="77777777" w:rsidR="00F25489" w:rsidRDefault="00F25489" w:rsidP="00E35F1F">
      <w:pPr>
        <w:pStyle w:val="CommentText"/>
      </w:pPr>
      <w:r>
        <w:rPr>
          <w:rStyle w:val="CommentReference"/>
        </w:rPr>
        <w:annotationRef/>
      </w:r>
      <w:r>
        <w:t>or iwn?</w:t>
      </w:r>
    </w:p>
  </w:comment>
  <w:comment w:id="666" w:author="Windows User" w:date="2015-10-30T08:56:00Z" w:initials="BS">
    <w:p w14:paraId="60D89983" w14:textId="77777777" w:rsidR="00F25489" w:rsidRDefault="00F25489" w:rsidP="00E35F1F">
      <w:pPr>
        <w:pStyle w:val="CommentText"/>
      </w:pPr>
      <w:r>
        <w:rPr>
          <w:rStyle w:val="CommentReference"/>
        </w:rPr>
        <w:annotationRef/>
      </w:r>
      <w:r>
        <w:t>perpetual lamp?</w:t>
      </w:r>
    </w:p>
  </w:comment>
  <w:comment w:id="667" w:author="Windows User" w:date="2015-10-30T08:56:00Z" w:initials="BS">
    <w:p w14:paraId="708630CC" w14:textId="77777777" w:rsidR="00F25489" w:rsidRDefault="00F25489" w:rsidP="00E35F1F">
      <w:pPr>
        <w:pStyle w:val="CommentText"/>
      </w:pPr>
      <w:r>
        <w:rPr>
          <w:rStyle w:val="CommentReference"/>
        </w:rPr>
        <w:annotationRef/>
      </w:r>
      <w:r>
        <w:t>parousia?</w:t>
      </w:r>
    </w:p>
  </w:comment>
  <w:comment w:id="668" w:author="Windows User" w:date="2015-10-30T08:56:00Z" w:initials="BS">
    <w:p w14:paraId="670AE5C3" w14:textId="77777777" w:rsidR="00F25489" w:rsidRDefault="00F25489" w:rsidP="00E35F1F">
      <w:pPr>
        <w:pStyle w:val="CommentText"/>
      </w:pPr>
      <w:r>
        <w:rPr>
          <w:rStyle w:val="CommentReference"/>
        </w:rPr>
        <w:annotationRef/>
      </w:r>
      <w:r>
        <w:t>tense?</w:t>
      </w:r>
    </w:p>
  </w:comment>
  <w:comment w:id="669" w:author="Windows User" w:date="2015-10-30T08:56:00Z" w:initials="BS">
    <w:p w14:paraId="281D5A29" w14:textId="77777777" w:rsidR="00F25489" w:rsidRDefault="00F25489" w:rsidP="00E35F1F">
      <w:pPr>
        <w:pStyle w:val="CommentText"/>
      </w:pPr>
      <w:r>
        <w:rPr>
          <w:rStyle w:val="CommentReference"/>
        </w:rPr>
        <w:annotationRef/>
      </w:r>
      <w:r>
        <w:t>enlightens?</w:t>
      </w:r>
    </w:p>
  </w:comment>
  <w:comment w:id="670" w:author="Windows User" w:date="2015-10-30T08:56:00Z" w:initials="BS">
    <w:p w14:paraId="09189517" w14:textId="77777777" w:rsidR="00F25489" w:rsidRDefault="00F25489" w:rsidP="00E35F1F">
      <w:pPr>
        <w:pStyle w:val="CommentText"/>
      </w:pPr>
      <w:r>
        <w:rPr>
          <w:rStyle w:val="CommentReference"/>
        </w:rPr>
        <w:annotationRef/>
      </w:r>
      <w:r>
        <w:t>exalt or magnify?</w:t>
      </w:r>
    </w:p>
  </w:comment>
  <w:comment w:id="671" w:author="Windows User" w:date="2015-10-30T08:56:00Z" w:initials="BS">
    <w:p w14:paraId="0F1C3DB1" w14:textId="77777777" w:rsidR="00F25489" w:rsidRDefault="00F25489" w:rsidP="00E35F1F">
      <w:pPr>
        <w:pStyle w:val="CommentText"/>
      </w:pPr>
      <w:r>
        <w:rPr>
          <w:rStyle w:val="CommentReference"/>
        </w:rPr>
        <w:annotationRef/>
      </w:r>
      <w:r>
        <w:t>or iwn?</w:t>
      </w:r>
    </w:p>
  </w:comment>
  <w:comment w:id="675" w:author="Windows User" w:date="2015-10-30T08:56:00Z" w:initials="BS">
    <w:p w14:paraId="49777AD4" w14:textId="77777777" w:rsidR="00F25489" w:rsidRDefault="00F25489" w:rsidP="00E35F1F">
      <w:pPr>
        <w:pStyle w:val="CommentText"/>
      </w:pPr>
      <w:r>
        <w:rPr>
          <w:rStyle w:val="CommentReference"/>
        </w:rPr>
        <w:annotationRef/>
      </w:r>
      <w:r>
        <w:t>this order better or worse?</w:t>
      </w:r>
    </w:p>
  </w:comment>
  <w:comment w:id="676" w:author="Windows User" w:date="2015-10-30T08:56:00Z" w:initials="BS">
    <w:p w14:paraId="07AFF474" w14:textId="77777777" w:rsidR="00F25489" w:rsidRDefault="00F25489" w:rsidP="00E35F1F">
      <w:pPr>
        <w:pStyle w:val="CommentText"/>
      </w:pPr>
      <w:r>
        <w:rPr>
          <w:rStyle w:val="CommentReference"/>
        </w:rPr>
        <w:annotationRef/>
      </w:r>
      <w:r>
        <w:t>I think upon should stay here</w:t>
      </w:r>
    </w:p>
  </w:comment>
  <w:comment w:id="677" w:author="Windows User" w:date="2015-10-30T08:56:00Z" w:initials="BS">
    <w:p w14:paraId="0441CD07" w14:textId="77777777" w:rsidR="00F25489" w:rsidRDefault="00F25489" w:rsidP="00E35F1F">
      <w:pPr>
        <w:pStyle w:val="CommentText"/>
      </w:pPr>
      <w:r>
        <w:rPr>
          <w:rStyle w:val="CommentReference"/>
        </w:rPr>
        <w:annotationRef/>
      </w:r>
      <w:r>
        <w:t>exalt or magnify?</w:t>
      </w:r>
    </w:p>
  </w:comment>
  <w:comment w:id="678" w:author="Windows User" w:date="2015-10-30T08:56:00Z" w:initials="BS">
    <w:p w14:paraId="6B633293" w14:textId="77777777" w:rsidR="00F25489" w:rsidRDefault="00F25489" w:rsidP="00E35F1F">
      <w:pPr>
        <w:pStyle w:val="CommentText"/>
      </w:pPr>
      <w:r>
        <w:rPr>
          <w:rStyle w:val="CommentReference"/>
        </w:rPr>
        <w:annotationRef/>
      </w:r>
      <w:r>
        <w:t>or iwn?</w:t>
      </w:r>
    </w:p>
  </w:comment>
  <w:comment w:id="686" w:author="Windows User" w:date="2015-10-30T08:56:00Z" w:initials="BS">
    <w:p w14:paraId="5798119C" w14:textId="77777777" w:rsidR="00F25489" w:rsidRDefault="00F25489"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F25489" w:rsidRDefault="00F25489"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F25489" w:rsidRDefault="00F25489"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F25489" w:rsidRDefault="00F25489"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F25489" w:rsidRDefault="00F25489" w:rsidP="00E35F1F">
      <w:pPr>
        <w:pStyle w:val="CommentText"/>
      </w:pPr>
      <w:r>
        <w:rPr>
          <w:rStyle w:val="CommentReference"/>
        </w:rPr>
        <w:annotationRef/>
      </w:r>
      <w:r>
        <w:t>exalt or magnify?</w:t>
      </w:r>
    </w:p>
  </w:comment>
  <w:comment w:id="691" w:author="Windows User" w:date="2015-10-30T08:56:00Z" w:initials="BS">
    <w:p w14:paraId="6604F03B" w14:textId="77777777" w:rsidR="00F25489" w:rsidRDefault="00F25489" w:rsidP="00E35F1F">
      <w:pPr>
        <w:pStyle w:val="CommentText"/>
      </w:pPr>
      <w:r>
        <w:rPr>
          <w:rStyle w:val="CommentReference"/>
        </w:rPr>
        <w:annotationRef/>
      </w:r>
      <w:r>
        <w:t>or iwn?</w:t>
      </w:r>
    </w:p>
  </w:comment>
  <w:comment w:id="695" w:author="Windows User" w:date="2015-10-30T08:56:00Z" w:initials="BS">
    <w:p w14:paraId="6680EED5" w14:textId="77777777" w:rsidR="00F25489" w:rsidRDefault="00F25489" w:rsidP="00E35F1F">
      <w:pPr>
        <w:pStyle w:val="CommentText"/>
      </w:pPr>
      <w:r>
        <w:rPr>
          <w:rStyle w:val="CommentReference"/>
        </w:rPr>
        <w:annotationRef/>
      </w:r>
      <w:r>
        <w:t>does this work?</w:t>
      </w:r>
    </w:p>
  </w:comment>
  <w:comment w:id="696" w:author="Windows User" w:date="2015-10-30T08:56:00Z" w:initials="BS">
    <w:p w14:paraId="7B5754B1" w14:textId="77777777" w:rsidR="00F25489" w:rsidRDefault="00F25489" w:rsidP="00E35F1F">
      <w:pPr>
        <w:pStyle w:val="CommentText"/>
      </w:pPr>
      <w:r>
        <w:rPr>
          <w:rStyle w:val="CommentReference"/>
        </w:rPr>
        <w:annotationRef/>
      </w:r>
      <w:r>
        <w:t>is this right?</w:t>
      </w:r>
    </w:p>
  </w:comment>
  <w:comment w:id="697" w:author="Windows User" w:date="2015-10-30T08:56:00Z" w:initials="BS">
    <w:p w14:paraId="6058F90B" w14:textId="77777777" w:rsidR="00F25489" w:rsidRDefault="00F25489" w:rsidP="00E35F1F">
      <w:pPr>
        <w:pStyle w:val="CommentText"/>
      </w:pPr>
      <w:r>
        <w:rPr>
          <w:rStyle w:val="CommentReference"/>
        </w:rPr>
        <w:annotationRef/>
      </w:r>
      <w:r>
        <w:t>?</w:t>
      </w:r>
    </w:p>
  </w:comment>
  <w:comment w:id="698" w:author="Windows User" w:date="2015-10-30T08:56:00Z" w:initials="BS">
    <w:p w14:paraId="505706D1" w14:textId="77777777" w:rsidR="00F25489" w:rsidRDefault="00F25489" w:rsidP="00E35F1F">
      <w:pPr>
        <w:pStyle w:val="CommentText"/>
      </w:pPr>
      <w:r>
        <w:rPr>
          <w:rStyle w:val="CommentReference"/>
        </w:rPr>
        <w:annotationRef/>
      </w:r>
      <w:r>
        <w:t>about or to?</w:t>
      </w:r>
    </w:p>
  </w:comment>
  <w:comment w:id="699" w:author="Windows User" w:date="2015-10-30T08:56:00Z" w:initials="BS">
    <w:p w14:paraId="35AD6860" w14:textId="77777777" w:rsidR="00F25489" w:rsidRDefault="00F25489" w:rsidP="00E35F1F">
      <w:pPr>
        <w:pStyle w:val="CommentText"/>
      </w:pPr>
      <w:r>
        <w:rPr>
          <w:rStyle w:val="CommentReference"/>
        </w:rPr>
        <w:annotationRef/>
      </w:r>
      <w:r>
        <w:t>proclaim or cry?</w:t>
      </w:r>
    </w:p>
  </w:comment>
  <w:comment w:id="700" w:author="Windows User" w:date="2015-10-30T08:56:00Z" w:initials="BS">
    <w:p w14:paraId="588A0CA8" w14:textId="77777777" w:rsidR="00F25489" w:rsidRDefault="00F25489" w:rsidP="00E35F1F">
      <w:pPr>
        <w:pStyle w:val="CommentText"/>
      </w:pPr>
      <w:r>
        <w:rPr>
          <w:rStyle w:val="CommentReference"/>
        </w:rPr>
        <w:annotationRef/>
      </w:r>
      <w:r>
        <w:t>??</w:t>
      </w:r>
    </w:p>
  </w:comment>
  <w:comment w:id="701" w:author="Windows User" w:date="2015-10-30T08:56:00Z" w:initials="BS">
    <w:p w14:paraId="43146472" w14:textId="77777777" w:rsidR="00F25489" w:rsidRDefault="00F25489" w:rsidP="00E35F1F">
      <w:pPr>
        <w:pStyle w:val="CommentText"/>
      </w:pPr>
      <w:r>
        <w:rPr>
          <w:rStyle w:val="CommentReference"/>
        </w:rPr>
        <w:annotationRef/>
      </w:r>
      <w:r>
        <w:t>just?</w:t>
      </w:r>
    </w:p>
  </w:comment>
  <w:comment w:id="702" w:author="Windows User" w:date="2015-10-30T08:56:00Z" w:initials="BS">
    <w:p w14:paraId="005E33F9" w14:textId="77777777" w:rsidR="00F25489" w:rsidRDefault="00F25489" w:rsidP="00E35F1F">
      <w:pPr>
        <w:pStyle w:val="CommentText"/>
      </w:pPr>
      <w:r>
        <w:rPr>
          <w:rStyle w:val="CommentReference"/>
        </w:rPr>
        <w:annotationRef/>
      </w:r>
      <w:r>
        <w:t>chaste or meek?</w:t>
      </w:r>
    </w:p>
  </w:comment>
  <w:comment w:id="703" w:author="Windows User" w:date="2015-10-30T08:56:00Z" w:initials="BS">
    <w:p w14:paraId="38FC80AB" w14:textId="77777777" w:rsidR="00F25489" w:rsidRDefault="00F25489" w:rsidP="00E35F1F">
      <w:pPr>
        <w:pStyle w:val="CommentText"/>
      </w:pPr>
      <w:r>
        <w:rPr>
          <w:rStyle w:val="CommentReference"/>
        </w:rPr>
        <w:annotationRef/>
      </w:r>
      <w:r>
        <w:t>St. Isaac? Holy issac?</w:t>
      </w:r>
    </w:p>
  </w:comment>
  <w:comment w:id="704" w:author="Windows User" w:date="2015-10-30T08:56:00Z" w:initials="BS">
    <w:p w14:paraId="49E0F637" w14:textId="77777777" w:rsidR="00F25489" w:rsidRDefault="00F25489" w:rsidP="00E35F1F">
      <w:pPr>
        <w:pStyle w:val="CommentText"/>
      </w:pPr>
      <w:r>
        <w:rPr>
          <w:rStyle w:val="CommentReference"/>
        </w:rPr>
        <w:annotationRef/>
      </w:r>
      <w:r>
        <w:t>ten thousand time?</w:t>
      </w:r>
    </w:p>
  </w:comment>
  <w:comment w:id="705" w:author="Windows User" w:date="2015-10-30T08:56:00Z" w:initials="BS">
    <w:p w14:paraId="565278E4" w14:textId="77777777" w:rsidR="00F25489" w:rsidRDefault="00F25489"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F25489" w:rsidRDefault="00F25489" w:rsidP="00E35F1F">
      <w:pPr>
        <w:pStyle w:val="CommentText"/>
      </w:pPr>
      <w:r>
        <w:rPr>
          <w:rStyle w:val="CommentReference"/>
        </w:rPr>
        <w:annotationRef/>
      </w:r>
      <w:r>
        <w:t>honour or pride?</w:t>
      </w:r>
    </w:p>
  </w:comment>
  <w:comment w:id="707" w:author="Windows User" w:date="2015-10-30T08:56:00Z" w:initials="BS">
    <w:p w14:paraId="28840E47" w14:textId="77777777" w:rsidR="00F25489" w:rsidRDefault="00F25489" w:rsidP="00E35F1F">
      <w:pPr>
        <w:pStyle w:val="CommentText"/>
      </w:pPr>
      <w:r>
        <w:rPr>
          <w:rStyle w:val="CommentReference"/>
        </w:rPr>
        <w:annotationRef/>
      </w:r>
      <w:r>
        <w:t>spouse or friend???</w:t>
      </w:r>
    </w:p>
  </w:comment>
  <w:comment w:id="708" w:author="Windows User" w:date="2015-10-30T08:56:00Z" w:initials="BS">
    <w:p w14:paraId="6D247103" w14:textId="77777777" w:rsidR="00F25489" w:rsidRDefault="00F25489"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F25489" w:rsidRDefault="00F25489"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F25489" w:rsidRDefault="00F25489"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F25489" w:rsidRDefault="00F25489">
      <w:pPr>
        <w:pStyle w:val="CommentText"/>
      </w:pPr>
      <w:r>
        <w:rPr>
          <w:rStyle w:val="CommentReference"/>
        </w:rPr>
        <w:annotationRef/>
      </w:r>
      <w:r>
        <w:t>check</w:t>
      </w:r>
    </w:p>
  </w:comment>
  <w:comment w:id="712" w:author="Windows User" w:date="2015-10-30T08:56:00Z" w:initials="BS">
    <w:p w14:paraId="5E07F016" w14:textId="77777777" w:rsidR="00F25489" w:rsidRDefault="00F25489"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F25489" w:rsidRDefault="00F25489"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F25489" w:rsidRDefault="00F25489" w:rsidP="00E35F1F">
      <w:pPr>
        <w:pStyle w:val="CommentText"/>
      </w:pPr>
      <w:r>
        <w:rPr>
          <w:rStyle w:val="CommentReference"/>
        </w:rPr>
        <w:annotationRef/>
      </w:r>
      <w:r>
        <w:t>Are more honoured?</w:t>
      </w:r>
    </w:p>
  </w:comment>
  <w:comment w:id="721" w:author="Windows User" w:date="2015-10-30T08:56:00Z" w:initials="WU">
    <w:p w14:paraId="38104BB5" w14:textId="77777777" w:rsidR="00F25489" w:rsidRDefault="00F25489"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F25489" w:rsidRDefault="00F25489"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F25489" w:rsidRDefault="00F25489"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F25489" w:rsidRDefault="00F25489" w:rsidP="00E35F1F">
      <w:pPr>
        <w:pStyle w:val="CommentText"/>
      </w:pPr>
      <w:r>
        <w:rPr>
          <w:rStyle w:val="CommentReference"/>
        </w:rPr>
        <w:annotationRef/>
      </w:r>
      <w:r>
        <w:t>The Virgin Mary?</w:t>
      </w:r>
    </w:p>
  </w:comment>
  <w:comment w:id="734" w:author="Windows User" w:date="2015-10-30T08:56:00Z" w:initials="WU">
    <w:p w14:paraId="104BFD73" w14:textId="77777777" w:rsidR="00F25489" w:rsidRDefault="00F25489"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F25489" w:rsidRDefault="00F25489"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F25489" w:rsidRDefault="00F25489" w:rsidP="00E35F1F">
      <w:pPr>
        <w:pStyle w:val="CommentText"/>
      </w:pPr>
      <w:r>
        <w:rPr>
          <w:rStyle w:val="CommentReference"/>
        </w:rPr>
        <w:annotationRef/>
      </w:r>
      <w:r>
        <w:t>Not lampstand?</w:t>
      </w:r>
    </w:p>
  </w:comment>
  <w:comment w:id="740" w:author="Windows User" w:date="2015-10-30T08:56:00Z" w:initials="WU">
    <w:p w14:paraId="71035455" w14:textId="77777777" w:rsidR="00F25489" w:rsidRDefault="00F25489"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F25489" w:rsidRDefault="00F2548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F25489" w:rsidRDefault="00F25489" w:rsidP="00E35F1F">
      <w:pPr>
        <w:pStyle w:val="CommentText"/>
      </w:pPr>
      <w:r>
        <w:rPr>
          <w:rStyle w:val="CommentReference"/>
        </w:rPr>
        <w:annotationRef/>
      </w:r>
      <w:r>
        <w:t>Tense(s) of this vs?</w:t>
      </w:r>
    </w:p>
  </w:comment>
  <w:comment w:id="746" w:author="Windows User" w:date="2015-10-30T08:56:00Z" w:initials="WU">
    <w:p w14:paraId="596EE3A5" w14:textId="77777777" w:rsidR="00F25489" w:rsidRDefault="00F25489"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F25489" w:rsidRPr="00745B45" w:rsidRDefault="00F2548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F25489" w:rsidRDefault="00F25489"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F25489" w:rsidRDefault="00F25489"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F25489" w:rsidRDefault="00F25489" w:rsidP="00E35F1F">
      <w:pPr>
        <w:pStyle w:val="CommentText"/>
      </w:pPr>
      <w:r>
        <w:rPr>
          <w:rStyle w:val="CommentReference"/>
        </w:rPr>
        <w:annotationRef/>
      </w:r>
      <w:r>
        <w:t>Care or concern?</w:t>
      </w:r>
    </w:p>
  </w:comment>
  <w:comment w:id="760" w:author="Windows User" w:date="2015-10-30T08:56:00Z" w:initials="WU">
    <w:p w14:paraId="78E58888" w14:textId="77777777" w:rsidR="00F25489" w:rsidRDefault="00F25489"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F25489" w:rsidRDefault="00F25489" w:rsidP="00E35F1F">
      <w:pPr>
        <w:pStyle w:val="CommentText"/>
      </w:pPr>
      <w:r>
        <w:rPr>
          <w:rStyle w:val="CommentReference"/>
        </w:rPr>
        <w:annotationRef/>
      </w:r>
      <w:r>
        <w:t>Exceedingly? Too? So?</w:t>
      </w:r>
    </w:p>
  </w:comment>
  <w:comment w:id="770" w:author="Windows User" w:date="2015-10-30T08:56:00Z" w:initials="WU">
    <w:p w14:paraId="6849FDD2" w14:textId="77777777" w:rsidR="00F25489" w:rsidRDefault="00F25489" w:rsidP="00E35F1F">
      <w:pPr>
        <w:pStyle w:val="CommentText"/>
      </w:pPr>
      <w:r>
        <w:rPr>
          <w:rStyle w:val="CommentReference"/>
        </w:rPr>
        <w:annotationRef/>
      </w:r>
      <w:r>
        <w:t>Ramez, I or me?</w:t>
      </w:r>
    </w:p>
  </w:comment>
  <w:comment w:id="771" w:author="Windows User" w:date="2015-10-30T08:56:00Z" w:initials="WU">
    <w:p w14:paraId="799B59FF" w14:textId="77777777" w:rsidR="00F25489" w:rsidRDefault="00F25489"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F25489" w:rsidRDefault="00F25489"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F25489" w:rsidRDefault="00F25489" w:rsidP="00E35F1F">
      <w:pPr>
        <w:pStyle w:val="CommentText"/>
      </w:pPr>
      <w:r>
        <w:rPr>
          <w:rStyle w:val="CommentReference"/>
        </w:rPr>
        <w:annotationRef/>
      </w:r>
      <w:r>
        <w:t>Kind-hearted or merciful?</w:t>
      </w:r>
    </w:p>
  </w:comment>
  <w:comment w:id="774" w:author="Windows User" w:date="2015-10-30T08:56:00Z" w:initials="WU">
    <w:p w14:paraId="1370FE87" w14:textId="77777777" w:rsidR="00F25489" w:rsidRDefault="00F25489" w:rsidP="00E35F1F">
      <w:pPr>
        <w:pStyle w:val="CommentText"/>
      </w:pPr>
      <w:r>
        <w:rPr>
          <w:rStyle w:val="CommentReference"/>
        </w:rPr>
        <w:annotationRef/>
      </w:r>
      <w:r>
        <w:t>Compassions or tender mercies?</w:t>
      </w:r>
    </w:p>
  </w:comment>
  <w:comment w:id="775" w:author="Windows User" w:date="2015-10-30T08:56:00Z" w:initials="WU">
    <w:p w14:paraId="70E14B72" w14:textId="77777777" w:rsidR="00F25489" w:rsidRDefault="00F25489" w:rsidP="00E35F1F">
      <w:pPr>
        <w:pStyle w:val="CommentText"/>
      </w:pPr>
      <w:r>
        <w:rPr>
          <w:rStyle w:val="CommentReference"/>
        </w:rPr>
        <w:annotationRef/>
      </w:r>
      <w:r>
        <w:t>May He or that He may</w:t>
      </w:r>
    </w:p>
  </w:comment>
  <w:comment w:id="787" w:author="Windows User" w:date="2015-10-30T08:56:00Z" w:initials="BS">
    <w:p w14:paraId="1CD83694" w14:textId="77777777" w:rsidR="00F25489" w:rsidRDefault="00F25489" w:rsidP="00E35F1F">
      <w:pPr>
        <w:pStyle w:val="CommentText"/>
      </w:pPr>
      <w:r>
        <w:rPr>
          <w:rStyle w:val="CommentReference"/>
        </w:rPr>
        <w:annotationRef/>
      </w:r>
      <w:r>
        <w:t>very greatly is redundant...</w:t>
      </w:r>
    </w:p>
  </w:comment>
  <w:comment w:id="788" w:author="Windows User" w:date="2015-10-30T08:56:00Z" w:initials="BS">
    <w:p w14:paraId="2DB29619" w14:textId="77777777" w:rsidR="00F25489" w:rsidRDefault="00F25489" w:rsidP="00E35F1F">
      <w:pPr>
        <w:pStyle w:val="CommentText"/>
      </w:pPr>
      <w:r>
        <w:rPr>
          <w:rStyle w:val="CommentReference"/>
        </w:rPr>
        <w:annotationRef/>
      </w:r>
      <w:r>
        <w:t>above? in?</w:t>
      </w:r>
    </w:p>
  </w:comment>
  <w:comment w:id="789" w:author="Windows User" w:date="2015-10-30T08:56:00Z" w:initials="BS">
    <w:p w14:paraId="3734F7C0" w14:textId="77777777" w:rsidR="00F25489" w:rsidRDefault="00F25489"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F25489" w:rsidRDefault="00F25489" w:rsidP="00E35F1F">
      <w:pPr>
        <w:pStyle w:val="CommentText"/>
      </w:pPr>
      <w:r>
        <w:rPr>
          <w:rStyle w:val="CommentReference"/>
        </w:rPr>
        <w:annotationRef/>
      </w:r>
      <w:r>
        <w:t>mediated or put into practice?</w:t>
      </w:r>
    </w:p>
  </w:comment>
  <w:comment w:id="791" w:author="Windows User" w:date="2015-10-30T08:56:00Z" w:initials="BS">
    <w:p w14:paraId="6417B5A7" w14:textId="77777777" w:rsidR="00F25489" w:rsidRDefault="00F25489"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F25489" w:rsidRDefault="00F25489"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F25489" w:rsidRDefault="00F25489" w:rsidP="00E35F1F">
      <w:pPr>
        <w:pStyle w:val="CommentText"/>
      </w:pPr>
      <w:r>
        <w:rPr>
          <w:rStyle w:val="CommentReference"/>
        </w:rPr>
        <w:annotationRef/>
      </w:r>
      <w:r>
        <w:t>thoughts or senses?</w:t>
      </w:r>
    </w:p>
  </w:comment>
  <w:comment w:id="794" w:author="Windows User" w:date="2015-10-30T08:56:00Z" w:initials="BS">
    <w:p w14:paraId="5092C47C" w14:textId="77777777" w:rsidR="00F25489" w:rsidRDefault="00F25489" w:rsidP="00E35F1F">
      <w:pPr>
        <w:pStyle w:val="CommentText"/>
      </w:pPr>
      <w:r>
        <w:rPr>
          <w:rStyle w:val="CommentReference"/>
        </w:rPr>
        <w:annotationRef/>
      </w:r>
      <w:r>
        <w:t>lay? set? cast?</w:t>
      </w:r>
    </w:p>
  </w:comment>
  <w:comment w:id="795" w:author="Windows User" w:date="2015-10-30T08:56:00Z" w:initials="BS">
    <w:p w14:paraId="2988A4E9" w14:textId="77777777" w:rsidR="00F25489" w:rsidRDefault="00F25489"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F25489" w:rsidRDefault="00F25489" w:rsidP="00E35F1F">
      <w:pPr>
        <w:pStyle w:val="CommentText"/>
      </w:pPr>
      <w:r>
        <w:rPr>
          <w:rStyle w:val="CommentReference"/>
        </w:rPr>
        <w:annotationRef/>
      </w:r>
      <w:r>
        <w:t>types?</w:t>
      </w:r>
    </w:p>
  </w:comment>
  <w:comment w:id="805" w:author="Windows User" w:date="2015-10-30T08:56:00Z" w:initials="BS">
    <w:p w14:paraId="6A283326" w14:textId="77777777" w:rsidR="00F25489" w:rsidRDefault="00F25489"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F25489" w:rsidRDefault="00F25489" w:rsidP="00E35F1F">
      <w:pPr>
        <w:pStyle w:val="CommentText"/>
      </w:pPr>
      <w:r>
        <w:rPr>
          <w:rStyle w:val="CommentReference"/>
        </w:rPr>
        <w:annotationRef/>
      </w:r>
      <w:r>
        <w:t>risen, or shone?</w:t>
      </w:r>
    </w:p>
  </w:comment>
  <w:comment w:id="810" w:author="Windows User" w:date="2015-10-30T08:56:00Z" w:initials="BS">
    <w:p w14:paraId="301FA11B" w14:textId="77777777" w:rsidR="00F25489" w:rsidRDefault="00F25489" w:rsidP="00D65FD4">
      <w:pPr>
        <w:pStyle w:val="CommentText"/>
      </w:pPr>
      <w:r>
        <w:rPr>
          <w:rStyle w:val="CommentReference"/>
        </w:rPr>
        <w:annotationRef/>
      </w:r>
      <w:r>
        <w:t>risen, or shone?</w:t>
      </w:r>
    </w:p>
  </w:comment>
  <w:comment w:id="814" w:author="Windows User" w:date="2015-10-30T08:56:00Z" w:initials="BS">
    <w:p w14:paraId="4B4155FC" w14:textId="77777777" w:rsidR="00F25489" w:rsidRDefault="00F25489" w:rsidP="00E35F1F">
      <w:pPr>
        <w:pStyle w:val="CommentText"/>
      </w:pPr>
      <w:r>
        <w:rPr>
          <w:rStyle w:val="CommentReference"/>
        </w:rPr>
        <w:annotationRef/>
      </w:r>
      <w:r>
        <w:t>cap?</w:t>
      </w:r>
    </w:p>
  </w:comment>
  <w:comment w:id="815" w:author="Windows User" w:date="2015-10-30T08:56:00Z" w:initials="BS">
    <w:p w14:paraId="248C83A2" w14:textId="77777777" w:rsidR="00F25489" w:rsidRDefault="00F25489" w:rsidP="00E35F1F">
      <w:pPr>
        <w:pStyle w:val="CommentText"/>
      </w:pPr>
      <w:r>
        <w:rPr>
          <w:rStyle w:val="CommentReference"/>
        </w:rPr>
        <w:annotationRef/>
      </w:r>
      <w:r>
        <w:t>save? redeem?</w:t>
      </w:r>
    </w:p>
  </w:comment>
  <w:comment w:id="816" w:author="Windows User" w:date="2015-10-30T08:56:00Z" w:initials="BS">
    <w:p w14:paraId="4C7BFCC0" w14:textId="77777777" w:rsidR="00F25489" w:rsidRDefault="00F25489" w:rsidP="00D65FD4">
      <w:pPr>
        <w:pStyle w:val="CommentText"/>
      </w:pPr>
      <w:r>
        <w:rPr>
          <w:rStyle w:val="CommentReference"/>
        </w:rPr>
        <w:annotationRef/>
      </w:r>
      <w:r>
        <w:t>risen, or shone?</w:t>
      </w:r>
    </w:p>
  </w:comment>
  <w:comment w:id="820" w:author="Windows User" w:date="2015-10-30T08:56:00Z" w:initials="BS">
    <w:p w14:paraId="2390D3F4" w14:textId="77777777" w:rsidR="00F25489" w:rsidRDefault="00F25489" w:rsidP="00E35F1F">
      <w:pPr>
        <w:pStyle w:val="CommentText"/>
      </w:pPr>
      <w:r>
        <w:rPr>
          <w:rStyle w:val="CommentReference"/>
        </w:rPr>
        <w:annotationRef/>
      </w:r>
      <w:r>
        <w:t>or should " be down here</w:t>
      </w:r>
    </w:p>
  </w:comment>
  <w:comment w:id="821" w:author="Windows User" w:date="2015-10-30T08:56:00Z" w:initials="BS">
    <w:p w14:paraId="6D6C2E53" w14:textId="77777777" w:rsidR="00F25489" w:rsidRDefault="00F25489" w:rsidP="00D65FD4">
      <w:pPr>
        <w:pStyle w:val="CommentText"/>
      </w:pPr>
      <w:r>
        <w:rPr>
          <w:rStyle w:val="CommentReference"/>
        </w:rPr>
        <w:annotationRef/>
      </w:r>
      <w:r>
        <w:t>risen, or shone?</w:t>
      </w:r>
    </w:p>
  </w:comment>
  <w:comment w:id="825" w:author="Windows User" w:date="2015-10-30T08:56:00Z" w:initials="BS">
    <w:p w14:paraId="061FF9BB" w14:textId="77777777" w:rsidR="00F25489" w:rsidRDefault="00F25489"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F25489" w:rsidRDefault="00F25489" w:rsidP="00D65FD4">
      <w:pPr>
        <w:pStyle w:val="CommentText"/>
      </w:pPr>
      <w:r>
        <w:rPr>
          <w:rStyle w:val="CommentReference"/>
        </w:rPr>
        <w:annotationRef/>
      </w:r>
      <w:r>
        <w:t>risen, or shone?</w:t>
      </w:r>
    </w:p>
  </w:comment>
  <w:comment w:id="830" w:author="Windows User" w:date="2015-10-30T08:56:00Z" w:initials="BS">
    <w:p w14:paraId="13BC365B" w14:textId="77777777" w:rsidR="00F25489" w:rsidRDefault="00F25489"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F25489" w:rsidRDefault="00F25489"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F25489" w:rsidRDefault="00F25489" w:rsidP="00D65FD4">
      <w:pPr>
        <w:pStyle w:val="CommentText"/>
      </w:pPr>
      <w:r>
        <w:rPr>
          <w:rStyle w:val="CommentReference"/>
        </w:rPr>
        <w:annotationRef/>
      </w:r>
      <w:r>
        <w:t>risen, or shone?</w:t>
      </w:r>
    </w:p>
  </w:comment>
  <w:comment w:id="836" w:author="Windows User" w:date="2015-10-30T08:56:00Z" w:initials="BS">
    <w:p w14:paraId="690C098D" w14:textId="77777777" w:rsidR="00F25489" w:rsidRDefault="00F25489" w:rsidP="00D65FD4">
      <w:pPr>
        <w:pStyle w:val="CommentText"/>
      </w:pPr>
      <w:r>
        <w:rPr>
          <w:rStyle w:val="CommentReference"/>
        </w:rPr>
        <w:annotationRef/>
      </w:r>
      <w:r>
        <w:t>risen, or shone?</w:t>
      </w:r>
    </w:p>
  </w:comment>
  <w:comment w:id="840" w:author="Windows User" w:date="2015-10-30T08:56:00Z" w:initials="BS">
    <w:p w14:paraId="47406125" w14:textId="77777777" w:rsidR="00F25489" w:rsidRDefault="00F25489" w:rsidP="00E35F1F">
      <w:pPr>
        <w:pStyle w:val="CommentText"/>
      </w:pPr>
      <w:r>
        <w:rPr>
          <w:rStyle w:val="CommentReference"/>
        </w:rPr>
        <w:annotationRef/>
      </w:r>
      <w:r>
        <w:t>dividing wall?</w:t>
      </w:r>
    </w:p>
  </w:comment>
  <w:comment w:id="841" w:author="Windows User" w:date="2015-10-30T08:56:00Z" w:initials="BS">
    <w:p w14:paraId="3115FE96" w14:textId="77777777" w:rsidR="00F25489" w:rsidRDefault="00F25489" w:rsidP="00D65FD4">
      <w:pPr>
        <w:pStyle w:val="CommentText"/>
      </w:pPr>
      <w:r>
        <w:rPr>
          <w:rStyle w:val="CommentReference"/>
        </w:rPr>
        <w:annotationRef/>
      </w:r>
      <w:r>
        <w:t>risen, or shone?</w:t>
      </w:r>
    </w:p>
  </w:comment>
  <w:comment w:id="845" w:author="Windows User" w:date="2015-10-30T08:56:00Z" w:initials="BS">
    <w:p w14:paraId="0BDB9E8A" w14:textId="77777777" w:rsidR="00F25489" w:rsidRDefault="00F25489"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F25489" w:rsidRDefault="00F25489"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F25489" w:rsidRDefault="00F25489"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F25489" w:rsidRDefault="00F25489"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F25489" w:rsidRDefault="00F25489"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F25489" w:rsidRDefault="00F25489" w:rsidP="00E35F1F">
      <w:pPr>
        <w:pStyle w:val="CommentText"/>
      </w:pPr>
      <w:r>
        <w:rPr>
          <w:rStyle w:val="CommentReference"/>
        </w:rPr>
        <w:annotationRef/>
      </w:r>
      <w:r>
        <w:t>or "sining"?</w:t>
      </w:r>
    </w:p>
  </w:comment>
  <w:comment w:id="851" w:author="Windows User" w:date="2015-10-30T08:56:00Z" w:initials="BS">
    <w:p w14:paraId="112875D2" w14:textId="77777777" w:rsidR="00F25489" w:rsidRDefault="00F25489" w:rsidP="00D65FD4">
      <w:pPr>
        <w:pStyle w:val="CommentText"/>
      </w:pPr>
      <w:r>
        <w:rPr>
          <w:rStyle w:val="CommentReference"/>
        </w:rPr>
        <w:annotationRef/>
      </w:r>
      <w:r>
        <w:t>risen, or shone?</w:t>
      </w:r>
    </w:p>
  </w:comment>
  <w:comment w:id="856" w:author="Windows User" w:date="2015-10-30T08:56:00Z" w:initials="BS">
    <w:p w14:paraId="1CF8EF29" w14:textId="77777777" w:rsidR="00F25489" w:rsidRDefault="00F25489"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F25489" w:rsidRDefault="00F25489"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F25489" w:rsidRDefault="00F2548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F25489" w:rsidRDefault="00F25489"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F25489" w:rsidRDefault="00F25489"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F25489" w:rsidRDefault="00F25489"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F25489" w:rsidRDefault="00F25489" w:rsidP="00E35F1F">
      <w:pPr>
        <w:pStyle w:val="CommentText"/>
      </w:pPr>
      <w:r>
        <w:rPr>
          <w:rStyle w:val="CommentReference"/>
        </w:rPr>
        <w:annotationRef/>
      </w:r>
      <w:r>
        <w:t>Received or bought?</w:t>
      </w:r>
    </w:p>
  </w:comment>
  <w:comment w:id="896" w:author="Brett Slote" w:date="2015-10-30T08:56:00Z" w:initials="BS">
    <w:p w14:paraId="6DDFB160" w14:textId="77777777" w:rsidR="00F25489" w:rsidRDefault="00F25489" w:rsidP="00E35F1F">
      <w:pPr>
        <w:pStyle w:val="CommentText"/>
      </w:pPr>
      <w:r>
        <w:rPr>
          <w:rStyle w:val="CommentReference"/>
        </w:rPr>
        <w:annotationRef/>
      </w:r>
      <w:r>
        <w:t>Uncircumscript?</w:t>
      </w:r>
    </w:p>
  </w:comment>
  <w:comment w:id="899" w:author="Brett Slote" w:date="2015-10-30T08:56:00Z" w:initials="BS">
    <w:p w14:paraId="39A4B3F9" w14:textId="77777777" w:rsidR="00F25489" w:rsidRDefault="00F25489" w:rsidP="00E35F1F">
      <w:pPr>
        <w:pStyle w:val="CommentText"/>
      </w:pPr>
      <w:r>
        <w:rPr>
          <w:rStyle w:val="CommentReference"/>
        </w:rPr>
        <w:annotationRef/>
      </w:r>
      <w:r>
        <w:t>Orthodox?</w:t>
      </w:r>
    </w:p>
  </w:comment>
  <w:comment w:id="900" w:author="Brett Slote" w:date="2015-10-30T08:56:00Z" w:initials="BS">
    <w:p w14:paraId="7E993A49" w14:textId="77777777" w:rsidR="00F25489" w:rsidRDefault="00F25489" w:rsidP="00E35F1F">
      <w:pPr>
        <w:pStyle w:val="CommentText"/>
      </w:pPr>
      <w:r>
        <w:rPr>
          <w:rStyle w:val="CommentReference"/>
        </w:rPr>
        <w:annotationRef/>
      </w:r>
      <w:r>
        <w:t>Faith?</w:t>
      </w:r>
    </w:p>
  </w:comment>
  <w:comment w:id="903" w:author="Brett Slote" w:date="2015-10-30T08:56:00Z" w:initials="BS">
    <w:p w14:paraId="575DF2C3" w14:textId="77777777" w:rsidR="00F25489" w:rsidRDefault="00F25489" w:rsidP="00E35F1F">
      <w:pPr>
        <w:pStyle w:val="CommentText"/>
      </w:pPr>
      <w:r>
        <w:rPr>
          <w:rStyle w:val="CommentReference"/>
        </w:rPr>
        <w:annotationRef/>
      </w:r>
      <w:r>
        <w:t>Need a consistent policy</w:t>
      </w:r>
    </w:p>
  </w:comment>
  <w:comment w:id="907" w:author="Brett Slote" w:date="2015-10-30T08:56:00Z" w:initials="BS">
    <w:p w14:paraId="4A370093" w14:textId="77777777" w:rsidR="00F25489" w:rsidRDefault="00F25489" w:rsidP="00E35F1F">
      <w:pPr>
        <w:pStyle w:val="CommentText"/>
      </w:pPr>
      <w:r>
        <w:rPr>
          <w:rStyle w:val="CommentReference"/>
        </w:rPr>
        <w:annotationRef/>
      </w:r>
      <w:r>
        <w:t>Ramez, He or Him?</w:t>
      </w:r>
    </w:p>
  </w:comment>
  <w:comment w:id="908" w:author="Brett Slote" w:date="2015-10-30T08:56:00Z" w:initials="BS">
    <w:p w14:paraId="3B1DEA29" w14:textId="77777777" w:rsidR="00F25489" w:rsidRDefault="00F25489" w:rsidP="00E35F1F">
      <w:pPr>
        <w:pStyle w:val="CommentText"/>
      </w:pPr>
      <w:r>
        <w:rPr>
          <w:rStyle w:val="CommentReference"/>
        </w:rPr>
        <w:annotationRef/>
      </w:r>
      <w:r>
        <w:t>On? By?</w:t>
      </w:r>
    </w:p>
  </w:comment>
  <w:comment w:id="909" w:author="Windows User" w:date="2015-11-21T13:15:00Z" w:initials="WU">
    <w:p w14:paraId="05ACE9CF" w14:textId="77777777" w:rsidR="00F25489" w:rsidRDefault="00F25489" w:rsidP="00E35F1F">
      <w:pPr>
        <w:pStyle w:val="CommentText"/>
      </w:pPr>
      <w:r>
        <w:rPr>
          <w:rStyle w:val="CommentReference"/>
        </w:rPr>
        <w:annotationRef/>
      </w:r>
      <w:r>
        <w:t>check</w:t>
      </w:r>
    </w:p>
  </w:comment>
  <w:comment w:id="917" w:author="Windows User" w:date="2015-10-30T08:56:00Z" w:initials="BS">
    <w:p w14:paraId="5592658B" w14:textId="77777777" w:rsidR="00F25489" w:rsidRDefault="00F25489"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F25489" w:rsidRDefault="00F25489"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F25489" w:rsidRDefault="00F25489" w:rsidP="00E35F1F">
      <w:pPr>
        <w:pStyle w:val="CommentText"/>
      </w:pPr>
      <w:r>
        <w:rPr>
          <w:rStyle w:val="CommentReference"/>
        </w:rPr>
        <w:annotationRef/>
      </w:r>
      <w:r>
        <w:t>adjective? severe?</w:t>
      </w:r>
    </w:p>
  </w:comment>
  <w:comment w:id="928" w:author="Windows User" w:date="2015-11-21T13:15:00Z" w:initials="WU">
    <w:p w14:paraId="071C1D6C" w14:textId="77777777" w:rsidR="00F25489" w:rsidRDefault="00F25489" w:rsidP="00E35F1F">
      <w:pPr>
        <w:pStyle w:val="CommentText"/>
      </w:pPr>
      <w:r>
        <w:rPr>
          <w:rStyle w:val="CommentReference"/>
        </w:rPr>
        <w:annotationRef/>
      </w:r>
      <w:r>
        <w:t>check</w:t>
      </w:r>
    </w:p>
  </w:comment>
  <w:comment w:id="930" w:author="Windows User" w:date="2015-10-30T08:56:00Z" w:initials="BS">
    <w:p w14:paraId="5CA1796C" w14:textId="77777777" w:rsidR="00F25489" w:rsidRDefault="00F25489" w:rsidP="00E35F1F">
      <w:pPr>
        <w:pStyle w:val="CommentText"/>
      </w:pPr>
      <w:r>
        <w:rPr>
          <w:rStyle w:val="CommentReference"/>
        </w:rPr>
        <w:annotationRef/>
      </w:r>
      <w:r>
        <w:t>too literal?</w:t>
      </w:r>
    </w:p>
  </w:comment>
  <w:comment w:id="933" w:author="Windows User" w:date="2015-10-30T08:56:00Z" w:initials="BS">
    <w:p w14:paraId="39BBFF20" w14:textId="77777777" w:rsidR="00F25489" w:rsidRDefault="00F25489" w:rsidP="00E35F1F">
      <w:pPr>
        <w:pStyle w:val="CommentText"/>
      </w:pPr>
      <w:r>
        <w:rPr>
          <w:rStyle w:val="CommentReference"/>
        </w:rPr>
        <w:annotationRef/>
      </w:r>
      <w:r>
        <w:t>awkward</w:t>
      </w:r>
    </w:p>
  </w:comment>
  <w:comment w:id="934" w:author="Windows User" w:date="2015-10-30T08:56:00Z" w:initials="BS">
    <w:p w14:paraId="7C372EC3" w14:textId="77777777" w:rsidR="00F25489" w:rsidRDefault="00F25489"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F25489" w:rsidRDefault="00F25489" w:rsidP="00E35F1F">
      <w:pPr>
        <w:pStyle w:val="CommentText"/>
      </w:pPr>
      <w:r>
        <w:rPr>
          <w:rStyle w:val="CommentReference"/>
        </w:rPr>
        <w:annotationRef/>
      </w:r>
      <w:r>
        <w:t>awkward</w:t>
      </w:r>
    </w:p>
  </w:comment>
  <w:comment w:id="937" w:author="Windows User" w:date="2015-10-30T08:56:00Z" w:initials="BS">
    <w:p w14:paraId="512D6CE2" w14:textId="77777777" w:rsidR="00F25489" w:rsidRDefault="00F25489" w:rsidP="00E35F1F">
      <w:pPr>
        <w:pStyle w:val="CommentText"/>
      </w:pPr>
      <w:r>
        <w:rPr>
          <w:rStyle w:val="CommentReference"/>
        </w:rPr>
        <w:annotationRef/>
      </w:r>
      <w:r>
        <w:t>terribly awkward</w:t>
      </w:r>
    </w:p>
  </w:comment>
  <w:comment w:id="938" w:author="Windows User" w:date="2015-11-21T13:16:00Z" w:initials="WU">
    <w:p w14:paraId="56B70852" w14:textId="77777777" w:rsidR="00F25489" w:rsidRDefault="00F25489" w:rsidP="00E35F1F">
      <w:pPr>
        <w:pStyle w:val="CommentText"/>
      </w:pPr>
      <w:r>
        <w:rPr>
          <w:rStyle w:val="CommentReference"/>
        </w:rPr>
        <w:annotationRef/>
      </w:r>
      <w:r>
        <w:t>check</w:t>
      </w:r>
    </w:p>
  </w:comment>
  <w:comment w:id="939" w:author="Windows User" w:date="2015-11-21T13:16:00Z" w:initials="WU">
    <w:p w14:paraId="46C7130C" w14:textId="77777777" w:rsidR="00F25489" w:rsidRDefault="00F25489" w:rsidP="00E35F1F">
      <w:pPr>
        <w:pStyle w:val="CommentText"/>
      </w:pPr>
      <w:r>
        <w:rPr>
          <w:rStyle w:val="CommentReference"/>
        </w:rPr>
        <w:annotationRef/>
      </w:r>
      <w:r>
        <w:t>check</w:t>
      </w:r>
    </w:p>
  </w:comment>
  <w:comment w:id="940" w:author="Windows User" w:date="2015-11-21T13:16:00Z" w:initials="WU">
    <w:p w14:paraId="5E32845B" w14:textId="77777777" w:rsidR="00F25489" w:rsidRDefault="00F25489" w:rsidP="00E35F1F">
      <w:pPr>
        <w:pStyle w:val="CommentText"/>
      </w:pPr>
      <w:r>
        <w:rPr>
          <w:rStyle w:val="CommentReference"/>
        </w:rPr>
        <w:annotationRef/>
      </w:r>
      <w:r>
        <w:t>check</w:t>
      </w:r>
    </w:p>
  </w:comment>
  <w:comment w:id="941" w:author="Windows User" w:date="2015-11-21T13:16:00Z" w:initials="WU">
    <w:p w14:paraId="530C7E75" w14:textId="77777777" w:rsidR="00F25489" w:rsidRDefault="00F25489" w:rsidP="00E35F1F">
      <w:pPr>
        <w:pStyle w:val="CommentText"/>
      </w:pPr>
      <w:r>
        <w:rPr>
          <w:rStyle w:val="CommentReference"/>
        </w:rPr>
        <w:annotationRef/>
      </w:r>
      <w:r>
        <w:t>check</w:t>
      </w:r>
    </w:p>
  </w:comment>
  <w:comment w:id="944" w:author="Windows User" w:date="2015-10-30T08:56:00Z" w:initials="BS">
    <w:p w14:paraId="215C41D2" w14:textId="77777777" w:rsidR="00F25489" w:rsidRDefault="00F25489" w:rsidP="00E35F1F">
      <w:pPr>
        <w:pStyle w:val="CommentText"/>
      </w:pPr>
      <w:r>
        <w:rPr>
          <w:rStyle w:val="CommentReference"/>
        </w:rPr>
        <w:annotationRef/>
      </w:r>
      <w:r>
        <w:t>sat?</w:t>
      </w:r>
    </w:p>
  </w:comment>
  <w:comment w:id="945" w:author="Windows User" w:date="2015-11-21T13:17:00Z" w:initials="WU">
    <w:p w14:paraId="6B55DDAB" w14:textId="77777777" w:rsidR="00F25489" w:rsidRDefault="00F25489" w:rsidP="00E35F1F">
      <w:pPr>
        <w:pStyle w:val="CommentText"/>
      </w:pPr>
      <w:r>
        <w:rPr>
          <w:rStyle w:val="CommentReference"/>
        </w:rPr>
        <w:annotationRef/>
      </w:r>
      <w:r>
        <w:t>check</w:t>
      </w:r>
    </w:p>
  </w:comment>
  <w:comment w:id="946" w:author="Windows User" w:date="2015-11-21T13:17:00Z" w:initials="WU">
    <w:p w14:paraId="5825D4CB" w14:textId="77777777" w:rsidR="00F25489" w:rsidRDefault="00F25489" w:rsidP="00E35F1F">
      <w:pPr>
        <w:pStyle w:val="CommentText"/>
      </w:pPr>
      <w:r>
        <w:rPr>
          <w:rStyle w:val="CommentReference"/>
        </w:rPr>
        <w:annotationRef/>
      </w:r>
      <w:r>
        <w:t>check</w:t>
      </w:r>
    </w:p>
  </w:comment>
  <w:comment w:id="949" w:author="Windows User" w:date="2015-10-30T08:56:00Z" w:initials="BS">
    <w:p w14:paraId="3E614A56" w14:textId="77777777" w:rsidR="00F25489" w:rsidRDefault="00F25489"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F25489" w:rsidRDefault="00F25489" w:rsidP="00E35F1F">
      <w:pPr>
        <w:pStyle w:val="CommentText"/>
      </w:pPr>
      <w:r>
        <w:rPr>
          <w:rStyle w:val="CommentReference"/>
        </w:rPr>
        <w:annotationRef/>
      </w:r>
      <w:r>
        <w:t>appearing?</w:t>
      </w:r>
    </w:p>
  </w:comment>
  <w:comment w:id="951" w:author="Windows User" w:date="2015-10-30T08:56:00Z" w:initials="BS">
    <w:p w14:paraId="4735348E" w14:textId="77777777" w:rsidR="00F25489" w:rsidRDefault="00F25489" w:rsidP="00E35F1F">
      <w:pPr>
        <w:pStyle w:val="CommentText"/>
      </w:pPr>
      <w:r>
        <w:rPr>
          <w:rStyle w:val="CommentReference"/>
        </w:rPr>
        <w:annotationRef/>
      </w:r>
      <w:r>
        <w:t>He</w:t>
      </w:r>
    </w:p>
  </w:comment>
  <w:comment w:id="958" w:author="Windows User" w:date="2015-10-30T08:56:00Z" w:initials="BS">
    <w:p w14:paraId="5F2DFD8E" w14:textId="77777777" w:rsidR="00F25489" w:rsidRDefault="00F25489"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F25489" w:rsidRDefault="00F25489">
      <w:pPr>
        <w:pStyle w:val="CommentText"/>
      </w:pPr>
      <w:r>
        <w:rPr>
          <w:rStyle w:val="CommentReference"/>
        </w:rPr>
        <w:annotationRef/>
      </w:r>
      <w:r>
        <w:t>Should this be crush?</w:t>
      </w:r>
    </w:p>
  </w:comment>
  <w:comment w:id="960" w:author="Windows User" w:date="2015-10-30T08:56:00Z" w:initials="BS">
    <w:p w14:paraId="7D69D9EF" w14:textId="77777777" w:rsidR="00F25489" w:rsidRDefault="00F25489"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F25489" w:rsidRDefault="00F25489"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F25489" w:rsidRDefault="00F25489"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F25489" w:rsidRDefault="00F25489"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F25489" w:rsidRDefault="00F25489"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F25489" w:rsidRDefault="00F25489" w:rsidP="00E35F1F">
      <w:pPr>
        <w:pStyle w:val="CommentText"/>
      </w:pPr>
      <w:r>
        <w:rPr>
          <w:rStyle w:val="CommentReference"/>
        </w:rPr>
        <w:annotationRef/>
      </w:r>
      <w:r>
        <w:t>repeat quotes or contiguious?</w:t>
      </w:r>
    </w:p>
  </w:comment>
  <w:comment w:id="976" w:author="Windows User" w:date="2015-10-30T08:56:00Z" w:initials="BS">
    <w:p w14:paraId="29400B5B" w14:textId="77777777" w:rsidR="00F25489" w:rsidRDefault="00F25489" w:rsidP="00E35F1F">
      <w:pPr>
        <w:pStyle w:val="CommentText"/>
      </w:pPr>
      <w:r>
        <w:rPr>
          <w:rStyle w:val="CommentReference"/>
        </w:rPr>
        <w:annotationRef/>
      </w:r>
      <w:r>
        <w:t>in strength?</w:t>
      </w:r>
    </w:p>
  </w:comment>
  <w:comment w:id="977" w:author="Windows User" w:date="2015-10-30T08:56:00Z" w:initials="BS">
    <w:p w14:paraId="19007B27" w14:textId="77777777" w:rsidR="00F25489" w:rsidRDefault="00F25489"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F25489" w:rsidRDefault="00F25489" w:rsidP="00E35F1F">
      <w:pPr>
        <w:pStyle w:val="CommentText"/>
      </w:pPr>
      <w:r>
        <w:rPr>
          <w:rStyle w:val="CommentReference"/>
        </w:rPr>
        <w:annotationRef/>
      </w:r>
      <w:r>
        <w:t>theotokos, not mav em ef Nooti</w:t>
      </w:r>
    </w:p>
  </w:comment>
  <w:comment w:id="980" w:author="Windows User" w:date="2015-10-30T08:56:00Z" w:initials="BS">
    <w:p w14:paraId="72887F8D" w14:textId="77777777" w:rsidR="00F25489" w:rsidRDefault="00F25489" w:rsidP="00E35F1F">
      <w:pPr>
        <w:pStyle w:val="CommentText"/>
      </w:pPr>
      <w:r>
        <w:rPr>
          <w:rStyle w:val="CommentReference"/>
        </w:rPr>
        <w:annotationRef/>
      </w:r>
      <w:r>
        <w:t>in?</w:t>
      </w:r>
    </w:p>
  </w:comment>
  <w:comment w:id="982" w:author="Windows User" w:date="2015-10-30T08:56:00Z" w:initials="BS">
    <w:p w14:paraId="79923510" w14:textId="77777777" w:rsidR="00F25489" w:rsidRDefault="00F25489"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F25489" w:rsidRDefault="00F25489" w:rsidP="00E35F1F">
      <w:pPr>
        <w:pStyle w:val="CommentText"/>
      </w:pPr>
      <w:r>
        <w:rPr>
          <w:rStyle w:val="CommentReference"/>
        </w:rPr>
        <w:annotationRef/>
      </w:r>
      <w:r>
        <w:t>tense?</w:t>
      </w:r>
    </w:p>
  </w:comment>
  <w:comment w:id="985" w:author="Windows User" w:date="2015-10-30T08:56:00Z" w:initials="BS">
    <w:p w14:paraId="2626B3B0" w14:textId="77777777" w:rsidR="00F25489" w:rsidRDefault="00F25489" w:rsidP="00E35F1F">
      <w:pPr>
        <w:pStyle w:val="CommentText"/>
      </w:pPr>
      <w:r>
        <w:rPr>
          <w:rStyle w:val="CommentReference"/>
        </w:rPr>
        <w:annotationRef/>
      </w:r>
      <w:r>
        <w:t>too far for a pronoun</w:t>
      </w:r>
    </w:p>
  </w:comment>
  <w:comment w:id="986" w:author="Windows User" w:date="2015-10-30T08:56:00Z" w:initials="BS">
    <w:p w14:paraId="35C833E4" w14:textId="77777777" w:rsidR="00F25489" w:rsidRDefault="00F25489" w:rsidP="00E35F1F">
      <w:pPr>
        <w:pStyle w:val="CommentText"/>
      </w:pPr>
      <w:r>
        <w:rPr>
          <w:rStyle w:val="CommentReference"/>
        </w:rPr>
        <w:annotationRef/>
      </w:r>
      <w:r>
        <w:t>deemed or made?</w:t>
      </w:r>
    </w:p>
  </w:comment>
  <w:comment w:id="988" w:author="Windows User" w:date="2015-10-30T08:56:00Z" w:initials="BS">
    <w:p w14:paraId="5C7B7A35" w14:textId="77777777" w:rsidR="00F25489" w:rsidRDefault="00F25489"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F25489" w:rsidRDefault="00F25489" w:rsidP="00E35F1F">
      <w:pPr>
        <w:pStyle w:val="CommentText"/>
      </w:pPr>
      <w:r>
        <w:rPr>
          <w:rStyle w:val="CommentReference"/>
        </w:rPr>
        <w:annotationRef/>
      </w:r>
      <w:r>
        <w:t>rises or shines?</w:t>
      </w:r>
    </w:p>
  </w:comment>
  <w:comment w:id="993" w:author="Windows User" w:date="2015-10-30T08:56:00Z" w:initials="BS">
    <w:p w14:paraId="5671149C" w14:textId="77777777" w:rsidR="00F25489" w:rsidRDefault="00F25489" w:rsidP="00E35F1F">
      <w:pPr>
        <w:pStyle w:val="CommentText"/>
      </w:pPr>
      <w:r>
        <w:rPr>
          <w:rStyle w:val="CommentReference"/>
        </w:rPr>
        <w:annotationRef/>
      </w:r>
      <w:r>
        <w:t>destroyed or damaged?</w:t>
      </w:r>
    </w:p>
  </w:comment>
  <w:comment w:id="1001" w:author="Windows User" w:date="2015-10-30T08:56:00Z" w:initials="BS">
    <w:p w14:paraId="4B308EB2" w14:textId="77777777" w:rsidR="00F25489" w:rsidRDefault="00F25489" w:rsidP="00E35F1F">
      <w:pPr>
        <w:pStyle w:val="CommentText"/>
      </w:pPr>
      <w:r>
        <w:rPr>
          <w:rStyle w:val="CommentReference"/>
        </w:rPr>
        <w:annotationRef/>
      </w:r>
      <w:r>
        <w:t>servant, or slave?</w:t>
      </w:r>
    </w:p>
  </w:comment>
  <w:comment w:id="1002" w:author="Windows User" w:date="2015-10-30T08:56:00Z" w:initials="BS">
    <w:p w14:paraId="20DF1D54" w14:textId="77777777" w:rsidR="00F25489" w:rsidRDefault="00F25489" w:rsidP="00E35F1F">
      <w:pPr>
        <w:pStyle w:val="CommentText"/>
      </w:pPr>
      <w:r>
        <w:rPr>
          <w:rStyle w:val="CommentReference"/>
        </w:rPr>
        <w:annotationRef/>
      </w:r>
      <w:r>
        <w:t>Feels way too literal</w:t>
      </w:r>
    </w:p>
  </w:comment>
  <w:comment w:id="1003" w:author="Windows User" w:date="2015-11-21T13:18:00Z" w:initials="WU">
    <w:p w14:paraId="2A74F11D" w14:textId="77777777" w:rsidR="00F25489" w:rsidRDefault="00F25489" w:rsidP="00E35F1F">
      <w:pPr>
        <w:pStyle w:val="CommentText"/>
      </w:pPr>
      <w:r>
        <w:rPr>
          <w:rStyle w:val="CommentReference"/>
        </w:rPr>
        <w:annotationRef/>
      </w:r>
      <w:r>
        <w:t>check</w:t>
      </w:r>
    </w:p>
  </w:comment>
  <w:comment w:id="1011" w:author="Windows User" w:date="2015-10-30T08:56:00Z" w:initials="BS">
    <w:p w14:paraId="6352B7F4" w14:textId="77777777" w:rsidR="00F25489" w:rsidRDefault="00F2548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F25489" w:rsidRDefault="00F25489"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F25489" w:rsidRDefault="00F25489"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F25489" w:rsidRDefault="00F25489"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F25489" w:rsidRDefault="00F25489" w:rsidP="00E35F1F">
      <w:pPr>
        <w:pStyle w:val="CommentText"/>
      </w:pPr>
      <w:r>
        <w:rPr>
          <w:rStyle w:val="CommentReference"/>
        </w:rPr>
        <w:annotationRef/>
      </w:r>
      <w:r>
        <w:t>net or hook?</w:t>
      </w:r>
    </w:p>
  </w:comment>
  <w:comment w:id="1024" w:author="Windows User" w:date="2015-10-30T08:56:00Z" w:initials="BS">
    <w:p w14:paraId="631E73A0" w14:textId="77777777" w:rsidR="00F25489" w:rsidRDefault="00F25489"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F25489" w:rsidRDefault="00F25489" w:rsidP="00E35F1F">
      <w:pPr>
        <w:pStyle w:val="CommentText"/>
      </w:pPr>
      <w:r>
        <w:rPr>
          <w:rStyle w:val="CommentReference"/>
        </w:rPr>
        <w:annotationRef/>
      </w:r>
      <w:r>
        <w:t>what does this mean?</w:t>
      </w:r>
    </w:p>
  </w:comment>
  <w:comment w:id="1026" w:author="Windows User" w:date="2015-10-30T08:56:00Z" w:initials="BS">
    <w:p w14:paraId="0A6E9F00" w14:textId="77777777" w:rsidR="00F25489" w:rsidRDefault="00F25489" w:rsidP="00E35F1F">
      <w:pPr>
        <w:pStyle w:val="CommentText"/>
      </w:pPr>
      <w:r>
        <w:rPr>
          <w:rStyle w:val="CommentReference"/>
        </w:rPr>
        <w:annotationRef/>
      </w:r>
      <w:r>
        <w:t>Path? Or Way? i.e. Christ?</w:t>
      </w:r>
    </w:p>
  </w:comment>
  <w:comment w:id="1027" w:author="Windows User" w:date="2015-10-30T08:56:00Z" w:initials="BS">
    <w:p w14:paraId="50D676B3" w14:textId="77777777" w:rsidR="00F25489" w:rsidRDefault="00F25489" w:rsidP="00E35F1F">
      <w:pPr>
        <w:pStyle w:val="CommentText"/>
      </w:pPr>
      <w:r>
        <w:rPr>
          <w:rStyle w:val="CommentReference"/>
        </w:rPr>
        <w:annotationRef/>
      </w:r>
      <w:r>
        <w:t>forward to? Or towards?</w:t>
      </w:r>
    </w:p>
  </w:comment>
  <w:comment w:id="1028" w:author="Windows User" w:date="2015-10-30T08:56:00Z" w:initials="BS">
    <w:p w14:paraId="4E94979B" w14:textId="77777777" w:rsidR="00F25489" w:rsidRDefault="00F25489" w:rsidP="00E35F1F">
      <w:pPr>
        <w:pStyle w:val="CommentText"/>
      </w:pPr>
      <w:r>
        <w:rPr>
          <w:rStyle w:val="CommentReference"/>
        </w:rPr>
        <w:annotationRef/>
      </w:r>
      <w:r>
        <w:t>gladness</w:t>
      </w:r>
    </w:p>
  </w:comment>
  <w:comment w:id="1036" w:author="Windows User" w:date="2015-10-30T08:56:00Z" w:initials="BS">
    <w:p w14:paraId="3588E256" w14:textId="77777777" w:rsidR="00F25489" w:rsidRDefault="00F25489"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F25489" w:rsidRDefault="00F25489" w:rsidP="00E35F1F">
      <w:pPr>
        <w:pStyle w:val="CommentText"/>
      </w:pPr>
      <w:r>
        <w:rPr>
          <w:rStyle w:val="CommentReference"/>
        </w:rPr>
        <w:annotationRef/>
      </w:r>
      <w:r>
        <w:t>Everyday or a day?</w:t>
      </w:r>
    </w:p>
  </w:comment>
  <w:comment w:id="1038" w:author="Windows User" w:date="2015-10-30T08:56:00Z" w:initials="BS">
    <w:p w14:paraId="7938A467" w14:textId="77777777" w:rsidR="00F25489" w:rsidRDefault="00F25489"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F25489" w:rsidRDefault="00F25489" w:rsidP="00E35F1F">
      <w:pPr>
        <w:pStyle w:val="CommentText"/>
      </w:pPr>
      <w:r>
        <w:rPr>
          <w:rStyle w:val="CommentReference"/>
        </w:rPr>
        <w:annotationRef/>
      </w:r>
      <w:r>
        <w:t>glory, splendor or beauty?</w:t>
      </w:r>
    </w:p>
  </w:comment>
  <w:comment w:id="1040" w:author="Windows User" w:date="2015-10-30T08:56:00Z" w:initials="BS">
    <w:p w14:paraId="07A7FAB4" w14:textId="77777777" w:rsidR="00F25489" w:rsidRDefault="00F25489" w:rsidP="00E35F1F">
      <w:pPr>
        <w:pStyle w:val="CommentText"/>
      </w:pPr>
      <w:r>
        <w:rPr>
          <w:rStyle w:val="CommentReference"/>
        </w:rPr>
        <w:annotationRef/>
      </w:r>
      <w:r>
        <w:t>from or and?</w:t>
      </w:r>
    </w:p>
  </w:comment>
  <w:comment w:id="1041" w:author="Windows User" w:date="2015-10-30T08:56:00Z" w:initials="BS">
    <w:p w14:paraId="5249720E" w14:textId="77777777" w:rsidR="00F25489" w:rsidRDefault="00F25489"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F25489" w:rsidRDefault="00F25489"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F25489" w:rsidRDefault="00F25489" w:rsidP="00E35F1F">
      <w:pPr>
        <w:pStyle w:val="CommentText"/>
      </w:pPr>
      <w:r>
        <w:rPr>
          <w:rStyle w:val="CommentReference"/>
        </w:rPr>
        <w:annotationRef/>
      </w:r>
      <w:r>
        <w:t>is this right?</w:t>
      </w:r>
    </w:p>
  </w:comment>
  <w:comment w:id="1044" w:author="Windows User" w:date="2015-10-30T08:56:00Z" w:initials="BS">
    <w:p w14:paraId="21BA9344" w14:textId="77777777" w:rsidR="00F25489" w:rsidRDefault="00F25489" w:rsidP="00E35F1F">
      <w:pPr>
        <w:pStyle w:val="CommentText"/>
      </w:pPr>
      <w:r>
        <w:rPr>
          <w:rStyle w:val="CommentReference"/>
        </w:rPr>
        <w:annotationRef/>
      </w:r>
      <w:r>
        <w:t>isn't it of?</w:t>
      </w:r>
    </w:p>
  </w:comment>
  <w:comment w:id="1045" w:author="Windows User" w:date="2015-10-30T08:56:00Z" w:initials="BS">
    <w:p w14:paraId="0DB057D8" w14:textId="77777777" w:rsidR="00F25489" w:rsidRDefault="00F25489" w:rsidP="00E35F1F">
      <w:pPr>
        <w:pStyle w:val="CommentText"/>
      </w:pPr>
      <w:r>
        <w:rPr>
          <w:rStyle w:val="CommentReference"/>
        </w:rPr>
        <w:annotationRef/>
      </w:r>
      <w:r>
        <w:t>isn't it blesses?</w:t>
      </w:r>
    </w:p>
  </w:comment>
  <w:comment w:id="1046" w:author="Windows User" w:date="2015-10-30T08:56:00Z" w:initials="BS">
    <w:p w14:paraId="4126BF87" w14:textId="77777777" w:rsidR="00F25489" w:rsidRDefault="00F25489" w:rsidP="00E35F1F">
      <w:pPr>
        <w:pStyle w:val="CommentText"/>
      </w:pPr>
      <w:r>
        <w:rPr>
          <w:rStyle w:val="CommentReference"/>
        </w:rPr>
        <w:annotationRef/>
      </w:r>
      <w:r>
        <w:t>blessing or blessing?</w:t>
      </w:r>
    </w:p>
  </w:comment>
  <w:comment w:id="1047" w:author="Windows User" w:date="2015-10-30T08:56:00Z" w:initials="BS">
    <w:p w14:paraId="068E7184" w14:textId="77777777" w:rsidR="00F25489" w:rsidRDefault="00F25489"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F25489" w:rsidRDefault="00F25489" w:rsidP="00E35F1F">
      <w:pPr>
        <w:pStyle w:val="CommentText"/>
      </w:pPr>
      <w:r>
        <w:rPr>
          <w:rStyle w:val="CommentReference"/>
        </w:rPr>
        <w:annotationRef/>
      </w:r>
      <w:r>
        <w:t>perfect or true?</w:t>
      </w:r>
    </w:p>
  </w:comment>
  <w:comment w:id="1051" w:author="Windows User" w:date="2015-11-21T13:21:00Z" w:initials="WU">
    <w:p w14:paraId="686F5E9C" w14:textId="77777777" w:rsidR="00F25489" w:rsidRDefault="00F25489" w:rsidP="00E35F1F">
      <w:pPr>
        <w:pStyle w:val="CommentText"/>
      </w:pPr>
      <w:r>
        <w:rPr>
          <w:rStyle w:val="CommentReference"/>
        </w:rPr>
        <w:annotationRef/>
      </w:r>
    </w:p>
  </w:comment>
  <w:comment w:id="1058" w:author="Windows User" w:date="2015-10-30T08:56:00Z" w:initials="BS">
    <w:p w14:paraId="138D81C8" w14:textId="77777777" w:rsidR="00F25489" w:rsidRDefault="00F25489" w:rsidP="00E35F1F">
      <w:pPr>
        <w:pStyle w:val="CommentText"/>
      </w:pPr>
      <w:r>
        <w:rPr>
          <w:rStyle w:val="CommentReference"/>
        </w:rPr>
        <w:annotationRef/>
      </w:r>
      <w:r>
        <w:t>which word is right?</w:t>
      </w:r>
    </w:p>
  </w:comment>
  <w:comment w:id="1059" w:author="Windows User" w:date="2015-10-30T08:56:00Z" w:initials="BS">
    <w:p w14:paraId="36B899D8" w14:textId="77777777" w:rsidR="00F25489" w:rsidRDefault="00F25489" w:rsidP="00E35F1F">
      <w:pPr>
        <w:pStyle w:val="CommentText"/>
      </w:pPr>
      <w:r>
        <w:rPr>
          <w:rStyle w:val="CommentReference"/>
        </w:rPr>
        <w:annotationRef/>
      </w:r>
      <w:r>
        <w:t>wise?</w:t>
      </w:r>
    </w:p>
  </w:comment>
  <w:comment w:id="1061" w:author="Windows User" w:date="2015-10-30T08:56:00Z" w:initials="BS">
    <w:p w14:paraId="62F2B22F" w14:textId="77777777" w:rsidR="00F25489" w:rsidRDefault="00F25489" w:rsidP="00E35F1F">
      <w:pPr>
        <w:pStyle w:val="CommentText"/>
      </w:pPr>
      <w:r>
        <w:rPr>
          <w:rStyle w:val="CommentReference"/>
        </w:rPr>
        <w:annotationRef/>
      </w:r>
      <w:r>
        <w:t>bride, or bridal chamber?</w:t>
      </w:r>
    </w:p>
  </w:comment>
  <w:comment w:id="1062" w:author="Windows User" w:date="2015-10-30T08:56:00Z" w:initials="BS">
    <w:p w14:paraId="13AA9031" w14:textId="77777777" w:rsidR="00F25489" w:rsidRDefault="00F25489" w:rsidP="00E35F1F">
      <w:pPr>
        <w:pStyle w:val="CommentText"/>
      </w:pPr>
      <w:r>
        <w:rPr>
          <w:rStyle w:val="CommentReference"/>
        </w:rPr>
        <w:annotationRef/>
      </w:r>
      <w:r>
        <w:t>truth, logos, or true logos?</w:t>
      </w:r>
    </w:p>
  </w:comment>
  <w:comment w:id="1063" w:author="Windows User" w:date="2015-10-30T08:56:00Z" w:initials="BS">
    <w:p w14:paraId="116A567C" w14:textId="77777777" w:rsidR="00F25489" w:rsidRDefault="00F25489" w:rsidP="00E35F1F">
      <w:pPr>
        <w:pStyle w:val="CommentText"/>
      </w:pPr>
      <w:r>
        <w:rPr>
          <w:rStyle w:val="CommentReference"/>
        </w:rPr>
        <w:annotationRef/>
      </w:r>
      <w:r>
        <w:t>redeemed or saved?</w:t>
      </w:r>
    </w:p>
  </w:comment>
  <w:comment w:id="1065" w:author="Windows User" w:date="2015-10-30T08:56:00Z" w:initials="BS">
    <w:p w14:paraId="37848CBE" w14:textId="77777777" w:rsidR="00F25489" w:rsidRDefault="00F25489" w:rsidP="00E35F1F">
      <w:pPr>
        <w:pStyle w:val="CommentText"/>
      </w:pPr>
      <w:r>
        <w:rPr>
          <w:rStyle w:val="CommentReference"/>
        </w:rPr>
        <w:annotationRef/>
      </w:r>
      <w:r>
        <w:t>for us or unto us?</w:t>
      </w:r>
    </w:p>
  </w:comment>
  <w:comment w:id="1068" w:author="Windows User" w:date="2015-10-30T08:56:00Z" w:initials="BS">
    <w:p w14:paraId="7318299D" w14:textId="77777777" w:rsidR="00F25489" w:rsidRDefault="00F25489" w:rsidP="00E35F1F">
      <w:pPr>
        <w:pStyle w:val="CommentText"/>
      </w:pPr>
      <w:r>
        <w:rPr>
          <w:rStyle w:val="CommentReference"/>
        </w:rPr>
        <w:annotationRef/>
      </w:r>
      <w:r>
        <w:t>what does eshleelooi mean?</w:t>
      </w:r>
    </w:p>
  </w:comment>
  <w:comment w:id="1069" w:author="Windows User" w:date="2015-10-30T08:56:00Z" w:initials="BS">
    <w:p w14:paraId="01016F04" w14:textId="77777777" w:rsidR="00F25489" w:rsidRDefault="00F25489" w:rsidP="00E35F1F">
      <w:pPr>
        <w:pStyle w:val="CommentText"/>
      </w:pPr>
      <w:r>
        <w:rPr>
          <w:rStyle w:val="CommentReference"/>
        </w:rPr>
        <w:annotationRef/>
      </w:r>
      <w:r>
        <w:t>save or redeem?</w:t>
      </w:r>
    </w:p>
  </w:comment>
  <w:comment w:id="1071" w:author="Windows User" w:date="2015-10-30T08:56:00Z" w:initials="BS">
    <w:p w14:paraId="2F0C8D0C" w14:textId="77777777" w:rsidR="00F25489" w:rsidRDefault="00F25489"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F25489" w:rsidRDefault="00F25489"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F25489" w:rsidRDefault="00F25489"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F25489" w:rsidRDefault="00F25489" w:rsidP="00E35F1F">
      <w:pPr>
        <w:pStyle w:val="CommentText"/>
      </w:pPr>
      <w:r>
        <w:rPr>
          <w:rStyle w:val="CommentReference"/>
        </w:rPr>
        <w:annotationRef/>
      </w:r>
      <w:r>
        <w:t>Saviour or redeemer?</w:t>
      </w:r>
    </w:p>
  </w:comment>
  <w:comment w:id="1077" w:author="Windows User" w:date="2015-10-30T08:56:00Z" w:initials="BS">
    <w:p w14:paraId="7BA01F3B" w14:textId="77777777" w:rsidR="00F25489" w:rsidRDefault="00F25489"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F25489" w:rsidRDefault="00F2548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F25489" w:rsidRDefault="00F25489"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F25489" w:rsidRDefault="00F25489"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F25489" w:rsidRDefault="00F25489"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F25489" w:rsidRDefault="00F25489"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F25489" w:rsidRDefault="00F25489"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F25489" w:rsidRDefault="00F25489"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F25489" w:rsidRDefault="00F25489"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F25489" w:rsidRDefault="00F25489"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F25489" w:rsidRDefault="00F25489" w:rsidP="00E35F1F">
      <w:pPr>
        <w:pStyle w:val="CommentText"/>
      </w:pPr>
      <w:r>
        <w:rPr>
          <w:rStyle w:val="CommentReference"/>
        </w:rPr>
        <w:annotationRef/>
      </w:r>
      <w:r>
        <w:t>review</w:t>
      </w:r>
    </w:p>
  </w:comment>
  <w:comment w:id="1100" w:author="Windows User" w:date="2015-10-30T08:56:00Z" w:initials="BS">
    <w:p w14:paraId="5D50DB65" w14:textId="77777777" w:rsidR="00F25489" w:rsidRDefault="00F25489"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F25489" w:rsidRDefault="00F25489" w:rsidP="00E35F1F">
      <w:pPr>
        <w:pStyle w:val="CommentText"/>
      </w:pPr>
      <w:r>
        <w:rPr>
          <w:rStyle w:val="CommentReference"/>
        </w:rPr>
        <w:annotationRef/>
      </w:r>
      <w:r>
        <w:t>works or deeds?</w:t>
      </w:r>
    </w:p>
  </w:comment>
  <w:comment w:id="1102" w:author="Windows User" w:date="2015-11-21T13:24:00Z" w:initials="WU">
    <w:p w14:paraId="7A990723" w14:textId="77777777" w:rsidR="00F25489" w:rsidRDefault="00F25489" w:rsidP="00E35F1F">
      <w:pPr>
        <w:pStyle w:val="CommentText"/>
      </w:pPr>
      <w:r>
        <w:rPr>
          <w:rStyle w:val="CommentReference"/>
        </w:rPr>
        <w:annotationRef/>
      </w:r>
      <w:r>
        <w:t>review</w:t>
      </w:r>
    </w:p>
  </w:comment>
  <w:comment w:id="1103" w:author="Windows User" w:date="2015-10-30T08:56:00Z" w:initials="BS">
    <w:p w14:paraId="5BB3D65B" w14:textId="77777777" w:rsidR="00F25489" w:rsidRDefault="00F25489" w:rsidP="00E35F1F">
      <w:pPr>
        <w:pStyle w:val="CommentText"/>
      </w:pPr>
      <w:r>
        <w:rPr>
          <w:rStyle w:val="CommentReference"/>
        </w:rPr>
        <w:annotationRef/>
      </w:r>
      <w:r>
        <w:t>does Coptic have 'high'?</w:t>
      </w:r>
    </w:p>
  </w:comment>
  <w:comment w:id="1104" w:author="Windows User" w:date="2015-11-21T13:24:00Z" w:initials="WU">
    <w:p w14:paraId="1D334F95" w14:textId="77777777" w:rsidR="00F25489" w:rsidRDefault="00F25489" w:rsidP="00E35F1F">
      <w:pPr>
        <w:pStyle w:val="CommentText"/>
      </w:pPr>
      <w:r>
        <w:rPr>
          <w:rStyle w:val="CommentReference"/>
        </w:rPr>
        <w:annotationRef/>
      </w:r>
      <w:r>
        <w:t>review, add variant</w:t>
      </w:r>
    </w:p>
  </w:comment>
  <w:comment w:id="1105" w:author="Windows User" w:date="2015-10-30T08:56:00Z" w:initials="BS">
    <w:p w14:paraId="5480B788" w14:textId="77777777" w:rsidR="00F25489" w:rsidRDefault="00F25489"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F25489" w:rsidRDefault="00F25489"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F25489" w:rsidRDefault="00F25489"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F25489" w:rsidRDefault="00F25489" w:rsidP="006869EE">
      <w:pPr>
        <w:pStyle w:val="CommentText"/>
      </w:pPr>
      <w:r>
        <w:rPr>
          <w:rStyle w:val="CommentReference"/>
        </w:rPr>
        <w:annotationRef/>
      </w:r>
      <w:r>
        <w:t>May He or that He may</w:t>
      </w:r>
    </w:p>
  </w:comment>
  <w:comment w:id="1171" w:author="Windows User" w:date="2015-10-30T08:56:00Z" w:initials="BS">
    <w:p w14:paraId="5BE9E7DF" w14:textId="77777777" w:rsidR="00F25489" w:rsidRDefault="00F25489" w:rsidP="006869EE">
      <w:pPr>
        <w:pStyle w:val="CommentText"/>
      </w:pPr>
      <w:r>
        <w:rPr>
          <w:rStyle w:val="CommentReference"/>
        </w:rPr>
        <w:annotationRef/>
      </w:r>
      <w:r>
        <w:t>protopresbyters?</w:t>
      </w:r>
    </w:p>
  </w:comment>
  <w:comment w:id="1172" w:author="Windows User" w:date="2015-10-30T08:56:00Z" w:initials="BS">
    <w:p w14:paraId="37712CA1" w14:textId="77777777" w:rsidR="00F25489" w:rsidRDefault="00F25489" w:rsidP="006869EE">
      <w:pPr>
        <w:pStyle w:val="CommentText"/>
      </w:pPr>
      <w:r>
        <w:rPr>
          <w:rStyle w:val="CommentReference"/>
        </w:rPr>
        <w:annotationRef/>
      </w:r>
      <w:r>
        <w:t>those who?</w:t>
      </w:r>
    </w:p>
  </w:comment>
  <w:comment w:id="1173" w:author="Windows User" w:date="2015-10-30T08:56:00Z" w:initials="BS">
    <w:p w14:paraId="0BC9F56F" w14:textId="77777777" w:rsidR="00F25489" w:rsidRDefault="00F25489" w:rsidP="006869EE">
      <w:pPr>
        <w:pStyle w:val="CommentText"/>
      </w:pPr>
      <w:r>
        <w:rPr>
          <w:rStyle w:val="CommentReference"/>
        </w:rPr>
        <w:annotationRef/>
      </w:r>
      <w:r>
        <w:t>Yourself?</w:t>
      </w:r>
    </w:p>
  </w:comment>
  <w:comment w:id="1177" w:author="Windows User" w:date="2015-11-27T20:09:00Z" w:initials="WU">
    <w:p w14:paraId="5DD947BD" w14:textId="77777777" w:rsidR="00F25489" w:rsidRDefault="00F25489"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F25489" w:rsidRDefault="00F25489"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F25489" w:rsidRDefault="00F25489" w:rsidP="006869EE">
      <w:pPr>
        <w:pStyle w:val="CommentText"/>
      </w:pPr>
      <w:r>
        <w:rPr>
          <w:rStyle w:val="CommentReference"/>
        </w:rPr>
        <w:annotationRef/>
      </w:r>
      <w:r>
        <w:t>Good News or Glad Tidings?</w:t>
      </w:r>
    </w:p>
  </w:comment>
  <w:comment w:id="1188" w:author="Windows User" w:date="2015-10-30T08:56:00Z" w:initials="WU">
    <w:p w14:paraId="07481CDA" w14:textId="77777777" w:rsidR="00F25489" w:rsidRDefault="00F25489"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F25489" w:rsidRDefault="00F25489"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F25489" w:rsidRDefault="00F25489" w:rsidP="006869EE">
      <w:pPr>
        <w:pStyle w:val="CommentText"/>
      </w:pPr>
      <w:r>
        <w:rPr>
          <w:rStyle w:val="CommentReference"/>
        </w:rPr>
        <w:annotationRef/>
      </w:r>
      <w:r>
        <w:t>Add footnote of what this is</w:t>
      </w:r>
    </w:p>
  </w:comment>
  <w:comment w:id="1206" w:author="Windows User" w:date="2015-10-30T08:56:00Z" w:initials="WU">
    <w:p w14:paraId="6841EDAF" w14:textId="77777777" w:rsidR="00F25489" w:rsidRDefault="00F25489">
      <w:pPr>
        <w:pStyle w:val="CommentText"/>
      </w:pPr>
      <w:r>
        <w:rPr>
          <w:rStyle w:val="CommentReference"/>
        </w:rPr>
        <w:annotationRef/>
      </w:r>
      <w:r>
        <w:t>Isn’t this one more faithful?</w:t>
      </w:r>
    </w:p>
  </w:comment>
  <w:comment w:id="1207" w:author="Windows User" w:date="2015-10-30T08:56:00Z" w:initials="WU">
    <w:p w14:paraId="44483F5F" w14:textId="77777777" w:rsidR="00F25489" w:rsidRDefault="00F25489">
      <w:pPr>
        <w:pStyle w:val="CommentText"/>
      </w:pPr>
      <w:r>
        <w:rPr>
          <w:rStyle w:val="CommentReference"/>
        </w:rPr>
        <w:annotationRef/>
      </w:r>
      <w:r>
        <w:t>Which one(s) are/is right?</w:t>
      </w:r>
    </w:p>
  </w:comment>
  <w:comment w:id="1208" w:author="Windows User" w:date="2015-10-30T08:56:00Z" w:initials="WU">
    <w:p w14:paraId="22B3EF76" w14:textId="77777777" w:rsidR="00F25489" w:rsidRDefault="00F25489">
      <w:pPr>
        <w:pStyle w:val="CommentText"/>
      </w:pPr>
      <w:r>
        <w:rPr>
          <w:rStyle w:val="CommentReference"/>
        </w:rPr>
        <w:annotationRef/>
      </w:r>
      <w:r>
        <w:t>Coptic doesn’t seem to have “O Lord”</w:t>
      </w:r>
    </w:p>
  </w:comment>
  <w:comment w:id="1212" w:author="Windows User" w:date="2015-10-30T08:56:00Z" w:initials="WU">
    <w:p w14:paraId="6BF65470" w14:textId="77777777" w:rsidR="00F25489" w:rsidRDefault="00F25489">
      <w:pPr>
        <w:pStyle w:val="CommentText"/>
      </w:pPr>
      <w:r>
        <w:rPr>
          <w:rStyle w:val="CommentReference"/>
        </w:rPr>
        <w:annotationRef/>
      </w:r>
      <w:r>
        <w:t>Called or named?</w:t>
      </w:r>
    </w:p>
  </w:comment>
  <w:comment w:id="1213" w:author="Windows User" w:date="2015-10-30T08:56:00Z" w:initials="WU">
    <w:p w14:paraId="64122CF8" w14:textId="77777777" w:rsidR="00F25489" w:rsidRDefault="00F25489">
      <w:pPr>
        <w:pStyle w:val="CommentText"/>
      </w:pPr>
      <w:r>
        <w:rPr>
          <w:rStyle w:val="CommentReference"/>
        </w:rPr>
        <w:annotationRef/>
      </w:r>
      <w:r>
        <w:t>John loved the Lord, or the Lord loved John?</w:t>
      </w:r>
    </w:p>
  </w:comment>
  <w:comment w:id="1215" w:author="Windows User" w:date="2015-10-30T08:56:00Z" w:initials="WU">
    <w:p w14:paraId="28540FAB" w14:textId="77777777" w:rsidR="00F25489" w:rsidRDefault="00F25489">
      <w:pPr>
        <w:pStyle w:val="CommentText"/>
      </w:pPr>
      <w:r>
        <w:rPr>
          <w:rStyle w:val="CommentReference"/>
        </w:rPr>
        <w:annotationRef/>
      </w:r>
      <w:r>
        <w:t>Not the Lord?</w:t>
      </w:r>
    </w:p>
  </w:comment>
  <w:comment w:id="1216" w:author="Windows User" w:date="2015-10-30T08:56:00Z" w:initials="WU">
    <w:p w14:paraId="3BE9EA57" w14:textId="77777777" w:rsidR="00F25489" w:rsidRDefault="00F25489">
      <w:pPr>
        <w:pStyle w:val="CommentText"/>
      </w:pPr>
      <w:r>
        <w:rPr>
          <w:rStyle w:val="CommentReference"/>
        </w:rPr>
        <w:annotationRef/>
      </w:r>
      <w:r>
        <w:t>The rest missing?</w:t>
      </w:r>
    </w:p>
  </w:comment>
  <w:comment w:id="1217" w:author="Windows User" w:date="2015-10-30T08:56:00Z" w:initials="WU">
    <w:p w14:paraId="17CFCF91" w14:textId="77777777" w:rsidR="00F25489" w:rsidRDefault="00F25489">
      <w:pPr>
        <w:pStyle w:val="CommentText"/>
      </w:pPr>
      <w:r>
        <w:rPr>
          <w:rStyle w:val="CommentReference"/>
        </w:rPr>
        <w:annotationRef/>
      </w:r>
      <w:r>
        <w:t>Completely different…</w:t>
      </w:r>
    </w:p>
  </w:comment>
  <w:comment w:id="1218" w:author="Windows User" w:date="2015-10-30T08:56:00Z" w:initials="WU">
    <w:p w14:paraId="1A5ABDDA" w14:textId="77777777" w:rsidR="00F25489" w:rsidRDefault="00F25489">
      <w:pPr>
        <w:pStyle w:val="CommentText"/>
      </w:pPr>
      <w:r>
        <w:rPr>
          <w:rStyle w:val="CommentReference"/>
        </w:rPr>
        <w:annotationRef/>
      </w:r>
      <w:r>
        <w:t>Sound or voices?</w:t>
      </w:r>
    </w:p>
  </w:comment>
  <w:comment w:id="1221" w:author="Windows User" w:date="2015-10-30T08:56:00Z" w:initials="WU">
    <w:p w14:paraId="6A684B9E" w14:textId="77777777" w:rsidR="00F25489" w:rsidRDefault="00F25489">
      <w:pPr>
        <w:pStyle w:val="CommentText"/>
      </w:pPr>
      <w:r>
        <w:rPr>
          <w:rStyle w:val="CommentReference"/>
        </w:rPr>
        <w:annotationRef/>
      </w:r>
      <w:r>
        <w:t>This one needs looking at.</w:t>
      </w:r>
    </w:p>
  </w:comment>
  <w:comment w:id="1222" w:author="Windows User" w:date="2015-10-30T08:56:00Z" w:initials="WU">
    <w:p w14:paraId="3E29D706" w14:textId="77777777" w:rsidR="00F25489" w:rsidRDefault="00F25489">
      <w:pPr>
        <w:pStyle w:val="CommentText"/>
      </w:pPr>
      <w:r>
        <w:rPr>
          <w:rStyle w:val="CommentReference"/>
        </w:rPr>
        <w:annotationRef/>
      </w:r>
      <w:r>
        <w:t>Partners?</w:t>
      </w:r>
    </w:p>
  </w:comment>
  <w:comment w:id="1227" w:author="Windows User" w:date="2015-10-30T08:56:00Z" w:initials="WU">
    <w:p w14:paraId="662AC6DC" w14:textId="77777777" w:rsidR="00F25489" w:rsidRDefault="00F25489">
      <w:pPr>
        <w:pStyle w:val="CommentText"/>
      </w:pPr>
      <w:r>
        <w:rPr>
          <w:rStyle w:val="CommentReference"/>
        </w:rPr>
        <w:annotationRef/>
      </w:r>
      <w:r>
        <w:t>What land?</w:t>
      </w:r>
    </w:p>
  </w:comment>
  <w:comment w:id="1229" w:author="Windows User" w:date="2015-10-30T08:56:00Z" w:initials="WU">
    <w:p w14:paraId="121BE348" w14:textId="77777777" w:rsidR="00F25489" w:rsidRDefault="00F25489">
      <w:pPr>
        <w:pStyle w:val="CommentText"/>
      </w:pPr>
      <w:r>
        <w:rPr>
          <w:rStyle w:val="CommentReference"/>
        </w:rPr>
        <w:annotationRef/>
      </w:r>
      <w:r>
        <w:t>Or englighten?</w:t>
      </w:r>
    </w:p>
  </w:comment>
  <w:comment w:id="1243" w:author="Windows User" w:date="2015-10-30T08:56:00Z" w:initials="WU">
    <w:p w14:paraId="52EAF036" w14:textId="77777777" w:rsidR="00F25489" w:rsidRDefault="00F25489">
      <w:pPr>
        <w:pStyle w:val="CommentText"/>
      </w:pPr>
      <w:r>
        <w:rPr>
          <w:rStyle w:val="CommentReference"/>
        </w:rPr>
        <w:annotationRef/>
      </w:r>
      <w:r>
        <w:t>What should this verse be?</w:t>
      </w:r>
    </w:p>
  </w:comment>
  <w:comment w:id="1255" w:author="Windows User" w:date="2015-10-30T08:56:00Z" w:initials="BS">
    <w:p w14:paraId="1A0E2428" w14:textId="77777777" w:rsidR="00F25489" w:rsidRDefault="00F25489">
      <w:pPr>
        <w:pStyle w:val="CommentText"/>
      </w:pPr>
      <w:r>
        <w:rPr>
          <w:rStyle w:val="CommentReference"/>
        </w:rPr>
        <w:annotationRef/>
      </w:r>
      <w:r>
        <w:t>wiles or snares?</w:t>
      </w:r>
    </w:p>
  </w:comment>
  <w:comment w:id="1257" w:author="Windows User" w:date="2015-10-30T08:56:00Z" w:initials="BS">
    <w:p w14:paraId="2B8DD286" w14:textId="77777777" w:rsidR="00F25489" w:rsidRDefault="00F25489">
      <w:pPr>
        <w:pStyle w:val="CommentText"/>
      </w:pPr>
      <w:r>
        <w:rPr>
          <w:rStyle w:val="CommentReference"/>
        </w:rPr>
        <w:annotationRef/>
      </w:r>
      <w:r>
        <w:t>I typed this Coptic... so it will have typos..</w:t>
      </w:r>
    </w:p>
  </w:comment>
  <w:comment w:id="1258" w:author="Windows User" w:date="2015-10-30T08:56:00Z" w:initials="WU">
    <w:p w14:paraId="7AD216CC" w14:textId="77777777" w:rsidR="00F25489" w:rsidRDefault="00F25489">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F25489" w:rsidRDefault="00F25489">
      <w:pPr>
        <w:pStyle w:val="CommentText"/>
      </w:pPr>
      <w:r>
        <w:rPr>
          <w:rStyle w:val="CommentReference"/>
        </w:rPr>
        <w:annotationRef/>
      </w:r>
      <w:r>
        <w:t>omit 'be' in contemporary?</w:t>
      </w:r>
    </w:p>
  </w:comment>
  <w:comment w:id="1261" w:author="Windows User" w:date="2015-10-30T08:56:00Z" w:initials="BS">
    <w:p w14:paraId="6511FB80" w14:textId="77777777" w:rsidR="00F25489" w:rsidRDefault="00F25489">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F25489" w:rsidRDefault="00F25489">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F25489" w:rsidRDefault="00F25489">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F25489" w:rsidRDefault="00F25489">
      <w:pPr>
        <w:pStyle w:val="CommentText"/>
      </w:pPr>
      <w:r>
        <w:rPr>
          <w:rStyle w:val="CommentReference"/>
        </w:rPr>
        <w:annotationRef/>
      </w:r>
      <w:r>
        <w:t>Needs work.</w:t>
      </w:r>
    </w:p>
  </w:comment>
  <w:comment w:id="1296" w:author="Windows User" w:date="2015-10-30T08:56:00Z" w:initials="WU">
    <w:p w14:paraId="76E8B799" w14:textId="77777777" w:rsidR="00F25489" w:rsidRDefault="00F25489">
      <w:pPr>
        <w:pStyle w:val="CommentText"/>
      </w:pPr>
      <w:r>
        <w:rPr>
          <w:rStyle w:val="CommentReference"/>
        </w:rPr>
        <w:annotationRef/>
      </w:r>
      <w:r>
        <w:t>Should this be tho-out 5? Or 25?</w:t>
      </w:r>
    </w:p>
  </w:comment>
  <w:comment w:id="1303" w:author="Windows User" w:date="2015-11-11T11:06:00Z" w:initials="WU">
    <w:p w14:paraId="58D84DCF" w14:textId="77777777" w:rsidR="00F25489" w:rsidRDefault="00F25489">
      <w:pPr>
        <w:pStyle w:val="CommentText"/>
      </w:pPr>
      <w:r>
        <w:rPr>
          <w:rStyle w:val="CommentReference"/>
        </w:rPr>
        <w:annotationRef/>
      </w:r>
      <w:r>
        <w:t>Should this be last age or something?</w:t>
      </w:r>
    </w:p>
  </w:comment>
  <w:comment w:id="1305" w:author="Windows User" w:date="2015-11-11T11:00:00Z" w:initials="WU">
    <w:p w14:paraId="7D2DE752" w14:textId="77777777" w:rsidR="00F25489" w:rsidRDefault="00F25489">
      <w:pPr>
        <w:pStyle w:val="CommentText"/>
      </w:pPr>
      <w:r>
        <w:rPr>
          <w:rStyle w:val="CommentReference"/>
        </w:rPr>
        <w:annotationRef/>
      </w:r>
      <w:r>
        <w:t>This needs reviewing!</w:t>
      </w:r>
    </w:p>
  </w:comment>
  <w:comment w:id="1306" w:author="Windows User" w:date="2015-11-11T11:00:00Z" w:initials="WU">
    <w:p w14:paraId="65102EEC" w14:textId="77777777" w:rsidR="00F25489" w:rsidRDefault="00F25489">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F25489" w:rsidRDefault="00F25489">
      <w:pPr>
        <w:pStyle w:val="CommentText"/>
      </w:pPr>
      <w:r>
        <w:rPr>
          <w:rStyle w:val="CommentReference"/>
        </w:rPr>
        <w:annotationRef/>
      </w:r>
      <w:r>
        <w:t>Confirmed?</w:t>
      </w:r>
    </w:p>
  </w:comment>
  <w:comment w:id="1323" w:author="Windows User" w:date="2015-10-30T08:56:00Z" w:initials="WU">
    <w:p w14:paraId="41EDECE7" w14:textId="77777777" w:rsidR="00F25489" w:rsidRDefault="00F25489">
      <w:pPr>
        <w:pStyle w:val="CommentText"/>
      </w:pPr>
      <w:r>
        <w:rPr>
          <w:rStyle w:val="CommentReference"/>
        </w:rPr>
        <w:annotationRef/>
      </w:r>
      <w:r>
        <w:t>Heroes, or athletes?</w:t>
      </w:r>
    </w:p>
  </w:comment>
  <w:comment w:id="1362" w:author="Windows User" w:date="2015-10-30T08:56:00Z" w:initials="WU">
    <w:p w14:paraId="5FA627EB" w14:textId="77777777" w:rsidR="00F25489" w:rsidRDefault="00F25489">
      <w:pPr>
        <w:pStyle w:val="CommentText"/>
      </w:pPr>
      <w:r>
        <w:rPr>
          <w:rStyle w:val="CommentReference"/>
        </w:rPr>
        <w:annotationRef/>
      </w:r>
      <w:r>
        <w:t>Beasts or creatures?</w:t>
      </w:r>
    </w:p>
  </w:comment>
  <w:comment w:id="1363" w:author="Windows User" w:date="2015-10-30T08:56:00Z" w:initials="WU">
    <w:p w14:paraId="04563F96" w14:textId="77777777" w:rsidR="00F25489" w:rsidRDefault="00F25489">
      <w:pPr>
        <w:pStyle w:val="CommentText"/>
      </w:pPr>
      <w:r>
        <w:rPr>
          <w:rStyle w:val="CommentReference"/>
        </w:rPr>
        <w:annotationRef/>
      </w:r>
      <w:r>
        <w:t>Incessant? Or unceasing?</w:t>
      </w:r>
    </w:p>
  </w:comment>
  <w:comment w:id="1364" w:author="Windows User" w:date="2015-10-30T08:56:00Z" w:initials="WU">
    <w:p w14:paraId="7BD20F77" w14:textId="77777777" w:rsidR="00F25489" w:rsidRDefault="00F25489">
      <w:pPr>
        <w:pStyle w:val="CommentText"/>
      </w:pPr>
      <w:r>
        <w:rPr>
          <w:rStyle w:val="CommentReference"/>
        </w:rPr>
        <w:annotationRef/>
      </w:r>
      <w:r>
        <w:t>Flames of fire or fervent as fire?</w:t>
      </w:r>
    </w:p>
  </w:comment>
  <w:comment w:id="1373" w:author="Windows User" w:date="2015-10-30T08:56:00Z" w:initials="WU">
    <w:p w14:paraId="44A84E5A" w14:textId="77777777" w:rsidR="00F25489" w:rsidRDefault="00F25489">
      <w:pPr>
        <w:pStyle w:val="CommentText"/>
      </w:pPr>
      <w:r>
        <w:rPr>
          <w:rStyle w:val="CommentReference"/>
        </w:rPr>
        <w:annotationRef/>
      </w:r>
      <w:r>
        <w:t>Serving the Lord, or serving before the Lord?</w:t>
      </w:r>
    </w:p>
  </w:comment>
  <w:comment w:id="1388" w:author="Windows User" w:date="2015-10-30T08:56:00Z" w:initials="WU">
    <w:p w14:paraId="07D2B1EF" w14:textId="77777777" w:rsidR="00F25489" w:rsidRDefault="00F25489">
      <w:pPr>
        <w:pStyle w:val="CommentText"/>
      </w:pPr>
      <w:r>
        <w:rPr>
          <w:rStyle w:val="CommentReference"/>
        </w:rPr>
        <w:annotationRef/>
      </w:r>
      <w:r>
        <w:t>Or voice of God?</w:t>
      </w:r>
    </w:p>
  </w:comment>
  <w:comment w:id="1389" w:author="Windows User" w:date="2015-10-30T08:56:00Z" w:initials="WU">
    <w:p w14:paraId="3900CC21" w14:textId="77777777" w:rsidR="00F25489" w:rsidRDefault="00F25489">
      <w:pPr>
        <w:pStyle w:val="CommentText"/>
      </w:pPr>
      <w:r>
        <w:rPr>
          <w:rStyle w:val="CommentReference"/>
        </w:rPr>
        <w:annotationRef/>
      </w:r>
      <w:r>
        <w:t>Received or accepted?</w:t>
      </w:r>
    </w:p>
  </w:comment>
  <w:comment w:id="1398" w:author="Windows User" w:date="2015-11-06T08:39:00Z" w:initials="WU">
    <w:p w14:paraId="6EA3F191" w14:textId="77777777" w:rsidR="00F25489" w:rsidRDefault="00F25489">
      <w:pPr>
        <w:pStyle w:val="CommentText"/>
      </w:pPr>
      <w:r>
        <w:rPr>
          <w:rStyle w:val="CommentReference"/>
        </w:rPr>
        <w:annotationRef/>
      </w:r>
      <w:r>
        <w:t>Is this the right St. Theodore?</w:t>
      </w:r>
    </w:p>
  </w:comment>
  <w:comment w:id="1407" w:author="Windows User" w:date="2015-10-30T08:56:00Z" w:initials="WU">
    <w:p w14:paraId="227730E1" w14:textId="77777777" w:rsidR="00F25489" w:rsidRDefault="00F25489">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F25489" w:rsidRDefault="00F25489">
      <w:pPr>
        <w:pStyle w:val="CommentText"/>
      </w:pPr>
      <w:r>
        <w:rPr>
          <w:rStyle w:val="CommentReference"/>
        </w:rPr>
        <w:annotationRef/>
      </w:r>
      <w:r>
        <w:t>Building them upon the Name?</w:t>
      </w:r>
    </w:p>
  </w:comment>
  <w:comment w:id="1422" w:author="Windows User" w:date="2015-10-30T08:56:00Z" w:initials="WU">
    <w:p w14:paraId="3CFB1D1A" w14:textId="77777777" w:rsidR="00F25489" w:rsidRDefault="00F25489">
      <w:pPr>
        <w:pStyle w:val="CommentText"/>
      </w:pPr>
      <w:r>
        <w:rPr>
          <w:rStyle w:val="CommentReference"/>
        </w:rPr>
        <w:annotationRef/>
      </w:r>
      <w:r>
        <w:t>Placed or established?</w:t>
      </w:r>
    </w:p>
  </w:comment>
  <w:comment w:id="1423" w:author="Windows User" w:date="2015-10-30T08:56:00Z" w:initials="WU">
    <w:p w14:paraId="08983CC0" w14:textId="77777777" w:rsidR="00F25489" w:rsidRDefault="00F25489">
      <w:pPr>
        <w:pStyle w:val="CommentText"/>
      </w:pPr>
      <w:r>
        <w:rPr>
          <w:rStyle w:val="CommentReference"/>
        </w:rPr>
        <w:annotationRef/>
      </w:r>
      <w:r>
        <w:t>Or refused?</w:t>
      </w:r>
    </w:p>
  </w:comment>
  <w:comment w:id="1434" w:author="Windows User" w:date="2015-10-30T08:56:00Z" w:initials="WU">
    <w:p w14:paraId="535F3E1B" w14:textId="77777777" w:rsidR="00F25489" w:rsidRDefault="00F25489">
      <w:pPr>
        <w:pStyle w:val="CommentText"/>
      </w:pPr>
      <w:r>
        <w:rPr>
          <w:rStyle w:val="CommentReference"/>
        </w:rPr>
        <w:annotationRef/>
      </w:r>
      <w:r>
        <w:t>Sprung forth? Came forth? Blossomed?</w:t>
      </w:r>
    </w:p>
  </w:comment>
  <w:comment w:id="1456" w:author="Windows User" w:date="2015-10-30T08:56:00Z" w:initials="BS">
    <w:p w14:paraId="07DE8008" w14:textId="77777777" w:rsidR="00F25489" w:rsidRDefault="00F25489">
      <w:pPr>
        <w:pStyle w:val="CommentText"/>
      </w:pPr>
      <w:r>
        <w:rPr>
          <w:rStyle w:val="CommentReference"/>
        </w:rPr>
        <w:annotationRef/>
      </w:r>
      <w:r>
        <w:t>what does this mean?</w:t>
      </w:r>
    </w:p>
  </w:comment>
  <w:comment w:id="1457" w:author="Windows User" w:date="2015-10-30T08:56:00Z" w:initials="BS">
    <w:p w14:paraId="7DE26DCC" w14:textId="77777777" w:rsidR="00F25489" w:rsidRDefault="00F25489">
      <w:pPr>
        <w:pStyle w:val="CommentText"/>
      </w:pPr>
      <w:r>
        <w:rPr>
          <w:rStyle w:val="CommentReference"/>
        </w:rPr>
        <w:annotationRef/>
      </w:r>
      <w:r>
        <w:t>announced or proclaimed?</w:t>
      </w:r>
    </w:p>
  </w:comment>
  <w:comment w:id="1461" w:author="Windows User" w:date="2015-10-30T08:56:00Z" w:initials="WU">
    <w:p w14:paraId="729B2278" w14:textId="77777777" w:rsidR="00F25489" w:rsidRDefault="00F25489">
      <w:pPr>
        <w:pStyle w:val="CommentText"/>
      </w:pPr>
      <w:r>
        <w:rPr>
          <w:rStyle w:val="CommentReference"/>
        </w:rPr>
        <w:annotationRef/>
      </w:r>
      <w:r>
        <w:t>?</w:t>
      </w:r>
    </w:p>
  </w:comment>
  <w:comment w:id="1462" w:author="Windows User" w:date="2015-10-30T08:56:00Z" w:initials="WU">
    <w:p w14:paraId="44863D12" w14:textId="77777777" w:rsidR="00F25489" w:rsidRDefault="00F25489">
      <w:pPr>
        <w:pStyle w:val="CommentText"/>
      </w:pPr>
      <w:r>
        <w:rPr>
          <w:rStyle w:val="CommentReference"/>
        </w:rPr>
        <w:annotationRef/>
      </w:r>
      <w:r>
        <w:t>Bride, no, not bridegroom?</w:t>
      </w:r>
    </w:p>
  </w:comment>
  <w:comment w:id="1465" w:author="Windows User" w:date="2015-10-30T08:56:00Z" w:initials="WU">
    <w:p w14:paraId="6CE1AF88" w14:textId="77777777" w:rsidR="00F25489" w:rsidRDefault="00F25489">
      <w:pPr>
        <w:pStyle w:val="CommentText"/>
      </w:pPr>
      <w:r>
        <w:rPr>
          <w:rStyle w:val="CommentReference"/>
        </w:rPr>
        <w:annotationRef/>
      </w:r>
      <w:r>
        <w:t>Return?</w:t>
      </w:r>
    </w:p>
  </w:comment>
  <w:comment w:id="1466" w:author="Windows User" w:date="2015-10-30T08:56:00Z" w:initials="WU">
    <w:p w14:paraId="2917E600" w14:textId="77777777" w:rsidR="00F25489" w:rsidRDefault="00F25489">
      <w:pPr>
        <w:pStyle w:val="CommentText"/>
      </w:pPr>
      <w:r>
        <w:rPr>
          <w:rStyle w:val="CommentReference"/>
        </w:rPr>
        <w:annotationRef/>
      </w:r>
      <w:r>
        <w:t>Establishment? Building up?</w:t>
      </w:r>
    </w:p>
  </w:comment>
  <w:comment w:id="1468" w:author="Windows User" w:date="2015-10-30T08:56:00Z" w:initials="WU">
    <w:p w14:paraId="14DF4F91" w14:textId="77777777" w:rsidR="00F25489" w:rsidRDefault="00F25489">
      <w:pPr>
        <w:pStyle w:val="CommentText"/>
      </w:pPr>
      <w:r>
        <w:rPr>
          <w:rStyle w:val="CommentReference"/>
        </w:rPr>
        <w:annotationRef/>
      </w:r>
      <w:r>
        <w:t>Heavenly evangelist? Good tidings? Glad tidings? Good news?</w:t>
      </w:r>
    </w:p>
  </w:comment>
  <w:comment w:id="1469" w:author="Windows User" w:date="2015-10-30T08:56:00Z" w:initials="WU">
    <w:p w14:paraId="55FC1EAE" w14:textId="77777777" w:rsidR="00F25489" w:rsidRDefault="00F25489">
      <w:pPr>
        <w:pStyle w:val="CommentText"/>
      </w:pPr>
      <w:r>
        <w:rPr>
          <w:rStyle w:val="CommentReference"/>
        </w:rPr>
        <w:annotationRef/>
      </w:r>
      <w:r>
        <w:t>I don’t see “the Lord is with you” in the Coptic</w:t>
      </w:r>
    </w:p>
    <w:p w14:paraId="4431CB1C" w14:textId="77777777" w:rsidR="00F25489" w:rsidRDefault="00F25489">
      <w:pPr>
        <w:pStyle w:val="CommentText"/>
      </w:pPr>
    </w:p>
  </w:comment>
  <w:comment w:id="1470" w:author="Windows User" w:date="2015-10-30T08:56:00Z" w:initials="WU">
    <w:p w14:paraId="4549B91A" w14:textId="77777777" w:rsidR="00F25489" w:rsidRDefault="00F25489">
      <w:pPr>
        <w:pStyle w:val="CommentText"/>
      </w:pPr>
      <w:r>
        <w:rPr>
          <w:rStyle w:val="CommentReference"/>
        </w:rPr>
        <w:annotationRef/>
      </w:r>
      <w:r>
        <w:t>Heavenly herald of Good News?</w:t>
      </w:r>
    </w:p>
    <w:p w14:paraId="384F02AC" w14:textId="77777777" w:rsidR="00F25489" w:rsidRDefault="00F25489">
      <w:pPr>
        <w:pStyle w:val="CommentText"/>
      </w:pPr>
    </w:p>
  </w:comment>
  <w:comment w:id="1479" w:author="Windows User" w:date="2015-10-30T08:56:00Z" w:initials="WU">
    <w:p w14:paraId="4A264D5C" w14:textId="77777777" w:rsidR="00F25489" w:rsidRDefault="00F25489">
      <w:pPr>
        <w:pStyle w:val="CommentText"/>
      </w:pPr>
      <w:r>
        <w:rPr>
          <w:rStyle w:val="CommentReference"/>
        </w:rPr>
        <w:annotationRef/>
      </w:r>
      <w:r>
        <w:t>I think we’re doing holy for ethowab, but saint for agios… open to discussion though.</w:t>
      </w:r>
    </w:p>
  </w:comment>
  <w:comment w:id="1510" w:author="Windows User" w:date="2015-10-30T08:56:00Z" w:initials="BS">
    <w:p w14:paraId="20FFD670" w14:textId="77777777" w:rsidR="00F25489" w:rsidRDefault="00F25489" w:rsidP="006A0382">
      <w:pPr>
        <w:pStyle w:val="CommentText"/>
      </w:pPr>
      <w:r>
        <w:rPr>
          <w:rStyle w:val="CommentReference"/>
        </w:rPr>
        <w:annotationRef/>
      </w:r>
      <w:r>
        <w:t>theotokos, not mav em ef Nooti</w:t>
      </w:r>
    </w:p>
  </w:comment>
  <w:comment w:id="1515" w:author="Windows User" w:date="2015-10-30T08:56:00Z" w:initials="WU">
    <w:p w14:paraId="3A72AA33" w14:textId="77777777" w:rsidR="00F25489" w:rsidRDefault="00F25489">
      <w:pPr>
        <w:pStyle w:val="CommentText"/>
      </w:pPr>
      <w:r>
        <w:rPr>
          <w:rStyle w:val="CommentReference"/>
        </w:rPr>
        <w:annotationRef/>
      </w:r>
      <w:r>
        <w:t>Redeemed?</w:t>
      </w:r>
    </w:p>
  </w:comment>
  <w:comment w:id="1516" w:author="Windows User" w:date="2015-10-30T08:56:00Z" w:initials="WU">
    <w:p w14:paraId="5BF82FF5" w14:textId="77777777" w:rsidR="00F25489" w:rsidRDefault="00F25489">
      <w:pPr>
        <w:pStyle w:val="CommentText"/>
      </w:pPr>
      <w:r>
        <w:rPr>
          <w:rStyle w:val="CommentReference"/>
        </w:rPr>
        <w:annotationRef/>
      </w:r>
      <w:r>
        <w:t>For? So?</w:t>
      </w:r>
    </w:p>
  </w:comment>
  <w:comment w:id="1521" w:author="Windows User" w:date="2015-10-30T08:56:00Z" w:initials="WU">
    <w:p w14:paraId="5B54A424" w14:textId="77777777" w:rsidR="00F25489" w:rsidRDefault="00F25489">
      <w:pPr>
        <w:pStyle w:val="CommentText"/>
      </w:pPr>
      <w:r>
        <w:rPr>
          <w:rStyle w:val="CommentReference"/>
        </w:rPr>
        <w:annotationRef/>
      </w:r>
      <w:r>
        <w:t>Or did shine and did illuminate</w:t>
      </w:r>
    </w:p>
  </w:comment>
  <w:comment w:id="1522" w:author="Windows User" w:date="2015-10-30T08:56:00Z" w:initials="WU">
    <w:p w14:paraId="5929E69F" w14:textId="77777777" w:rsidR="00F25489" w:rsidRDefault="00F25489">
      <w:pPr>
        <w:pStyle w:val="CommentText"/>
      </w:pPr>
      <w:r>
        <w:rPr>
          <w:rStyle w:val="CommentReference"/>
        </w:rPr>
        <w:annotationRef/>
      </w:r>
      <w:r>
        <w:t>What should this verse be?</w:t>
      </w:r>
    </w:p>
  </w:comment>
  <w:comment w:id="1523" w:author="Windows User" w:date="2015-10-30T08:56:00Z" w:initials="WU">
    <w:p w14:paraId="37815108" w14:textId="77777777" w:rsidR="00F25489" w:rsidRDefault="00F25489">
      <w:pPr>
        <w:pStyle w:val="CommentText"/>
      </w:pPr>
      <w:r>
        <w:rPr>
          <w:rStyle w:val="CommentReference"/>
        </w:rPr>
        <w:annotationRef/>
      </w:r>
      <w:r>
        <w:t>Uhm… does this mean something else, because saying the seal of the door Ezekiel saw was raised seems really bad …</w:t>
      </w:r>
    </w:p>
  </w:comment>
  <w:comment w:id="1524" w:author="Windows User" w:date="2015-10-30T08:56:00Z" w:initials="WU">
    <w:p w14:paraId="770E6FA0" w14:textId="77777777" w:rsidR="00F25489" w:rsidRDefault="00F25489">
      <w:pPr>
        <w:pStyle w:val="CommentText"/>
      </w:pPr>
      <w:r>
        <w:rPr>
          <w:rStyle w:val="CommentReference"/>
        </w:rPr>
        <w:annotationRef/>
      </w:r>
      <w:r>
        <w:t>Who?</w:t>
      </w:r>
    </w:p>
  </w:comment>
  <w:comment w:id="1525" w:author="Windows User" w:date="2015-10-30T08:56:00Z" w:initials="WU">
    <w:p w14:paraId="7FDD5784" w14:textId="77777777" w:rsidR="00F25489" w:rsidRDefault="00F25489">
      <w:pPr>
        <w:pStyle w:val="CommentText"/>
      </w:pPr>
      <w:r>
        <w:rPr>
          <w:rStyle w:val="CommentReference"/>
        </w:rPr>
        <w:annotationRef/>
      </w:r>
      <w:r>
        <w:t>Different adjective</w:t>
      </w:r>
    </w:p>
  </w:comment>
  <w:comment w:id="1526" w:author="Windows User" w:date="2015-10-30T08:56:00Z" w:initials="WU">
    <w:p w14:paraId="69734FAC" w14:textId="77777777" w:rsidR="00F25489" w:rsidRDefault="00F25489">
      <w:pPr>
        <w:pStyle w:val="CommentText"/>
      </w:pPr>
      <w:r>
        <w:rPr>
          <w:rStyle w:val="CommentReference"/>
        </w:rPr>
        <w:annotationRef/>
      </w:r>
      <w:r>
        <w:t>Sickness?</w:t>
      </w:r>
    </w:p>
  </w:comment>
  <w:comment w:id="1529" w:author="Windows User" w:date="2015-10-30T08:56:00Z" w:initials="BS">
    <w:p w14:paraId="07C468E8" w14:textId="77777777" w:rsidR="00F25489" w:rsidRDefault="00F2548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2" w:author="Windows User" w:date="2015-10-30T08:56:00Z" w:initials="WU">
    <w:p w14:paraId="14F94395" w14:textId="77777777" w:rsidR="00F25489" w:rsidRDefault="00F25489">
      <w:pPr>
        <w:pStyle w:val="CommentText"/>
      </w:pPr>
      <w:r>
        <w:rPr>
          <w:rStyle w:val="CommentReference"/>
        </w:rPr>
        <w:annotationRef/>
      </w:r>
      <w:r>
        <w:t>What?</w:t>
      </w:r>
    </w:p>
  </w:comment>
  <w:comment w:id="1541" w:author="Windows User" w:date="2015-10-30T08:56:00Z" w:initials="WU">
    <w:p w14:paraId="39A2608E" w14:textId="77777777" w:rsidR="00F25489" w:rsidRDefault="00F25489">
      <w:pPr>
        <w:pStyle w:val="CommentText"/>
      </w:pPr>
      <w:r>
        <w:rPr>
          <w:rStyle w:val="CommentReference"/>
        </w:rPr>
        <w:annotationRef/>
      </w:r>
    </w:p>
  </w:comment>
  <w:comment w:id="1553" w:author="Windows User" w:date="2015-10-30T08:56:00Z" w:initials="WU">
    <w:p w14:paraId="255EEE9F" w14:textId="77777777" w:rsidR="00F25489" w:rsidRDefault="00F25489">
      <w:pPr>
        <w:pStyle w:val="CommentText"/>
      </w:pPr>
      <w:r>
        <w:rPr>
          <w:rStyle w:val="CommentReference"/>
        </w:rPr>
        <w:annotationRef/>
      </w:r>
      <w:r>
        <w:t>Is abouna going by a different version of the Coptic?</w:t>
      </w:r>
    </w:p>
    <w:p w14:paraId="45F504BB" w14:textId="77777777" w:rsidR="00F25489" w:rsidRDefault="00F25489">
      <w:pPr>
        <w:pStyle w:val="CommentText"/>
      </w:pPr>
    </w:p>
  </w:comment>
  <w:comment w:id="1555" w:author="Windows User" w:date="2015-10-30T08:56:00Z" w:initials="WU">
    <w:p w14:paraId="63C351E6" w14:textId="77777777" w:rsidR="00F25489" w:rsidRDefault="00F25489">
      <w:pPr>
        <w:pStyle w:val="CommentText"/>
      </w:pPr>
      <w:r>
        <w:rPr>
          <w:rStyle w:val="CommentReference"/>
        </w:rPr>
        <w:annotationRef/>
      </w:r>
      <w:r>
        <w:t>Praise and victory doesn’t make sense.</w:t>
      </w:r>
    </w:p>
  </w:comment>
  <w:comment w:id="1557" w:author="Windows User" w:date="2015-10-30T08:56:00Z" w:initials="WU">
    <w:p w14:paraId="5729C7D5" w14:textId="77777777" w:rsidR="00F25489" w:rsidRDefault="00F25489">
      <w:pPr>
        <w:pStyle w:val="CommentText"/>
      </w:pPr>
      <w:r>
        <w:rPr>
          <w:rStyle w:val="CommentReference"/>
        </w:rPr>
        <w:annotationRef/>
      </w:r>
      <w:r>
        <w:t>Godhead?</w:t>
      </w:r>
    </w:p>
  </w:comment>
  <w:comment w:id="1570" w:author="Windows User" w:date="2015-10-30T08:56:00Z" w:initials="WU">
    <w:p w14:paraId="78E42A11" w14:textId="77777777" w:rsidR="00F25489" w:rsidRDefault="00F25489">
      <w:pPr>
        <w:pStyle w:val="CommentText"/>
      </w:pPr>
      <w:r>
        <w:rPr>
          <w:rStyle w:val="CommentReference"/>
        </w:rPr>
        <w:annotationRef/>
      </w:r>
      <w:r>
        <w:t>Establish?</w:t>
      </w:r>
    </w:p>
  </w:comment>
  <w:comment w:id="1571" w:author="Windows User" w:date="2015-10-30T08:56:00Z" w:initials="WU">
    <w:p w14:paraId="642EB965" w14:textId="77777777" w:rsidR="00F25489" w:rsidRDefault="00F25489">
      <w:pPr>
        <w:pStyle w:val="CommentText"/>
      </w:pPr>
      <w:r>
        <w:rPr>
          <w:rStyle w:val="CommentReference"/>
        </w:rPr>
        <w:annotationRef/>
      </w:r>
      <w:r>
        <w:t>Check another source… missing puncuation</w:t>
      </w:r>
    </w:p>
  </w:comment>
  <w:comment w:id="1572" w:author="Windows User" w:date="2015-10-30T08:56:00Z" w:initials="WU">
    <w:p w14:paraId="6F8B5532" w14:textId="77777777" w:rsidR="00F25489" w:rsidRDefault="00F25489">
      <w:pPr>
        <w:pStyle w:val="CommentText"/>
      </w:pPr>
      <w:r>
        <w:rPr>
          <w:rStyle w:val="CommentReference"/>
        </w:rPr>
        <w:annotationRef/>
      </w:r>
      <w:r>
        <w:t>Worked?</w:t>
      </w:r>
    </w:p>
  </w:comment>
  <w:comment w:id="1573" w:author="Windows User" w:date="2015-10-30T08:56:00Z" w:initials="WU">
    <w:p w14:paraId="4F504285" w14:textId="77777777" w:rsidR="00F25489" w:rsidRDefault="00F25489">
      <w:pPr>
        <w:pStyle w:val="CommentText"/>
      </w:pPr>
      <w:r>
        <w:rPr>
          <w:rStyle w:val="CommentReference"/>
        </w:rPr>
        <w:annotationRef/>
      </w:r>
      <w:r>
        <w:t>Thrice holy or Trisagion?</w:t>
      </w:r>
    </w:p>
  </w:comment>
  <w:comment w:id="1575" w:author="Windows User" w:date="2015-10-30T08:56:00Z" w:initials="WU">
    <w:p w14:paraId="5514BCC2" w14:textId="77777777" w:rsidR="00F25489" w:rsidRPr="00745B45" w:rsidRDefault="00F2548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6" w:author="Windows User" w:date="2015-10-30T08:56:00Z" w:initials="WU">
    <w:p w14:paraId="179A5384" w14:textId="77777777" w:rsidR="00F25489" w:rsidRDefault="00F25489">
      <w:pPr>
        <w:pStyle w:val="CommentText"/>
      </w:pPr>
      <w:r>
        <w:rPr>
          <w:rStyle w:val="CommentReference"/>
        </w:rPr>
        <w:annotationRef/>
      </w:r>
      <w:r>
        <w:t>Right translation?</w:t>
      </w:r>
    </w:p>
  </w:comment>
  <w:comment w:id="1578" w:author="Windows User" w:date="2015-10-30T08:56:00Z" w:initials="WU">
    <w:p w14:paraId="1682BE28" w14:textId="77777777" w:rsidR="00F25489" w:rsidRDefault="00F25489">
      <w:pPr>
        <w:pStyle w:val="CommentText"/>
      </w:pPr>
      <w:r>
        <w:rPr>
          <w:rStyle w:val="CommentReference"/>
        </w:rPr>
        <w:annotationRef/>
      </w:r>
      <w:r>
        <w:t>What does this mean?</w:t>
      </w:r>
    </w:p>
  </w:comment>
  <w:comment w:id="1579" w:author="Windows User" w:date="2015-10-30T08:56:00Z" w:initials="WU">
    <w:p w14:paraId="30C5B7C9" w14:textId="77777777" w:rsidR="00F25489" w:rsidRDefault="00F25489">
      <w:pPr>
        <w:pStyle w:val="CommentText"/>
      </w:pPr>
      <w:r>
        <w:rPr>
          <w:rStyle w:val="CommentReference"/>
        </w:rPr>
        <w:annotationRef/>
      </w:r>
      <w:r>
        <w:t>To the end?</w:t>
      </w:r>
    </w:p>
  </w:comment>
  <w:comment w:id="1584" w:author="Windows User" w:date="2015-10-30T08:56:00Z" w:initials="WU">
    <w:p w14:paraId="2C2856CA" w14:textId="77777777" w:rsidR="00F25489" w:rsidRDefault="00F25489">
      <w:pPr>
        <w:pStyle w:val="CommentText"/>
      </w:pPr>
      <w:r>
        <w:rPr>
          <w:rStyle w:val="CommentReference"/>
        </w:rPr>
        <w:annotationRef/>
      </w:r>
      <w:r>
        <w:t>Or freedom?</w:t>
      </w:r>
    </w:p>
  </w:comment>
  <w:comment w:id="1585" w:author="Windows User" w:date="2015-10-30T08:56:00Z" w:initials="WU">
    <w:p w14:paraId="229642C6" w14:textId="77777777" w:rsidR="00F25489" w:rsidRDefault="00F25489">
      <w:pPr>
        <w:pStyle w:val="CommentText"/>
      </w:pPr>
      <w:r>
        <w:rPr>
          <w:rStyle w:val="CommentReference"/>
        </w:rPr>
        <w:annotationRef/>
      </w:r>
      <w:r>
        <w:t>Or establish?</w:t>
      </w:r>
    </w:p>
  </w:comment>
  <w:comment w:id="1593" w:author="Windows User" w:date="2015-10-30T08:56:00Z" w:initials="WU">
    <w:p w14:paraId="798C7307" w14:textId="77777777" w:rsidR="00F25489" w:rsidRDefault="00F25489">
      <w:pPr>
        <w:pStyle w:val="CommentText"/>
      </w:pPr>
      <w:r>
        <w:rPr>
          <w:rStyle w:val="CommentReference"/>
        </w:rPr>
        <w:annotationRef/>
      </w:r>
      <w:r>
        <w:t>Is this the correct date?</w:t>
      </w:r>
    </w:p>
  </w:comment>
  <w:comment w:id="1707" w:author="Windows User" w:date="2015-10-30T08:56:00Z" w:initials="WU">
    <w:p w14:paraId="1C25D03A" w14:textId="77777777" w:rsidR="00F25489" w:rsidRDefault="00F25489">
      <w:pPr>
        <w:pStyle w:val="CommentText"/>
      </w:pPr>
      <w:r>
        <w:rPr>
          <w:rStyle w:val="CommentReference"/>
        </w:rPr>
        <w:annotationRef/>
      </w:r>
      <w:r>
        <w:t>Can this be reworded?</w:t>
      </w:r>
    </w:p>
  </w:comment>
  <w:comment w:id="1709" w:author="Windows User" w:date="2015-10-30T08:56:00Z" w:initials="WU">
    <w:p w14:paraId="71B1FE22" w14:textId="77777777" w:rsidR="00F25489" w:rsidRDefault="00F25489">
      <w:pPr>
        <w:pStyle w:val="CommentText"/>
      </w:pPr>
      <w:r>
        <w:rPr>
          <w:rStyle w:val="CommentReference"/>
        </w:rPr>
        <w:annotationRef/>
      </w:r>
      <w:r>
        <w:t>Check other books for alternate word here.</w:t>
      </w:r>
    </w:p>
  </w:comment>
  <w:comment w:id="1710" w:author="Windows User" w:date="2015-10-30T08:56:00Z" w:initials="WU">
    <w:p w14:paraId="546F5FFA" w14:textId="77777777" w:rsidR="00F25489" w:rsidRDefault="00F25489">
      <w:pPr>
        <w:pStyle w:val="CommentText"/>
      </w:pPr>
      <w:r>
        <w:rPr>
          <w:rStyle w:val="CommentReference"/>
        </w:rPr>
        <w:annotationRef/>
      </w:r>
      <w:r>
        <w:t>Nations or peoples?</w:t>
      </w:r>
    </w:p>
  </w:comment>
  <w:comment w:id="1711" w:author="Windows User" w:date="2015-10-30T08:56:00Z" w:initials="WU">
    <w:p w14:paraId="4FC1DCF3" w14:textId="77777777" w:rsidR="00F25489" w:rsidRDefault="00F25489">
      <w:pPr>
        <w:pStyle w:val="CommentText"/>
      </w:pPr>
      <w:r>
        <w:rPr>
          <w:rStyle w:val="CommentReference"/>
        </w:rPr>
        <w:annotationRef/>
      </w:r>
      <w:r>
        <w:t>Burned or consumed?</w:t>
      </w:r>
    </w:p>
  </w:comment>
  <w:comment w:id="1712" w:author="Windows User" w:date="2015-10-30T08:56:00Z" w:initials="WU">
    <w:p w14:paraId="5B463C07" w14:textId="77777777" w:rsidR="00F25489" w:rsidRDefault="00F25489">
      <w:pPr>
        <w:pStyle w:val="CommentText"/>
      </w:pPr>
      <w:r>
        <w:rPr>
          <w:rStyle w:val="CommentReference"/>
        </w:rPr>
        <w:annotationRef/>
      </w:r>
      <w:r>
        <w:t>?</w:t>
      </w:r>
    </w:p>
  </w:comment>
  <w:comment w:id="1713" w:author="Windows User" w:date="2015-10-30T08:56:00Z" w:initials="WU">
    <w:p w14:paraId="3079CC02" w14:textId="77777777" w:rsidR="00F25489" w:rsidRPr="00745B45" w:rsidRDefault="00F2548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F25489" w:rsidRDefault="00F25489">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F25489" w:rsidRDefault="00F25489">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F25489" w:rsidRDefault="00F25489">
      <w:pPr>
        <w:pStyle w:val="CommentText"/>
      </w:pPr>
      <w:r>
        <w:rPr>
          <w:rStyle w:val="CommentReference"/>
        </w:rPr>
        <w:annotationRef/>
      </w:r>
      <w:r>
        <w:t>Approached? What does this vs mean?</w:t>
      </w:r>
    </w:p>
  </w:comment>
  <w:comment w:id="1787" w:author="Windows User" w:date="2015-10-30T08:56:00Z" w:initials="WU">
    <w:p w14:paraId="329416E7" w14:textId="77777777" w:rsidR="00F25489" w:rsidRPr="00745B45" w:rsidRDefault="00F2548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F25489" w:rsidRDefault="00F25489">
      <w:pPr>
        <w:pStyle w:val="CommentText"/>
      </w:pPr>
      <w:r>
        <w:rPr>
          <w:rStyle w:val="CommentReference"/>
        </w:rPr>
        <w:annotationRef/>
      </w:r>
      <w:r>
        <w:t>Thoughts?</w:t>
      </w:r>
    </w:p>
  </w:comment>
  <w:comment w:id="1814" w:author="Windows User" w:date="2015-10-30T08:56:00Z" w:initials="WU">
    <w:p w14:paraId="7B47C8A3" w14:textId="77777777" w:rsidR="00F25489" w:rsidRDefault="00F2548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F25489" w:rsidRDefault="00F25489">
      <w:pPr>
        <w:pStyle w:val="CommentText"/>
      </w:pPr>
      <w:r>
        <w:rPr>
          <w:rStyle w:val="CommentReference"/>
        </w:rPr>
        <w:annotationRef/>
      </w:r>
      <w:r>
        <w:t>Sound or voices?</w:t>
      </w:r>
    </w:p>
  </w:comment>
  <w:comment w:id="1851" w:author="Windows User" w:date="2015-10-30T08:56:00Z" w:initials="WU">
    <w:p w14:paraId="0BE9113A" w14:textId="77777777" w:rsidR="00F25489" w:rsidRDefault="00F25489">
      <w:pPr>
        <w:pStyle w:val="CommentText"/>
      </w:pPr>
      <w:r>
        <w:rPr>
          <w:rStyle w:val="CommentReference"/>
        </w:rPr>
        <w:annotationRef/>
      </w:r>
      <w:r>
        <w:t>Completely different.</w:t>
      </w:r>
    </w:p>
  </w:comment>
  <w:comment w:id="1852" w:author="Windows User" w:date="2015-10-30T08:56:00Z" w:initials="WU">
    <w:p w14:paraId="074682DD" w14:textId="77777777" w:rsidR="00F25489" w:rsidRDefault="00F25489">
      <w:pPr>
        <w:pStyle w:val="CommentText"/>
      </w:pPr>
      <w:r>
        <w:rPr>
          <w:rStyle w:val="CommentReference"/>
        </w:rPr>
        <w:annotationRef/>
      </w:r>
      <w:r>
        <w:t>With or in?</w:t>
      </w:r>
    </w:p>
  </w:comment>
  <w:comment w:id="1853" w:author="Windows User" w:date="2015-10-30T08:56:00Z" w:initials="WU">
    <w:p w14:paraId="371712E1" w14:textId="77777777" w:rsidR="00F25489" w:rsidRDefault="00F25489">
      <w:pPr>
        <w:pStyle w:val="CommentText"/>
      </w:pPr>
      <w:r>
        <w:rPr>
          <w:rStyle w:val="CommentReference"/>
        </w:rPr>
        <w:annotationRef/>
      </w:r>
    </w:p>
  </w:comment>
  <w:comment w:id="1854" w:author="Windows User" w:date="2015-10-30T08:56:00Z" w:initials="WU">
    <w:p w14:paraId="0B3C1D3B" w14:textId="77777777" w:rsidR="00F25489" w:rsidRDefault="00F25489">
      <w:pPr>
        <w:pStyle w:val="CommentText"/>
      </w:pPr>
      <w:r>
        <w:rPr>
          <w:rStyle w:val="CommentReference"/>
        </w:rPr>
        <w:annotationRef/>
      </w:r>
      <w:r>
        <w:t>Sound or voice?</w:t>
      </w:r>
    </w:p>
  </w:comment>
  <w:comment w:id="1856" w:author="Windows User" w:date="2015-10-30T08:56:00Z" w:initials="WU">
    <w:p w14:paraId="1C3A0B98" w14:textId="77777777" w:rsidR="00F25489" w:rsidRDefault="00F25489">
      <w:pPr>
        <w:pStyle w:val="CommentText"/>
      </w:pPr>
      <w:r>
        <w:rPr>
          <w:rStyle w:val="CommentReference"/>
        </w:rPr>
        <w:annotationRef/>
      </w:r>
      <w:r>
        <w:t>Open to suggetions.</w:t>
      </w:r>
    </w:p>
  </w:comment>
  <w:comment w:id="1857" w:author="Windows User" w:date="2015-10-30T08:56:00Z" w:initials="WU">
    <w:p w14:paraId="79DB91AB" w14:textId="77777777" w:rsidR="00F25489" w:rsidRDefault="00F25489">
      <w:pPr>
        <w:pStyle w:val="CommentText"/>
      </w:pPr>
      <w:r>
        <w:rPr>
          <w:rStyle w:val="CommentReference"/>
        </w:rPr>
        <w:annotationRef/>
      </w:r>
      <w:r>
        <w:t>Before?</w:t>
      </w:r>
    </w:p>
  </w:comment>
  <w:comment w:id="1858" w:author="Windows User" w:date="2015-10-30T08:56:00Z" w:initials="WU">
    <w:p w14:paraId="777049F3" w14:textId="77777777" w:rsidR="00F25489" w:rsidRDefault="00F25489">
      <w:pPr>
        <w:pStyle w:val="CommentText"/>
      </w:pPr>
      <w:r>
        <w:rPr>
          <w:rStyle w:val="CommentReference"/>
        </w:rPr>
        <w:annotationRef/>
      </w:r>
      <w:r>
        <w:t>Nations?</w:t>
      </w:r>
    </w:p>
  </w:comment>
  <w:comment w:id="1859" w:author="Windows User" w:date="2015-10-30T08:56:00Z" w:initials="WU">
    <w:p w14:paraId="29D1E0CC" w14:textId="77777777" w:rsidR="00F25489" w:rsidRDefault="00F25489">
      <w:pPr>
        <w:pStyle w:val="CommentText"/>
      </w:pPr>
      <w:r>
        <w:rPr>
          <w:rStyle w:val="CommentReference"/>
        </w:rPr>
        <w:annotationRef/>
      </w:r>
      <w:r>
        <w:t>?</w:t>
      </w:r>
    </w:p>
  </w:comment>
  <w:comment w:id="1899" w:author="Windows User" w:date="2015-10-30T08:56:00Z" w:initials="WU">
    <w:p w14:paraId="73A9ACC7" w14:textId="77777777" w:rsidR="00F25489" w:rsidRDefault="00F25489">
      <w:pPr>
        <w:pStyle w:val="CommentText"/>
      </w:pPr>
      <w:r>
        <w:rPr>
          <w:rStyle w:val="CommentReference"/>
        </w:rPr>
        <w:annotationRef/>
      </w:r>
      <w:r>
        <w:t>?</w:t>
      </w:r>
    </w:p>
  </w:comment>
  <w:comment w:id="1908" w:author="Windows User" w:date="2015-10-30T08:56:00Z" w:initials="WU">
    <w:p w14:paraId="4F5630C0" w14:textId="77777777" w:rsidR="00F25489" w:rsidRDefault="00F25489">
      <w:pPr>
        <w:pStyle w:val="CommentText"/>
      </w:pPr>
      <w:r>
        <w:rPr>
          <w:rStyle w:val="CommentReference"/>
        </w:rPr>
        <w:annotationRef/>
      </w:r>
      <w:r>
        <w:t>Abba Noub, abanoub, Apa Noub, Apnoub?</w:t>
      </w:r>
    </w:p>
  </w:comment>
  <w:comment w:id="1909" w:author="Windows User" w:date="2015-10-30T08:56:00Z" w:initials="WU">
    <w:p w14:paraId="3899034D" w14:textId="77777777" w:rsidR="00F25489" w:rsidRDefault="00F25489">
      <w:pPr>
        <w:pStyle w:val="CommentText"/>
      </w:pPr>
      <w:r>
        <w:rPr>
          <w:rStyle w:val="CommentReference"/>
        </w:rPr>
        <w:annotationRef/>
      </w:r>
      <w:r>
        <w:t>Upright, or orthodox?</w:t>
      </w:r>
    </w:p>
  </w:comment>
  <w:comment w:id="1919" w:author="Windows User" w:date="2015-10-30T08:56:00Z" w:initials="WU">
    <w:p w14:paraId="61207ABC" w14:textId="77777777" w:rsidR="00F25489" w:rsidRDefault="00F25489">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F25489" w:rsidRDefault="00F25489">
      <w:pPr>
        <w:pStyle w:val="CommentText"/>
      </w:pPr>
      <w:r>
        <w:rPr>
          <w:rStyle w:val="CommentReference"/>
        </w:rPr>
        <w:annotationRef/>
      </w:r>
      <w:r>
        <w:t>Is this for Adam days? Or just Sundays?</w:t>
      </w:r>
    </w:p>
  </w:comment>
  <w:comment w:id="1946" w:author="Windows User" w:date="2015-11-18T20:38:00Z" w:initials="WU">
    <w:p w14:paraId="43F9C3B7" w14:textId="77777777" w:rsidR="00F25489" w:rsidRDefault="00F25489">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F25489" w:rsidRDefault="00F25489">
      <w:pPr>
        <w:pStyle w:val="CommentText"/>
      </w:pPr>
      <w:r>
        <w:rPr>
          <w:rStyle w:val="CommentReference"/>
        </w:rPr>
        <w:annotationRef/>
      </w:r>
      <w:r>
        <w:t>Theotokos forever, or ever-Theotokos?</w:t>
      </w:r>
    </w:p>
  </w:comment>
  <w:comment w:id="1949" w:author="Windows User" w:date="2015-11-19T22:12:00Z" w:initials="WU">
    <w:p w14:paraId="7E2C6DDB" w14:textId="77777777" w:rsidR="00F25489" w:rsidRDefault="00F25489">
      <w:pPr>
        <w:pStyle w:val="CommentText"/>
      </w:pPr>
      <w:r>
        <w:rPr>
          <w:rStyle w:val="CommentReference"/>
        </w:rPr>
        <w:annotationRef/>
      </w:r>
      <w:r>
        <w:t>What does this mean?</w:t>
      </w:r>
    </w:p>
  </w:comment>
  <w:comment w:id="1950" w:author="Windows User" w:date="2015-11-19T22:12:00Z" w:initials="WU">
    <w:p w14:paraId="71146019" w14:textId="77777777" w:rsidR="00F25489" w:rsidRDefault="00F25489">
      <w:pPr>
        <w:pStyle w:val="CommentText"/>
      </w:pPr>
      <w:r>
        <w:rPr>
          <w:rStyle w:val="CommentReference"/>
        </w:rPr>
        <w:annotationRef/>
      </w:r>
      <w:r>
        <w:t>What does this mean?</w:t>
      </w:r>
    </w:p>
  </w:comment>
  <w:comment w:id="1951" w:author="Windows User" w:date="2015-11-19T22:12:00Z" w:initials="WU">
    <w:p w14:paraId="24E4F57A" w14:textId="77777777" w:rsidR="00F25489" w:rsidRDefault="00F25489">
      <w:pPr>
        <w:pStyle w:val="CommentText"/>
      </w:pPr>
      <w:r>
        <w:rPr>
          <w:rStyle w:val="CommentReference"/>
        </w:rPr>
        <w:annotationRef/>
      </w:r>
      <w:r>
        <w:t>Praying or interceding?</w:t>
      </w:r>
    </w:p>
  </w:comment>
  <w:comment w:id="1971" w:author="Windows User" w:date="2015-10-30T08:56:00Z" w:initials="WU">
    <w:p w14:paraId="36116F5D" w14:textId="77777777" w:rsidR="00F25489" w:rsidRPr="00745B45" w:rsidRDefault="00F2548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F25489" w:rsidRDefault="00F25489">
      <w:pPr>
        <w:pStyle w:val="CommentText"/>
      </w:pPr>
      <w:r>
        <w:rPr>
          <w:rStyle w:val="CommentReference"/>
        </w:rPr>
        <w:annotationRef/>
      </w:r>
      <w:r>
        <w:t>Typo?</w:t>
      </w:r>
    </w:p>
  </w:comment>
  <w:comment w:id="1994" w:author="Windows User" w:date="2015-10-30T08:56:00Z" w:initials="WU">
    <w:p w14:paraId="11E5D177" w14:textId="77777777" w:rsidR="00F25489" w:rsidRPr="00745B45" w:rsidRDefault="00F2548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F25489" w:rsidRDefault="00F25489">
      <w:pPr>
        <w:pStyle w:val="CommentText"/>
      </w:pPr>
      <w:r>
        <w:rPr>
          <w:rStyle w:val="CommentReference"/>
        </w:rPr>
        <w:annotationRef/>
      </w:r>
      <w:r>
        <w:t>What does the Coptic say?</w:t>
      </w:r>
    </w:p>
  </w:comment>
  <w:comment w:id="1997" w:author="Windows User" w:date="2015-10-30T08:56:00Z" w:initials="WU">
    <w:p w14:paraId="239824AA" w14:textId="77777777" w:rsidR="00F25489" w:rsidRDefault="00F25489">
      <w:pPr>
        <w:pStyle w:val="CommentText"/>
      </w:pPr>
      <w:r>
        <w:rPr>
          <w:rStyle w:val="CommentReference"/>
        </w:rPr>
        <w:annotationRef/>
      </w:r>
      <w:r>
        <w:t>What is being quoted? 2Cor 5?</w:t>
      </w:r>
    </w:p>
  </w:comment>
  <w:comment w:id="2000" w:author="Windows User" w:date="2015-10-30T08:56:00Z" w:initials="WU">
    <w:p w14:paraId="1EC34668" w14:textId="77777777" w:rsidR="00F25489" w:rsidRDefault="00F25489">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F25489" w:rsidRDefault="00F25489">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F25489" w:rsidRDefault="00F25489">
      <w:pPr>
        <w:pStyle w:val="CommentText"/>
      </w:pPr>
      <w:r>
        <w:rPr>
          <w:rStyle w:val="CommentReference"/>
        </w:rPr>
        <w:annotationRef/>
      </w:r>
      <w:r>
        <w:t>Or athletes? Or athletic martyrs?</w:t>
      </w:r>
    </w:p>
  </w:comment>
  <w:comment w:id="2003" w:author="Windows User" w:date="2015-10-30T08:56:00Z" w:initials="WU">
    <w:p w14:paraId="72F9FFC3" w14:textId="77777777" w:rsidR="00F25489" w:rsidRDefault="00F25489">
      <w:pPr>
        <w:pStyle w:val="CommentText"/>
      </w:pPr>
      <w:r>
        <w:rPr>
          <w:rStyle w:val="CommentReference"/>
        </w:rPr>
        <w:annotationRef/>
      </w:r>
      <w:r>
        <w:t>Or of the martyrs?</w:t>
      </w:r>
    </w:p>
  </w:comment>
  <w:comment w:id="2004" w:author="Windows User" w:date="2015-10-30T08:56:00Z" w:initials="WU">
    <w:p w14:paraId="7BD5C124" w14:textId="77777777" w:rsidR="00F25489" w:rsidRDefault="00F25489">
      <w:pPr>
        <w:pStyle w:val="CommentText"/>
      </w:pPr>
      <w:r>
        <w:rPr>
          <w:rStyle w:val="CommentReference"/>
        </w:rPr>
        <w:annotationRef/>
      </w:r>
      <w:r>
        <w:t>Carries or lifts?</w:t>
      </w:r>
    </w:p>
  </w:comment>
  <w:comment w:id="2005" w:author="Windows User" w:date="2015-10-30T08:56:00Z" w:initials="WU">
    <w:p w14:paraId="525F7218" w14:textId="77777777" w:rsidR="00F25489" w:rsidRDefault="00F25489">
      <w:pPr>
        <w:pStyle w:val="CommentText"/>
      </w:pPr>
      <w:r>
        <w:rPr>
          <w:rStyle w:val="CommentReference"/>
        </w:rPr>
        <w:annotationRef/>
      </w:r>
      <w:r>
        <w:t>Churches?</w:t>
      </w:r>
    </w:p>
    <w:p w14:paraId="32A8F1D7" w14:textId="77777777" w:rsidR="00F25489" w:rsidRDefault="00F25489">
      <w:pPr>
        <w:pStyle w:val="CommentText"/>
      </w:pPr>
    </w:p>
  </w:comment>
  <w:comment w:id="2006" w:author="Windows User" w:date="2015-10-30T08:56:00Z" w:initials="WU">
    <w:p w14:paraId="165286E5" w14:textId="77777777" w:rsidR="00F25489" w:rsidRDefault="00F25489">
      <w:pPr>
        <w:pStyle w:val="CommentText"/>
      </w:pPr>
      <w:r>
        <w:rPr>
          <w:rStyle w:val="CommentReference"/>
        </w:rPr>
        <w:annotationRef/>
      </w:r>
      <w:r>
        <w:t>End?</w:t>
      </w:r>
    </w:p>
  </w:comment>
  <w:comment w:id="2015" w:author="Windows User" w:date="2015-10-30T08:56:00Z" w:initials="WU">
    <w:p w14:paraId="770DC519" w14:textId="281A44CF" w:rsidR="00F25489" w:rsidRDefault="00F25489">
      <w:pPr>
        <w:pStyle w:val="CommentText"/>
      </w:pPr>
      <w:r>
        <w:rPr>
          <w:rStyle w:val="CommentReference"/>
        </w:rPr>
        <w:annotationRef/>
      </w:r>
      <w:r>
        <w:t>Or full stop. You are worthy of the glory,</w:t>
      </w:r>
    </w:p>
  </w:comment>
  <w:comment w:id="2022" w:author="Windows User" w:date="2015-10-30T08:56:00Z" w:initials="WU">
    <w:p w14:paraId="664F3BFA" w14:textId="77777777" w:rsidR="00F25489" w:rsidRDefault="00F25489">
      <w:pPr>
        <w:pStyle w:val="CommentText"/>
      </w:pPr>
      <w:r>
        <w:rPr>
          <w:rStyle w:val="CommentReference"/>
        </w:rPr>
        <w:annotationRef/>
      </w:r>
      <w:r>
        <w:t>?</w:t>
      </w:r>
    </w:p>
  </w:comment>
  <w:comment w:id="2025" w:author="Windows User" w:date="2015-10-30T08:56:00Z" w:initials="WU">
    <w:p w14:paraId="08BCD53E" w14:textId="77777777" w:rsidR="00F25489" w:rsidRDefault="00F25489">
      <w:pPr>
        <w:pStyle w:val="CommentText"/>
      </w:pPr>
      <w:r>
        <w:rPr>
          <w:rStyle w:val="CommentReference"/>
        </w:rPr>
        <w:annotationRef/>
      </w:r>
      <w:r>
        <w:t>Is? Or will be? Exalted, or highly exalted?</w:t>
      </w:r>
    </w:p>
  </w:comment>
  <w:comment w:id="2028" w:author="Windows User" w:date="2015-10-30T08:56:00Z" w:initials="WU">
    <w:p w14:paraId="4F4D62D2" w14:textId="77777777" w:rsidR="00F25489" w:rsidRDefault="00F25489">
      <w:pPr>
        <w:pStyle w:val="CommentText"/>
      </w:pPr>
      <w:r>
        <w:rPr>
          <w:rStyle w:val="CommentReference"/>
        </w:rPr>
        <w:annotationRef/>
      </w:r>
      <w:r>
        <w:t>Bring or offer</w:t>
      </w:r>
    </w:p>
  </w:comment>
  <w:comment w:id="2029" w:author="Windows User" w:date="2015-10-30T08:56:00Z" w:initials="WU">
    <w:p w14:paraId="66D4EE13" w14:textId="77777777" w:rsidR="00F25489" w:rsidRDefault="00F25489">
      <w:pPr>
        <w:pStyle w:val="CommentText"/>
      </w:pPr>
      <w:r>
        <w:rPr>
          <w:rStyle w:val="CommentReference"/>
        </w:rPr>
        <w:annotationRef/>
      </w:r>
      <w:r>
        <w:t>Spelling?</w:t>
      </w:r>
    </w:p>
  </w:comment>
  <w:comment w:id="2036" w:author="Windows User" w:date="2015-11-17T22:12:00Z" w:initials="WU">
    <w:p w14:paraId="412F0631" w14:textId="77777777" w:rsidR="00F25489" w:rsidRDefault="00F25489">
      <w:pPr>
        <w:pStyle w:val="CommentText"/>
      </w:pPr>
      <w:r>
        <w:rPr>
          <w:rStyle w:val="CommentReference"/>
        </w:rPr>
        <w:annotationRef/>
      </w:r>
      <w:r>
        <w:t>Literally trampled, right? Or crushed?</w:t>
      </w:r>
    </w:p>
  </w:comment>
  <w:comment w:id="2037" w:author="Windows User" w:date="2015-11-17T22:12:00Z" w:initials="WU">
    <w:p w14:paraId="135DCC31" w14:textId="77777777" w:rsidR="00F25489" w:rsidRDefault="00F25489">
      <w:pPr>
        <w:pStyle w:val="CommentText"/>
      </w:pPr>
      <w:r>
        <w:rPr>
          <w:rStyle w:val="CommentReference"/>
        </w:rPr>
        <w:annotationRef/>
      </w:r>
      <w:r>
        <w:t>Authority? Might? Reign?</w:t>
      </w:r>
    </w:p>
  </w:comment>
  <w:comment w:id="2041" w:author="Windows User" w:date="2015-10-30T08:56:00Z" w:initials="WU">
    <w:p w14:paraId="11BE3C4D" w14:textId="77777777" w:rsidR="00F25489" w:rsidRDefault="00F25489">
      <w:pPr>
        <w:pStyle w:val="CommentText"/>
      </w:pPr>
      <w:r>
        <w:rPr>
          <w:rStyle w:val="CommentReference"/>
        </w:rPr>
        <w:annotationRef/>
      </w:r>
      <w:r>
        <w:t>Name or Holy Name?</w:t>
      </w:r>
    </w:p>
  </w:comment>
  <w:comment w:id="2053" w:author="Windows User" w:date="2015-10-30T08:56:00Z" w:initials="WU">
    <w:p w14:paraId="4A1C10F1" w14:textId="77777777" w:rsidR="00F25489" w:rsidRDefault="00F25489">
      <w:pPr>
        <w:pStyle w:val="CommentText"/>
      </w:pPr>
      <w:r>
        <w:rPr>
          <w:rStyle w:val="CommentReference"/>
        </w:rPr>
        <w:annotationRef/>
      </w:r>
      <w:r>
        <w:t>Christ or Jesus Christ?</w:t>
      </w:r>
    </w:p>
  </w:comment>
  <w:comment w:id="2060" w:author="Windows User" w:date="2015-10-30T08:56:00Z" w:initials="WU">
    <w:p w14:paraId="31C2C585" w14:textId="77777777" w:rsidR="00F25489" w:rsidRDefault="00F25489">
      <w:pPr>
        <w:pStyle w:val="CommentText"/>
      </w:pPr>
      <w:r>
        <w:rPr>
          <w:rStyle w:val="CommentReference"/>
        </w:rPr>
        <w:annotationRef/>
      </w:r>
      <w:r>
        <w:t>Name or Holy Name?</w:t>
      </w:r>
    </w:p>
  </w:comment>
  <w:comment w:id="2061" w:author="Windows User" w:date="2015-10-30T08:56:00Z" w:initials="WU">
    <w:p w14:paraId="18203C3C" w14:textId="77777777" w:rsidR="00F25489" w:rsidRDefault="00F25489">
      <w:pPr>
        <w:pStyle w:val="CommentText"/>
      </w:pPr>
      <w:r>
        <w:rPr>
          <w:rStyle w:val="CommentReference"/>
        </w:rPr>
        <w:annotationRef/>
      </w:r>
      <w:r>
        <w:t>To Him? Or by His might/power?</w:t>
      </w:r>
    </w:p>
  </w:comment>
  <w:comment w:id="2062" w:author="Windows User" w:date="2015-10-30T08:56:00Z" w:initials="WU">
    <w:p w14:paraId="27B39720" w14:textId="77777777" w:rsidR="00F25489" w:rsidRDefault="00F25489">
      <w:pPr>
        <w:pStyle w:val="CommentText"/>
      </w:pPr>
      <w:r>
        <w:rPr>
          <w:rStyle w:val="CommentReference"/>
        </w:rPr>
        <w:annotationRef/>
      </w:r>
      <w:r>
        <w:t>Might, or may?</w:t>
      </w:r>
    </w:p>
  </w:comment>
  <w:comment w:id="2063" w:author="Windows User" w:date="2015-10-30T08:56:00Z" w:initials="WU">
    <w:p w14:paraId="2FB96B7C" w14:textId="77777777" w:rsidR="00F25489" w:rsidRDefault="00F25489" w:rsidP="00F77A5B">
      <w:pPr>
        <w:pStyle w:val="CommentText"/>
      </w:pPr>
      <w:r>
        <w:rPr>
          <w:rStyle w:val="CommentReference"/>
        </w:rPr>
        <w:annotationRef/>
      </w:r>
      <w:r>
        <w:t>Christ or Jesus Christ?</w:t>
      </w:r>
    </w:p>
  </w:comment>
  <w:comment w:id="2066" w:author="Windows User" w:date="2015-10-30T08:56:00Z" w:initials="WU">
    <w:p w14:paraId="775D4B1C" w14:textId="77777777" w:rsidR="00F25489" w:rsidRDefault="00F25489">
      <w:pPr>
        <w:pStyle w:val="CommentText"/>
      </w:pPr>
      <w:r>
        <w:rPr>
          <w:rStyle w:val="CommentReference"/>
        </w:rPr>
        <w:annotationRef/>
      </w:r>
      <w:r>
        <w:t>Miracles?</w:t>
      </w:r>
    </w:p>
  </w:comment>
  <w:comment w:id="2073" w:author="Windows User" w:date="2015-10-30T08:56:00Z" w:initials="WU">
    <w:p w14:paraId="511773EC" w14:textId="77777777" w:rsidR="00F25489" w:rsidRDefault="00F25489">
      <w:pPr>
        <w:pStyle w:val="CommentText"/>
      </w:pPr>
      <w:r>
        <w:rPr>
          <w:rStyle w:val="CommentReference"/>
        </w:rPr>
        <w:annotationRef/>
      </w:r>
      <w:r>
        <w:t>Name or Holy Name?</w:t>
      </w:r>
    </w:p>
  </w:comment>
  <w:comment w:id="2074" w:author="Windows User" w:date="2015-10-30T08:56:00Z" w:initials="WU">
    <w:p w14:paraId="0BC6FD3A" w14:textId="77777777" w:rsidR="00F25489" w:rsidRDefault="00F25489">
      <w:pPr>
        <w:pStyle w:val="CommentText"/>
      </w:pPr>
      <w:r>
        <w:rPr>
          <w:rStyle w:val="CommentReference"/>
        </w:rPr>
        <w:annotationRef/>
      </w:r>
      <w:r>
        <w:t>To Him? Or by His might/power?</w:t>
      </w:r>
    </w:p>
  </w:comment>
  <w:comment w:id="2075" w:author="Windows User" w:date="2015-10-30T08:56:00Z" w:initials="WU">
    <w:p w14:paraId="6BED6166" w14:textId="77777777" w:rsidR="00F25489" w:rsidRDefault="00F25489">
      <w:pPr>
        <w:pStyle w:val="CommentText"/>
      </w:pPr>
      <w:r>
        <w:rPr>
          <w:rStyle w:val="CommentReference"/>
        </w:rPr>
        <w:annotationRef/>
      </w:r>
      <w:r>
        <w:t>Might, or may?</w:t>
      </w:r>
    </w:p>
  </w:comment>
  <w:comment w:id="2081" w:author="Windows User" w:date="2016-02-10T12:41:00Z" w:initials="WU">
    <w:p w14:paraId="1E6C57D4" w14:textId="77777777" w:rsidR="00F25489" w:rsidRDefault="00F2548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61162" w14:textId="77777777" w:rsidR="003965E4" w:rsidRDefault="003965E4" w:rsidP="006D61CA">
      <w:pPr>
        <w:spacing w:after="0" w:line="240" w:lineRule="auto"/>
      </w:pPr>
      <w:r>
        <w:separator/>
      </w:r>
    </w:p>
  </w:endnote>
  <w:endnote w:type="continuationSeparator" w:id="0">
    <w:p w14:paraId="320F3E57" w14:textId="77777777" w:rsidR="003965E4" w:rsidRDefault="003965E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85B281D" w:rsidR="00F25489" w:rsidRPr="004D6538" w:rsidRDefault="00F2548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00353">
      <w:rPr>
        <w:noProof/>
        <w:lang w:val="en-US"/>
      </w:rPr>
      <w:t>818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25489" w:rsidRPr="009654EE" w:rsidRDefault="00F2548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A590B8B" w:rsidR="00F25489" w:rsidRPr="009654EE" w:rsidRDefault="00F2548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00353">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A220225" w:rsidR="00F25489" w:rsidRPr="006D61CA" w:rsidRDefault="00F254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00353">
      <w:rPr>
        <w:noProof/>
        <w:lang w:val="en-US"/>
      </w:rPr>
      <w:t>439</w:t>
    </w:r>
    <w:r w:rsidRPr="006D61CA">
      <w:rPr>
        <w:lang w:val="en-US"/>
      </w:rPr>
      <w:fldChar w:fldCharType="end"/>
    </w:r>
  </w:p>
  <w:p w14:paraId="1546C8BA" w14:textId="77777777" w:rsidR="00F25489" w:rsidRDefault="00F25489"/>
  <w:p w14:paraId="578F45FC" w14:textId="77777777" w:rsidR="00F25489" w:rsidRDefault="00F2548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1474D16" w:rsidR="00F25489" w:rsidRPr="006D61CA" w:rsidRDefault="00F254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00353">
      <w:rPr>
        <w:noProof/>
        <w:lang w:val="en-US"/>
      </w:rPr>
      <w:t>819</w:t>
    </w:r>
    <w:r w:rsidRPr="006D61CA">
      <w:rPr>
        <w:lang w:val="en-US"/>
      </w:rPr>
      <w:fldChar w:fldCharType="end"/>
    </w:r>
  </w:p>
  <w:p w14:paraId="6E3E0469" w14:textId="77777777" w:rsidR="00F25489" w:rsidRDefault="00F25489"/>
  <w:p w14:paraId="5C3C24E2" w14:textId="77777777" w:rsidR="00F25489" w:rsidRDefault="00F2548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710F7" w14:textId="77777777" w:rsidR="003965E4" w:rsidRDefault="003965E4" w:rsidP="006D61CA">
      <w:pPr>
        <w:spacing w:after="0" w:line="240" w:lineRule="auto"/>
      </w:pPr>
      <w:r>
        <w:separator/>
      </w:r>
    </w:p>
  </w:footnote>
  <w:footnote w:type="continuationSeparator" w:id="0">
    <w:p w14:paraId="3DC6DD80" w14:textId="77777777" w:rsidR="003965E4" w:rsidRDefault="003965E4" w:rsidP="006D61CA">
      <w:pPr>
        <w:spacing w:after="0" w:line="240" w:lineRule="auto"/>
      </w:pPr>
      <w:r>
        <w:continuationSeparator/>
      </w:r>
    </w:p>
  </w:footnote>
  <w:footnote w:id="1">
    <w:p w14:paraId="16A75E0F" w14:textId="77777777" w:rsidR="00F25489" w:rsidRDefault="00F2548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F25489" w:rsidRDefault="00F2548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F25489" w:rsidRDefault="00F25489" w:rsidP="00F94412">
      <w:pPr>
        <w:pStyle w:val="footnote"/>
      </w:pPr>
      <w:r>
        <w:rPr>
          <w:rStyle w:val="FootnoteReference"/>
        </w:rPr>
        <w:footnoteRef/>
      </w:r>
      <w:r>
        <w:t xml:space="preserve"> [JS] or “assemblies”</w:t>
      </w:r>
    </w:p>
  </w:footnote>
  <w:footnote w:id="4">
    <w:p w14:paraId="5E4DFE5E" w14:textId="5E90AEFA" w:rsidR="00F25489" w:rsidRPr="00926B87" w:rsidRDefault="00F2548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25489" w:rsidRDefault="00F25489" w:rsidP="00031314">
      <w:pPr>
        <w:pStyle w:val="footnote"/>
      </w:pPr>
    </w:p>
  </w:footnote>
  <w:footnote w:id="5">
    <w:p w14:paraId="5EDE2D3A" w14:textId="77777777" w:rsidR="00F25489" w:rsidRDefault="00F2548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F25489" w:rsidRDefault="00F25489" w:rsidP="00323889">
      <w:pPr>
        <w:pStyle w:val="footnote"/>
      </w:pPr>
      <w:r>
        <w:rPr>
          <w:rStyle w:val="FootnoteReference"/>
        </w:rPr>
        <w:footnoteRef/>
      </w:r>
      <w:r>
        <w:t xml:space="preserve"> Or “The Lord’s Annointed”</w:t>
      </w:r>
    </w:p>
  </w:footnote>
  <w:footnote w:id="7">
    <w:p w14:paraId="31BBF667" w14:textId="77777777" w:rsidR="00F25489" w:rsidRPr="00926B87" w:rsidRDefault="00F2548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25489" w:rsidRDefault="00F25489" w:rsidP="00441BAC">
      <w:pPr>
        <w:pStyle w:val="footnote"/>
      </w:pPr>
    </w:p>
  </w:footnote>
  <w:footnote w:id="8">
    <w:p w14:paraId="580FAEDD" w14:textId="77777777" w:rsidR="00F25489" w:rsidRDefault="00F25489" w:rsidP="00130E47">
      <w:pPr>
        <w:pStyle w:val="footnote"/>
      </w:pPr>
      <w:r>
        <w:rPr>
          <w:rStyle w:val="FootnoteReference"/>
        </w:rPr>
        <w:footnoteRef/>
      </w:r>
      <w:r>
        <w:t xml:space="preserve"> Or “The Lord’s Annointed”</w:t>
      </w:r>
    </w:p>
  </w:footnote>
  <w:footnote w:id="9">
    <w:p w14:paraId="74D64774" w14:textId="4A8F239B" w:rsidR="00F25489" w:rsidRDefault="00F2548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F25489" w:rsidRDefault="00F2548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F25489" w:rsidRDefault="00F2548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F25489" w:rsidRDefault="00F25489" w:rsidP="00485E0C">
      <w:pPr>
        <w:pStyle w:val="footnote"/>
      </w:pPr>
      <w:r>
        <w:rPr>
          <w:rStyle w:val="FootnoteReference"/>
          <w:rFonts w:cs="@MingLiU"/>
          <w:szCs w:val="18"/>
        </w:rPr>
        <w:footnoteRef/>
      </w:r>
      <w:r w:rsidRPr="003C6041">
        <w:t>Literally, unbroken fence</w:t>
      </w:r>
    </w:p>
  </w:footnote>
  <w:footnote w:id="13">
    <w:p w14:paraId="7C2A9DE8" w14:textId="15E62972" w:rsidR="00F25489" w:rsidRDefault="00F2548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F25489" w:rsidRDefault="00F2548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F25489" w:rsidRDefault="00F2548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F25489" w:rsidRDefault="00F2548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F25489" w:rsidRDefault="00F25489" w:rsidP="006800D4">
      <w:pPr>
        <w:pStyle w:val="footnote"/>
      </w:pPr>
      <w:r>
        <w:rPr>
          <w:rStyle w:val="FootnoteReference"/>
        </w:rPr>
        <w:footnoteRef/>
      </w:r>
      <w:r>
        <w:t xml:space="preserve"> Or ‘Unique’</w:t>
      </w:r>
    </w:p>
  </w:footnote>
  <w:footnote w:id="18">
    <w:p w14:paraId="4D9AA31B" w14:textId="77777777" w:rsidR="00F25489" w:rsidRDefault="00F2548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F25489" w:rsidRDefault="00F2548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F25489" w:rsidRDefault="00F2548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F25489" w:rsidRDefault="00F2548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F25489" w:rsidRDefault="00F2548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F25489" w:rsidRDefault="00F2548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F25489" w:rsidRDefault="00F2548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F25489" w:rsidRDefault="00F2548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F25489" w:rsidRPr="004A3E27" w:rsidRDefault="00F2548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F25489" w:rsidRPr="004A3E27" w:rsidRDefault="00F2548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F25489" w:rsidRPr="004A3E27" w:rsidRDefault="00F2548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F25489" w:rsidRPr="004A3E27" w:rsidRDefault="00F2548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F25489" w:rsidRDefault="00F2548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F25489" w:rsidRPr="004A3E27" w:rsidRDefault="00F2548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F25489" w:rsidRPr="004A3E27" w:rsidRDefault="00F2548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F25489" w:rsidRPr="004A3E27" w:rsidRDefault="00F2548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F25489" w:rsidRDefault="00F25489" w:rsidP="00704CAA">
      <w:pPr>
        <w:pStyle w:val="footnote"/>
      </w:pPr>
      <w:r>
        <w:rPr>
          <w:rStyle w:val="FootnoteReference"/>
        </w:rPr>
        <w:footnoteRef/>
      </w:r>
      <w:r>
        <w:t xml:space="preserve"> [JS] or “enlarged me”</w:t>
      </w:r>
    </w:p>
  </w:footnote>
  <w:footnote w:id="35">
    <w:p w14:paraId="2E892BC6" w14:textId="77777777" w:rsidR="00F25489" w:rsidRPr="004A3E27" w:rsidRDefault="00F2548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F25489" w:rsidRPr="004A3E27" w:rsidRDefault="00F2548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F25489" w:rsidRPr="004A3E27" w:rsidRDefault="00F2548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F25489" w:rsidRPr="004A3E27" w:rsidRDefault="00F2548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F25489" w:rsidRDefault="00F25489" w:rsidP="00704CAA">
      <w:pPr>
        <w:pStyle w:val="footnote"/>
      </w:pPr>
      <w:r>
        <w:rPr>
          <w:rStyle w:val="FootnoteReference"/>
        </w:rPr>
        <w:footnoteRef/>
      </w:r>
      <w:r>
        <w:t xml:space="preserve"> [JS] literally, “face”</w:t>
      </w:r>
    </w:p>
  </w:footnote>
  <w:footnote w:id="40">
    <w:p w14:paraId="44D56170" w14:textId="77777777" w:rsidR="00F25489" w:rsidRDefault="00F2548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F25489" w:rsidRPr="004A3E27" w:rsidRDefault="00F2548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F25489" w:rsidRPr="004A3E27" w:rsidRDefault="00F2548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F25489" w:rsidRDefault="00F25489" w:rsidP="00704CAA">
      <w:pPr>
        <w:pStyle w:val="footnote"/>
      </w:pPr>
      <w:r>
        <w:rPr>
          <w:rStyle w:val="FootnoteReference"/>
        </w:rPr>
        <w:footnoteRef/>
      </w:r>
      <w:r>
        <w:t xml:space="preserve"> [JS] or “and You will see me.”</w:t>
      </w:r>
    </w:p>
  </w:footnote>
  <w:footnote w:id="44">
    <w:p w14:paraId="0BF91212" w14:textId="77777777" w:rsidR="00F25489" w:rsidRDefault="00F25489" w:rsidP="00704CAA">
      <w:pPr>
        <w:pStyle w:val="footnote"/>
      </w:pPr>
      <w:r>
        <w:rPr>
          <w:rStyle w:val="FootnoteReference"/>
        </w:rPr>
        <w:footnoteRef/>
      </w:r>
      <w:r>
        <w:t xml:space="preserve"> [JS] or lawlessness</w:t>
      </w:r>
    </w:p>
  </w:footnote>
  <w:footnote w:id="45">
    <w:p w14:paraId="6D36F089" w14:textId="77777777" w:rsidR="00F25489" w:rsidRDefault="00F25489" w:rsidP="00704CAA">
      <w:pPr>
        <w:pStyle w:val="footnote"/>
      </w:pPr>
      <w:r>
        <w:rPr>
          <w:rStyle w:val="FootnoteReference"/>
        </w:rPr>
        <w:footnoteRef/>
      </w:r>
      <w:r>
        <w:t xml:space="preserve"> [JS] “do obeisance”, “worship”, referring to the physical act</w:t>
      </w:r>
    </w:p>
  </w:footnote>
  <w:footnote w:id="46">
    <w:p w14:paraId="6FB6BA38" w14:textId="77777777" w:rsidR="00F25489" w:rsidRPr="004A3E27" w:rsidRDefault="00F2548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F25489" w:rsidRDefault="00F2548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F25489" w:rsidRPr="004A3E27" w:rsidRDefault="00F2548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F25489" w:rsidRPr="004A3E27" w:rsidRDefault="00F2548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F25489" w:rsidRDefault="00F25489" w:rsidP="00704CAA">
      <w:pPr>
        <w:pStyle w:val="footnote"/>
      </w:pPr>
      <w:r>
        <w:rPr>
          <w:rStyle w:val="FootnoteReference"/>
        </w:rPr>
        <w:footnoteRef/>
      </w:r>
      <w:r>
        <w:t xml:space="preserve"> [JS] or “give thanks”. The word conveys “thankfully confess with praise”</w:t>
      </w:r>
    </w:p>
  </w:footnote>
  <w:footnote w:id="51">
    <w:p w14:paraId="42C6214A" w14:textId="77777777" w:rsidR="00F25489" w:rsidRPr="004A3E27" w:rsidRDefault="00F2548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F25489" w:rsidRDefault="00F25489" w:rsidP="00704CAA">
      <w:pPr>
        <w:pStyle w:val="footnote"/>
      </w:pPr>
      <w:r>
        <w:rPr>
          <w:rStyle w:val="FootnoteReference"/>
        </w:rPr>
        <w:footnoteRef/>
      </w:r>
      <w:r>
        <w:t xml:space="preserve"> [JS] Fr. Lazarus and Brenton interpolate “my enemy”</w:t>
      </w:r>
    </w:p>
  </w:footnote>
  <w:footnote w:id="53">
    <w:p w14:paraId="53846296" w14:textId="77777777" w:rsidR="00F25489" w:rsidRPr="004A3E27" w:rsidRDefault="00F2548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F25489" w:rsidRPr="004A3E27" w:rsidRDefault="00F25489" w:rsidP="00704CAA">
      <w:pPr>
        <w:pStyle w:val="footnote"/>
      </w:pPr>
      <w:r w:rsidRPr="004A3E27">
        <w:rPr>
          <w:rStyle w:val="FootnoteReference"/>
        </w:rPr>
        <w:footnoteRef/>
      </w:r>
      <w:r w:rsidRPr="004A3E27">
        <w:t xml:space="preserve"> Empties fall (Ephes. 5:18).</w:t>
      </w:r>
    </w:p>
  </w:footnote>
  <w:footnote w:id="55">
    <w:p w14:paraId="22338A3E" w14:textId="77777777" w:rsidR="00F25489" w:rsidRPr="004A3E27" w:rsidRDefault="00F2548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F25489" w:rsidRDefault="00F25489" w:rsidP="00704CAA">
      <w:pPr>
        <w:pStyle w:val="footnote"/>
      </w:pPr>
      <w:r>
        <w:rPr>
          <w:rStyle w:val="FootnoteReference"/>
        </w:rPr>
        <w:footnoteRef/>
      </w:r>
      <w:r>
        <w:t xml:space="preserve"> [JS] Fr. Athanasius has “therefore I will return on high.”</w:t>
      </w:r>
    </w:p>
  </w:footnote>
  <w:footnote w:id="57">
    <w:p w14:paraId="17338257" w14:textId="77777777" w:rsidR="00F25489" w:rsidRDefault="00F25489" w:rsidP="00704CAA">
      <w:pPr>
        <w:pStyle w:val="footnote"/>
      </w:pPr>
      <w:r>
        <w:rPr>
          <w:rStyle w:val="FootnoteReference"/>
        </w:rPr>
        <w:footnoteRef/>
      </w:r>
      <w:r>
        <w:t xml:space="preserve"> [JS] or “give thanks to”, or “thankfully confess the Lord with Praise”</w:t>
      </w:r>
    </w:p>
  </w:footnote>
  <w:footnote w:id="58">
    <w:p w14:paraId="2E1C10DC" w14:textId="77777777" w:rsidR="00F25489" w:rsidRPr="004A3E27" w:rsidRDefault="00F2548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F25489" w:rsidRPr="004A3E27" w:rsidRDefault="00F25489" w:rsidP="00704CAA">
      <w:pPr>
        <w:pStyle w:val="footnote"/>
      </w:pPr>
      <w:r w:rsidRPr="004A3E27">
        <w:rPr>
          <w:rStyle w:val="FootnoteReference"/>
        </w:rPr>
        <w:footnoteRef/>
      </w:r>
      <w:r w:rsidRPr="004A3E27">
        <w:t xml:space="preserve"> Mt. 21:16.</w:t>
      </w:r>
    </w:p>
  </w:footnote>
  <w:footnote w:id="60">
    <w:p w14:paraId="1F7D57C1" w14:textId="77777777" w:rsidR="00F25489" w:rsidRPr="004A3E27" w:rsidRDefault="00F2548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F25489" w:rsidRPr="004A3E27" w:rsidRDefault="00F2548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F25489" w:rsidRDefault="00F25489" w:rsidP="00704CAA">
      <w:pPr>
        <w:pStyle w:val="footnote"/>
      </w:pPr>
      <w:r>
        <w:rPr>
          <w:rStyle w:val="FootnoteReference"/>
        </w:rPr>
        <w:footnoteRef/>
      </w:r>
      <w:r>
        <w:t xml:space="preserve"> [JS] or “thank”, “I will thankfully confess You with praise”</w:t>
      </w:r>
    </w:p>
  </w:footnote>
  <w:footnote w:id="63">
    <w:p w14:paraId="25630743" w14:textId="77777777" w:rsidR="00F25489" w:rsidRDefault="00F25489" w:rsidP="00704CAA">
      <w:pPr>
        <w:pStyle w:val="footnote"/>
      </w:pPr>
      <w:r>
        <w:rPr>
          <w:rStyle w:val="FootnoteReference"/>
        </w:rPr>
        <w:footnoteRef/>
      </w:r>
      <w:r>
        <w:t xml:space="preserve"> [JS] Or, “I will confess You with thanksgiving”</w:t>
      </w:r>
    </w:p>
  </w:footnote>
  <w:footnote w:id="64">
    <w:p w14:paraId="631A6E6E" w14:textId="77777777" w:rsidR="00F25489" w:rsidRDefault="00F25489" w:rsidP="00704CAA">
      <w:pPr>
        <w:pStyle w:val="footnote"/>
      </w:pPr>
      <w:r>
        <w:rPr>
          <w:rStyle w:val="FootnoteReference"/>
        </w:rPr>
        <w:footnoteRef/>
      </w:r>
      <w:r>
        <w:t xml:space="preserve"> [JS] literally, “from before Your face”</w:t>
      </w:r>
    </w:p>
  </w:footnote>
  <w:footnote w:id="65">
    <w:p w14:paraId="080B4AAE" w14:textId="77777777" w:rsidR="00F25489" w:rsidRPr="004A3E27" w:rsidRDefault="00F2548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F25489" w:rsidRPr="004A3E27" w:rsidRDefault="00F2548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F25489" w:rsidRPr="004A3E27" w:rsidRDefault="00F2548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F25489" w:rsidRPr="004A3E27" w:rsidRDefault="00F2548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F25489" w:rsidRDefault="00F25489" w:rsidP="00704CAA">
      <w:pPr>
        <w:pStyle w:val="footnote"/>
      </w:pPr>
      <w:r>
        <w:rPr>
          <w:rStyle w:val="FootnoteReference"/>
        </w:rPr>
        <w:footnoteRef/>
      </w:r>
      <w:r>
        <w:t xml:space="preserve"> [JS] literally, “arm”</w:t>
      </w:r>
    </w:p>
  </w:footnote>
  <w:footnote w:id="70">
    <w:p w14:paraId="6FD3C231" w14:textId="77777777" w:rsidR="00F25489" w:rsidRPr="004A3E27" w:rsidRDefault="00F2548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F25489" w:rsidRPr="004A3E27" w:rsidRDefault="00F2548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F25489" w:rsidRPr="004A3E27" w:rsidRDefault="00F2548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F25489" w:rsidRDefault="00F2548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F25489" w:rsidRDefault="00F25489" w:rsidP="00704CAA">
      <w:pPr>
        <w:pStyle w:val="footnote"/>
      </w:pPr>
      <w:r>
        <w:rPr>
          <w:rStyle w:val="FootnoteReference"/>
        </w:rPr>
        <w:footnoteRef/>
      </w:r>
      <w:r>
        <w:t xml:space="preserve"> [JS] from Fr. Athanasius</w:t>
      </w:r>
    </w:p>
  </w:footnote>
  <w:footnote w:id="75">
    <w:p w14:paraId="2CDBE966" w14:textId="77777777" w:rsidR="00F25489" w:rsidRPr="004A3E27" w:rsidRDefault="00F2548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F25489" w:rsidRPr="004A3E27" w:rsidRDefault="00F2548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F25489" w:rsidRPr="004A3E27" w:rsidRDefault="00F2548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F25489" w:rsidRPr="004A3E27" w:rsidRDefault="00F2548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F25489" w:rsidRPr="004A3E27" w:rsidRDefault="00F2548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F25489" w:rsidRPr="004A3E27" w:rsidRDefault="00F2548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F25489" w:rsidRPr="004A3E27" w:rsidRDefault="00F2548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F25489" w:rsidRPr="004A3E27" w:rsidRDefault="00F2548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F25489" w:rsidRDefault="00F2548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F25489" w:rsidRPr="004A3E27" w:rsidRDefault="00F2548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F25489" w:rsidRDefault="00F25489" w:rsidP="00704CAA">
      <w:pPr>
        <w:pStyle w:val="footnote"/>
      </w:pPr>
      <w:r>
        <w:rPr>
          <w:rStyle w:val="FootnoteReference"/>
        </w:rPr>
        <w:footnoteRef/>
      </w:r>
      <w:r>
        <w:t xml:space="preserve"> [JS] or “foundation”</w:t>
      </w:r>
    </w:p>
  </w:footnote>
  <w:footnote w:id="86">
    <w:p w14:paraId="302C0916" w14:textId="77777777" w:rsidR="00F25489" w:rsidRDefault="00F2548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F25489" w:rsidRPr="004A3E27" w:rsidRDefault="00F2548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F25489" w:rsidRPr="004A3E27" w:rsidRDefault="00F2548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F25489" w:rsidRDefault="00F25489" w:rsidP="00704CAA">
      <w:pPr>
        <w:pStyle w:val="footnote"/>
      </w:pPr>
      <w:r>
        <w:rPr>
          <w:rStyle w:val="FootnoteReference"/>
        </w:rPr>
        <w:footnoteRef/>
      </w:r>
      <w:r>
        <w:t xml:space="preserve"> [JS] literally, “then the sptrings of water were seen/appeared”</w:t>
      </w:r>
    </w:p>
  </w:footnote>
  <w:footnote w:id="90">
    <w:p w14:paraId="6316F340" w14:textId="77777777" w:rsidR="00F25489" w:rsidRPr="004A3E27" w:rsidRDefault="00F2548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F25489" w:rsidRPr="004A3E27" w:rsidRDefault="00F2548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F25489" w:rsidRPr="004A3E27" w:rsidRDefault="00F2548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F25489" w:rsidRPr="004A3E27" w:rsidRDefault="00F2548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F25489" w:rsidRPr="004A3E27" w:rsidRDefault="00F2548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F25489" w:rsidRDefault="00F25489" w:rsidP="00704CAA">
      <w:pPr>
        <w:pStyle w:val="footnote"/>
      </w:pPr>
      <w:r>
        <w:rPr>
          <w:rStyle w:val="FootnoteReference"/>
        </w:rPr>
        <w:footnoteRef/>
      </w:r>
      <w:r>
        <w:t xml:space="preserve"> [JS] or “give thanks to You”, or “thankfully confess You with praise”</w:t>
      </w:r>
    </w:p>
  </w:footnote>
  <w:footnote w:id="96">
    <w:p w14:paraId="011C4A59" w14:textId="77777777" w:rsidR="00F25489" w:rsidRPr="004A3E27" w:rsidRDefault="00F2548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F25489" w:rsidRPr="004A3E27" w:rsidRDefault="00F2548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F25489" w:rsidRDefault="00F25489" w:rsidP="00704CAA">
      <w:pPr>
        <w:pStyle w:val="footnote"/>
      </w:pPr>
      <w:r>
        <w:rPr>
          <w:rStyle w:val="FootnoteReference"/>
        </w:rPr>
        <w:footnoteRef/>
      </w:r>
      <w:r>
        <w:t xml:space="preserve"> [JS] lit. day to day</w:t>
      </w:r>
    </w:p>
  </w:footnote>
  <w:footnote w:id="99">
    <w:p w14:paraId="1777238E" w14:textId="77777777" w:rsidR="00F25489" w:rsidRDefault="00F2548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F25489" w:rsidRPr="004A3E27" w:rsidRDefault="00F25489" w:rsidP="00704CAA">
      <w:pPr>
        <w:pStyle w:val="footnote"/>
      </w:pPr>
      <w:r w:rsidRPr="004A3E27">
        <w:rPr>
          <w:rStyle w:val="FootnoteReference"/>
        </w:rPr>
        <w:footnoteRef/>
      </w:r>
      <w:r w:rsidRPr="004A3E27">
        <w:t xml:space="preserve"> Rom. 10:18.</w:t>
      </w:r>
    </w:p>
  </w:footnote>
  <w:footnote w:id="101">
    <w:p w14:paraId="047A4E68" w14:textId="77777777" w:rsidR="00F25489" w:rsidRDefault="00F25489" w:rsidP="00704CAA">
      <w:pPr>
        <w:pStyle w:val="footnote"/>
      </w:pPr>
      <w:r>
        <w:rPr>
          <w:rStyle w:val="FootnoteReference"/>
        </w:rPr>
        <w:footnoteRef/>
      </w:r>
      <w:r>
        <w:t xml:space="preserve"> [JS] Fr. Lazarus has “sanctuary”</w:t>
      </w:r>
    </w:p>
  </w:footnote>
  <w:footnote w:id="102">
    <w:p w14:paraId="631E8E3F"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F25489" w:rsidRDefault="00F25489" w:rsidP="00704CAA">
      <w:pPr>
        <w:pStyle w:val="footnote"/>
      </w:pPr>
      <w:r>
        <w:rPr>
          <w:rStyle w:val="FootnoteReference"/>
        </w:rPr>
        <w:footnoteRef/>
      </w:r>
      <w:r>
        <w:t xml:space="preserve"> [JS] literally “giant”</w:t>
      </w:r>
    </w:p>
  </w:footnote>
  <w:footnote w:id="104">
    <w:p w14:paraId="18416C84" w14:textId="77777777" w:rsidR="00F25489" w:rsidRDefault="00F25489" w:rsidP="00704CAA">
      <w:pPr>
        <w:pStyle w:val="footnote"/>
      </w:pPr>
      <w:r>
        <w:rPr>
          <w:rStyle w:val="FootnoteReference"/>
        </w:rPr>
        <w:footnoteRef/>
      </w:r>
      <w:r>
        <w:t xml:space="preserve"> [JS] or “it”</w:t>
      </w:r>
    </w:p>
  </w:footnote>
  <w:footnote w:id="105">
    <w:p w14:paraId="20ECC9DD"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F25489" w:rsidRPr="004A3E27" w:rsidRDefault="00F2548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F25489" w:rsidRDefault="00F25489" w:rsidP="00704CAA">
      <w:pPr>
        <w:pStyle w:val="footnote"/>
      </w:pPr>
      <w:r>
        <w:rPr>
          <w:rStyle w:val="FootnoteReference"/>
        </w:rPr>
        <w:footnoteRef/>
      </w:r>
      <w:r>
        <w:t xml:space="preserve"> [JS] literally “holy place”.</w:t>
      </w:r>
    </w:p>
  </w:footnote>
  <w:footnote w:id="109">
    <w:p w14:paraId="12B2466E" w14:textId="77777777" w:rsidR="00F25489" w:rsidRDefault="00F2548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F25489" w:rsidRPr="004A3E27" w:rsidRDefault="00F2548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F25489" w:rsidRDefault="00F2548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F25489" w:rsidRDefault="00F25489" w:rsidP="00704CAA">
      <w:pPr>
        <w:pStyle w:val="footnote"/>
      </w:pPr>
      <w:r>
        <w:rPr>
          <w:rStyle w:val="FootnoteReference"/>
        </w:rPr>
        <w:footnoteRef/>
      </w:r>
      <w:r>
        <w:t xml:space="preserve"> [JS] or “his glory is great by your salvation/deliverance”</w:t>
      </w:r>
    </w:p>
  </w:footnote>
  <w:footnote w:id="113">
    <w:p w14:paraId="6EBFC1CF" w14:textId="77777777" w:rsidR="00F25489" w:rsidRPr="004A3E27" w:rsidRDefault="00F2548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F25489" w:rsidRPr="004A3E27" w:rsidRDefault="00F2548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F25489" w:rsidRPr="004A3E27" w:rsidRDefault="00F2548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F25489" w:rsidRPr="004A3E27" w:rsidRDefault="00F2548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F25489" w:rsidRDefault="00F25489" w:rsidP="00704CAA">
      <w:pPr>
        <w:pStyle w:val="footnote"/>
      </w:pPr>
      <w:r>
        <w:rPr>
          <w:rStyle w:val="FootnoteReference"/>
        </w:rPr>
        <w:footnoteRef/>
      </w:r>
      <w:r>
        <w:t xml:space="preserve"> [JS] Fr. Lazarus has “dwell in the holy place”.</w:t>
      </w:r>
    </w:p>
  </w:footnote>
  <w:footnote w:id="118">
    <w:p w14:paraId="120B2502" w14:textId="77777777" w:rsidR="00F25489" w:rsidRPr="004A3E27" w:rsidRDefault="00F25489" w:rsidP="00704CAA">
      <w:pPr>
        <w:pStyle w:val="footnote"/>
      </w:pPr>
      <w:r w:rsidRPr="004A3E27">
        <w:rPr>
          <w:rStyle w:val="FootnoteReference"/>
        </w:rPr>
        <w:footnoteRef/>
      </w:r>
      <w:r w:rsidRPr="004A3E27">
        <w:t xml:space="preserve"> Mt. 27:39,43; Wis. 2:12-20.</w:t>
      </w:r>
    </w:p>
  </w:footnote>
  <w:footnote w:id="119">
    <w:p w14:paraId="50976D4E" w14:textId="77777777" w:rsidR="00F25489" w:rsidRPr="004A3E27" w:rsidRDefault="00F25489" w:rsidP="00704CAA">
      <w:pPr>
        <w:pStyle w:val="footnote"/>
      </w:pPr>
      <w:r w:rsidRPr="004A3E27">
        <w:rPr>
          <w:rStyle w:val="FootnoteReference"/>
        </w:rPr>
        <w:footnoteRef/>
      </w:r>
      <w:r w:rsidRPr="004A3E27">
        <w:t xml:space="preserve"> Lam. 2:16; 3:46.</w:t>
      </w:r>
    </w:p>
  </w:footnote>
  <w:footnote w:id="120">
    <w:p w14:paraId="5C493049" w14:textId="77777777" w:rsidR="00F25489" w:rsidRPr="004A3E27" w:rsidRDefault="00F25489" w:rsidP="00704CAA">
      <w:pPr>
        <w:pStyle w:val="footnote"/>
      </w:pPr>
      <w:r w:rsidRPr="004A3E27">
        <w:rPr>
          <w:rStyle w:val="FootnoteReference"/>
        </w:rPr>
        <w:footnoteRef/>
      </w:r>
      <w:r w:rsidRPr="004A3E27">
        <w:t xml:space="preserve"> Jn. 19:37.</w:t>
      </w:r>
    </w:p>
  </w:footnote>
  <w:footnote w:id="121">
    <w:p w14:paraId="7ECE5062" w14:textId="77777777" w:rsidR="00F25489" w:rsidRPr="004A3E27" w:rsidRDefault="00F25489" w:rsidP="00704CAA">
      <w:pPr>
        <w:pStyle w:val="footnote"/>
      </w:pPr>
      <w:r w:rsidRPr="004A3E27">
        <w:rPr>
          <w:rStyle w:val="FootnoteReference"/>
        </w:rPr>
        <w:footnoteRef/>
      </w:r>
      <w:r w:rsidRPr="004A3E27">
        <w:t xml:space="preserve"> Jn. 19:24.</w:t>
      </w:r>
    </w:p>
  </w:footnote>
  <w:footnote w:id="122">
    <w:p w14:paraId="4BEEC712" w14:textId="77777777" w:rsidR="00F25489" w:rsidRPr="004A3E27" w:rsidRDefault="00F2548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F25489" w:rsidRDefault="00F25489" w:rsidP="00704CAA">
      <w:pPr>
        <w:pStyle w:val="footnote"/>
      </w:pPr>
      <w:r>
        <w:rPr>
          <w:rStyle w:val="FootnoteReference"/>
        </w:rPr>
        <w:footnoteRef/>
      </w:r>
      <w:r>
        <w:t xml:space="preserve"> [JS]Others have “and my only-begotten from the hand of the dog.”</w:t>
      </w:r>
    </w:p>
  </w:footnote>
  <w:footnote w:id="124">
    <w:p w14:paraId="21445B03" w14:textId="77777777" w:rsidR="00F25489" w:rsidRDefault="00F25489" w:rsidP="00704CAA">
      <w:pPr>
        <w:pStyle w:val="footnote"/>
      </w:pPr>
      <w:r>
        <w:rPr>
          <w:rStyle w:val="FootnoteReference"/>
        </w:rPr>
        <w:footnoteRef/>
      </w:r>
      <w:r>
        <w:t xml:space="preserve"> [JS] Fr. Lazarus has “the rhinoceros.”</w:t>
      </w:r>
    </w:p>
  </w:footnote>
  <w:footnote w:id="125">
    <w:p w14:paraId="56644E4A" w14:textId="77777777" w:rsidR="00F25489" w:rsidRPr="004A3E27" w:rsidRDefault="00F25489" w:rsidP="00704CAA">
      <w:pPr>
        <w:pStyle w:val="footnote"/>
      </w:pPr>
      <w:r w:rsidRPr="004A3E27">
        <w:rPr>
          <w:rStyle w:val="FootnoteReference"/>
        </w:rPr>
        <w:footnoteRef/>
      </w:r>
      <w:r w:rsidRPr="004A3E27">
        <w:t xml:space="preserve"> Hebrews 2:12.</w:t>
      </w:r>
    </w:p>
  </w:footnote>
  <w:footnote w:id="126">
    <w:p w14:paraId="611C62AB" w14:textId="77777777" w:rsidR="00F25489" w:rsidRDefault="00F25489" w:rsidP="00704CAA">
      <w:pPr>
        <w:pStyle w:val="footnote"/>
      </w:pPr>
      <w:r>
        <w:rPr>
          <w:rStyle w:val="FootnoteReference"/>
        </w:rPr>
        <w:footnoteRef/>
      </w:r>
      <w:r>
        <w:t xml:space="preserve"> [JS] literally “all you seed of Jacob”</w:t>
      </w:r>
    </w:p>
  </w:footnote>
  <w:footnote w:id="127">
    <w:p w14:paraId="190228A5" w14:textId="77777777" w:rsidR="00F25489" w:rsidRDefault="00F25489" w:rsidP="00704CAA">
      <w:pPr>
        <w:pStyle w:val="footnote"/>
      </w:pPr>
      <w:r>
        <w:rPr>
          <w:rStyle w:val="FootnoteReference"/>
        </w:rPr>
        <w:footnoteRef/>
      </w:r>
      <w:r>
        <w:t xml:space="preserve"> [JS] Congregation or assembly, not building.</w:t>
      </w:r>
    </w:p>
  </w:footnote>
  <w:footnote w:id="128">
    <w:p w14:paraId="02DDF259" w14:textId="77777777" w:rsidR="00F25489" w:rsidRDefault="00F25489" w:rsidP="00704CAA">
      <w:pPr>
        <w:pStyle w:val="footnote"/>
      </w:pPr>
      <w:r>
        <w:rPr>
          <w:rStyle w:val="FootnoteReference"/>
        </w:rPr>
        <w:footnoteRef/>
      </w:r>
      <w:r>
        <w:t xml:space="preserve"> [JS] or “give thanks to”</w:t>
      </w:r>
    </w:p>
  </w:footnote>
  <w:footnote w:id="129">
    <w:p w14:paraId="17A700D9" w14:textId="77777777" w:rsidR="00F25489" w:rsidRDefault="00F25489" w:rsidP="00704CAA">
      <w:pPr>
        <w:pStyle w:val="footnote"/>
      </w:pPr>
      <w:r>
        <w:rPr>
          <w:rStyle w:val="FootnoteReference"/>
        </w:rPr>
        <w:footnoteRef/>
      </w:r>
      <w:r>
        <w:t xml:space="preserve"> [JS] did obeisance, i.e. the physical act of bowing down.</w:t>
      </w:r>
    </w:p>
  </w:footnote>
  <w:footnote w:id="130">
    <w:p w14:paraId="7CD8475E" w14:textId="77777777" w:rsidR="00F25489" w:rsidRPr="004A3E27" w:rsidRDefault="00F2548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F25489" w:rsidRPr="004A3E27" w:rsidRDefault="00F25489" w:rsidP="00704CAA">
      <w:pPr>
        <w:pStyle w:val="footnote"/>
      </w:pPr>
      <w:r w:rsidRPr="004A3E27">
        <w:rPr>
          <w:rStyle w:val="FootnoteReference"/>
        </w:rPr>
        <w:footnoteRef/>
      </w:r>
      <w:r w:rsidRPr="004A3E27">
        <w:t xml:space="preserve"> Romans 3:24-26; John 17:4; 19:30.</w:t>
      </w:r>
    </w:p>
  </w:footnote>
  <w:footnote w:id="132">
    <w:p w14:paraId="23D7B260" w14:textId="77777777" w:rsidR="00F25489" w:rsidRPr="004A3E27" w:rsidRDefault="00F2548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F25489" w:rsidRPr="004A3E27" w:rsidRDefault="00F2548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F25489" w:rsidRPr="004A3E27" w:rsidRDefault="00F2548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F25489" w:rsidRPr="004A3E27" w:rsidRDefault="00F25489" w:rsidP="00704CAA">
      <w:pPr>
        <w:pStyle w:val="footnote"/>
      </w:pPr>
      <w:r w:rsidRPr="004A3E27">
        <w:rPr>
          <w:rStyle w:val="FootnoteReference"/>
        </w:rPr>
        <w:footnoteRef/>
      </w:r>
      <w:r w:rsidRPr="004A3E27">
        <w:t xml:space="preserve"> Is. 2:2; Dan. 2:35; 1 Cor. 10:4.</w:t>
      </w:r>
    </w:p>
  </w:footnote>
  <w:footnote w:id="137">
    <w:p w14:paraId="398AE7A9" w14:textId="77777777" w:rsidR="00F25489" w:rsidRPr="004A3E27" w:rsidRDefault="00F2548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F25489" w:rsidRDefault="00F25489" w:rsidP="00704CAA">
      <w:pPr>
        <w:pStyle w:val="footnote"/>
      </w:pPr>
      <w:r>
        <w:rPr>
          <w:rStyle w:val="FootnoteReference"/>
        </w:rPr>
        <w:footnoteRef/>
      </w:r>
      <w:r>
        <w:t xml:space="preserve"> [JS] [] found in Coptic. See the Ninth Hour of Tuesday of Holy Week.</w:t>
      </w:r>
    </w:p>
  </w:footnote>
  <w:footnote w:id="139">
    <w:p w14:paraId="37E03497" w14:textId="77777777" w:rsidR="00F25489" w:rsidRDefault="00F25489" w:rsidP="00704CAA">
      <w:pPr>
        <w:pStyle w:val="footnote"/>
      </w:pPr>
      <w:r>
        <w:rPr>
          <w:rStyle w:val="FootnoteReference"/>
        </w:rPr>
        <w:footnoteRef/>
      </w:r>
      <w:r>
        <w:t xml:space="preserve"> [JS] literally: “because they are from of old”.</w:t>
      </w:r>
    </w:p>
  </w:footnote>
  <w:footnote w:id="140">
    <w:p w14:paraId="2F4E4405" w14:textId="77777777" w:rsidR="00F25489" w:rsidRDefault="00F25489" w:rsidP="00704CAA">
      <w:pPr>
        <w:pStyle w:val="footnote"/>
      </w:pPr>
      <w:r>
        <w:rPr>
          <w:rStyle w:val="FootnoteReference"/>
        </w:rPr>
        <w:footnoteRef/>
      </w:r>
      <w:r>
        <w:t xml:space="preserve"> [JS] literally, “so He sets a law for those who sin in the way.”</w:t>
      </w:r>
    </w:p>
  </w:footnote>
  <w:footnote w:id="141">
    <w:p w14:paraId="68945260" w14:textId="77777777" w:rsidR="00F25489" w:rsidRPr="004A3E27" w:rsidRDefault="00F2548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F25489" w:rsidRDefault="00F25489" w:rsidP="00704CAA">
      <w:pPr>
        <w:pStyle w:val="footnote"/>
      </w:pPr>
      <w:r>
        <w:rPr>
          <w:rStyle w:val="FootnoteReference"/>
        </w:rPr>
        <w:footnoteRef/>
      </w:r>
      <w:r>
        <w:t xml:space="preserve"> [JS] NETS and Fr. Athanasius have “You will”</w:t>
      </w:r>
    </w:p>
  </w:footnote>
  <w:footnote w:id="144">
    <w:p w14:paraId="6EFDBCA7" w14:textId="77777777" w:rsidR="00F25489" w:rsidRPr="004A3E27" w:rsidRDefault="00F2548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F25489" w:rsidRDefault="00F25489" w:rsidP="00704CAA">
      <w:pPr>
        <w:pStyle w:val="footnote"/>
      </w:pPr>
      <w:r>
        <w:rPr>
          <w:rStyle w:val="FootnoteReference"/>
        </w:rPr>
        <w:footnoteRef/>
      </w:r>
      <w:r>
        <w:t xml:space="preserve"> Present in Fr. Athanasius and OSB.</w:t>
      </w:r>
    </w:p>
  </w:footnote>
  <w:footnote w:id="146">
    <w:p w14:paraId="5909B0CA" w14:textId="77777777" w:rsidR="00F25489" w:rsidRPr="004A3E27" w:rsidRDefault="00F2548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F25489" w:rsidRDefault="00F2548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F25489" w:rsidRPr="004A3E27" w:rsidRDefault="00F2548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F25489" w:rsidRPr="004A3E27" w:rsidRDefault="00F2548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F25489" w:rsidRPr="004A3E27" w:rsidRDefault="00F2548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F25489" w:rsidRDefault="00F25489" w:rsidP="00704CAA">
      <w:pPr>
        <w:pStyle w:val="footnote"/>
      </w:pPr>
      <w:r>
        <w:rPr>
          <w:rStyle w:val="FootnoteReference"/>
        </w:rPr>
        <w:footnoteRef/>
      </w:r>
      <w:r>
        <w:t xml:space="preserve"> [JS] literally, “place”</w:t>
      </w:r>
    </w:p>
  </w:footnote>
  <w:footnote w:id="152">
    <w:p w14:paraId="195347EE" w14:textId="77777777" w:rsidR="00F25489" w:rsidRPr="004A3E27" w:rsidRDefault="00F2548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F25489" w:rsidRPr="004A3E27" w:rsidRDefault="00F2548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F25489" w:rsidRPr="004A3E27" w:rsidRDefault="00F2548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F25489" w:rsidRPr="004A3E27" w:rsidRDefault="00F25489" w:rsidP="00704CAA">
      <w:pPr>
        <w:pStyle w:val="footnote"/>
      </w:pPr>
      <w:r w:rsidRPr="004A3E27">
        <w:tab/>
        <w:t>‘No sweeter fragrance than to follow Christ,</w:t>
      </w:r>
    </w:p>
    <w:p w14:paraId="6922B75D" w14:textId="77777777" w:rsidR="00F25489" w:rsidRPr="004A3E27" w:rsidRDefault="00F25489" w:rsidP="00704CAA">
      <w:pPr>
        <w:pStyle w:val="footnote"/>
      </w:pPr>
      <w:r w:rsidRPr="004A3E27">
        <w:tab/>
        <w:t>when man makes offerings of a holy life,</w:t>
      </w:r>
    </w:p>
    <w:p w14:paraId="73E1648A" w14:textId="77777777" w:rsidR="00F25489" w:rsidRPr="004A3E27" w:rsidRDefault="00F25489" w:rsidP="00704CAA">
      <w:pPr>
        <w:pStyle w:val="footnote"/>
      </w:pPr>
      <w:r w:rsidRPr="004A3E27">
        <w:tab/>
        <w:t>and offers golden deeds in sacrifice’ (St. Prosper).</w:t>
      </w:r>
    </w:p>
  </w:footnote>
  <w:footnote w:id="155">
    <w:p w14:paraId="28DB08B5" w14:textId="77777777" w:rsidR="00F25489" w:rsidRPr="004A3E27" w:rsidRDefault="00F2548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F25489" w:rsidRPr="004A3E27" w:rsidRDefault="00F2548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F25489" w:rsidRDefault="00F25489" w:rsidP="00704CAA">
      <w:pPr>
        <w:pStyle w:val="footnote"/>
      </w:pPr>
      <w:r>
        <w:rPr>
          <w:rStyle w:val="FootnoteReference"/>
        </w:rPr>
        <w:footnoteRef/>
      </w:r>
      <w:r>
        <w:t xml:space="preserve"> [JS] confess: or “give thanks to”, or “thankfully confess”</w:t>
      </w:r>
    </w:p>
  </w:footnote>
  <w:footnote w:id="158">
    <w:p w14:paraId="498018AA" w14:textId="77777777" w:rsidR="00F25489" w:rsidRPr="004A3E27" w:rsidRDefault="00F2548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F25489" w:rsidRDefault="00F25489" w:rsidP="00704CAA">
      <w:pPr>
        <w:pStyle w:val="footnote"/>
      </w:pPr>
      <w:r>
        <w:rPr>
          <w:rStyle w:val="FootnoteReference"/>
        </w:rPr>
        <w:footnoteRef/>
      </w:r>
      <w:r>
        <w:t xml:space="preserve"> [JS] “do obeisance”, i.e. a physical act.</w:t>
      </w:r>
    </w:p>
  </w:footnote>
  <w:footnote w:id="160">
    <w:p w14:paraId="58C95173" w14:textId="77777777" w:rsidR="00F25489" w:rsidRPr="004A3E27" w:rsidRDefault="00F2548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F25489" w:rsidRPr="004A3E27" w:rsidRDefault="00F2548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F25489" w:rsidRPr="004A3E27" w:rsidRDefault="00F2548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F25489" w:rsidRDefault="00F25489" w:rsidP="00704CAA">
      <w:pPr>
        <w:pStyle w:val="footnote"/>
      </w:pPr>
      <w:r>
        <w:rPr>
          <w:rStyle w:val="FootnoteReference"/>
        </w:rPr>
        <w:footnoteRef/>
      </w:r>
      <w:r>
        <w:t xml:space="preserve"> [JS] or “You have granted”</w:t>
      </w:r>
    </w:p>
  </w:footnote>
  <w:footnote w:id="164">
    <w:p w14:paraId="08C7ED64" w14:textId="77777777" w:rsidR="00F25489" w:rsidRPr="004A3E27" w:rsidRDefault="00F2548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F25489" w:rsidRPr="004A3E27" w:rsidRDefault="00F2548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F25489" w:rsidRPr="004A3E27" w:rsidRDefault="00F2548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F25489" w:rsidRDefault="00F25489" w:rsidP="00704CAA">
      <w:pPr>
        <w:pStyle w:val="footnote"/>
      </w:pPr>
      <w:r>
        <w:rPr>
          <w:rStyle w:val="FootnoteReference"/>
        </w:rPr>
        <w:footnoteRef/>
      </w:r>
      <w:r>
        <w:t xml:space="preserve"> [JS] or “give thanks to You”, or “thankfully confess You with praise”</w:t>
      </w:r>
    </w:p>
  </w:footnote>
  <w:footnote w:id="168">
    <w:p w14:paraId="671FC951" w14:textId="77777777" w:rsidR="00F25489" w:rsidRPr="004A3E27" w:rsidRDefault="00F2548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F25489" w:rsidRPr="004A3E27" w:rsidRDefault="00F25489" w:rsidP="00704CAA">
      <w:pPr>
        <w:pStyle w:val="footnote"/>
      </w:pPr>
      <w:r w:rsidRPr="004A3E27">
        <w:rPr>
          <w:rStyle w:val="FootnoteReference"/>
        </w:rPr>
        <w:footnoteRef/>
      </w:r>
      <w:r w:rsidRPr="004A3E27">
        <w:t xml:space="preserve"> Luke 23:46.</w:t>
      </w:r>
    </w:p>
  </w:footnote>
  <w:footnote w:id="170">
    <w:p w14:paraId="1317CE14" w14:textId="77777777" w:rsidR="00F25489" w:rsidRPr="004A3E27" w:rsidRDefault="00F2548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F25489" w:rsidRDefault="00F25489" w:rsidP="00704CAA">
      <w:pPr>
        <w:pStyle w:val="footnote"/>
      </w:pPr>
      <w:r>
        <w:rPr>
          <w:rStyle w:val="FootnoteReference"/>
        </w:rPr>
        <w:footnoteRef/>
      </w:r>
      <w:r>
        <w:t xml:space="preserve"> [JS] Fr. Athanasius has “slander”. See the Sixth Hour of Maundy Thursday.</w:t>
      </w:r>
    </w:p>
  </w:footnote>
  <w:footnote w:id="172">
    <w:p w14:paraId="0A1D8F86" w14:textId="77777777" w:rsidR="00F25489" w:rsidRPr="004A3E27" w:rsidRDefault="00F2548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F25489" w:rsidRDefault="00F2548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F25489" w:rsidRPr="004A3E27" w:rsidRDefault="00F2548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F25489" w:rsidRDefault="00F25489" w:rsidP="00704CAA">
      <w:pPr>
        <w:pStyle w:val="footnote"/>
      </w:pPr>
      <w:r>
        <w:rPr>
          <w:rStyle w:val="FootnoteReference"/>
        </w:rPr>
        <w:footnoteRef/>
      </w:r>
      <w:r>
        <w:t xml:space="preserve"> [JS] or “seeks out”</w:t>
      </w:r>
    </w:p>
  </w:footnote>
  <w:footnote w:id="176">
    <w:p w14:paraId="54A62B74" w14:textId="77777777" w:rsidR="00F25489" w:rsidRDefault="00F2548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F25489" w:rsidRPr="004A3E27" w:rsidRDefault="00F2548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F25489" w:rsidRPr="004A3E27" w:rsidRDefault="00F2548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F25489" w:rsidRPr="004A3E27" w:rsidRDefault="00F2548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F25489" w:rsidRDefault="00F2548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F25489" w:rsidRDefault="00F25489" w:rsidP="00704CAA">
      <w:pPr>
        <w:pStyle w:val="footnote"/>
      </w:pPr>
      <w:r>
        <w:rPr>
          <w:rStyle w:val="FootnoteReference"/>
        </w:rPr>
        <w:footnoteRef/>
      </w:r>
      <w:r>
        <w:t xml:space="preserve"> [JS] or, “boast”</w:t>
      </w:r>
    </w:p>
  </w:footnote>
  <w:footnote w:id="182">
    <w:p w14:paraId="193C371C" w14:textId="77777777" w:rsidR="00F25489" w:rsidRPr="004A3E27" w:rsidRDefault="00F2548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F25489" w:rsidRDefault="00F2548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F25489" w:rsidRDefault="00F25489" w:rsidP="00704CAA">
      <w:pPr>
        <w:pStyle w:val="footnote"/>
      </w:pPr>
      <w:r>
        <w:rPr>
          <w:rStyle w:val="FootnoteReference"/>
        </w:rPr>
        <w:footnoteRef/>
      </w:r>
      <w:r>
        <w:t xml:space="preserve"> [JS] or “Confess the Lord with the harp.</w:t>
      </w:r>
    </w:p>
  </w:footnote>
  <w:footnote w:id="185">
    <w:p w14:paraId="7BF5E829" w14:textId="77777777" w:rsidR="00F25489" w:rsidRPr="004A3E27" w:rsidRDefault="00F2548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F25489" w:rsidRPr="004A3E27" w:rsidRDefault="00F2548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F25489" w:rsidRPr="004A3E27" w:rsidRDefault="00F25489" w:rsidP="00704CAA">
      <w:pPr>
        <w:pStyle w:val="footnote"/>
      </w:pPr>
      <w:r w:rsidRPr="004A3E27">
        <w:rPr>
          <w:rStyle w:val="FootnoteReference"/>
        </w:rPr>
        <w:footnoteRef/>
      </w:r>
      <w:r w:rsidRPr="004A3E27">
        <w:t xml:space="preserve"> Naturally and spiritually (Jn. 3:3-6).</w:t>
      </w:r>
    </w:p>
  </w:footnote>
  <w:footnote w:id="188">
    <w:p w14:paraId="0C9F8424" w14:textId="77777777" w:rsidR="00F25489" w:rsidRDefault="00F25489" w:rsidP="00704CAA">
      <w:pPr>
        <w:pStyle w:val="footnote"/>
      </w:pPr>
      <w:r>
        <w:rPr>
          <w:rStyle w:val="FootnoteReference"/>
        </w:rPr>
        <w:footnoteRef/>
      </w:r>
      <w:r>
        <w:t xml:space="preserve"> [JS] Fr. Lazarus has “plans”</w:t>
      </w:r>
    </w:p>
  </w:footnote>
  <w:footnote w:id="189">
    <w:p w14:paraId="5E9D1817" w14:textId="77777777" w:rsidR="00F25489" w:rsidRDefault="00F25489" w:rsidP="00704CAA">
      <w:pPr>
        <w:pStyle w:val="footnote"/>
      </w:pPr>
      <w:r>
        <w:rPr>
          <w:rStyle w:val="FootnoteReference"/>
        </w:rPr>
        <w:footnoteRef/>
      </w:r>
      <w:r>
        <w:t xml:space="preserve"> [JS] or “fashioned”</w:t>
      </w:r>
    </w:p>
  </w:footnote>
  <w:footnote w:id="190">
    <w:p w14:paraId="4BB22157" w14:textId="77777777" w:rsidR="00F25489" w:rsidRDefault="00F25489" w:rsidP="00704CAA">
      <w:pPr>
        <w:pStyle w:val="footnote"/>
      </w:pPr>
      <w:r>
        <w:rPr>
          <w:rStyle w:val="FootnoteReference"/>
        </w:rPr>
        <w:footnoteRef/>
      </w:r>
      <w:r>
        <w:t xml:space="preserve"> Fr. Athanasius has “My soul shall make her boast in the Lord”</w:t>
      </w:r>
    </w:p>
  </w:footnote>
  <w:footnote w:id="191">
    <w:p w14:paraId="0BB5F188" w14:textId="77777777" w:rsidR="00F25489" w:rsidRPr="004A3E27" w:rsidRDefault="00F2548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F25489" w:rsidRPr="004A3E27" w:rsidRDefault="00F2548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F25489" w:rsidRDefault="00F25489" w:rsidP="00704CAA">
      <w:pPr>
        <w:pStyle w:val="footnote"/>
      </w:pPr>
      <w:r>
        <w:rPr>
          <w:rStyle w:val="FootnoteReference"/>
        </w:rPr>
        <w:footnoteRef/>
      </w:r>
      <w:r>
        <w:t xml:space="preserve"> [JS] or “contrite in heart”</w:t>
      </w:r>
    </w:p>
  </w:footnote>
  <w:footnote w:id="194">
    <w:p w14:paraId="6E011C0E" w14:textId="77777777" w:rsidR="00F25489" w:rsidRDefault="00F25489" w:rsidP="00704CAA">
      <w:pPr>
        <w:pStyle w:val="footnote"/>
      </w:pPr>
      <w:r>
        <w:rPr>
          <w:rStyle w:val="FootnoteReference"/>
        </w:rPr>
        <w:footnoteRef/>
      </w:r>
      <w:r>
        <w:t xml:space="preserve"> [JS] Coptic has “eat their hearts”, which Fr. Athanasius renders, “regret”</w:t>
      </w:r>
    </w:p>
  </w:footnote>
  <w:footnote w:id="195">
    <w:p w14:paraId="3B9E39E6" w14:textId="77777777" w:rsidR="00F25489" w:rsidRDefault="00F25489" w:rsidP="00704CAA">
      <w:pPr>
        <w:pStyle w:val="footnote"/>
      </w:pPr>
      <w:r>
        <w:rPr>
          <w:rStyle w:val="FootnoteReference"/>
        </w:rPr>
        <w:footnoteRef/>
      </w:r>
      <w:r>
        <w:t xml:space="preserve"> [JS] or regret.</w:t>
      </w:r>
    </w:p>
  </w:footnote>
  <w:footnote w:id="196">
    <w:p w14:paraId="40200D4A" w14:textId="77777777" w:rsidR="00F25489" w:rsidRPr="004A3E27" w:rsidRDefault="00F2548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F25489" w:rsidRDefault="00F25489" w:rsidP="00704CAA">
      <w:pPr>
        <w:pStyle w:val="footnote"/>
      </w:pPr>
      <w:r>
        <w:rPr>
          <w:rStyle w:val="FootnoteReference"/>
        </w:rPr>
        <w:footnoteRef/>
      </w:r>
      <w:r>
        <w:t xml:space="preserve"> [JS] literally “and my soul with barrenness/childlessness.”</w:t>
      </w:r>
    </w:p>
  </w:footnote>
  <w:footnote w:id="198">
    <w:p w14:paraId="335B311E" w14:textId="77777777" w:rsidR="00F25489" w:rsidRPr="004A3E27" w:rsidRDefault="00F25489" w:rsidP="00704CAA">
      <w:pPr>
        <w:pStyle w:val="footnote"/>
      </w:pPr>
      <w:r w:rsidRPr="004A3E27">
        <w:rPr>
          <w:rStyle w:val="FootnoteReference"/>
        </w:rPr>
        <w:footnoteRef/>
      </w:r>
      <w:r w:rsidRPr="004A3E27">
        <w:t xml:space="preserve"> John 19:1; Mt. 27:26.</w:t>
      </w:r>
    </w:p>
  </w:footnote>
  <w:footnote w:id="199">
    <w:p w14:paraId="4C78163A" w14:textId="77777777" w:rsidR="00F25489" w:rsidRPr="004A3E27" w:rsidRDefault="00F2548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F25489" w:rsidRDefault="00F2548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F25489" w:rsidRDefault="00F25489" w:rsidP="00704CAA">
      <w:pPr>
        <w:pStyle w:val="footnote"/>
      </w:pPr>
      <w:r>
        <w:rPr>
          <w:rStyle w:val="FootnoteReference"/>
        </w:rPr>
        <w:footnoteRef/>
      </w:r>
      <w:r>
        <w:t xml:space="preserve"> [JS] [] found in Coptic</w:t>
      </w:r>
    </w:p>
  </w:footnote>
  <w:footnote w:id="202">
    <w:p w14:paraId="7E13C651" w14:textId="77777777" w:rsidR="00F25489" w:rsidRPr="004A3E27" w:rsidRDefault="00F2548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F25489" w:rsidRDefault="00F25489" w:rsidP="00704CAA">
      <w:pPr>
        <w:pStyle w:val="footnote"/>
      </w:pPr>
      <w:r>
        <w:rPr>
          <w:rStyle w:val="FootnoteReference"/>
        </w:rPr>
        <w:footnoteRef/>
      </w:r>
      <w:r>
        <w:t xml:space="preserve"> [JS] or “Aha! Aha!” Or “Well done! Well done!”</w:t>
      </w:r>
    </w:p>
  </w:footnote>
  <w:footnote w:id="204">
    <w:p w14:paraId="7D139757" w14:textId="77777777" w:rsidR="00F25489" w:rsidRDefault="00F2548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F25489" w:rsidRDefault="00F25489" w:rsidP="00704CAA">
      <w:pPr>
        <w:pStyle w:val="footnote"/>
      </w:pPr>
      <w:r>
        <w:rPr>
          <w:rStyle w:val="FootnoteReference"/>
        </w:rPr>
        <w:footnoteRef/>
      </w:r>
      <w:r>
        <w:t xml:space="preserve"> [JS] Fr. Lazarus has, “towering mountains”</w:t>
      </w:r>
    </w:p>
  </w:footnote>
  <w:footnote w:id="206">
    <w:p w14:paraId="2543C5FB" w14:textId="77777777" w:rsidR="00F25489" w:rsidRPr="004A3E27" w:rsidRDefault="00F2548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F25489" w:rsidRDefault="00F25489" w:rsidP="00704CAA">
      <w:pPr>
        <w:pStyle w:val="footnote"/>
      </w:pPr>
      <w:r>
        <w:rPr>
          <w:rStyle w:val="FootnoteReference"/>
        </w:rPr>
        <w:footnoteRef/>
      </w:r>
      <w:r>
        <w:t xml:space="preserve"> [JS] OSB has “many waters”</w:t>
      </w:r>
    </w:p>
  </w:footnote>
  <w:footnote w:id="208">
    <w:p w14:paraId="3AE55734" w14:textId="77777777" w:rsidR="00F25489" w:rsidRPr="004A3E27" w:rsidRDefault="00F2548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F25489" w:rsidRPr="004A3E27" w:rsidRDefault="00F2548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F25489" w:rsidRPr="004A3E27" w:rsidRDefault="00F25489" w:rsidP="00704CAA">
      <w:pPr>
        <w:pStyle w:val="footnote"/>
      </w:pPr>
      <w:r w:rsidRPr="004A3E27">
        <w:rPr>
          <w:rStyle w:val="FootnoteReference"/>
        </w:rPr>
        <w:footnoteRef/>
      </w:r>
      <w:r w:rsidRPr="004A3E27">
        <w:t xml:space="preserve"> Prov. 24:19.</w:t>
      </w:r>
    </w:p>
  </w:footnote>
  <w:footnote w:id="211">
    <w:p w14:paraId="2BAC33AB" w14:textId="77777777" w:rsidR="00F25489" w:rsidRPr="004A3E27" w:rsidRDefault="00F2548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F25489" w:rsidRPr="004A3E27" w:rsidRDefault="00F2548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F25489" w:rsidRPr="004A3E27" w:rsidRDefault="00F2548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F25489" w:rsidRDefault="00F25489" w:rsidP="00704CAA">
      <w:pPr>
        <w:pStyle w:val="footnote"/>
      </w:pPr>
      <w:r>
        <w:rPr>
          <w:rStyle w:val="FootnoteReference"/>
        </w:rPr>
        <w:footnoteRef/>
      </w:r>
      <w:r>
        <w:t xml:space="preserve"> [JS] or “judgment”</w:t>
      </w:r>
    </w:p>
  </w:footnote>
  <w:footnote w:id="215">
    <w:p w14:paraId="2655FEEF" w14:textId="77777777" w:rsidR="00F25489" w:rsidRPr="004A3E27" w:rsidRDefault="00F2548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F25489" w:rsidRDefault="00F25489" w:rsidP="00704CAA">
      <w:pPr>
        <w:pStyle w:val="footnote"/>
      </w:pPr>
      <w:r>
        <w:rPr>
          <w:rStyle w:val="FootnoteReference"/>
        </w:rPr>
        <w:footnoteRef/>
      </w:r>
      <w:r>
        <w:t xml:space="preserve"> [JS] or “fret”</w:t>
      </w:r>
    </w:p>
  </w:footnote>
  <w:footnote w:id="217">
    <w:p w14:paraId="4788BB93" w14:textId="77777777" w:rsidR="00F25489" w:rsidRDefault="00F25489" w:rsidP="00704CAA">
      <w:pPr>
        <w:pStyle w:val="footnote"/>
      </w:pPr>
      <w:r>
        <w:rPr>
          <w:rStyle w:val="FootnoteReference"/>
        </w:rPr>
        <w:footnoteRef/>
      </w:r>
      <w:r>
        <w:t xml:space="preserve"> [JS] or “land”</w:t>
      </w:r>
    </w:p>
  </w:footnote>
  <w:footnote w:id="218">
    <w:p w14:paraId="6390DA94" w14:textId="77777777" w:rsidR="00F25489" w:rsidRPr="004A3E27" w:rsidRDefault="00F2548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F25489" w:rsidRPr="004A3E27" w:rsidRDefault="00F2548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F25489" w:rsidRDefault="00F25489" w:rsidP="00704CAA">
      <w:pPr>
        <w:pStyle w:val="footnote"/>
      </w:pPr>
      <w:r>
        <w:rPr>
          <w:rStyle w:val="FootnoteReference"/>
        </w:rPr>
        <w:footnoteRef/>
      </w:r>
      <w:r>
        <w:t xml:space="preserve"> [JS] literally, “seed”, here and throughout</w:t>
      </w:r>
    </w:p>
  </w:footnote>
  <w:footnote w:id="221">
    <w:p w14:paraId="3CEEF8CB" w14:textId="77777777" w:rsidR="00F25489" w:rsidRPr="004A3E27" w:rsidRDefault="00F2548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F25489" w:rsidRPr="004A3E27" w:rsidRDefault="00F2548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F25489" w:rsidRPr="004A3E27" w:rsidRDefault="00F2548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F25489" w:rsidRDefault="00F25489" w:rsidP="00704CAA">
      <w:pPr>
        <w:pStyle w:val="footnote"/>
      </w:pPr>
      <w:r>
        <w:rPr>
          <w:rStyle w:val="FootnoteReference"/>
        </w:rPr>
        <w:footnoteRef/>
      </w:r>
      <w:r>
        <w:t xml:space="preserve"> [JS] literally “with a sad face”</w:t>
      </w:r>
    </w:p>
  </w:footnote>
  <w:footnote w:id="225">
    <w:p w14:paraId="3F203C49" w14:textId="77777777" w:rsidR="00F25489" w:rsidRDefault="00F25489" w:rsidP="00704CAA">
      <w:pPr>
        <w:pStyle w:val="footnote"/>
      </w:pPr>
      <w:r>
        <w:rPr>
          <w:rStyle w:val="FootnoteReference"/>
        </w:rPr>
        <w:footnoteRef/>
      </w:r>
      <w:r>
        <w:t xml:space="preserve"> [JS] literally “loins”</w:t>
      </w:r>
    </w:p>
  </w:footnote>
  <w:footnote w:id="226">
    <w:p w14:paraId="52B59A41" w14:textId="77777777" w:rsidR="00F25489" w:rsidRDefault="00F25489" w:rsidP="00704CAA">
      <w:pPr>
        <w:pStyle w:val="footnote"/>
      </w:pPr>
      <w:r>
        <w:rPr>
          <w:rStyle w:val="FootnoteReference"/>
        </w:rPr>
        <w:footnoteRef/>
      </w:r>
      <w:r>
        <w:t xml:space="preserve"> [JS] [] from the Sixth Hour of Great and Holy Friday.</w:t>
      </w:r>
    </w:p>
  </w:footnote>
  <w:footnote w:id="227">
    <w:p w14:paraId="1BEB925F" w14:textId="77777777" w:rsidR="00F25489" w:rsidRPr="004A3E27" w:rsidRDefault="00F2548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F25489" w:rsidRDefault="00F25489" w:rsidP="00704CAA">
      <w:pPr>
        <w:pStyle w:val="footnote"/>
      </w:pPr>
      <w:r>
        <w:rPr>
          <w:rStyle w:val="FootnoteReference"/>
        </w:rPr>
        <w:footnoteRef/>
      </w:r>
      <w:r>
        <w:t xml:space="preserve"> [JS] or “walks about like a phantom”</w:t>
      </w:r>
    </w:p>
  </w:footnote>
  <w:footnote w:id="229">
    <w:p w14:paraId="3A8555F1" w14:textId="77777777" w:rsidR="00F25489" w:rsidRPr="004A3E27" w:rsidRDefault="00F2548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F25489" w:rsidRPr="004A3E27" w:rsidRDefault="00F2548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F25489" w:rsidRPr="004A3E27" w:rsidRDefault="00F2548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F25489" w:rsidRPr="004A3E27" w:rsidRDefault="00F2548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F25489" w:rsidRPr="004A3E27" w:rsidRDefault="00F2548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F25489" w:rsidRDefault="00F25489" w:rsidP="00704CAA">
      <w:pPr>
        <w:pStyle w:val="footnote"/>
      </w:pPr>
      <w:r>
        <w:rPr>
          <w:rStyle w:val="FootnoteReference"/>
        </w:rPr>
        <w:footnoteRef/>
      </w:r>
      <w:r>
        <w:t xml:space="preserve"> Fr. Athanasius adds here “my truth”. See Matins of the 12 Day of Paopi.</w:t>
      </w:r>
    </w:p>
  </w:footnote>
  <w:footnote w:id="235">
    <w:p w14:paraId="61A8E851" w14:textId="77777777" w:rsidR="00F25489" w:rsidRDefault="00F25489" w:rsidP="00704CAA">
      <w:pPr>
        <w:pStyle w:val="footnote"/>
      </w:pPr>
      <w:r>
        <w:rPr>
          <w:rStyle w:val="FootnoteReference"/>
        </w:rPr>
        <w:footnoteRef/>
      </w:r>
      <w:r>
        <w:t xml:space="preserve"> [JS] or “Aha! Aha!” or “Well done! Well done!”</w:t>
      </w:r>
    </w:p>
  </w:footnote>
  <w:footnote w:id="236">
    <w:p w14:paraId="27E55EE4" w14:textId="77777777" w:rsidR="00F25489" w:rsidRPr="004A3E27" w:rsidRDefault="00F25489" w:rsidP="00704CAA">
      <w:pPr>
        <w:pStyle w:val="footnote"/>
      </w:pPr>
      <w:r w:rsidRPr="004A3E27">
        <w:rPr>
          <w:rStyle w:val="FootnoteReference"/>
        </w:rPr>
        <w:footnoteRef/>
      </w:r>
      <w:r w:rsidRPr="004A3E27">
        <w:t xml:space="preserve"> John 13:30.</w:t>
      </w:r>
    </w:p>
  </w:footnote>
  <w:footnote w:id="237">
    <w:p w14:paraId="25762726" w14:textId="77777777" w:rsidR="00F25489" w:rsidRPr="004A3E27" w:rsidRDefault="00F2548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F25489" w:rsidRPr="004A3E27" w:rsidRDefault="00F2548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F25489" w:rsidRPr="004A3E27" w:rsidRDefault="00F2548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F25489" w:rsidRDefault="00F25489" w:rsidP="00704CAA">
      <w:pPr>
        <w:pStyle w:val="footnote"/>
      </w:pPr>
      <w:r>
        <w:rPr>
          <w:rStyle w:val="FootnoteReference"/>
        </w:rPr>
        <w:footnoteRef/>
      </w:r>
      <w:r>
        <w:t xml:space="preserve"> [JS] or “from age to age. So be it! So be it!”</w:t>
      </w:r>
    </w:p>
  </w:footnote>
  <w:footnote w:id="241">
    <w:p w14:paraId="3C5066F6" w14:textId="77777777" w:rsidR="00F25489" w:rsidRPr="004A3E27" w:rsidRDefault="00F2548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F25489" w:rsidRDefault="00F25489" w:rsidP="00704CAA">
      <w:pPr>
        <w:pStyle w:val="footnote"/>
      </w:pPr>
      <w:r>
        <w:rPr>
          <w:rStyle w:val="FootnoteReference"/>
        </w:rPr>
        <w:footnoteRef/>
      </w:r>
      <w:r>
        <w:t xml:space="preserve"> [JS] or “thanksgiving”, or “thankful confession with praise”</w:t>
      </w:r>
    </w:p>
  </w:footnote>
  <w:footnote w:id="243">
    <w:p w14:paraId="2D0FDBB0" w14:textId="77777777" w:rsidR="00F25489" w:rsidRDefault="00F2548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F25489" w:rsidRDefault="00F2548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F25489" w:rsidRDefault="00F2548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F25489" w:rsidRDefault="00F25489" w:rsidP="00704CAA">
      <w:pPr>
        <w:pStyle w:val="footnote"/>
      </w:pPr>
      <w:r>
        <w:rPr>
          <w:rStyle w:val="FootnoteReference"/>
        </w:rPr>
        <w:footnoteRef/>
      </w:r>
      <w:r>
        <w:t xml:space="preserve"> [JS] Fr. Lazarus has “dwelling”</w:t>
      </w:r>
    </w:p>
  </w:footnote>
  <w:footnote w:id="247">
    <w:p w14:paraId="4B4E6517" w14:textId="77777777" w:rsidR="00F25489" w:rsidRPr="004A3E27" w:rsidRDefault="00F2548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F25489" w:rsidRDefault="00F2548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F25489" w:rsidRDefault="00F2548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F25489" w:rsidRPr="004A3E27" w:rsidRDefault="00F2548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F25489" w:rsidRDefault="00F25489" w:rsidP="00704CAA">
      <w:pPr>
        <w:pStyle w:val="footnote"/>
      </w:pPr>
      <w:r>
        <w:rPr>
          <w:rStyle w:val="FootnoteReference"/>
        </w:rPr>
        <w:footnoteRef/>
      </w:r>
      <w:r>
        <w:t xml:space="preserve"> [JS] or “presence”</w:t>
      </w:r>
    </w:p>
  </w:footnote>
  <w:footnote w:id="252">
    <w:p w14:paraId="74E86BCD" w14:textId="77777777" w:rsidR="00F25489" w:rsidRDefault="00F25489" w:rsidP="00704CAA">
      <w:pPr>
        <w:pStyle w:val="footnote"/>
      </w:pPr>
      <w:r>
        <w:rPr>
          <w:rStyle w:val="FootnoteReference"/>
        </w:rPr>
        <w:footnoteRef/>
      </w:r>
      <w:r>
        <w:t xml:space="preserve"> [JS] or “boast in” or “praise”</w:t>
      </w:r>
    </w:p>
  </w:footnote>
  <w:footnote w:id="253">
    <w:p w14:paraId="137C7CEE" w14:textId="77777777" w:rsidR="00F25489" w:rsidRDefault="00F25489" w:rsidP="00704CAA">
      <w:pPr>
        <w:pStyle w:val="footnote"/>
      </w:pPr>
      <w:r>
        <w:rPr>
          <w:rStyle w:val="FootnoteReference"/>
        </w:rPr>
        <w:footnoteRef/>
      </w:r>
      <w:r>
        <w:t xml:space="preserve"> [JS] or “give thanks to”, or “thankfully confess Your Name with praise”</w:t>
      </w:r>
    </w:p>
  </w:footnote>
  <w:footnote w:id="254">
    <w:p w14:paraId="29D167D7" w14:textId="77777777" w:rsidR="00F25489" w:rsidRPr="004A3E27" w:rsidRDefault="00F2548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F25489" w:rsidRPr="004A3E27" w:rsidRDefault="00F2548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F25489" w:rsidRPr="004A3E27" w:rsidRDefault="00F2548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F25489" w:rsidRDefault="00F25489" w:rsidP="00704CAA">
      <w:pPr>
        <w:pStyle w:val="footnote"/>
      </w:pPr>
      <w:r>
        <w:rPr>
          <w:rStyle w:val="FootnoteReference"/>
        </w:rPr>
        <w:footnoteRef/>
      </w:r>
      <w:r>
        <w:t xml:space="preserve"> [JS] or “grace was poured out on Your lips”</w:t>
      </w:r>
    </w:p>
  </w:footnote>
  <w:footnote w:id="258">
    <w:p w14:paraId="0253CD4F" w14:textId="77777777" w:rsidR="00F25489" w:rsidRPr="004A3E27" w:rsidRDefault="00F2548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F25489" w:rsidRPr="004A3E27" w:rsidRDefault="00F2548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F25489" w:rsidRPr="004A3E27" w:rsidRDefault="00F2548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F25489" w:rsidRDefault="00F2548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F25489" w:rsidRDefault="00F25489" w:rsidP="00704CAA">
      <w:pPr>
        <w:pStyle w:val="footnote"/>
      </w:pPr>
      <w:r>
        <w:rPr>
          <w:rStyle w:val="FootnoteReference"/>
        </w:rPr>
        <w:footnoteRef/>
      </w:r>
      <w:r>
        <w:t xml:space="preserve"> [JS] literally “do obeisance”, i.e. “bow down to”</w:t>
      </w:r>
    </w:p>
  </w:footnote>
  <w:footnote w:id="263">
    <w:p w14:paraId="3A9D055B" w14:textId="77777777" w:rsidR="00F25489" w:rsidRPr="004A3E27" w:rsidRDefault="00F2548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F25489" w:rsidRPr="004A3E27" w:rsidRDefault="00F25489" w:rsidP="00704CAA">
      <w:pPr>
        <w:pStyle w:val="footnote"/>
      </w:pPr>
      <w:r w:rsidRPr="004A3E27">
        <w:rPr>
          <w:rStyle w:val="FootnoteReference"/>
        </w:rPr>
        <w:footnoteRef/>
      </w:r>
      <w:r w:rsidRPr="004A3E27">
        <w:t xml:space="preserve"> Rev. 22:1.</w:t>
      </w:r>
    </w:p>
  </w:footnote>
  <w:footnote w:id="265">
    <w:p w14:paraId="0D981498" w14:textId="77777777" w:rsidR="00F25489" w:rsidRDefault="00F25489" w:rsidP="00704CAA">
      <w:pPr>
        <w:pStyle w:val="footnote"/>
      </w:pPr>
      <w:r>
        <w:rPr>
          <w:rStyle w:val="FootnoteReference"/>
        </w:rPr>
        <w:footnoteRef/>
      </w:r>
      <w:r>
        <w:t xml:space="preserve"> Fr. Lazarus has “dwelling-place”</w:t>
      </w:r>
    </w:p>
  </w:footnote>
  <w:footnote w:id="266">
    <w:p w14:paraId="1E5AC7FD" w14:textId="77777777" w:rsidR="00F25489" w:rsidRDefault="00F25489" w:rsidP="00704CAA">
      <w:pPr>
        <w:pStyle w:val="footnote"/>
      </w:pPr>
      <w:r>
        <w:rPr>
          <w:rStyle w:val="FootnoteReference"/>
        </w:rPr>
        <w:footnoteRef/>
      </w:r>
      <w:r>
        <w:t xml:space="preserve"> [JS] the city’s</w:t>
      </w:r>
    </w:p>
  </w:footnote>
  <w:footnote w:id="267">
    <w:p w14:paraId="1BB6F44D" w14:textId="77777777" w:rsidR="00F25489" w:rsidRPr="004A3E27" w:rsidRDefault="00F2548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F25489" w:rsidRPr="004A3E27" w:rsidRDefault="00F2548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F25489" w:rsidRPr="004A3E27" w:rsidRDefault="00F2548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F25489" w:rsidRPr="004A3E27" w:rsidRDefault="00F2548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F25489" w:rsidRPr="004A3E27" w:rsidRDefault="00F2548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F25489" w:rsidRPr="004A3E27" w:rsidRDefault="00F2548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F25489" w:rsidRPr="004A3E27" w:rsidRDefault="00F2548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F25489" w:rsidRDefault="00F25489" w:rsidP="00704CAA">
      <w:pPr>
        <w:pStyle w:val="footnote"/>
      </w:pPr>
      <w:r>
        <w:rPr>
          <w:rStyle w:val="FootnoteReference"/>
        </w:rPr>
        <w:footnoteRef/>
      </w:r>
      <w:r>
        <w:t xml:space="preserve"> [JS] or “beautifully situated”</w:t>
      </w:r>
    </w:p>
  </w:footnote>
  <w:footnote w:id="275">
    <w:p w14:paraId="54B46EEB" w14:textId="77777777" w:rsidR="00F25489" w:rsidRPr="004A3E27" w:rsidRDefault="00F2548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F25489" w:rsidRPr="004A3E27" w:rsidRDefault="00F2548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F25489" w:rsidRDefault="00F25489" w:rsidP="00704CAA">
      <w:pPr>
        <w:pStyle w:val="footnote"/>
      </w:pPr>
      <w:r>
        <w:rPr>
          <w:rStyle w:val="FootnoteReference"/>
        </w:rPr>
        <w:footnoteRef/>
      </w:r>
      <w:r>
        <w:t xml:space="preserve"> [JS] Fr. Lazarus adds “justice and right judgment” to “righteousness”</w:t>
      </w:r>
    </w:p>
  </w:footnote>
  <w:footnote w:id="279">
    <w:p w14:paraId="20C0E7EF" w14:textId="77777777" w:rsidR="00F25489" w:rsidRPr="004A3E27" w:rsidRDefault="00F2548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F25489" w:rsidRPr="004A3E27" w:rsidRDefault="00F2548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F25489" w:rsidRDefault="00F25489" w:rsidP="00704CAA">
      <w:pPr>
        <w:pStyle w:val="footnote"/>
      </w:pPr>
      <w:r>
        <w:rPr>
          <w:rStyle w:val="FootnoteReference"/>
        </w:rPr>
        <w:footnoteRef/>
      </w:r>
      <w:r>
        <w:t xml:space="preserve"> [JS] or “eternally”</w:t>
      </w:r>
    </w:p>
  </w:footnote>
  <w:footnote w:id="282">
    <w:p w14:paraId="29183457" w14:textId="77777777" w:rsidR="00F25489" w:rsidRDefault="00F2548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F25489" w:rsidRDefault="00F25489" w:rsidP="00704CAA">
      <w:pPr>
        <w:pStyle w:val="footnote"/>
      </w:pPr>
      <w:r>
        <w:rPr>
          <w:rStyle w:val="FootnoteReference"/>
        </w:rPr>
        <w:footnoteRef/>
      </w:r>
      <w:r>
        <w:t xml:space="preserve"> [JS] or “workers of iniquity”</w:t>
      </w:r>
    </w:p>
  </w:footnote>
  <w:footnote w:id="284">
    <w:p w14:paraId="3726AE69" w14:textId="77777777" w:rsidR="00F25489" w:rsidRPr="004A3E27" w:rsidRDefault="00F2548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F25489" w:rsidRDefault="00F25489" w:rsidP="00704CAA">
      <w:pPr>
        <w:pStyle w:val="footnote"/>
      </w:pPr>
      <w:r>
        <w:rPr>
          <w:rStyle w:val="FootnoteReference"/>
        </w:rPr>
        <w:footnoteRef/>
      </w:r>
      <w:r>
        <w:t xml:space="preserve"> [JS] or “ransom”</w:t>
      </w:r>
    </w:p>
  </w:footnote>
  <w:footnote w:id="286">
    <w:p w14:paraId="5DBB946B" w14:textId="77777777" w:rsidR="00F25489" w:rsidRDefault="00F25489" w:rsidP="00704CAA">
      <w:pPr>
        <w:pStyle w:val="footnote"/>
      </w:pPr>
      <w:r>
        <w:rPr>
          <w:rStyle w:val="FootnoteReference"/>
        </w:rPr>
        <w:footnoteRef/>
      </w:r>
      <w:r>
        <w:t xml:space="preserve"> [JS] or tabernacles.</w:t>
      </w:r>
    </w:p>
  </w:footnote>
  <w:footnote w:id="287">
    <w:p w14:paraId="0039C2F6" w14:textId="77777777" w:rsidR="00F25489" w:rsidRDefault="00F2548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F25489" w:rsidRDefault="00F25489" w:rsidP="00704CAA">
      <w:pPr>
        <w:pStyle w:val="footnote"/>
      </w:pPr>
      <w:r>
        <w:rPr>
          <w:rStyle w:val="FootnoteReference"/>
        </w:rPr>
        <w:footnoteRef/>
      </w:r>
      <w:r>
        <w:t xml:space="preserve"> [JS] or “I will not find fault with your sacrifices”</w:t>
      </w:r>
    </w:p>
  </w:footnote>
  <w:footnote w:id="289">
    <w:p w14:paraId="68A8C08D" w14:textId="77777777" w:rsidR="00F25489" w:rsidRPr="004A3E27" w:rsidRDefault="00F2548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F25489" w:rsidRDefault="00F25489" w:rsidP="00704CAA">
      <w:pPr>
        <w:pStyle w:val="footnote"/>
      </w:pPr>
      <w:r>
        <w:rPr>
          <w:rStyle w:val="FootnoteReference"/>
        </w:rPr>
        <w:footnoteRef/>
      </w:r>
      <w:r>
        <w:t xml:space="preserve"> [JS] [] found in Coptic</w:t>
      </w:r>
    </w:p>
  </w:footnote>
  <w:footnote w:id="291">
    <w:p w14:paraId="083DB491" w14:textId="77777777" w:rsidR="00F25489" w:rsidRPr="004A3E27" w:rsidRDefault="00F2548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F25489" w:rsidRDefault="00F25489" w:rsidP="00704CAA">
      <w:pPr>
        <w:pStyle w:val="footnote"/>
      </w:pPr>
      <w:r>
        <w:rPr>
          <w:rStyle w:val="FootnoteReference"/>
        </w:rPr>
        <w:footnoteRef/>
      </w:r>
      <w:r>
        <w:t xml:space="preserve"> [JS] “showed me” or “made known to me”</w:t>
      </w:r>
    </w:p>
  </w:footnote>
  <w:footnote w:id="293">
    <w:p w14:paraId="6841512E" w14:textId="77777777" w:rsidR="00F25489" w:rsidRPr="004A3E27" w:rsidRDefault="00F2548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F25489" w:rsidRDefault="00F25489" w:rsidP="00704CAA">
      <w:pPr>
        <w:pStyle w:val="footnote"/>
      </w:pPr>
      <w:r>
        <w:rPr>
          <w:rStyle w:val="FootnoteReference"/>
        </w:rPr>
        <w:footnoteRef/>
      </w:r>
      <w:r>
        <w:t xml:space="preserve"> [JS] literally “face”.</w:t>
      </w:r>
    </w:p>
  </w:footnote>
  <w:footnote w:id="295">
    <w:p w14:paraId="63BCC4B4" w14:textId="77777777" w:rsidR="00F25489" w:rsidRDefault="00F25489" w:rsidP="00704CAA">
      <w:pPr>
        <w:pStyle w:val="footnote"/>
      </w:pPr>
      <w:r>
        <w:rPr>
          <w:rStyle w:val="FootnoteReference"/>
        </w:rPr>
        <w:footnoteRef/>
      </w:r>
      <w:r>
        <w:t xml:space="preserve"> [JS] or “blood-guiltiness”</w:t>
      </w:r>
    </w:p>
  </w:footnote>
  <w:footnote w:id="296">
    <w:p w14:paraId="5BD3086D" w14:textId="77777777" w:rsidR="00F25489" w:rsidRDefault="00F25489" w:rsidP="00704CAA">
      <w:pPr>
        <w:pStyle w:val="footnote"/>
      </w:pPr>
      <w:r>
        <w:rPr>
          <w:rStyle w:val="FootnoteReference"/>
        </w:rPr>
        <w:footnoteRef/>
      </w:r>
      <w:r>
        <w:t xml:space="preserve"> [JS] or “gives thanks to,” or “thankfully confess You with praise”</w:t>
      </w:r>
    </w:p>
  </w:footnote>
  <w:footnote w:id="297">
    <w:p w14:paraId="49F73209" w14:textId="77777777" w:rsidR="00F25489" w:rsidRPr="004A3E27" w:rsidRDefault="00F2548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F25489" w:rsidRPr="004A3E27" w:rsidRDefault="00F2548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F25489" w:rsidRDefault="00F25489" w:rsidP="00704CAA">
      <w:pPr>
        <w:pStyle w:val="footnote"/>
      </w:pPr>
      <w:r>
        <w:rPr>
          <w:rStyle w:val="FootnoteReference"/>
        </w:rPr>
        <w:footnoteRef/>
      </w:r>
      <w:r>
        <w:t xml:space="preserve"> [JS] or “give thanks to You,” or “thankfully confess You with praise”</w:t>
      </w:r>
    </w:p>
  </w:footnote>
  <w:footnote w:id="300">
    <w:p w14:paraId="767368C4" w14:textId="77777777" w:rsidR="00F25489" w:rsidRPr="004A3E27" w:rsidRDefault="00F2548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F25489" w:rsidRPr="004A3E27" w:rsidRDefault="00F25489" w:rsidP="00704CAA">
      <w:pPr>
        <w:pStyle w:val="footnote"/>
      </w:pPr>
      <w:r w:rsidRPr="004A3E27">
        <w:rPr>
          <w:rStyle w:val="FootnoteReference"/>
        </w:rPr>
        <w:footnoteRef/>
      </w:r>
      <w:r w:rsidRPr="004A3E27">
        <w:t xml:space="preserve"> Lk. 10:18; 2 Thess. 1:6.</w:t>
      </w:r>
    </w:p>
  </w:footnote>
  <w:footnote w:id="302">
    <w:p w14:paraId="10448F6D" w14:textId="77777777" w:rsidR="00F25489" w:rsidRPr="004A3E27" w:rsidRDefault="00F2548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F25489" w:rsidRDefault="00F25489" w:rsidP="00704CAA">
      <w:pPr>
        <w:pStyle w:val="footnote"/>
      </w:pPr>
      <w:r>
        <w:rPr>
          <w:rStyle w:val="FootnoteReference"/>
        </w:rPr>
        <w:footnoteRef/>
      </w:r>
      <w:r>
        <w:t xml:space="preserve"> [JS] “it” refers to the iniquity and strife.</w:t>
      </w:r>
    </w:p>
  </w:footnote>
  <w:footnote w:id="304">
    <w:p w14:paraId="5BC02F63" w14:textId="77777777" w:rsidR="00F25489" w:rsidRPr="004A3E27" w:rsidRDefault="00F2548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F25489" w:rsidRPr="004A3E27" w:rsidRDefault="00F2548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F25489" w:rsidRDefault="00F25489" w:rsidP="00704CAA">
      <w:pPr>
        <w:pStyle w:val="footnote"/>
      </w:pPr>
      <w:r>
        <w:rPr>
          <w:rStyle w:val="FootnoteReference"/>
        </w:rPr>
        <w:footnoteRef/>
      </w:r>
      <w:r>
        <w:t xml:space="preserve"> [JS] NETS omits “not”</w:t>
      </w:r>
    </w:p>
  </w:footnote>
  <w:footnote w:id="307">
    <w:p w14:paraId="586AA817" w14:textId="77777777" w:rsidR="00F25489" w:rsidRPr="004A3E27" w:rsidRDefault="00F2548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F25489" w:rsidRPr="004A3E27" w:rsidRDefault="00F2548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F25489" w:rsidRDefault="00F25489" w:rsidP="00704CAA">
      <w:pPr>
        <w:pStyle w:val="footnote"/>
      </w:pPr>
      <w:r>
        <w:rPr>
          <w:rStyle w:val="FootnoteReference"/>
        </w:rPr>
        <w:footnoteRef/>
      </w:r>
      <w:r>
        <w:t xml:space="preserve"> [JS] or “I will sing and praise,” or “I will sing and make music”</w:t>
      </w:r>
    </w:p>
  </w:footnote>
  <w:footnote w:id="310">
    <w:p w14:paraId="433EB3DE" w14:textId="77777777" w:rsidR="00F25489" w:rsidRDefault="00F2548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F25489" w:rsidRDefault="00F25489" w:rsidP="00704CAA">
      <w:pPr>
        <w:pStyle w:val="footnote"/>
      </w:pPr>
      <w:r>
        <w:rPr>
          <w:rStyle w:val="FootnoteReference"/>
        </w:rPr>
        <w:footnoteRef/>
      </w:r>
      <w:r>
        <w:t xml:space="preserve"> [JS] Coptic has “Name” in place of “mercy”.</w:t>
      </w:r>
    </w:p>
  </w:footnote>
  <w:footnote w:id="312">
    <w:p w14:paraId="7728F8E8" w14:textId="77777777" w:rsidR="00F25489" w:rsidRPr="004A3E27" w:rsidRDefault="00F2548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F25489" w:rsidRDefault="00F25489" w:rsidP="00704CAA">
      <w:pPr>
        <w:pStyle w:val="footnote"/>
      </w:pPr>
      <w:r>
        <w:rPr>
          <w:rStyle w:val="FootnoteReference"/>
        </w:rPr>
        <w:footnoteRef/>
      </w:r>
      <w:r>
        <w:t xml:space="preserve"> [JS] or “the lawless,” or “those that do wickedness”</w:t>
      </w:r>
    </w:p>
  </w:footnote>
  <w:footnote w:id="314">
    <w:p w14:paraId="670E273A" w14:textId="77777777" w:rsidR="00F25489" w:rsidRPr="004A3E27" w:rsidRDefault="00F25489" w:rsidP="00704CAA">
      <w:pPr>
        <w:pStyle w:val="footnote"/>
      </w:pPr>
      <w:r w:rsidRPr="004A3E27">
        <w:rPr>
          <w:rStyle w:val="FootnoteReference"/>
        </w:rPr>
        <w:footnoteRef/>
      </w:r>
      <w:r w:rsidRPr="004A3E27">
        <w:t xml:space="preserve"> Mercy: love (Luke 10:37).</w:t>
      </w:r>
    </w:p>
  </w:footnote>
  <w:footnote w:id="315">
    <w:p w14:paraId="2503BB75" w14:textId="77777777" w:rsidR="00F25489" w:rsidRPr="004A3E27" w:rsidRDefault="00F2548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F25489" w:rsidRPr="004A3E27" w:rsidRDefault="00F2548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F25489" w:rsidRPr="004A3E27" w:rsidRDefault="00F2548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F25489" w:rsidRPr="004A3E27" w:rsidRDefault="00F2548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F25489" w:rsidRDefault="00F2548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F25489" w:rsidRPr="004A3E27" w:rsidRDefault="00F2548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F25489" w:rsidRPr="004A3E27" w:rsidRDefault="00F2548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F25489" w:rsidRDefault="00F2548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F25489" w:rsidRPr="004A3E27" w:rsidRDefault="00F25489" w:rsidP="00704CAA">
      <w:pPr>
        <w:pStyle w:val="footnote"/>
      </w:pPr>
      <w:r w:rsidRPr="004A3E27">
        <w:rPr>
          <w:rStyle w:val="FootnoteReference"/>
        </w:rPr>
        <w:footnoteRef/>
      </w:r>
      <w:r w:rsidRPr="004A3E27">
        <w:t xml:space="preserve"> Job. 33:14.</w:t>
      </w:r>
    </w:p>
  </w:footnote>
  <w:footnote w:id="324">
    <w:p w14:paraId="733C9AA0" w14:textId="77777777" w:rsidR="00F25489" w:rsidRDefault="00F2548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F25489" w:rsidRDefault="00F25489" w:rsidP="00704CAA">
      <w:pPr>
        <w:pStyle w:val="footnote"/>
      </w:pPr>
      <w:r>
        <w:rPr>
          <w:rStyle w:val="FootnoteReference"/>
        </w:rPr>
        <w:footnoteRef/>
      </w:r>
      <w:r>
        <w:t xml:space="preserve"> [JS] literally, “holy place”</w:t>
      </w:r>
    </w:p>
  </w:footnote>
  <w:footnote w:id="326">
    <w:p w14:paraId="105BC1C0"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F25489" w:rsidRDefault="00F25489" w:rsidP="00704CAA">
      <w:pPr>
        <w:pStyle w:val="footnote"/>
      </w:pPr>
      <w:r>
        <w:rPr>
          <w:rStyle w:val="FootnoteReference"/>
        </w:rPr>
        <w:footnoteRef/>
      </w:r>
      <w:r>
        <w:t xml:space="preserve"> [JS] Fr. Athanasius’ translation from the Coptic has “shall glory”</w:t>
      </w:r>
    </w:p>
  </w:footnote>
  <w:footnote w:id="328">
    <w:p w14:paraId="397554C6" w14:textId="77777777" w:rsidR="00F25489" w:rsidRDefault="00F2548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F25489" w:rsidRDefault="00F25489" w:rsidP="00704CAA">
      <w:pPr>
        <w:pStyle w:val="footnote"/>
      </w:pPr>
      <w:r>
        <w:rPr>
          <w:rStyle w:val="FootnoteReference"/>
        </w:rPr>
        <w:footnoteRef/>
      </w:r>
      <w:r>
        <w:t xml:space="preserve"> [] Found in Fr. Athanasius’ translation from the Coptic</w:t>
      </w:r>
    </w:p>
  </w:footnote>
  <w:footnote w:id="330">
    <w:p w14:paraId="2E69FFAD" w14:textId="77777777" w:rsidR="00F25489" w:rsidRDefault="00F25489" w:rsidP="00704CAA">
      <w:pPr>
        <w:pStyle w:val="footnote"/>
      </w:pPr>
      <w:r>
        <w:rPr>
          <w:rStyle w:val="FootnoteReference"/>
        </w:rPr>
        <w:footnoteRef/>
      </w:r>
      <w:r>
        <w:t xml:space="preserve"> [JS] [] found in Coptic, see Vespers of Pashons 20.</w:t>
      </w:r>
    </w:p>
  </w:footnote>
  <w:footnote w:id="331">
    <w:p w14:paraId="33825382"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F25489" w:rsidRPr="004A3E27" w:rsidRDefault="00F2548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F25489" w:rsidRDefault="00F25489" w:rsidP="00704CAA">
      <w:pPr>
        <w:pStyle w:val="footnote"/>
      </w:pPr>
      <w:r>
        <w:rPr>
          <w:rStyle w:val="FootnoteReference"/>
        </w:rPr>
        <w:footnoteRef/>
      </w:r>
      <w:r>
        <w:t xml:space="preserve"> [JS] lit, “filled with fatness.”</w:t>
      </w:r>
    </w:p>
  </w:footnote>
  <w:footnote w:id="334">
    <w:p w14:paraId="461E1005"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F25489" w:rsidRPr="004A3E27" w:rsidRDefault="00F2548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F25489" w:rsidRPr="004A3E27" w:rsidRDefault="00F2548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F25489" w:rsidRPr="004A3E27" w:rsidRDefault="00F25489" w:rsidP="00704CAA">
      <w:pPr>
        <w:pStyle w:val="footnote"/>
      </w:pPr>
      <w:r w:rsidRPr="004A3E27">
        <w:rPr>
          <w:rStyle w:val="FootnoteReference"/>
        </w:rPr>
        <w:footnoteRef/>
      </w:r>
      <w:r w:rsidRPr="004A3E27">
        <w:t xml:space="preserve"> See footnote 62. &lt;2 previously&gt;</w:t>
      </w:r>
    </w:p>
  </w:footnote>
  <w:footnote w:id="338">
    <w:p w14:paraId="1020379C" w14:textId="77777777" w:rsidR="00F25489" w:rsidRDefault="00F25489" w:rsidP="00704CAA">
      <w:pPr>
        <w:pStyle w:val="footnote"/>
      </w:pPr>
      <w:r>
        <w:rPr>
          <w:rStyle w:val="FootnoteReference"/>
        </w:rPr>
        <w:footnoteRef/>
      </w:r>
      <w:r>
        <w:t xml:space="preserve"> [JS], “do obeisance”, i.e. prostrate, not just an attitude, but an act</w:t>
      </w:r>
    </w:p>
  </w:footnote>
  <w:footnote w:id="339">
    <w:p w14:paraId="3F0207F5" w14:textId="77777777" w:rsidR="00F25489" w:rsidRPr="004A3E27" w:rsidRDefault="00F2548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F25489" w:rsidRPr="004A3E27" w:rsidRDefault="00F2548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F25489" w:rsidRDefault="00F25489" w:rsidP="00704CAA">
      <w:pPr>
        <w:pStyle w:val="footnote"/>
      </w:pPr>
      <w:r>
        <w:rPr>
          <w:rStyle w:val="FootnoteReference"/>
        </w:rPr>
        <w:footnoteRef/>
      </w:r>
      <w:r>
        <w:t xml:space="preserve"> [JS] Fr. Lazarus has, “for”</w:t>
      </w:r>
    </w:p>
  </w:footnote>
  <w:footnote w:id="342">
    <w:p w14:paraId="7332204F" w14:textId="77777777" w:rsidR="00F25489" w:rsidRPr="004A3E27" w:rsidRDefault="00F2548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F25489" w:rsidRPr="004A3E27" w:rsidRDefault="00F2548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F25489" w:rsidRPr="004A3E27" w:rsidRDefault="00F2548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F25489" w:rsidRPr="004A3E27" w:rsidRDefault="00F2548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F25489" w:rsidRDefault="00F25489" w:rsidP="00704CAA">
      <w:pPr>
        <w:pStyle w:val="footnote"/>
      </w:pPr>
      <w:r>
        <w:rPr>
          <w:rStyle w:val="FootnoteReference"/>
        </w:rPr>
        <w:footnoteRef/>
      </w:r>
      <w:r>
        <w:t xml:space="preserve"> [JS] or “give thanks to You” or “thankfully confess You with praise”</w:t>
      </w:r>
    </w:p>
  </w:footnote>
  <w:footnote w:id="347">
    <w:p w14:paraId="10E8EE46" w14:textId="77777777" w:rsidR="00F25489" w:rsidRDefault="00F2548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F25489" w:rsidRPr="004A3E27" w:rsidRDefault="00F2548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F25489" w:rsidRPr="004A3E27" w:rsidRDefault="00F2548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F25489" w:rsidRPr="004A3E27" w:rsidRDefault="00F2548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F25489" w:rsidRDefault="00F25489" w:rsidP="00704CAA">
      <w:pPr>
        <w:pStyle w:val="footnote"/>
      </w:pPr>
      <w:r>
        <w:rPr>
          <w:rStyle w:val="FootnoteReference"/>
        </w:rPr>
        <w:footnoteRef/>
      </w:r>
      <w:r>
        <w:t xml:space="preserve"> [JS] literally, “before the face of”</w:t>
      </w:r>
    </w:p>
  </w:footnote>
  <w:footnote w:id="352">
    <w:p w14:paraId="102533E3" w14:textId="77777777" w:rsidR="00F25489" w:rsidRPr="004A3E27" w:rsidRDefault="00F2548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F25489" w:rsidRDefault="00F25489" w:rsidP="00704CAA">
      <w:pPr>
        <w:pStyle w:val="footnote"/>
      </w:pPr>
      <w:r>
        <w:rPr>
          <w:rStyle w:val="FootnoteReference"/>
        </w:rPr>
        <w:footnoteRef/>
      </w:r>
      <w:r>
        <w:t xml:space="preserve"> [JS] literally “hosts”</w:t>
      </w:r>
    </w:p>
  </w:footnote>
  <w:footnote w:id="354">
    <w:p w14:paraId="1B31F91F" w14:textId="77777777" w:rsidR="00F25489" w:rsidRDefault="00F2548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F25489" w:rsidRPr="004A3E27" w:rsidRDefault="00F2548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F25489" w:rsidRDefault="00F25489" w:rsidP="00704CAA">
      <w:pPr>
        <w:pStyle w:val="footnote"/>
      </w:pPr>
      <w:r>
        <w:rPr>
          <w:rStyle w:val="FootnoteReference"/>
        </w:rPr>
        <w:footnoteRef/>
      </w:r>
      <w:r>
        <w:t xml:space="preserve"> [JS] literally, “ten-thousand fold”</w:t>
      </w:r>
    </w:p>
  </w:footnote>
  <w:footnote w:id="357">
    <w:p w14:paraId="475823DF" w14:textId="77777777" w:rsidR="00F25489" w:rsidRDefault="00F2548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F25489" w:rsidRPr="004A3E27" w:rsidRDefault="00F2548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F25489" w:rsidRDefault="00F2548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F25489" w:rsidRDefault="00F25489" w:rsidP="00704CAA">
      <w:pPr>
        <w:pStyle w:val="footnote"/>
      </w:pPr>
      <w:r>
        <w:rPr>
          <w:rStyle w:val="FootnoteReference"/>
        </w:rPr>
        <w:footnoteRef/>
      </w:r>
      <w:r>
        <w:t xml:space="preserve"> [JS] “assemblies” or “congregations”</w:t>
      </w:r>
    </w:p>
  </w:footnote>
  <w:footnote w:id="361">
    <w:p w14:paraId="291850C2" w14:textId="77777777" w:rsidR="00F25489" w:rsidRPr="004A3E27" w:rsidRDefault="00F2548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F25489" w:rsidRDefault="00F2548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F25489" w:rsidRPr="004A3E27" w:rsidRDefault="00F2548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F25489" w:rsidRDefault="00F25489" w:rsidP="00704CAA">
      <w:pPr>
        <w:pStyle w:val="footnote"/>
      </w:pPr>
      <w:r>
        <w:rPr>
          <w:rStyle w:val="FootnoteReference"/>
        </w:rPr>
        <w:footnoteRef/>
      </w:r>
      <w:r>
        <w:t xml:space="preserve"> [JS] Coptic has “mire of death”. See the Ninth Hour of Great Friday.</w:t>
      </w:r>
    </w:p>
  </w:footnote>
  <w:footnote w:id="365">
    <w:p w14:paraId="24447BAC" w14:textId="77777777" w:rsidR="00F25489" w:rsidRPr="004A3E27" w:rsidRDefault="00F2548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F25489" w:rsidRPr="004A3E27" w:rsidRDefault="00F2548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F25489" w:rsidRPr="004A3E27" w:rsidRDefault="00F25489" w:rsidP="00704CAA">
      <w:pPr>
        <w:pStyle w:val="footnote"/>
      </w:pPr>
      <w:r w:rsidRPr="004A3E27">
        <w:rPr>
          <w:rStyle w:val="FootnoteReference"/>
        </w:rPr>
        <w:footnoteRef/>
      </w:r>
      <w:r w:rsidRPr="004A3E27">
        <w:t xml:space="preserve"> Mk. 15:29; Jn. 2:17; Rom. 15:3.</w:t>
      </w:r>
    </w:p>
  </w:footnote>
  <w:footnote w:id="368">
    <w:p w14:paraId="22B19FA9" w14:textId="77777777" w:rsidR="00F25489" w:rsidRPr="004A3E27" w:rsidRDefault="00F25489" w:rsidP="00704CAA">
      <w:pPr>
        <w:pStyle w:val="footnote"/>
      </w:pPr>
      <w:r w:rsidRPr="004A3E27">
        <w:rPr>
          <w:rStyle w:val="FootnoteReference"/>
        </w:rPr>
        <w:footnoteRef/>
      </w:r>
      <w:r w:rsidRPr="004A3E27">
        <w:t xml:space="preserve"> The elders and chief priests.</w:t>
      </w:r>
    </w:p>
  </w:footnote>
  <w:footnote w:id="369">
    <w:p w14:paraId="1346C83A" w14:textId="77777777" w:rsidR="00F25489" w:rsidRPr="004A3E27" w:rsidRDefault="00F2548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F25489" w:rsidRDefault="00F2548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F25489" w:rsidRPr="004A3E27" w:rsidRDefault="00F25489" w:rsidP="00704CAA">
      <w:pPr>
        <w:pStyle w:val="footnote"/>
      </w:pPr>
      <w:r w:rsidRPr="004A3E27">
        <w:rPr>
          <w:rStyle w:val="FootnoteReference"/>
        </w:rPr>
        <w:footnoteRef/>
      </w:r>
      <w:r w:rsidRPr="004A3E27">
        <w:t xml:space="preserve"> Mt. 16:21; Mk. 8:31.</w:t>
      </w:r>
    </w:p>
  </w:footnote>
  <w:footnote w:id="372">
    <w:p w14:paraId="1283807F" w14:textId="77777777" w:rsidR="00F25489" w:rsidRPr="004A3E27" w:rsidRDefault="00F25489" w:rsidP="00704CAA">
      <w:pPr>
        <w:pStyle w:val="footnote"/>
      </w:pPr>
      <w:r w:rsidRPr="004A3E27">
        <w:rPr>
          <w:rStyle w:val="FootnoteReference"/>
        </w:rPr>
        <w:footnoteRef/>
      </w:r>
      <w:r w:rsidRPr="004A3E27">
        <w:t xml:space="preserve"> Mt. 27:34.</w:t>
      </w:r>
    </w:p>
  </w:footnote>
  <w:footnote w:id="373">
    <w:p w14:paraId="59E554A3" w14:textId="77777777" w:rsidR="00F25489" w:rsidRPr="004A3E27" w:rsidRDefault="00F2548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F25489" w:rsidRPr="004A3E27" w:rsidRDefault="00F2548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F25489" w:rsidRDefault="00F2548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F25489" w:rsidRPr="004A3E27" w:rsidRDefault="00F2548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F25489" w:rsidRDefault="00F2548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F25489" w:rsidRPr="004A3E27" w:rsidRDefault="00F2548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F25489" w:rsidRPr="004A3E27" w:rsidRDefault="00F2548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F25489" w:rsidRDefault="00F25489" w:rsidP="00704CAA">
      <w:pPr>
        <w:pStyle w:val="footnote"/>
      </w:pPr>
      <w:r>
        <w:rPr>
          <w:rStyle w:val="FootnoteReference"/>
        </w:rPr>
        <w:footnoteRef/>
      </w:r>
      <w:r>
        <w:t xml:space="preserve"> [JS] literally, “arm”.</w:t>
      </w:r>
    </w:p>
  </w:footnote>
  <w:footnote w:id="381">
    <w:p w14:paraId="6A96DAD6" w14:textId="77777777" w:rsidR="00F25489" w:rsidRPr="004A3E27" w:rsidRDefault="00F25489" w:rsidP="00704CAA">
      <w:pPr>
        <w:pStyle w:val="footnote"/>
      </w:pPr>
      <w:r w:rsidRPr="004A3E27">
        <w:rPr>
          <w:rStyle w:val="FootnoteReference"/>
        </w:rPr>
        <w:footnoteRef/>
      </w:r>
      <w:r w:rsidRPr="004A3E27">
        <w:t xml:space="preserve"> Ephes. 3:10; 4:8.</w:t>
      </w:r>
    </w:p>
  </w:footnote>
  <w:footnote w:id="382">
    <w:p w14:paraId="3856467E" w14:textId="77777777" w:rsidR="00F25489" w:rsidRDefault="00F2548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F25489" w:rsidRPr="004A3E27" w:rsidRDefault="00F2548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F25489" w:rsidRPr="004A3E27" w:rsidRDefault="00F2548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F25489" w:rsidRDefault="00F25489" w:rsidP="00704CAA">
      <w:pPr>
        <w:pStyle w:val="footnote"/>
      </w:pPr>
      <w:r>
        <w:rPr>
          <w:rStyle w:val="FootnoteReference"/>
        </w:rPr>
        <w:footnoteRef/>
      </w:r>
      <w:r>
        <w:t xml:space="preserve"> [JS] literally “He will judge the poor of the people.”</w:t>
      </w:r>
    </w:p>
  </w:footnote>
  <w:footnote w:id="386">
    <w:p w14:paraId="5CB4BFD0" w14:textId="77777777" w:rsidR="00F25489" w:rsidRPr="004A3E27" w:rsidRDefault="00F2548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F25489" w:rsidRPr="004A3E27" w:rsidRDefault="00F25489" w:rsidP="00704CAA">
      <w:pPr>
        <w:pStyle w:val="footnote"/>
      </w:pPr>
      <w:r w:rsidRPr="004A3E27">
        <w:rPr>
          <w:rStyle w:val="FootnoteReference"/>
        </w:rPr>
        <w:footnoteRef/>
      </w:r>
      <w:r w:rsidRPr="004A3E27">
        <w:t xml:space="preserve"> Rivers: Tigris and Euphrates.</w:t>
      </w:r>
    </w:p>
  </w:footnote>
  <w:footnote w:id="388">
    <w:p w14:paraId="40EFD021"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F25489" w:rsidRDefault="00F2548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F25489" w:rsidRPr="004A3E27" w:rsidRDefault="00F2548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F25489" w:rsidRPr="004A3E27" w:rsidRDefault="00F2548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F25489" w:rsidRDefault="00F25489" w:rsidP="00704CAA">
      <w:pPr>
        <w:pStyle w:val="footnote"/>
      </w:pPr>
      <w:r>
        <w:rPr>
          <w:rStyle w:val="FootnoteReference"/>
        </w:rPr>
        <w:footnoteRef/>
      </w:r>
      <w:r>
        <w:t xml:space="preserve"> [JS] Fr. Athanasius has, “all nations shall glorify Him.</w:t>
      </w:r>
    </w:p>
  </w:footnote>
  <w:footnote w:id="393">
    <w:p w14:paraId="266FC831" w14:textId="77777777" w:rsidR="00F25489" w:rsidRDefault="00F25489" w:rsidP="00704CAA">
      <w:pPr>
        <w:pStyle w:val="footnote"/>
      </w:pPr>
      <w:r>
        <w:rPr>
          <w:rStyle w:val="FootnoteReference"/>
        </w:rPr>
        <w:footnoteRef/>
      </w:r>
      <w:r>
        <w:t xml:space="preserve"> [JS] found in Copitc. See the First Hour of Monday of Holy Week.</w:t>
      </w:r>
    </w:p>
  </w:footnote>
  <w:footnote w:id="394">
    <w:p w14:paraId="295FC4E3" w14:textId="77777777" w:rsidR="00F25489" w:rsidRDefault="00F25489" w:rsidP="00704CAA">
      <w:pPr>
        <w:pStyle w:val="footnote"/>
      </w:pPr>
      <w:r>
        <w:rPr>
          <w:rStyle w:val="FootnoteReference"/>
        </w:rPr>
        <w:footnoteRef/>
      </w:r>
      <w:r>
        <w:t xml:space="preserve"> [JS] or, “So be it! So be it!”</w:t>
      </w:r>
    </w:p>
  </w:footnote>
  <w:footnote w:id="395">
    <w:p w14:paraId="5A10FE12" w14:textId="77777777" w:rsidR="00F25489" w:rsidRPr="004A3E27" w:rsidRDefault="00F2548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F25489" w:rsidRPr="004A3E27" w:rsidRDefault="00F2548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F25489" w:rsidRPr="004A3E27" w:rsidRDefault="00F25489" w:rsidP="00704CAA">
      <w:pPr>
        <w:pStyle w:val="footnote"/>
      </w:pPr>
      <w:r w:rsidRPr="004A3E27">
        <w:tab/>
        <w:t>For them there are no pains;</w:t>
      </w:r>
    </w:p>
    <w:p w14:paraId="329CF061" w14:textId="77777777" w:rsidR="00F25489" w:rsidRPr="004A3E27" w:rsidRDefault="00F25489" w:rsidP="00704CAA">
      <w:pPr>
        <w:pStyle w:val="footnote"/>
      </w:pPr>
      <w:r w:rsidRPr="004A3E27">
        <w:tab/>
        <w:t>fit and strong are their bodies.</w:t>
      </w:r>
    </w:p>
  </w:footnote>
  <w:footnote w:id="397">
    <w:p w14:paraId="49BE7CC0" w14:textId="77777777" w:rsidR="00F25489" w:rsidRPr="004A3E27" w:rsidRDefault="00F2548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F25489" w:rsidRPr="004A3E27" w:rsidRDefault="00F2548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F25489" w:rsidRPr="004A3E27" w:rsidRDefault="00F2548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F25489" w:rsidRPr="004A3E27" w:rsidRDefault="00F2548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F25489" w:rsidRPr="004A3E27" w:rsidRDefault="00F2548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F25489" w:rsidRPr="004A3E27" w:rsidRDefault="00F2548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F25489" w:rsidRPr="004A3E27" w:rsidRDefault="00F2548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F25489" w:rsidRDefault="00F2548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F25489" w:rsidRDefault="00F25489" w:rsidP="00704CAA">
      <w:pPr>
        <w:pStyle w:val="footnote"/>
      </w:pPr>
      <w:r>
        <w:rPr>
          <w:rStyle w:val="FootnoteReference"/>
        </w:rPr>
        <w:footnoteRef/>
      </w:r>
      <w:r>
        <w:t xml:space="preserve"> [JS] or emblems.</w:t>
      </w:r>
    </w:p>
  </w:footnote>
  <w:footnote w:id="406">
    <w:p w14:paraId="3520D724" w14:textId="77777777" w:rsidR="00F25489" w:rsidRPr="004A3E27" w:rsidRDefault="00F2548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F25489" w:rsidRPr="004A3E27" w:rsidRDefault="00F2548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F25489" w:rsidRPr="004A3E27" w:rsidRDefault="00F2548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F25489" w:rsidRPr="005B2E82" w:rsidRDefault="00F2548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F25489" w:rsidRDefault="00F25489" w:rsidP="00704CAA">
      <w:pPr>
        <w:pStyle w:val="footnote"/>
      </w:pPr>
      <w:r>
        <w:rPr>
          <w:rStyle w:val="FootnoteReference"/>
        </w:rPr>
        <w:footnoteRef/>
      </w:r>
      <w:r>
        <w:t xml:space="preserve"> [JS] or “give thanks to You” or “thankfully confess you with praise”</w:t>
      </w:r>
    </w:p>
  </w:footnote>
  <w:footnote w:id="411">
    <w:p w14:paraId="3CA113B3" w14:textId="77777777" w:rsidR="00F25489" w:rsidRDefault="00F2548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F25489" w:rsidRDefault="00F25489" w:rsidP="00704CAA">
      <w:pPr>
        <w:pStyle w:val="footnote"/>
      </w:pPr>
      <w:r>
        <w:rPr>
          <w:rStyle w:val="FootnoteReference"/>
        </w:rPr>
        <w:footnoteRef/>
      </w:r>
      <w:r>
        <w:t xml:space="preserve"> [JS] literally “horn”, here and below.</w:t>
      </w:r>
    </w:p>
  </w:footnote>
  <w:footnote w:id="413">
    <w:p w14:paraId="0BE9BC7E" w14:textId="77777777" w:rsidR="00F25489" w:rsidRPr="004A3E27" w:rsidRDefault="00F2548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F25489" w:rsidRPr="004A3E27" w:rsidRDefault="00F2548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F25489" w:rsidRPr="004A3E27" w:rsidRDefault="00F2548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F25489" w:rsidRPr="004A3E27" w:rsidRDefault="00F2548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F25489" w:rsidRPr="004A3E27" w:rsidRDefault="00F2548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F25489" w:rsidRDefault="00F2548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F25489" w:rsidRDefault="00F25489" w:rsidP="00704CAA">
      <w:pPr>
        <w:pStyle w:val="footnote"/>
      </w:pPr>
      <w:r>
        <w:rPr>
          <w:rStyle w:val="FootnoteReference"/>
        </w:rPr>
        <w:footnoteRef/>
      </w:r>
      <w:r>
        <w:t xml:space="preserve"> [JS] literally, “their voice”</w:t>
      </w:r>
    </w:p>
  </w:footnote>
  <w:footnote w:id="420">
    <w:p w14:paraId="5681D4C4" w14:textId="77777777" w:rsidR="00F25489" w:rsidRDefault="00F25489" w:rsidP="00704CAA">
      <w:pPr>
        <w:pStyle w:val="footnote"/>
      </w:pPr>
      <w:r>
        <w:rPr>
          <w:rStyle w:val="FootnoteReference"/>
        </w:rPr>
        <w:footnoteRef/>
      </w:r>
      <w:r>
        <w:t xml:space="preserve"> [JS] literally, “arrows”</w:t>
      </w:r>
    </w:p>
  </w:footnote>
  <w:footnote w:id="421">
    <w:p w14:paraId="4DCC51CC" w14:textId="77777777" w:rsidR="00F25489" w:rsidRDefault="00F25489" w:rsidP="00704CAA">
      <w:pPr>
        <w:pStyle w:val="footnote"/>
      </w:pPr>
      <w:r>
        <w:rPr>
          <w:rStyle w:val="FootnoteReference"/>
        </w:rPr>
        <w:footnoteRef/>
      </w:r>
      <w:r>
        <w:t xml:space="preserve"> [JS] literally, “voice”</w:t>
      </w:r>
    </w:p>
  </w:footnote>
  <w:footnote w:id="422">
    <w:p w14:paraId="326ADCD9" w14:textId="77777777" w:rsidR="00F25489" w:rsidRDefault="00F2548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F25489" w:rsidRDefault="00F2548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F25489" w:rsidRDefault="00F25489" w:rsidP="00704CAA">
      <w:pPr>
        <w:pStyle w:val="footnote"/>
      </w:pPr>
      <w:r>
        <w:tab/>
        <w:t>‘I will speak My mind in parables,</w:t>
      </w:r>
    </w:p>
    <w:p w14:paraId="2B8A9AE4" w14:textId="77777777" w:rsidR="00F25489" w:rsidRDefault="00F25489" w:rsidP="00704CAA">
      <w:pPr>
        <w:pStyle w:val="footnote"/>
      </w:pPr>
      <w:r>
        <w:tab/>
        <w:t>divulge secrets hidden since creation’ (cf. Rev. 3:14).</w:t>
      </w:r>
    </w:p>
  </w:footnote>
  <w:footnote w:id="424">
    <w:p w14:paraId="7F64F145" w14:textId="77777777" w:rsidR="00F25489" w:rsidRDefault="00F2548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F25489" w:rsidRDefault="00F25489" w:rsidP="00704CAA">
      <w:pPr>
        <w:pStyle w:val="footnote"/>
      </w:pPr>
      <w:r>
        <w:rPr>
          <w:rStyle w:val="FootnoteReference"/>
        </w:rPr>
        <w:footnoteRef/>
      </w:r>
      <w:r>
        <w:t xml:space="preserve"> Ephraim = Israel (cf. Hos. 7; Num. 14; 1 Sam. 4).</w:t>
      </w:r>
    </w:p>
  </w:footnote>
  <w:footnote w:id="426">
    <w:p w14:paraId="42FDB028" w14:textId="77777777" w:rsidR="00F25489" w:rsidRDefault="00F25489" w:rsidP="00704CAA">
      <w:pPr>
        <w:pStyle w:val="footnote"/>
      </w:pPr>
      <w:r>
        <w:rPr>
          <w:rStyle w:val="FootnoteReference"/>
        </w:rPr>
        <w:footnoteRef/>
      </w:r>
      <w:r>
        <w:t xml:space="preserve"> [JS] literally, “a waterless land”</w:t>
      </w:r>
    </w:p>
  </w:footnote>
  <w:footnote w:id="427">
    <w:p w14:paraId="195BD616" w14:textId="77777777" w:rsidR="00F25489" w:rsidRDefault="00F2548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F25489" w:rsidRDefault="00F25489" w:rsidP="00704CAA">
      <w:pPr>
        <w:pStyle w:val="footnote"/>
      </w:pPr>
      <w:r>
        <w:rPr>
          <w:rStyle w:val="FootnoteReference"/>
        </w:rPr>
        <w:footnoteRef/>
      </w:r>
      <w:r>
        <w:t xml:space="preserve"> He deferred giving them the promised food and the Promised Land.</w:t>
      </w:r>
    </w:p>
  </w:footnote>
  <w:footnote w:id="429">
    <w:p w14:paraId="3009B475" w14:textId="77777777" w:rsidR="00F25489" w:rsidRDefault="00F2548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F25489" w:rsidRDefault="00F25489" w:rsidP="00704CAA">
      <w:pPr>
        <w:pStyle w:val="footnote"/>
      </w:pPr>
      <w:r>
        <w:rPr>
          <w:rStyle w:val="FootnoteReference"/>
        </w:rPr>
        <w:footnoteRef/>
      </w:r>
      <w:r>
        <w:t xml:space="preserve"> [JS] Fr. Lazarus has “recovered from wine”</w:t>
      </w:r>
    </w:p>
  </w:footnote>
  <w:footnote w:id="431">
    <w:p w14:paraId="223B11C9" w14:textId="77777777" w:rsidR="00F25489" w:rsidRDefault="00F2548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F25489" w:rsidRDefault="00F2548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F25489" w:rsidRDefault="00F25489" w:rsidP="00704CAA">
      <w:pPr>
        <w:pStyle w:val="footnote"/>
      </w:pPr>
      <w:r>
        <w:rPr>
          <w:rStyle w:val="FootnoteReference"/>
        </w:rPr>
        <w:footnoteRef/>
      </w:r>
      <w:r>
        <w:t xml:space="preserve"> John 15.</w:t>
      </w:r>
    </w:p>
  </w:footnote>
  <w:footnote w:id="434">
    <w:p w14:paraId="2C8E5EE9" w14:textId="77777777" w:rsidR="00F25489" w:rsidRDefault="00F25489" w:rsidP="00704CAA">
      <w:pPr>
        <w:pStyle w:val="footnote"/>
      </w:pPr>
      <w:r>
        <w:rPr>
          <w:rStyle w:val="FootnoteReference"/>
        </w:rPr>
        <w:footnoteRef/>
      </w:r>
      <w:r>
        <w:t xml:space="preserve"> Joseph = Israel (Gen. 40:23; 48:15; Amos 6:6).</w:t>
      </w:r>
    </w:p>
  </w:footnote>
  <w:footnote w:id="435">
    <w:p w14:paraId="6CDBD594" w14:textId="77777777" w:rsidR="00F25489" w:rsidRDefault="00F25489" w:rsidP="00704CAA">
      <w:pPr>
        <w:pStyle w:val="footnote"/>
      </w:pPr>
      <w:r>
        <w:rPr>
          <w:rStyle w:val="FootnoteReference"/>
        </w:rPr>
        <w:footnoteRef/>
      </w:r>
      <w:r>
        <w:t xml:space="preserve"> 2 Sam. 6:2 (LXX).</w:t>
      </w:r>
    </w:p>
  </w:footnote>
  <w:footnote w:id="436">
    <w:p w14:paraId="489D83CE" w14:textId="77777777" w:rsidR="00F25489" w:rsidRDefault="00F25489" w:rsidP="00704CAA">
      <w:pPr>
        <w:pStyle w:val="footnote"/>
      </w:pPr>
      <w:r>
        <w:rPr>
          <w:rStyle w:val="FootnoteReference"/>
        </w:rPr>
        <w:footnoteRef/>
      </w:r>
      <w:r>
        <w:t xml:space="preserve"> [JS] or “appear” or “reveal Yourself”</w:t>
      </w:r>
    </w:p>
  </w:footnote>
  <w:footnote w:id="437">
    <w:p w14:paraId="5DD6452F" w14:textId="77777777" w:rsidR="00F25489" w:rsidRDefault="00F25489" w:rsidP="00704CAA">
      <w:pPr>
        <w:pStyle w:val="footnote"/>
      </w:pPr>
      <w:r>
        <w:rPr>
          <w:rStyle w:val="FootnoteReference"/>
        </w:rPr>
        <w:footnoteRef/>
      </w:r>
      <w:r>
        <w:t xml:space="preserve"> [JS] or “reveal Your face”.</w:t>
      </w:r>
    </w:p>
  </w:footnote>
  <w:footnote w:id="438">
    <w:p w14:paraId="002903A1" w14:textId="77777777" w:rsidR="00F25489" w:rsidRDefault="00F2548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F25489" w:rsidRDefault="00F2548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F25489" w:rsidRDefault="00F25489" w:rsidP="00704CAA">
      <w:pPr>
        <w:pStyle w:val="footnote"/>
      </w:pPr>
      <w:r>
        <w:rPr>
          <w:rStyle w:val="FootnoteReference"/>
        </w:rPr>
        <w:footnoteRef/>
      </w:r>
      <w:r>
        <w:t xml:space="preserve"> ‘What tongue? The voice of God’ (St Athanasius).</w:t>
      </w:r>
    </w:p>
  </w:footnote>
  <w:footnote w:id="441">
    <w:p w14:paraId="5A843CA9" w14:textId="77777777" w:rsidR="00F25489" w:rsidRDefault="00F25489" w:rsidP="00704CAA">
      <w:pPr>
        <w:pStyle w:val="footnote"/>
      </w:pPr>
      <w:r>
        <w:rPr>
          <w:rStyle w:val="FootnoteReference"/>
        </w:rPr>
        <w:footnoteRef/>
      </w:r>
      <w:r>
        <w:t xml:space="preserve"> Exodus 9:23; 19:16.</w:t>
      </w:r>
    </w:p>
  </w:footnote>
  <w:footnote w:id="442">
    <w:p w14:paraId="1E18146F" w14:textId="77777777" w:rsidR="00F25489" w:rsidRDefault="00F2548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F25489" w:rsidRDefault="00F2548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F25489" w:rsidRDefault="00F25489" w:rsidP="00704CAA">
      <w:pPr>
        <w:pStyle w:val="footnote"/>
      </w:pPr>
      <w:r>
        <w:rPr>
          <w:rStyle w:val="FootnoteReference"/>
        </w:rPr>
        <w:footnoteRef/>
      </w:r>
      <w:r>
        <w:t xml:space="preserve"> </w:t>
      </w:r>
      <w:r>
        <w:rPr>
          <w:i/>
        </w:rPr>
        <w:t>See the previous footnote</w:t>
      </w:r>
      <w:r>
        <w:t>.</w:t>
      </w:r>
    </w:p>
  </w:footnote>
  <w:footnote w:id="445">
    <w:p w14:paraId="1105B361" w14:textId="77777777" w:rsidR="00F25489" w:rsidRDefault="00F25489" w:rsidP="00704CAA">
      <w:pPr>
        <w:pStyle w:val="footnote"/>
      </w:pPr>
      <w:r>
        <w:rPr>
          <w:rStyle w:val="FootnoteReference"/>
        </w:rPr>
        <w:footnoteRef/>
      </w:r>
      <w:r>
        <w:t xml:space="preserve"> Cf. Isaiah 36:6; 2 Chron. 32:8; 1 Tim. 6:17; Ps. 74:4; Gal. 2:9; 1 Sam. 2:8.</w:t>
      </w:r>
    </w:p>
  </w:footnote>
  <w:footnote w:id="446">
    <w:p w14:paraId="22BF4FA1" w14:textId="77777777" w:rsidR="00F25489" w:rsidRDefault="00F25489" w:rsidP="00704CAA">
      <w:pPr>
        <w:pStyle w:val="footnote"/>
      </w:pPr>
      <w:r>
        <w:rPr>
          <w:rStyle w:val="FootnoteReference"/>
        </w:rPr>
        <w:footnoteRef/>
      </w:r>
      <w:r>
        <w:t xml:space="preserve"> John 10:34-36.</w:t>
      </w:r>
    </w:p>
  </w:footnote>
  <w:footnote w:id="447">
    <w:p w14:paraId="205EA097" w14:textId="77777777" w:rsidR="00F25489" w:rsidRDefault="00F25489" w:rsidP="00704CAA">
      <w:pPr>
        <w:pStyle w:val="footnote"/>
      </w:pPr>
      <w:r>
        <w:rPr>
          <w:rStyle w:val="FootnoteReference"/>
        </w:rPr>
        <w:footnoteRef/>
      </w:r>
      <w:r>
        <w:t xml:space="preserve"> This prayer is already answered (John 3:18; 9:39; 12:31; Acts 17:31).</w:t>
      </w:r>
    </w:p>
  </w:footnote>
  <w:footnote w:id="448">
    <w:p w14:paraId="6943972C" w14:textId="77777777" w:rsidR="00F25489" w:rsidRDefault="00F2548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F25489" w:rsidRDefault="00F25489" w:rsidP="00704CAA">
      <w:pPr>
        <w:pStyle w:val="footnote"/>
      </w:pPr>
      <w:r>
        <w:rPr>
          <w:rStyle w:val="FootnoteReference"/>
        </w:rPr>
        <w:footnoteRef/>
      </w:r>
      <w:r>
        <w:t xml:space="preserve"> Man has made a mess of the earth (Gen. 3; Isaiah 24:4-6 etc.)</w:t>
      </w:r>
    </w:p>
  </w:footnote>
  <w:footnote w:id="450">
    <w:p w14:paraId="0AFEFBC6" w14:textId="77777777" w:rsidR="00F25489" w:rsidRDefault="00F25489" w:rsidP="00704CAA">
      <w:pPr>
        <w:pStyle w:val="footnote"/>
      </w:pPr>
      <w:r>
        <w:rPr>
          <w:rStyle w:val="FootnoteReference"/>
        </w:rPr>
        <w:footnoteRef/>
      </w:r>
      <w:r>
        <w:t xml:space="preserve"> [JS] or “anointed”</w:t>
      </w:r>
    </w:p>
  </w:footnote>
  <w:footnote w:id="451">
    <w:p w14:paraId="730D978B" w14:textId="77777777" w:rsidR="00F25489" w:rsidRDefault="00F25489" w:rsidP="00704CAA">
      <w:pPr>
        <w:pStyle w:val="footnote"/>
      </w:pPr>
      <w:r>
        <w:rPr>
          <w:rStyle w:val="FootnoteReference"/>
        </w:rPr>
        <w:footnoteRef/>
      </w:r>
      <w:r>
        <w:t xml:space="preserve"> Cf. Lk. 13:25; Mk. 4:11; Col. 4:5; Rev. 22:15.</w:t>
      </w:r>
    </w:p>
  </w:footnote>
  <w:footnote w:id="452">
    <w:p w14:paraId="6B7BADAC" w14:textId="77777777" w:rsidR="00F25489" w:rsidRDefault="00F25489" w:rsidP="00704CAA">
      <w:pPr>
        <w:pStyle w:val="footnote"/>
      </w:pPr>
      <w:r>
        <w:rPr>
          <w:rStyle w:val="FootnoteReference"/>
        </w:rPr>
        <w:footnoteRef/>
      </w:r>
      <w:r>
        <w:t xml:space="preserve"> [JS] or “transgressions”</w:t>
      </w:r>
    </w:p>
  </w:footnote>
  <w:footnote w:id="453">
    <w:p w14:paraId="02C29B32" w14:textId="77777777" w:rsidR="00F25489" w:rsidRDefault="00F2548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F25489" w:rsidRDefault="00F25489" w:rsidP="00704CAA">
      <w:pPr>
        <w:pStyle w:val="footnote"/>
      </w:pPr>
      <w:r>
        <w:rPr>
          <w:rStyle w:val="FootnoteReference"/>
        </w:rPr>
        <w:footnoteRef/>
      </w:r>
      <w:r>
        <w:t xml:space="preserve"> [JS] Fr. Lazarus has, “convert us”</w:t>
      </w:r>
    </w:p>
  </w:footnote>
  <w:footnote w:id="455">
    <w:p w14:paraId="6C5AEC7E" w14:textId="77777777" w:rsidR="00F25489" w:rsidRDefault="00F25489" w:rsidP="00704CAA">
      <w:pPr>
        <w:pStyle w:val="footnote"/>
      </w:pPr>
      <w:r>
        <w:rPr>
          <w:rStyle w:val="FootnoteReference"/>
        </w:rPr>
        <w:footnoteRef/>
      </w:r>
      <w:r>
        <w:t xml:space="preserve"> [JS] or “sprouted”</w:t>
      </w:r>
    </w:p>
  </w:footnote>
  <w:footnote w:id="456">
    <w:p w14:paraId="772F8ED6" w14:textId="77777777" w:rsidR="00F25489" w:rsidRDefault="00F25489" w:rsidP="00704CAA">
      <w:pPr>
        <w:pStyle w:val="footnote"/>
      </w:pPr>
      <w:r>
        <w:rPr>
          <w:rStyle w:val="FootnoteReference"/>
        </w:rPr>
        <w:footnoteRef/>
      </w:r>
      <w:r>
        <w:t xml:space="preserve"> holy: cf. 1 Cor. 3:16,17; 6:15-19; Heb. 3:1; 12:10; 1 Pet. 1:15,16; 2 Pet. 1-4.</w:t>
      </w:r>
    </w:p>
  </w:footnote>
  <w:footnote w:id="457">
    <w:p w14:paraId="7687ABB0" w14:textId="77777777" w:rsidR="00F25489" w:rsidRDefault="00F2548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F25489" w:rsidRDefault="00F25489" w:rsidP="00704CAA">
      <w:pPr>
        <w:pStyle w:val="footnote"/>
      </w:pPr>
      <w:r>
        <w:rPr>
          <w:rStyle w:val="FootnoteReference"/>
        </w:rPr>
        <w:footnoteRef/>
      </w:r>
      <w:r>
        <w:t xml:space="preserve"> [JS] literally, “voice”</w:t>
      </w:r>
    </w:p>
  </w:footnote>
  <w:footnote w:id="459">
    <w:p w14:paraId="1EA6A25D" w14:textId="77777777" w:rsidR="00F25489" w:rsidRDefault="00F25489" w:rsidP="00704CAA">
      <w:pPr>
        <w:pStyle w:val="footnote"/>
      </w:pPr>
      <w:r>
        <w:rPr>
          <w:rStyle w:val="FootnoteReference"/>
        </w:rPr>
        <w:footnoteRef/>
      </w:r>
      <w:r>
        <w:t xml:space="preserve"> [JS] Literally, “do obeisance”, i.e. physically bow down</w:t>
      </w:r>
    </w:p>
  </w:footnote>
  <w:footnote w:id="460">
    <w:p w14:paraId="79AF8739" w14:textId="77777777" w:rsidR="00F25489" w:rsidRDefault="00F25489" w:rsidP="00704CAA">
      <w:pPr>
        <w:pStyle w:val="footnote"/>
      </w:pPr>
      <w:r>
        <w:rPr>
          <w:rStyle w:val="FootnoteReference"/>
        </w:rPr>
        <w:footnoteRef/>
      </w:r>
      <w:r>
        <w:t xml:space="preserve"> ‘The song of the Lamb.’ (Rev. 15:3-5; John 12:32).</w:t>
      </w:r>
    </w:p>
  </w:footnote>
  <w:footnote w:id="461">
    <w:p w14:paraId="5DE393CF" w14:textId="77777777" w:rsidR="00F25489" w:rsidRDefault="00F2548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F25489" w:rsidRDefault="00F25489" w:rsidP="00704CAA">
      <w:pPr>
        <w:pStyle w:val="footnote"/>
      </w:pPr>
      <w:r>
        <w:rPr>
          <w:rStyle w:val="FootnoteReference"/>
        </w:rPr>
        <w:footnoteRef/>
      </w:r>
      <w:r>
        <w:t xml:space="preserve"> [JS] or “lawless”</w:t>
      </w:r>
    </w:p>
  </w:footnote>
  <w:footnote w:id="463">
    <w:p w14:paraId="695890BF" w14:textId="77777777" w:rsidR="00F25489" w:rsidRDefault="00F25489" w:rsidP="00704CAA">
      <w:pPr>
        <w:pStyle w:val="footnote"/>
      </w:pPr>
      <w:r>
        <w:rPr>
          <w:rStyle w:val="FootnoteReference"/>
        </w:rPr>
        <w:footnoteRef/>
      </w:r>
      <w:r>
        <w:t xml:space="preserve"> [JS] Or, “band”, “gathering”, or “synagogue”</w:t>
      </w:r>
    </w:p>
  </w:footnote>
  <w:footnote w:id="464">
    <w:p w14:paraId="05B5D585" w14:textId="77777777" w:rsidR="00F25489" w:rsidRDefault="00F2548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F25489" w:rsidRDefault="00F2548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F25489" w:rsidRDefault="00F2548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F25489" w:rsidRDefault="00F25489" w:rsidP="00704CAA">
      <w:pPr>
        <w:pStyle w:val="footnote"/>
      </w:pPr>
      <w:r>
        <w:rPr>
          <w:rStyle w:val="FootnoteReference"/>
        </w:rPr>
        <w:footnoteRef/>
      </w:r>
      <w:r>
        <w:t xml:space="preserve"> [JS] or “Mother Zion will say,”</w:t>
      </w:r>
    </w:p>
  </w:footnote>
  <w:footnote w:id="468">
    <w:p w14:paraId="60FDE590" w14:textId="77777777" w:rsidR="00F25489" w:rsidRDefault="00F25489" w:rsidP="00704CAA">
      <w:pPr>
        <w:pStyle w:val="footnote"/>
      </w:pPr>
      <w:r>
        <w:rPr>
          <w:rStyle w:val="FootnoteReference"/>
        </w:rPr>
        <w:footnoteRef/>
      </w:r>
      <w:r>
        <w:t xml:space="preserve"> [JS] Coptic has, “that a man and a man dwelt in her”</w:t>
      </w:r>
    </w:p>
  </w:footnote>
  <w:footnote w:id="469">
    <w:p w14:paraId="075CB45C" w14:textId="77777777" w:rsidR="00F25489" w:rsidRDefault="00F25489" w:rsidP="00704CAA">
      <w:pPr>
        <w:pStyle w:val="footnote"/>
      </w:pPr>
      <w:r>
        <w:rPr>
          <w:rStyle w:val="FootnoteReference"/>
        </w:rPr>
        <w:footnoteRef/>
      </w:r>
      <w:r>
        <w:t xml:space="preserve"> [JS] Coptic has, “established her forever”</w:t>
      </w:r>
    </w:p>
  </w:footnote>
  <w:footnote w:id="470">
    <w:p w14:paraId="0A7FE83F" w14:textId="77777777" w:rsidR="00F25489" w:rsidRDefault="00F2548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F25489" w:rsidRDefault="00F25489" w:rsidP="00704CAA">
      <w:pPr>
        <w:pStyle w:val="footnote"/>
      </w:pPr>
      <w:r>
        <w:rPr>
          <w:rStyle w:val="FootnoteReference"/>
        </w:rPr>
        <w:footnoteRef/>
      </w:r>
      <w:r>
        <w:t xml:space="preserve"> [JS] or, “corpses”</w:t>
      </w:r>
    </w:p>
  </w:footnote>
  <w:footnote w:id="472">
    <w:p w14:paraId="7DD478BE" w14:textId="77777777" w:rsidR="00F25489" w:rsidRDefault="00F2548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F25489" w:rsidRDefault="00F25489" w:rsidP="00704CAA">
      <w:pPr>
        <w:pStyle w:val="footnote"/>
      </w:pPr>
      <w:r>
        <w:rPr>
          <w:rStyle w:val="FootnoteReference"/>
        </w:rPr>
        <w:footnoteRef/>
      </w:r>
      <w:r>
        <w:t xml:space="preserve"> [JS] or “billows”</w:t>
      </w:r>
    </w:p>
  </w:footnote>
  <w:footnote w:id="474">
    <w:p w14:paraId="4F89E6C8" w14:textId="77777777" w:rsidR="00F25489" w:rsidRDefault="00F25489" w:rsidP="00704CAA">
      <w:pPr>
        <w:pStyle w:val="footnote"/>
      </w:pPr>
      <w:r>
        <w:rPr>
          <w:rStyle w:val="FootnoteReference"/>
        </w:rPr>
        <w:footnoteRef/>
      </w:r>
      <w:r>
        <w:t xml:space="preserve"> [JS] “they” refers to “the dead”, not to “physicians”</w:t>
      </w:r>
    </w:p>
  </w:footnote>
  <w:footnote w:id="475">
    <w:p w14:paraId="78676E81" w14:textId="77777777" w:rsidR="00F25489" w:rsidRDefault="00F2548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F25489" w:rsidRDefault="00F2548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F25489" w:rsidRDefault="00F2548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F25489" w:rsidRDefault="00F2548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F25489" w:rsidRDefault="00F2548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F25489" w:rsidRDefault="00F25489" w:rsidP="00704CAA">
      <w:pPr>
        <w:pStyle w:val="footnote"/>
      </w:pPr>
      <w:r>
        <w:rPr>
          <w:rStyle w:val="FootnoteReference"/>
        </w:rPr>
        <w:footnoteRef/>
      </w:r>
      <w:r>
        <w:t xml:space="preserve"> [JS] Fr. Lazarus has, “for an eternal reign”</w:t>
      </w:r>
    </w:p>
  </w:footnote>
  <w:footnote w:id="481">
    <w:p w14:paraId="3116D8E7" w14:textId="77777777" w:rsidR="00F25489" w:rsidRDefault="00F25489" w:rsidP="00704CAA">
      <w:pPr>
        <w:pStyle w:val="footnote"/>
      </w:pPr>
      <w:r>
        <w:rPr>
          <w:rStyle w:val="FootnoteReference"/>
        </w:rPr>
        <w:footnoteRef/>
      </w:r>
      <w:r>
        <w:t xml:space="preserve"> [JS] Fr. Lazarus has, “for all generations.”</w:t>
      </w:r>
    </w:p>
  </w:footnote>
  <w:footnote w:id="482">
    <w:p w14:paraId="548BF35A" w14:textId="77777777" w:rsidR="00F25489" w:rsidRDefault="00F2548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F25489" w:rsidRDefault="00F25489" w:rsidP="00704CAA">
      <w:pPr>
        <w:pStyle w:val="footnote"/>
      </w:pPr>
      <w:r>
        <w:rPr>
          <w:rStyle w:val="FootnoteReference"/>
        </w:rPr>
        <w:footnoteRef/>
      </w:r>
      <w:r>
        <w:t xml:space="preserve"> [JS] literally, “an assembly of holy ones”</w:t>
      </w:r>
    </w:p>
  </w:footnote>
  <w:footnote w:id="484">
    <w:p w14:paraId="60A7E0F2" w14:textId="77777777" w:rsidR="00F25489" w:rsidRDefault="00F2548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F25489" w:rsidRDefault="00F25489" w:rsidP="00704CAA">
      <w:pPr>
        <w:pStyle w:val="footnote"/>
      </w:pPr>
      <w:r>
        <w:rPr>
          <w:rStyle w:val="FootnoteReference"/>
        </w:rPr>
        <w:footnoteRef/>
      </w:r>
      <w:r>
        <w:t xml:space="preserve"> [JS] OSB inserts “wind” here.</w:t>
      </w:r>
    </w:p>
  </w:footnote>
  <w:footnote w:id="486">
    <w:p w14:paraId="3B727BCB" w14:textId="77777777" w:rsidR="00F25489" w:rsidRDefault="00F2548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F25489" w:rsidRDefault="00F25489" w:rsidP="00704CAA">
      <w:pPr>
        <w:pStyle w:val="footnote"/>
      </w:pPr>
      <w:r>
        <w:rPr>
          <w:rStyle w:val="FootnoteReference"/>
        </w:rPr>
        <w:footnoteRef/>
      </w:r>
      <w:r>
        <w:t xml:space="preserve"> [JS] Fr. Lazarus has, “will pave the way for Your presence”</w:t>
      </w:r>
    </w:p>
  </w:footnote>
  <w:footnote w:id="488">
    <w:p w14:paraId="5BF9199A" w14:textId="77777777" w:rsidR="00F25489" w:rsidRDefault="00F25489" w:rsidP="00704CAA">
      <w:pPr>
        <w:pStyle w:val="footnote"/>
      </w:pPr>
      <w:r>
        <w:rPr>
          <w:rStyle w:val="FootnoteReference"/>
        </w:rPr>
        <w:footnoteRef/>
      </w:r>
      <w:r>
        <w:t xml:space="preserve"> [JS] or “face”</w:t>
      </w:r>
    </w:p>
  </w:footnote>
  <w:footnote w:id="489">
    <w:p w14:paraId="7E5822A0" w14:textId="77777777" w:rsidR="00F25489" w:rsidRDefault="00F25489" w:rsidP="00704CAA">
      <w:pPr>
        <w:pStyle w:val="footnote"/>
      </w:pPr>
      <w:r>
        <w:rPr>
          <w:rStyle w:val="FootnoteReference"/>
        </w:rPr>
        <w:footnoteRef/>
      </w:r>
      <w:r>
        <w:t xml:space="preserve"> [JS] Fr. Lazrus has “we are raised to power”</w:t>
      </w:r>
    </w:p>
  </w:footnote>
  <w:footnote w:id="490">
    <w:p w14:paraId="163553BB" w14:textId="77777777" w:rsidR="00F25489" w:rsidRDefault="00F25489" w:rsidP="00704CAA">
      <w:pPr>
        <w:pStyle w:val="footnote"/>
      </w:pPr>
      <w:r>
        <w:rPr>
          <w:rStyle w:val="FootnoteReference"/>
        </w:rPr>
        <w:footnoteRef/>
      </w:r>
      <w:r>
        <w:t xml:space="preserve"> Cf. 2 Samuel 7:4-17; 1 Chron. 17:3-14.</w:t>
      </w:r>
    </w:p>
  </w:footnote>
  <w:footnote w:id="491">
    <w:p w14:paraId="16D9ED4D" w14:textId="77777777" w:rsidR="00F25489" w:rsidRDefault="00F25489" w:rsidP="00704CAA">
      <w:pPr>
        <w:pStyle w:val="footnote"/>
      </w:pPr>
      <w:r>
        <w:rPr>
          <w:rStyle w:val="FootnoteReference"/>
        </w:rPr>
        <w:footnoteRef/>
      </w:r>
      <w:r>
        <w:t xml:space="preserve"> [JS] or “lawlessness,” or “transgression</w:t>
      </w:r>
    </w:p>
  </w:footnote>
  <w:footnote w:id="492">
    <w:p w14:paraId="41715793" w14:textId="77777777" w:rsidR="00F25489" w:rsidRDefault="00F25489" w:rsidP="00704CAA">
      <w:pPr>
        <w:pStyle w:val="footnote"/>
      </w:pPr>
      <w:r>
        <w:rPr>
          <w:rStyle w:val="FootnoteReference"/>
        </w:rPr>
        <w:footnoteRef/>
      </w:r>
      <w:r>
        <w:t xml:space="preserve"> [JS] Coptic has “faithfulness”. See Matins of Mesori 3</w:t>
      </w:r>
    </w:p>
  </w:footnote>
  <w:footnote w:id="493">
    <w:p w14:paraId="34396983" w14:textId="77777777" w:rsidR="00F25489" w:rsidRDefault="00F25489" w:rsidP="00704CAA">
      <w:pPr>
        <w:pStyle w:val="footnote"/>
      </w:pPr>
      <w:r>
        <w:rPr>
          <w:rStyle w:val="FootnoteReference"/>
        </w:rPr>
        <w:footnoteRef/>
      </w:r>
      <w:r>
        <w:t xml:space="preserve"> [JS] literally, “his horn will be exalted”</w:t>
      </w:r>
    </w:p>
  </w:footnote>
  <w:footnote w:id="494">
    <w:p w14:paraId="19918888" w14:textId="77777777" w:rsidR="00F25489" w:rsidRDefault="00F25489" w:rsidP="00704CAA">
      <w:pPr>
        <w:pStyle w:val="footnote"/>
      </w:pPr>
      <w:r>
        <w:rPr>
          <w:rStyle w:val="FootnoteReference"/>
        </w:rPr>
        <w:footnoteRef/>
      </w:r>
      <w:r>
        <w:t xml:space="preserve"> [JS] Fr. Lazarus has, “I will extend his power over the sea”</w:t>
      </w:r>
    </w:p>
  </w:footnote>
  <w:footnote w:id="495">
    <w:p w14:paraId="7F2F76E2" w14:textId="77777777" w:rsidR="00F25489" w:rsidRDefault="00F2548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F25489" w:rsidRDefault="00F25489" w:rsidP="00704CAA">
      <w:pPr>
        <w:pStyle w:val="footnote"/>
      </w:pPr>
      <w:r>
        <w:rPr>
          <w:rStyle w:val="FootnoteReference"/>
        </w:rPr>
        <w:footnoteRef/>
      </w:r>
      <w:r>
        <w:t xml:space="preserve"> [JS] Fr. Lazarus renders this, “dynasty”</w:t>
      </w:r>
    </w:p>
  </w:footnote>
  <w:footnote w:id="497">
    <w:p w14:paraId="61ED5D37" w14:textId="77777777" w:rsidR="00F25489" w:rsidRDefault="00F2548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F25489" w:rsidRDefault="00F25489" w:rsidP="00704CAA">
      <w:pPr>
        <w:pStyle w:val="footnote"/>
      </w:pPr>
      <w:r>
        <w:rPr>
          <w:rStyle w:val="FootnoteReference"/>
        </w:rPr>
        <w:footnoteRef/>
      </w:r>
      <w:r>
        <w:t xml:space="preserve"> [JS] or “in my holy place”</w:t>
      </w:r>
    </w:p>
  </w:footnote>
  <w:footnote w:id="499">
    <w:p w14:paraId="18E1B778" w14:textId="77777777" w:rsidR="00F25489" w:rsidRDefault="00F25489" w:rsidP="00704CAA">
      <w:pPr>
        <w:pStyle w:val="footnote"/>
      </w:pPr>
      <w:r>
        <w:rPr>
          <w:rStyle w:val="FootnoteReference"/>
        </w:rPr>
        <w:footnoteRef/>
      </w:r>
      <w:r>
        <w:t xml:space="preserve"> Rev. 1:5; 3:14.</w:t>
      </w:r>
    </w:p>
  </w:footnote>
  <w:footnote w:id="500">
    <w:p w14:paraId="26484220" w14:textId="77777777" w:rsidR="00F25489" w:rsidRDefault="00F25489" w:rsidP="00704CAA">
      <w:pPr>
        <w:pStyle w:val="footnote"/>
      </w:pPr>
      <w:r>
        <w:rPr>
          <w:rStyle w:val="FootnoteReference"/>
        </w:rPr>
        <w:footnoteRef/>
      </w:r>
      <w:r>
        <w:t xml:space="preserve"> [JS] “anointed”</w:t>
      </w:r>
    </w:p>
  </w:footnote>
  <w:footnote w:id="501">
    <w:p w14:paraId="3D1D7CB3" w14:textId="77777777" w:rsidR="00F25489" w:rsidRDefault="00F2548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F25489" w:rsidRDefault="00F25489" w:rsidP="00704CAA">
      <w:pPr>
        <w:pStyle w:val="footnote"/>
      </w:pPr>
      <w:r>
        <w:rPr>
          <w:rStyle w:val="FootnoteReference"/>
        </w:rPr>
        <w:footnoteRef/>
      </w:r>
      <w:r>
        <w:t xml:space="preserve"> [JS] “So be it! So be it!” or “May it be! May it be!”</w:t>
      </w:r>
    </w:p>
  </w:footnote>
  <w:footnote w:id="503">
    <w:p w14:paraId="1DFAAF0B" w14:textId="77777777" w:rsidR="00F25489" w:rsidRDefault="00F25489" w:rsidP="00704CAA">
      <w:pPr>
        <w:pStyle w:val="footnote"/>
      </w:pPr>
      <w:r>
        <w:rPr>
          <w:rStyle w:val="FootnoteReference"/>
        </w:rPr>
        <w:footnoteRef/>
      </w:r>
      <w:r>
        <w:t xml:space="preserve"> [JS] or “expired”</w:t>
      </w:r>
    </w:p>
  </w:footnote>
  <w:footnote w:id="504">
    <w:p w14:paraId="3519F2D7" w14:textId="77777777" w:rsidR="00F25489" w:rsidRDefault="00F2548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F25489" w:rsidRDefault="00F25489" w:rsidP="00704CAA">
      <w:pPr>
        <w:pStyle w:val="footnote"/>
      </w:pPr>
      <w:r>
        <w:rPr>
          <w:rStyle w:val="FootnoteReference"/>
        </w:rPr>
        <w:footnoteRef/>
      </w:r>
      <w:r>
        <w:t xml:space="preserve"> [JS] or “chastened”</w:t>
      </w:r>
    </w:p>
  </w:footnote>
  <w:footnote w:id="506">
    <w:p w14:paraId="136CB596" w14:textId="77777777" w:rsidR="00F25489" w:rsidRDefault="00F2548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F25489" w:rsidRDefault="00F25489" w:rsidP="00704CAA">
      <w:pPr>
        <w:pStyle w:val="footnote"/>
      </w:pPr>
      <w:r>
        <w:rPr>
          <w:rStyle w:val="FootnoteReference"/>
        </w:rPr>
        <w:footnoteRef/>
      </w:r>
      <w:r>
        <w:t xml:space="preserve"> That is, in the Kingdom (1 Cor. 4:20).</w:t>
      </w:r>
    </w:p>
  </w:footnote>
  <w:footnote w:id="508">
    <w:p w14:paraId="3FAA8ED9" w14:textId="77777777" w:rsidR="00F25489" w:rsidRDefault="00F2548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F25489" w:rsidRDefault="00F25489" w:rsidP="00704CAA">
      <w:pPr>
        <w:pStyle w:val="footnote"/>
      </w:pPr>
      <w:r>
        <w:rPr>
          <w:rStyle w:val="FootnoteReference"/>
        </w:rPr>
        <w:footnoteRef/>
      </w:r>
      <w:r>
        <w:t xml:space="preserve"> [JS] Coptic may mean “bruise” rather than “trample”</w:t>
      </w:r>
    </w:p>
  </w:footnote>
  <w:footnote w:id="510">
    <w:p w14:paraId="103E3D32" w14:textId="77777777" w:rsidR="00F25489" w:rsidRDefault="00F2548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F25489" w:rsidRDefault="00F2548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F25489" w:rsidRDefault="00F25489" w:rsidP="00704CAA">
      <w:pPr>
        <w:pStyle w:val="footnote"/>
      </w:pPr>
      <w:r>
        <w:rPr>
          <w:rStyle w:val="FootnoteReference"/>
        </w:rPr>
        <w:footnoteRef/>
      </w:r>
      <w:r>
        <w:t xml:space="preserve"> [JS] Or “ode”</w:t>
      </w:r>
    </w:p>
  </w:footnote>
  <w:footnote w:id="513">
    <w:p w14:paraId="5D1C882B" w14:textId="77777777" w:rsidR="00F25489" w:rsidRDefault="00F25489" w:rsidP="00704CAA">
      <w:pPr>
        <w:pStyle w:val="footnote"/>
      </w:pPr>
      <w:r>
        <w:rPr>
          <w:rStyle w:val="FootnoteReference"/>
        </w:rPr>
        <w:footnoteRef/>
      </w:r>
      <w:r>
        <w:t xml:space="preserve"> [JS] or “forever and ever.”</w:t>
      </w:r>
    </w:p>
  </w:footnote>
  <w:footnote w:id="514">
    <w:p w14:paraId="2AA0B0FD" w14:textId="77777777" w:rsidR="00F25489" w:rsidRDefault="00F25489" w:rsidP="00704CAA">
      <w:pPr>
        <w:pStyle w:val="footnote"/>
      </w:pPr>
      <w:r>
        <w:rPr>
          <w:rStyle w:val="FootnoteReference"/>
        </w:rPr>
        <w:footnoteRef/>
      </w:r>
      <w:r>
        <w:t xml:space="preserve"> [JS] literally, “And my horn will be exalted like a unicorn’s”</w:t>
      </w:r>
    </w:p>
  </w:footnote>
  <w:footnote w:id="515">
    <w:p w14:paraId="71B2ABCE" w14:textId="77777777" w:rsidR="00F25489" w:rsidRDefault="00F2548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F25489" w:rsidRDefault="00F2548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F25489" w:rsidRDefault="00F25489" w:rsidP="00704CAA">
      <w:pPr>
        <w:pStyle w:val="footnote"/>
      </w:pPr>
      <w:r>
        <w:rPr>
          <w:rStyle w:val="FootnoteReference"/>
        </w:rPr>
        <w:footnoteRef/>
      </w:r>
      <w:r>
        <w:t xml:space="preserve"> [JS] literally “still increase”</w:t>
      </w:r>
    </w:p>
  </w:footnote>
  <w:footnote w:id="518">
    <w:p w14:paraId="74BF88EE" w14:textId="77777777" w:rsidR="00F25489" w:rsidRDefault="00F25489" w:rsidP="00704CAA">
      <w:pPr>
        <w:pStyle w:val="footnote"/>
      </w:pPr>
      <w:r>
        <w:rPr>
          <w:rStyle w:val="FootnoteReference"/>
        </w:rPr>
        <w:footnoteRef/>
      </w:r>
      <w:r>
        <w:t xml:space="preserve"> [JS] literally, “rich” or “prosperous”</w:t>
      </w:r>
    </w:p>
  </w:footnote>
  <w:footnote w:id="519">
    <w:p w14:paraId="72F50134" w14:textId="77777777" w:rsidR="00F25489" w:rsidRDefault="00F25489" w:rsidP="00704CAA">
      <w:pPr>
        <w:pStyle w:val="footnote"/>
      </w:pPr>
      <w:r>
        <w:rPr>
          <w:rStyle w:val="FootnoteReference"/>
        </w:rPr>
        <w:footnoteRef/>
      </w:r>
      <w:r>
        <w:t xml:space="preserve"> John 7:38.</w:t>
      </w:r>
    </w:p>
  </w:footnote>
  <w:footnote w:id="520">
    <w:p w14:paraId="3C3C13B7" w14:textId="77777777" w:rsidR="00F25489" w:rsidRDefault="00F25489" w:rsidP="00704CAA">
      <w:pPr>
        <w:pStyle w:val="footnote"/>
      </w:pPr>
      <w:r>
        <w:rPr>
          <w:rStyle w:val="FootnoteReference"/>
        </w:rPr>
        <w:footnoteRef/>
      </w:r>
      <w:r>
        <w:t xml:space="preserve"> Coptic has “it” here, and “beauty” in place of majesty.</w:t>
      </w:r>
    </w:p>
  </w:footnote>
  <w:footnote w:id="521">
    <w:p w14:paraId="67CD15A4" w14:textId="77777777" w:rsidR="00F25489" w:rsidRDefault="00F2548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F25489" w:rsidRDefault="00F25489" w:rsidP="00704CAA">
      <w:pPr>
        <w:pStyle w:val="footnote"/>
      </w:pPr>
      <w:r>
        <w:rPr>
          <w:rStyle w:val="FootnoteReference"/>
        </w:rPr>
        <w:footnoteRef/>
      </w:r>
      <w:r>
        <w:t xml:space="preserve"> [JS] or “forever”</w:t>
      </w:r>
    </w:p>
  </w:footnote>
  <w:footnote w:id="523">
    <w:p w14:paraId="1BA5F6CF" w14:textId="77777777" w:rsidR="00F25489" w:rsidRDefault="00F2548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F25489" w:rsidRDefault="00F25489" w:rsidP="00704CAA">
      <w:pPr>
        <w:pStyle w:val="footnote"/>
      </w:pPr>
      <w:r>
        <w:rPr>
          <w:rStyle w:val="FootnoteReference"/>
        </w:rPr>
        <w:footnoteRef/>
      </w:r>
      <w:r>
        <w:t xml:space="preserve"> [JS] resident alien</w:t>
      </w:r>
    </w:p>
  </w:footnote>
  <w:footnote w:id="525">
    <w:p w14:paraId="40C8740A" w14:textId="77777777" w:rsidR="00F25489" w:rsidRDefault="00F25489" w:rsidP="00704CAA">
      <w:pPr>
        <w:pStyle w:val="footnote"/>
      </w:pPr>
      <w:r>
        <w:rPr>
          <w:rStyle w:val="FootnoteReference"/>
        </w:rPr>
        <w:footnoteRef/>
      </w:r>
      <w:r>
        <w:t xml:space="preserve"> Cf. 1 Cor. 3:20, ‘The Lord knows the thoughts of the wise…’</w:t>
      </w:r>
    </w:p>
  </w:footnote>
  <w:footnote w:id="526">
    <w:p w14:paraId="65188B7B" w14:textId="77777777" w:rsidR="00F25489" w:rsidRDefault="00F25489" w:rsidP="00704CAA">
      <w:pPr>
        <w:pStyle w:val="footnote"/>
      </w:pPr>
      <w:r>
        <w:rPr>
          <w:rStyle w:val="FootnoteReference"/>
        </w:rPr>
        <w:footnoteRef/>
      </w:r>
      <w:r>
        <w:t xml:space="preserve"> [JS] or “lawless,” or “the throne of iniquity”</w:t>
      </w:r>
    </w:p>
  </w:footnote>
  <w:footnote w:id="527">
    <w:p w14:paraId="79ABE471" w14:textId="77777777" w:rsidR="00F25489" w:rsidRDefault="00F25489" w:rsidP="00704CAA">
      <w:pPr>
        <w:pStyle w:val="footnote"/>
      </w:pPr>
      <w:r>
        <w:rPr>
          <w:rStyle w:val="FootnoteReference"/>
        </w:rPr>
        <w:footnoteRef/>
      </w:r>
      <w:r>
        <w:t xml:space="preserve"> [JS] i.e. presence</w:t>
      </w:r>
    </w:p>
  </w:footnote>
  <w:footnote w:id="528">
    <w:p w14:paraId="5267BF6E" w14:textId="77777777" w:rsidR="00F25489" w:rsidRDefault="00F2548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F25489" w:rsidRDefault="00F25489" w:rsidP="00704CAA">
      <w:pPr>
        <w:pStyle w:val="footnote"/>
      </w:pPr>
      <w:r>
        <w:rPr>
          <w:rStyle w:val="FootnoteReference"/>
        </w:rPr>
        <w:footnoteRef/>
      </w:r>
      <w:r>
        <w:t xml:space="preserve"> [JS] or melody</w:t>
      </w:r>
    </w:p>
  </w:footnote>
  <w:footnote w:id="530">
    <w:p w14:paraId="1EEBBF7D" w14:textId="77777777" w:rsidR="00F25489" w:rsidRDefault="00F25489" w:rsidP="00704CAA">
      <w:pPr>
        <w:pStyle w:val="footnote"/>
      </w:pPr>
      <w:r>
        <w:rPr>
          <w:rStyle w:val="FootnoteReference"/>
        </w:rPr>
        <w:footnoteRef/>
      </w:r>
      <w:r>
        <w:t xml:space="preserve"> [JS] “do obeisance”</w:t>
      </w:r>
    </w:p>
  </w:footnote>
  <w:footnote w:id="531">
    <w:p w14:paraId="551DD9AD" w14:textId="77777777" w:rsidR="00F25489" w:rsidRDefault="00F25489" w:rsidP="00704CAA">
      <w:pPr>
        <w:pStyle w:val="footnote"/>
      </w:pPr>
      <w:r>
        <w:rPr>
          <w:rStyle w:val="FootnoteReference"/>
        </w:rPr>
        <w:footnoteRef/>
      </w:r>
      <w:r>
        <w:t xml:space="preserve"> [JS] “prostrate”</w:t>
      </w:r>
    </w:p>
  </w:footnote>
  <w:footnote w:id="532">
    <w:p w14:paraId="7534B5AF" w14:textId="77777777" w:rsidR="00F25489" w:rsidRDefault="00F25489" w:rsidP="00704CAA">
      <w:pPr>
        <w:pStyle w:val="footnote"/>
      </w:pPr>
      <w:r>
        <w:rPr>
          <w:rStyle w:val="FootnoteReference"/>
        </w:rPr>
        <w:footnoteRef/>
      </w:r>
      <w:r>
        <w:t xml:space="preserve"> [JS] OSB has, “Rebellion,” NETS has “embittering”</w:t>
      </w:r>
    </w:p>
  </w:footnote>
  <w:footnote w:id="533">
    <w:p w14:paraId="022AF3BD" w14:textId="77777777" w:rsidR="00F25489" w:rsidRDefault="00F25489" w:rsidP="00704CAA">
      <w:pPr>
        <w:pStyle w:val="footnote"/>
      </w:pPr>
      <w:r>
        <w:rPr>
          <w:rStyle w:val="FootnoteReference"/>
        </w:rPr>
        <w:footnoteRef/>
      </w:r>
      <w:r>
        <w:t xml:space="preserve"> Ex. 17:1-7.</w:t>
      </w:r>
    </w:p>
  </w:footnote>
  <w:footnote w:id="534">
    <w:p w14:paraId="44D54232" w14:textId="77777777" w:rsidR="00F25489" w:rsidRDefault="00F25489" w:rsidP="00704CAA">
      <w:pPr>
        <w:pStyle w:val="footnote"/>
      </w:pPr>
      <w:r>
        <w:rPr>
          <w:rStyle w:val="FootnoteReference"/>
        </w:rPr>
        <w:footnoteRef/>
      </w:r>
      <w:r>
        <w:t xml:space="preserve"> [JS] or “tempted”</w:t>
      </w:r>
    </w:p>
  </w:footnote>
  <w:footnote w:id="535">
    <w:p w14:paraId="44595C45" w14:textId="77777777" w:rsidR="00F25489" w:rsidRDefault="00F25489" w:rsidP="00704CAA">
      <w:pPr>
        <w:pStyle w:val="footnote"/>
      </w:pPr>
      <w:r>
        <w:rPr>
          <w:rStyle w:val="FootnoteReference"/>
        </w:rPr>
        <w:footnoteRef/>
      </w:r>
      <w:r>
        <w:t xml:space="preserve"> Num. 14:32-34.</w:t>
      </w:r>
    </w:p>
  </w:footnote>
  <w:footnote w:id="536">
    <w:p w14:paraId="3335A752" w14:textId="77777777" w:rsidR="00F25489" w:rsidRDefault="00F25489" w:rsidP="00704CAA">
      <w:pPr>
        <w:pStyle w:val="footnote"/>
      </w:pPr>
      <w:r>
        <w:rPr>
          <w:rStyle w:val="FootnoteReference"/>
        </w:rPr>
        <w:footnoteRef/>
      </w:r>
      <w:r>
        <w:t xml:space="preserve"> Cf. Heb.3:7-11; 4:10.</w:t>
      </w:r>
    </w:p>
  </w:footnote>
  <w:footnote w:id="537">
    <w:p w14:paraId="2C60CFFA" w14:textId="77777777" w:rsidR="00F25489" w:rsidRDefault="00F25489" w:rsidP="00704CAA">
      <w:pPr>
        <w:pStyle w:val="footnote"/>
      </w:pPr>
      <w:r>
        <w:rPr>
          <w:rStyle w:val="FootnoteReference"/>
        </w:rPr>
        <w:footnoteRef/>
      </w:r>
      <w:r>
        <w:t xml:space="preserve"> Cf. Deut. 32:17; 1 Cor. 10:20; Psalm 105:36-38; 1 Chron. 16:26.</w:t>
      </w:r>
    </w:p>
  </w:footnote>
  <w:footnote w:id="538">
    <w:p w14:paraId="191785D6" w14:textId="77777777" w:rsidR="00F25489" w:rsidRDefault="00F2548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F25489" w:rsidRDefault="00F25489" w:rsidP="00704CAA">
      <w:pPr>
        <w:pStyle w:val="footnote"/>
      </w:pPr>
      <w:r>
        <w:rPr>
          <w:rStyle w:val="FootnoteReference"/>
        </w:rPr>
        <w:footnoteRef/>
      </w:r>
      <w:r>
        <w:t xml:space="preserve"> [JS] literally, “holy place”</w:t>
      </w:r>
    </w:p>
  </w:footnote>
  <w:footnote w:id="540">
    <w:p w14:paraId="6B8FB064" w14:textId="77777777" w:rsidR="00F25489" w:rsidRDefault="00F25489" w:rsidP="00704CAA">
      <w:pPr>
        <w:pStyle w:val="footnote"/>
      </w:pPr>
      <w:r>
        <w:rPr>
          <w:rStyle w:val="FootnoteReference"/>
        </w:rPr>
        <w:footnoteRef/>
      </w:r>
      <w:r>
        <w:t xml:space="preserve"> [JS] or, “sacrifices”</w:t>
      </w:r>
    </w:p>
  </w:footnote>
  <w:footnote w:id="541">
    <w:p w14:paraId="026EEBC9" w14:textId="77777777" w:rsidR="00F25489" w:rsidRDefault="00F25489" w:rsidP="00704CAA">
      <w:pPr>
        <w:pStyle w:val="footnote"/>
      </w:pPr>
      <w:r>
        <w:rPr>
          <w:rStyle w:val="FootnoteReference"/>
        </w:rPr>
        <w:footnoteRef/>
      </w:r>
      <w:r>
        <w:t xml:space="preserve"> [JS] “do obeisance”</w:t>
      </w:r>
    </w:p>
  </w:footnote>
  <w:footnote w:id="542">
    <w:p w14:paraId="74583072" w14:textId="77777777" w:rsidR="00F25489" w:rsidRDefault="00F2548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F25489" w:rsidRDefault="00F25489" w:rsidP="00704CAA">
      <w:pPr>
        <w:pStyle w:val="footnote"/>
      </w:pPr>
      <w:r>
        <w:rPr>
          <w:rStyle w:val="FootnoteReference"/>
        </w:rPr>
        <w:footnoteRef/>
      </w:r>
      <w:r>
        <w:t xml:space="preserve"> [JS] literally, “set right the world”.</w:t>
      </w:r>
    </w:p>
  </w:footnote>
  <w:footnote w:id="544">
    <w:p w14:paraId="2C857933" w14:textId="77777777" w:rsidR="00F25489" w:rsidRDefault="00F2548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F25489" w:rsidRDefault="00F25489" w:rsidP="00704CAA">
      <w:pPr>
        <w:pStyle w:val="footnote"/>
      </w:pPr>
      <w:r>
        <w:rPr>
          <w:rStyle w:val="FootnoteReference"/>
        </w:rPr>
        <w:footnoteRef/>
      </w:r>
      <w:r>
        <w:t xml:space="preserve"> [JS] or “exult.”</w:t>
      </w:r>
    </w:p>
  </w:footnote>
  <w:footnote w:id="546">
    <w:p w14:paraId="3F8D4F69" w14:textId="77777777" w:rsidR="00F25489" w:rsidRDefault="00F25489" w:rsidP="00704CAA">
      <w:pPr>
        <w:pStyle w:val="footnote"/>
      </w:pPr>
      <w:r>
        <w:rPr>
          <w:rStyle w:val="FootnoteReference"/>
        </w:rPr>
        <w:footnoteRef/>
      </w:r>
      <w:r>
        <w:t xml:space="preserve"> [JS] i.e. “the the presence of the Lord”</w:t>
      </w:r>
    </w:p>
  </w:footnote>
  <w:footnote w:id="547">
    <w:p w14:paraId="2B2C4B3C" w14:textId="77777777" w:rsidR="00F25489" w:rsidRDefault="00F25489" w:rsidP="00704CAA">
      <w:pPr>
        <w:pStyle w:val="footnote"/>
      </w:pPr>
      <w:r>
        <w:rPr>
          <w:rStyle w:val="FootnoteReference"/>
        </w:rPr>
        <w:footnoteRef/>
      </w:r>
      <w:r>
        <w:t xml:space="preserve"> [JS] or “keep His throne straight.”</w:t>
      </w:r>
    </w:p>
  </w:footnote>
  <w:footnote w:id="548">
    <w:p w14:paraId="5D4EF956" w14:textId="77777777" w:rsidR="00F25489" w:rsidRDefault="00F25489" w:rsidP="00704CAA">
      <w:pPr>
        <w:pStyle w:val="footnote"/>
      </w:pPr>
      <w:r>
        <w:rPr>
          <w:rStyle w:val="FootnoteReference"/>
        </w:rPr>
        <w:footnoteRef/>
      </w:r>
      <w:r>
        <w:t xml:space="preserve"> Cf. Pss. 32:5b; 84:10b. Rom. 1:19-21; 2 Cor. 4:6; Jn. 1:14; 6:40; 17:22-24.</w:t>
      </w:r>
    </w:p>
  </w:footnote>
  <w:footnote w:id="549">
    <w:p w14:paraId="39C04F74" w14:textId="77777777" w:rsidR="00F25489" w:rsidRDefault="00F25489" w:rsidP="00704CAA">
      <w:pPr>
        <w:pStyle w:val="footnote"/>
      </w:pPr>
      <w:r>
        <w:rPr>
          <w:rStyle w:val="FootnoteReference"/>
        </w:rPr>
        <w:footnoteRef/>
      </w:r>
      <w:r>
        <w:t xml:space="preserve"> [JS] “do obeisance to”</w:t>
      </w:r>
    </w:p>
  </w:footnote>
  <w:footnote w:id="550">
    <w:p w14:paraId="21B4EE9B" w14:textId="77777777" w:rsidR="00F25489" w:rsidRDefault="00F25489" w:rsidP="00704CAA">
      <w:pPr>
        <w:pStyle w:val="footnote"/>
      </w:pPr>
      <w:r>
        <w:rPr>
          <w:rStyle w:val="FootnoteReference"/>
        </w:rPr>
        <w:footnoteRef/>
      </w:r>
      <w:r>
        <w:t xml:space="preserve"> [JS] “do obeisance to”</w:t>
      </w:r>
    </w:p>
  </w:footnote>
  <w:footnote w:id="551">
    <w:p w14:paraId="35328581" w14:textId="77777777" w:rsidR="00F25489" w:rsidRDefault="00F25489" w:rsidP="00704CAA">
      <w:pPr>
        <w:pStyle w:val="footnote"/>
      </w:pPr>
      <w:r>
        <w:rPr>
          <w:rStyle w:val="FootnoteReference"/>
        </w:rPr>
        <w:footnoteRef/>
      </w:r>
      <w:r>
        <w:t xml:space="preserve"> [JS] Fr. Lazarus has “lives”</w:t>
      </w:r>
    </w:p>
  </w:footnote>
  <w:footnote w:id="552">
    <w:p w14:paraId="6E386D7E" w14:textId="77777777" w:rsidR="00F25489" w:rsidRDefault="00F2548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F25489" w:rsidRDefault="00F2548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F25489" w:rsidRDefault="00F25489" w:rsidP="00704CAA">
      <w:pPr>
        <w:pStyle w:val="footnote"/>
      </w:pPr>
      <w:r>
        <w:rPr>
          <w:rStyle w:val="FootnoteReference"/>
        </w:rPr>
        <w:footnoteRef/>
      </w:r>
      <w:r>
        <w:t xml:space="preserve"> Rev. 4:6, Ezek. 1:5-10.</w:t>
      </w:r>
    </w:p>
  </w:footnote>
  <w:footnote w:id="555">
    <w:p w14:paraId="30FB18B7" w14:textId="77777777" w:rsidR="00F25489" w:rsidRDefault="00F2548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F25489" w:rsidRDefault="00F25489" w:rsidP="00704CAA">
      <w:pPr>
        <w:pStyle w:val="footnote"/>
      </w:pPr>
      <w:r>
        <w:rPr>
          <w:rStyle w:val="FootnoteReference"/>
        </w:rPr>
        <w:footnoteRef/>
      </w:r>
      <w:r>
        <w:t xml:space="preserve"> [JS] Fr. Lazarus has “laws”</w:t>
      </w:r>
    </w:p>
  </w:footnote>
  <w:footnote w:id="557">
    <w:p w14:paraId="30052C96" w14:textId="77777777" w:rsidR="00F25489" w:rsidRDefault="00F25489" w:rsidP="00704CAA">
      <w:pPr>
        <w:pStyle w:val="footnote"/>
      </w:pPr>
      <w:r>
        <w:rPr>
          <w:rStyle w:val="FootnoteReference"/>
        </w:rPr>
        <w:footnoteRef/>
      </w:r>
      <w:r>
        <w:t xml:space="preserve"> [JS] “do obeisance”, commonly rendered “worship”</w:t>
      </w:r>
    </w:p>
  </w:footnote>
  <w:footnote w:id="558">
    <w:p w14:paraId="518C32A9" w14:textId="77777777" w:rsidR="00F25489" w:rsidRDefault="00F25489" w:rsidP="00704CAA">
      <w:pPr>
        <w:pStyle w:val="footnote"/>
      </w:pPr>
      <w:r>
        <w:rPr>
          <w:rStyle w:val="FootnoteReference"/>
        </w:rPr>
        <w:footnoteRef/>
      </w:r>
      <w:r>
        <w:t xml:space="preserve"> [JS] Fr. Lazarus has “correcting”</w:t>
      </w:r>
    </w:p>
  </w:footnote>
  <w:footnote w:id="559">
    <w:p w14:paraId="0A8051C4" w14:textId="77777777" w:rsidR="00F25489" w:rsidRDefault="00F25489" w:rsidP="00704CAA">
      <w:pPr>
        <w:pStyle w:val="footnote"/>
      </w:pPr>
      <w:r>
        <w:rPr>
          <w:rStyle w:val="FootnoteReference"/>
        </w:rPr>
        <w:footnoteRef/>
      </w:r>
      <w:r>
        <w:t xml:space="preserve"> [JS] “do obeisance” or “fall down”</w:t>
      </w:r>
    </w:p>
  </w:footnote>
  <w:footnote w:id="560">
    <w:p w14:paraId="77CD93E8" w14:textId="77777777" w:rsidR="00F25489" w:rsidRDefault="00F2548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F25489" w:rsidRDefault="00F25489" w:rsidP="00704CAA">
      <w:pPr>
        <w:pStyle w:val="footnote"/>
      </w:pPr>
      <w:r>
        <w:rPr>
          <w:rStyle w:val="FootnoteReference"/>
        </w:rPr>
        <w:footnoteRef/>
      </w:r>
      <w:r>
        <w:t xml:space="preserve"> [JS] or, “and not we Him”</w:t>
      </w:r>
    </w:p>
  </w:footnote>
  <w:footnote w:id="562">
    <w:p w14:paraId="1486F0F9" w14:textId="77777777" w:rsidR="00F25489" w:rsidRDefault="00F2548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F25489" w:rsidRDefault="00F25489" w:rsidP="00704CAA">
      <w:pPr>
        <w:pStyle w:val="footnote"/>
      </w:pPr>
      <w:r>
        <w:rPr>
          <w:rStyle w:val="FootnoteReference"/>
        </w:rPr>
        <w:footnoteRef/>
      </w:r>
      <w:r>
        <w:t xml:space="preserve"> [JS] or “do wrong,” or “the workers of iniquity”</w:t>
      </w:r>
    </w:p>
  </w:footnote>
  <w:footnote w:id="564">
    <w:p w14:paraId="37DBB362" w14:textId="77777777" w:rsidR="00F25489" w:rsidRDefault="00F25489" w:rsidP="00704CAA">
      <w:pPr>
        <w:pStyle w:val="footnote"/>
      </w:pPr>
      <w:r>
        <w:rPr>
          <w:rStyle w:val="FootnoteReference"/>
        </w:rPr>
        <w:footnoteRef/>
      </w:r>
      <w:r>
        <w:t xml:space="preserve"> [JS] or proud/haughty eyes.</w:t>
      </w:r>
    </w:p>
  </w:footnote>
  <w:footnote w:id="565">
    <w:p w14:paraId="027D81D5" w14:textId="77777777" w:rsidR="00F25489" w:rsidRDefault="00F2548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F25489" w:rsidRDefault="00F2548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F25489" w:rsidRDefault="00F25489" w:rsidP="00704CAA">
      <w:pPr>
        <w:pStyle w:val="footnote"/>
      </w:pPr>
      <w:r>
        <w:rPr>
          <w:rStyle w:val="FootnoteReference"/>
        </w:rPr>
        <w:footnoteRef/>
      </w:r>
      <w:r>
        <w:t xml:space="preserve"> Cf. Ps. 38:7a.</w:t>
      </w:r>
    </w:p>
  </w:footnote>
  <w:footnote w:id="568">
    <w:p w14:paraId="517B5545" w14:textId="77777777" w:rsidR="00F25489" w:rsidRDefault="00F2548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F25489" w:rsidRDefault="00F2548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F25489" w:rsidRDefault="00F25489" w:rsidP="00704CAA">
      <w:pPr>
        <w:pStyle w:val="footnote"/>
      </w:pPr>
      <w:r>
        <w:rPr>
          <w:rStyle w:val="FootnoteReference"/>
        </w:rPr>
        <w:footnoteRef/>
      </w:r>
      <w:r>
        <w:t xml:space="preserve"> ‘God is love’ (1 John 4:8,16).</w:t>
      </w:r>
    </w:p>
  </w:footnote>
  <w:footnote w:id="571">
    <w:p w14:paraId="39DCC369" w14:textId="77777777" w:rsidR="00F25489" w:rsidRDefault="00F2548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F25489" w:rsidRDefault="00F25489" w:rsidP="00704CAA">
      <w:pPr>
        <w:pStyle w:val="footnote"/>
      </w:pPr>
      <w:r>
        <w:rPr>
          <w:rStyle w:val="FootnoteReference"/>
        </w:rPr>
        <w:footnoteRef/>
      </w:r>
      <w:r>
        <w:t xml:space="preserve"> Cf. Ps. 147:8.</w:t>
      </w:r>
    </w:p>
  </w:footnote>
  <w:footnote w:id="573">
    <w:p w14:paraId="1B0A2532" w14:textId="77777777" w:rsidR="00F25489" w:rsidRDefault="00F25489" w:rsidP="00704CAA">
      <w:pPr>
        <w:pStyle w:val="footnote"/>
      </w:pPr>
      <w:r>
        <w:rPr>
          <w:rStyle w:val="FootnoteReference"/>
        </w:rPr>
        <w:footnoteRef/>
      </w:r>
      <w:r>
        <w:t xml:space="preserve"> [JS] or “long-suffering”</w:t>
      </w:r>
    </w:p>
  </w:footnote>
  <w:footnote w:id="574">
    <w:p w14:paraId="6F41A290" w14:textId="77777777" w:rsidR="00F25489" w:rsidRDefault="00F25489" w:rsidP="00704CAA">
      <w:pPr>
        <w:pStyle w:val="footnote"/>
      </w:pPr>
      <w:r>
        <w:rPr>
          <w:rStyle w:val="FootnoteReference"/>
        </w:rPr>
        <w:footnoteRef/>
      </w:r>
      <w:r>
        <w:t xml:space="preserve"> [JS] or “transgressions”</w:t>
      </w:r>
    </w:p>
  </w:footnote>
  <w:footnote w:id="575">
    <w:p w14:paraId="44065F61" w14:textId="77777777" w:rsidR="00F25489" w:rsidRDefault="00F2548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F25489" w:rsidRDefault="00F2548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F25489" w:rsidRDefault="00F2548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F25489" w:rsidRDefault="00F25489" w:rsidP="00704CAA">
      <w:pPr>
        <w:pStyle w:val="footnote"/>
      </w:pPr>
      <w:r>
        <w:rPr>
          <w:rStyle w:val="FootnoteReference"/>
        </w:rPr>
        <w:footnoteRef/>
      </w:r>
      <w:r>
        <w:t xml:space="preserve"> [JS] Fr. Lazarus has “very great”</w:t>
      </w:r>
    </w:p>
  </w:footnote>
  <w:footnote w:id="579">
    <w:p w14:paraId="7AEE0420" w14:textId="77777777" w:rsidR="00F25489" w:rsidRDefault="00F25489" w:rsidP="00704CAA">
      <w:pPr>
        <w:pStyle w:val="footnote"/>
      </w:pPr>
      <w:r>
        <w:rPr>
          <w:rStyle w:val="FootnoteReference"/>
        </w:rPr>
        <w:footnoteRef/>
      </w:r>
      <w:r>
        <w:t xml:space="preserve"> [JS] or “thanksgiving,” or “thankful confession with praise”</w:t>
      </w:r>
    </w:p>
  </w:footnote>
  <w:footnote w:id="580">
    <w:p w14:paraId="1821417A" w14:textId="77777777" w:rsidR="00F25489" w:rsidRDefault="00F2548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F25489" w:rsidRDefault="00F25489" w:rsidP="00704CAA">
      <w:pPr>
        <w:pStyle w:val="footnote"/>
      </w:pPr>
      <w:r>
        <w:rPr>
          <w:rStyle w:val="FootnoteReference"/>
        </w:rPr>
        <w:footnoteRef/>
      </w:r>
      <w:r>
        <w:t xml:space="preserve"> [JS] or “makes the clouds His chariot”</w:t>
      </w:r>
    </w:p>
  </w:footnote>
  <w:footnote w:id="582">
    <w:p w14:paraId="114B27CC" w14:textId="77777777" w:rsidR="00F25489" w:rsidRDefault="00F25489" w:rsidP="00704CAA">
      <w:pPr>
        <w:pStyle w:val="footnote"/>
      </w:pPr>
      <w:r>
        <w:rPr>
          <w:rStyle w:val="FootnoteReference"/>
        </w:rPr>
        <w:footnoteRef/>
      </w:r>
      <w:r>
        <w:t xml:space="preserve"> [JS] or “messengers”</w:t>
      </w:r>
    </w:p>
  </w:footnote>
  <w:footnote w:id="583">
    <w:p w14:paraId="0B426919" w14:textId="77777777" w:rsidR="00F25489" w:rsidRDefault="00F25489" w:rsidP="00704CAA">
      <w:pPr>
        <w:pStyle w:val="footnote"/>
      </w:pPr>
      <w:r>
        <w:rPr>
          <w:rStyle w:val="FootnoteReference"/>
        </w:rPr>
        <w:footnoteRef/>
      </w:r>
      <w:r>
        <w:t xml:space="preserve"> [JS] Fr. Lazarus has “servants”</w:t>
      </w:r>
    </w:p>
  </w:footnote>
  <w:footnote w:id="584">
    <w:p w14:paraId="0DC6891A" w14:textId="77777777" w:rsidR="00F25489" w:rsidRDefault="00F25489" w:rsidP="00704CAA">
      <w:pPr>
        <w:pStyle w:val="footnote"/>
      </w:pPr>
      <w:r>
        <w:rPr>
          <w:rStyle w:val="FootnoteReference"/>
        </w:rPr>
        <w:footnoteRef/>
      </w:r>
      <w:r>
        <w:t xml:space="preserve"> Heb. 1:7; Ezek. 1:14; 2 Esdras 8:22.</w:t>
      </w:r>
    </w:p>
  </w:footnote>
  <w:footnote w:id="585">
    <w:p w14:paraId="14865395" w14:textId="77777777" w:rsidR="00F25489" w:rsidRDefault="00F25489" w:rsidP="00704CAA">
      <w:pPr>
        <w:pStyle w:val="footnote"/>
      </w:pPr>
      <w:r>
        <w:rPr>
          <w:rStyle w:val="FootnoteReference"/>
        </w:rPr>
        <w:footnoteRef/>
      </w:r>
      <w:r>
        <w:t xml:space="preserve"> [JS] Fr. Lazarus has “axis”</w:t>
      </w:r>
    </w:p>
  </w:footnote>
  <w:footnote w:id="586">
    <w:p w14:paraId="00414A42" w14:textId="77777777" w:rsidR="00F25489" w:rsidRDefault="00F25489" w:rsidP="00704CAA">
      <w:pPr>
        <w:pStyle w:val="footnote"/>
      </w:pPr>
      <w:r>
        <w:rPr>
          <w:rStyle w:val="FootnoteReference"/>
        </w:rPr>
        <w:footnoteRef/>
      </w:r>
      <w:r>
        <w:t xml:space="preserve"> [JS] Fr. Lazarus has “wander”. NETS has “be tilted”</w:t>
      </w:r>
    </w:p>
  </w:footnote>
  <w:footnote w:id="587">
    <w:p w14:paraId="63CA7242" w14:textId="77777777" w:rsidR="00F25489" w:rsidRDefault="00F25489" w:rsidP="00704CAA">
      <w:pPr>
        <w:pStyle w:val="footnote"/>
      </w:pPr>
      <w:r>
        <w:rPr>
          <w:rStyle w:val="FootnoteReference"/>
        </w:rPr>
        <w:footnoteRef/>
      </w:r>
      <w:r>
        <w:t xml:space="preserve"> [JS] literally, “founded”</w:t>
      </w:r>
    </w:p>
  </w:footnote>
  <w:footnote w:id="588">
    <w:p w14:paraId="688E353A" w14:textId="77777777" w:rsidR="00F25489" w:rsidRDefault="00F25489" w:rsidP="00704CAA">
      <w:pPr>
        <w:pStyle w:val="footnote"/>
      </w:pPr>
      <w:r>
        <w:rPr>
          <w:rStyle w:val="FootnoteReference"/>
        </w:rPr>
        <w:footnoteRef/>
      </w:r>
      <w:r>
        <w:t xml:space="preserve"> [JS] or “takes the lead among them”</w:t>
      </w:r>
    </w:p>
  </w:footnote>
  <w:footnote w:id="589">
    <w:p w14:paraId="329CE5D6" w14:textId="77777777" w:rsidR="00F25489" w:rsidRDefault="00F25489" w:rsidP="00704CAA">
      <w:pPr>
        <w:pStyle w:val="footnote"/>
      </w:pPr>
      <w:r>
        <w:rPr>
          <w:rStyle w:val="FootnoteReference"/>
        </w:rPr>
        <w:footnoteRef/>
      </w:r>
      <w:r>
        <w:t xml:space="preserve"> [JS] or “serpent”</w:t>
      </w:r>
    </w:p>
  </w:footnote>
  <w:footnote w:id="590">
    <w:p w14:paraId="482A0E92" w14:textId="77777777" w:rsidR="00F25489" w:rsidRDefault="00F25489" w:rsidP="00704CAA">
      <w:pPr>
        <w:pStyle w:val="footnote"/>
      </w:pPr>
      <w:r>
        <w:rPr>
          <w:rStyle w:val="FootnoteReference"/>
        </w:rPr>
        <w:footnoteRef/>
      </w:r>
      <w:r>
        <w:t xml:space="preserve"> [JS] or, “the universe”</w:t>
      </w:r>
    </w:p>
  </w:footnote>
  <w:footnote w:id="591">
    <w:p w14:paraId="107DC9FD" w14:textId="77777777" w:rsidR="00F25489" w:rsidRDefault="00F25489" w:rsidP="00704CAA">
      <w:pPr>
        <w:pStyle w:val="footnote"/>
      </w:pPr>
      <w:r>
        <w:rPr>
          <w:rStyle w:val="FootnoteReference"/>
        </w:rPr>
        <w:footnoteRef/>
      </w:r>
      <w:r>
        <w:t xml:space="preserve"> [JS] or, “breath”</w:t>
      </w:r>
    </w:p>
  </w:footnote>
  <w:footnote w:id="592">
    <w:p w14:paraId="44BAA54F" w14:textId="77777777" w:rsidR="00F25489" w:rsidRDefault="00F25489" w:rsidP="00704CAA">
      <w:pPr>
        <w:pStyle w:val="footnote"/>
      </w:pPr>
      <w:r>
        <w:rPr>
          <w:rStyle w:val="FootnoteReference"/>
        </w:rPr>
        <w:footnoteRef/>
      </w:r>
      <w:r>
        <w:t xml:space="preserve"> [JS] Fr. Lazarus has, “meditation”</w:t>
      </w:r>
    </w:p>
  </w:footnote>
  <w:footnote w:id="593">
    <w:p w14:paraId="47649C98" w14:textId="77777777" w:rsidR="00F25489" w:rsidRDefault="00F2548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F25489" w:rsidRDefault="00F25489" w:rsidP="00704CAA">
      <w:pPr>
        <w:pStyle w:val="footnote"/>
      </w:pPr>
      <w:r>
        <w:rPr>
          <w:rStyle w:val="FootnoteReference"/>
        </w:rPr>
        <w:footnoteRef/>
      </w:r>
      <w:r>
        <w:t xml:space="preserve"> [JS] or “give thanks to”. “Thankfully confess with praise”</w:t>
      </w:r>
    </w:p>
  </w:footnote>
  <w:footnote w:id="595">
    <w:p w14:paraId="78E8F770" w14:textId="77777777" w:rsidR="00F25489" w:rsidRDefault="00F25489" w:rsidP="00704CAA">
      <w:pPr>
        <w:pStyle w:val="footnote"/>
      </w:pPr>
      <w:r>
        <w:rPr>
          <w:rStyle w:val="FootnoteReference"/>
        </w:rPr>
        <w:footnoteRef/>
      </w:r>
      <w:r>
        <w:t xml:space="preserve"> [JS] or “make music to”</w:t>
      </w:r>
    </w:p>
  </w:footnote>
  <w:footnote w:id="596">
    <w:p w14:paraId="1C6985FE" w14:textId="77777777" w:rsidR="00F25489" w:rsidRDefault="00F25489" w:rsidP="00704CAA">
      <w:pPr>
        <w:pStyle w:val="footnote"/>
      </w:pPr>
      <w:r>
        <w:rPr>
          <w:rStyle w:val="FootnoteReference"/>
        </w:rPr>
        <w:footnoteRef/>
      </w:r>
      <w:r>
        <w:t xml:space="preserve"> [JS] i.e. presence</w:t>
      </w:r>
    </w:p>
  </w:footnote>
  <w:footnote w:id="597">
    <w:p w14:paraId="17460FF5" w14:textId="77777777" w:rsidR="00F25489" w:rsidRDefault="00F2548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F25489" w:rsidRDefault="00F25489" w:rsidP="00704CAA">
      <w:pPr>
        <w:pStyle w:val="footnote"/>
      </w:pPr>
      <w:r>
        <w:rPr>
          <w:rStyle w:val="FootnoteReference"/>
        </w:rPr>
        <w:footnoteRef/>
      </w:r>
      <w:r>
        <w:t xml:space="preserve"> [JS] literally, “seed”</w:t>
      </w:r>
    </w:p>
  </w:footnote>
  <w:footnote w:id="599">
    <w:p w14:paraId="02D21EA0" w14:textId="77777777" w:rsidR="00F25489" w:rsidRDefault="00F25489" w:rsidP="00704CAA">
      <w:pPr>
        <w:pStyle w:val="footnote"/>
      </w:pPr>
      <w:r>
        <w:rPr>
          <w:rStyle w:val="FootnoteReference"/>
        </w:rPr>
        <w:footnoteRef/>
      </w:r>
      <w:r>
        <w:t xml:space="preserve"> [JS] literally, “He remembered His covenant forever”</w:t>
      </w:r>
    </w:p>
  </w:footnote>
  <w:footnote w:id="600">
    <w:p w14:paraId="51ED9672" w14:textId="77777777" w:rsidR="00F25489" w:rsidRDefault="00F25489" w:rsidP="00704CAA">
      <w:pPr>
        <w:pStyle w:val="footnote"/>
      </w:pPr>
      <w:r>
        <w:rPr>
          <w:rStyle w:val="FootnoteReference"/>
        </w:rPr>
        <w:footnoteRef/>
      </w:r>
      <w:r>
        <w:t xml:space="preserve"> [JS] i.e. the covenant</w:t>
      </w:r>
    </w:p>
  </w:footnote>
  <w:footnote w:id="601">
    <w:p w14:paraId="22B187B5" w14:textId="77777777" w:rsidR="00F25489" w:rsidRDefault="00F25489" w:rsidP="00704CAA">
      <w:pPr>
        <w:pStyle w:val="footnote"/>
      </w:pPr>
      <w:r>
        <w:rPr>
          <w:rStyle w:val="FootnoteReference"/>
        </w:rPr>
        <w:footnoteRef/>
      </w:r>
      <w:r>
        <w:t xml:space="preserve"> [JS] or foreigners, resident aliens.</w:t>
      </w:r>
    </w:p>
  </w:footnote>
  <w:footnote w:id="602">
    <w:p w14:paraId="0FAFF1A4" w14:textId="77777777" w:rsidR="00F25489" w:rsidRDefault="00F2548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F25489" w:rsidRDefault="00F25489" w:rsidP="00704CAA">
      <w:pPr>
        <w:pStyle w:val="footnote"/>
      </w:pPr>
      <w:r>
        <w:rPr>
          <w:rStyle w:val="FootnoteReference"/>
        </w:rPr>
        <w:footnoteRef/>
      </w:r>
      <w:r>
        <w:t xml:space="preserve"> caterpillars: larva of the locust.</w:t>
      </w:r>
    </w:p>
  </w:footnote>
  <w:footnote w:id="604">
    <w:p w14:paraId="043DB9E2" w14:textId="77777777" w:rsidR="00F25489" w:rsidRDefault="00F25489" w:rsidP="00704CAA">
      <w:pPr>
        <w:pStyle w:val="footnote"/>
      </w:pPr>
      <w:r>
        <w:rPr>
          <w:rStyle w:val="FootnoteReference"/>
        </w:rPr>
        <w:footnoteRef/>
      </w:r>
      <w:r>
        <w:t xml:space="preserve"> Ex. 16:12-15; Jn. 6:31-35.</w:t>
      </w:r>
    </w:p>
  </w:footnote>
  <w:footnote w:id="605">
    <w:p w14:paraId="4F10CF45" w14:textId="77777777" w:rsidR="00F25489" w:rsidRDefault="00F25489" w:rsidP="00704CAA">
      <w:pPr>
        <w:pStyle w:val="footnote"/>
      </w:pPr>
      <w:r>
        <w:rPr>
          <w:rStyle w:val="FootnoteReference"/>
        </w:rPr>
        <w:footnoteRef/>
      </w:r>
      <w:r>
        <w:t xml:space="preserve"> [JS] or “promise”</w:t>
      </w:r>
    </w:p>
  </w:footnote>
  <w:footnote w:id="606">
    <w:p w14:paraId="52EC5E6F" w14:textId="77777777" w:rsidR="00F25489" w:rsidRDefault="00F25489" w:rsidP="00704CAA">
      <w:pPr>
        <w:pStyle w:val="footnote"/>
      </w:pPr>
      <w:r>
        <w:rPr>
          <w:rStyle w:val="FootnoteReference"/>
        </w:rPr>
        <w:footnoteRef/>
      </w:r>
      <w:r>
        <w:t xml:space="preserve"> Gen. 15:14.</w:t>
      </w:r>
    </w:p>
  </w:footnote>
  <w:footnote w:id="607">
    <w:p w14:paraId="50EFB665" w14:textId="77777777" w:rsidR="00F25489" w:rsidRDefault="00F2548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F25489" w:rsidRDefault="00F25489" w:rsidP="00704CAA">
      <w:pPr>
        <w:pStyle w:val="footnote"/>
      </w:pPr>
      <w:r>
        <w:rPr>
          <w:rStyle w:val="FootnoteReference"/>
        </w:rPr>
        <w:footnoteRef/>
      </w:r>
      <w:r>
        <w:t xml:space="preserve"> [JS] or “give thanks to”. “Thankfully confess with praise”</w:t>
      </w:r>
    </w:p>
  </w:footnote>
  <w:footnote w:id="609">
    <w:p w14:paraId="6A4D9054" w14:textId="77777777" w:rsidR="00F25489" w:rsidRDefault="00F2548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F25489" w:rsidRDefault="00F25489" w:rsidP="00704CAA">
      <w:pPr>
        <w:pStyle w:val="footnote"/>
      </w:pPr>
      <w:r>
        <w:rPr>
          <w:rStyle w:val="FootnoteReference"/>
        </w:rPr>
        <w:footnoteRef/>
      </w:r>
      <w:r>
        <w:t xml:space="preserve"> [JS] or “observe justice”</w:t>
      </w:r>
    </w:p>
  </w:footnote>
  <w:footnote w:id="611">
    <w:p w14:paraId="6619BE9D" w14:textId="77777777" w:rsidR="00F25489" w:rsidRDefault="00F25489" w:rsidP="00704CAA">
      <w:pPr>
        <w:pStyle w:val="footnote"/>
      </w:pPr>
      <w:r>
        <w:rPr>
          <w:rStyle w:val="FootnoteReference"/>
        </w:rPr>
        <w:footnoteRef/>
      </w:r>
      <w:r>
        <w:t xml:space="preserve"> [JS] literally, “do”</w:t>
      </w:r>
    </w:p>
  </w:footnote>
  <w:footnote w:id="612">
    <w:p w14:paraId="04B27EA1" w14:textId="77777777" w:rsidR="00F25489" w:rsidRDefault="00F25489" w:rsidP="00704CAA">
      <w:pPr>
        <w:pStyle w:val="footnote"/>
      </w:pPr>
      <w:r>
        <w:rPr>
          <w:rStyle w:val="FootnoteReference"/>
        </w:rPr>
        <w:footnoteRef/>
      </w:r>
      <w:r>
        <w:t xml:space="preserve"> [JS] or “because of the good will of Your people”</w:t>
      </w:r>
    </w:p>
  </w:footnote>
  <w:footnote w:id="613">
    <w:p w14:paraId="4EB0A80D" w14:textId="77777777" w:rsidR="00F25489" w:rsidRDefault="00F25489" w:rsidP="00704CAA">
      <w:pPr>
        <w:pStyle w:val="footnote"/>
      </w:pPr>
      <w:r>
        <w:rPr>
          <w:rStyle w:val="FootnoteReference"/>
        </w:rPr>
        <w:footnoteRef/>
      </w:r>
      <w:r>
        <w:t xml:space="preserve"> Cf. Mark 8:17-21; Matthew 16:9-12.</w:t>
      </w:r>
    </w:p>
  </w:footnote>
  <w:footnote w:id="614">
    <w:p w14:paraId="6A2BD216" w14:textId="77777777" w:rsidR="00F25489" w:rsidRDefault="00F25489" w:rsidP="00704CAA">
      <w:pPr>
        <w:pStyle w:val="footnote"/>
      </w:pPr>
      <w:r>
        <w:rPr>
          <w:rStyle w:val="FootnoteReference"/>
        </w:rPr>
        <w:footnoteRef/>
      </w:r>
      <w:r>
        <w:t xml:space="preserve"> [JS] Fr. Lazarus has “will”</w:t>
      </w:r>
    </w:p>
  </w:footnote>
  <w:footnote w:id="615">
    <w:p w14:paraId="2E278E41" w14:textId="77777777" w:rsidR="00F25489" w:rsidRDefault="00F25489" w:rsidP="00704CAA">
      <w:pPr>
        <w:pStyle w:val="footnote"/>
      </w:pPr>
      <w:r>
        <w:rPr>
          <w:rStyle w:val="FootnoteReference"/>
        </w:rPr>
        <w:footnoteRef/>
      </w:r>
      <w:r>
        <w:t xml:space="preserve"> Num. 11:34.</w:t>
      </w:r>
    </w:p>
  </w:footnote>
  <w:footnote w:id="616">
    <w:p w14:paraId="3E891B8B" w14:textId="77777777" w:rsidR="00F25489" w:rsidRDefault="00F25489" w:rsidP="00704CAA">
      <w:pPr>
        <w:pStyle w:val="footnote"/>
      </w:pPr>
      <w:r>
        <w:rPr>
          <w:rStyle w:val="FootnoteReference"/>
        </w:rPr>
        <w:footnoteRef/>
      </w:r>
      <w:r>
        <w:t xml:space="preserve"> Num. 16:32.</w:t>
      </w:r>
    </w:p>
  </w:footnote>
  <w:footnote w:id="617">
    <w:p w14:paraId="2CF28BB9" w14:textId="77777777" w:rsidR="00F25489" w:rsidRDefault="00F25489" w:rsidP="00704CAA">
      <w:pPr>
        <w:pStyle w:val="footnote"/>
      </w:pPr>
      <w:r>
        <w:rPr>
          <w:rStyle w:val="FootnoteReference"/>
        </w:rPr>
        <w:footnoteRef/>
      </w:r>
      <w:r>
        <w:t xml:space="preserve"> [JS] “did obeisance”. “bowed down to”.</w:t>
      </w:r>
    </w:p>
  </w:footnote>
  <w:footnote w:id="618">
    <w:p w14:paraId="6FE70515" w14:textId="77777777" w:rsidR="00F25489" w:rsidRDefault="00F25489" w:rsidP="00704CAA">
      <w:pPr>
        <w:pStyle w:val="footnote"/>
      </w:pPr>
      <w:r>
        <w:rPr>
          <w:rStyle w:val="FootnoteReference"/>
        </w:rPr>
        <w:footnoteRef/>
      </w:r>
      <w:r>
        <w:t xml:space="preserve"> [JS] or fearful, terrible.</w:t>
      </w:r>
    </w:p>
  </w:footnote>
  <w:footnote w:id="619">
    <w:p w14:paraId="0CBADE68" w14:textId="77777777" w:rsidR="00F25489" w:rsidRDefault="00F2548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F25489" w:rsidRDefault="00F25489" w:rsidP="00704CAA">
      <w:pPr>
        <w:pStyle w:val="footnote"/>
      </w:pPr>
      <w:r>
        <w:rPr>
          <w:rStyle w:val="FootnoteReference"/>
        </w:rPr>
        <w:footnoteRef/>
      </w:r>
      <w:r>
        <w:t xml:space="preserve"> [JS] or, “destruction”</w:t>
      </w:r>
    </w:p>
  </w:footnote>
  <w:footnote w:id="621">
    <w:p w14:paraId="411EA2A0" w14:textId="77777777" w:rsidR="00F25489" w:rsidRDefault="00F25489" w:rsidP="00704CAA">
      <w:pPr>
        <w:pStyle w:val="footnote"/>
      </w:pPr>
      <w:r>
        <w:rPr>
          <w:rStyle w:val="FootnoteReference"/>
        </w:rPr>
        <w:footnoteRef/>
      </w:r>
      <w:r>
        <w:t xml:space="preserve"> [JS] or “the breach abated”</w:t>
      </w:r>
    </w:p>
  </w:footnote>
  <w:footnote w:id="622">
    <w:p w14:paraId="4F51BD8C" w14:textId="77777777" w:rsidR="00F25489" w:rsidRDefault="00F25489" w:rsidP="00704CAA">
      <w:pPr>
        <w:pStyle w:val="footnote"/>
      </w:pPr>
      <w:r>
        <w:rPr>
          <w:rStyle w:val="FootnoteReference"/>
        </w:rPr>
        <w:footnoteRef/>
      </w:r>
      <w:r>
        <w:t xml:space="preserve"> [JS] or “reckoned”</w:t>
      </w:r>
    </w:p>
  </w:footnote>
  <w:footnote w:id="623">
    <w:p w14:paraId="0DE19382" w14:textId="77777777" w:rsidR="00F25489" w:rsidRDefault="00F25489" w:rsidP="00704CAA">
      <w:pPr>
        <w:pStyle w:val="footnote"/>
      </w:pPr>
      <w:r>
        <w:rPr>
          <w:rStyle w:val="FootnoteReference"/>
        </w:rPr>
        <w:footnoteRef/>
      </w:r>
      <w:r>
        <w:t xml:space="preserve"> [JS] literally “mingled” and “works”</w:t>
      </w:r>
    </w:p>
  </w:footnote>
  <w:footnote w:id="624">
    <w:p w14:paraId="21E48811" w14:textId="77777777" w:rsidR="00F25489" w:rsidRDefault="00F25489" w:rsidP="00704CAA">
      <w:pPr>
        <w:pStyle w:val="footnote"/>
      </w:pPr>
      <w:r>
        <w:rPr>
          <w:rStyle w:val="FootnoteReference"/>
        </w:rPr>
        <w:footnoteRef/>
      </w:r>
      <w:r>
        <w:t xml:space="preserve"> [JS] or “give thanks to”, “thankfully confess with praise”</w:t>
      </w:r>
    </w:p>
  </w:footnote>
  <w:footnote w:id="625">
    <w:p w14:paraId="5744C399" w14:textId="77777777" w:rsidR="00F25489" w:rsidRDefault="00F25489" w:rsidP="00704CAA">
      <w:pPr>
        <w:pStyle w:val="footnote"/>
      </w:pPr>
      <w:r>
        <w:rPr>
          <w:rStyle w:val="FootnoteReference"/>
        </w:rPr>
        <w:footnoteRef/>
      </w:r>
      <w:r>
        <w:t xml:space="preserve"> [JS] or “age to age”</w:t>
      </w:r>
    </w:p>
  </w:footnote>
  <w:footnote w:id="626">
    <w:p w14:paraId="0410B31B" w14:textId="77777777" w:rsidR="00F25489" w:rsidRDefault="00F25489" w:rsidP="00704CAA">
      <w:pPr>
        <w:pStyle w:val="footnote"/>
      </w:pPr>
      <w:r>
        <w:rPr>
          <w:rStyle w:val="FootnoteReference"/>
        </w:rPr>
        <w:footnoteRef/>
      </w:r>
      <w:r>
        <w:t xml:space="preserve"> [JS] or “May it be! May it be” or “So be it! So be it!”</w:t>
      </w:r>
    </w:p>
  </w:footnote>
  <w:footnote w:id="627">
    <w:p w14:paraId="0FB3C337" w14:textId="77777777" w:rsidR="00F25489" w:rsidRDefault="00F25489" w:rsidP="00704CAA">
      <w:pPr>
        <w:pStyle w:val="footnote"/>
      </w:pPr>
      <w:r>
        <w:rPr>
          <w:rStyle w:val="FootnoteReference"/>
        </w:rPr>
        <w:footnoteRef/>
      </w:r>
      <w:r>
        <w:t xml:space="preserve"> [JS] or “give thanks to”, “thankfully confess with praise”</w:t>
      </w:r>
    </w:p>
  </w:footnote>
  <w:footnote w:id="628">
    <w:p w14:paraId="7E54D57E" w14:textId="77777777" w:rsidR="00F25489" w:rsidRDefault="00F25489" w:rsidP="00704CAA">
      <w:pPr>
        <w:pStyle w:val="footnote"/>
      </w:pPr>
      <w:r>
        <w:rPr>
          <w:rStyle w:val="FootnoteReference"/>
        </w:rPr>
        <w:footnoteRef/>
      </w:r>
      <w:r>
        <w:t xml:space="preserve"> [JS] NETS, Fr. Lazarus, and the Coptic have “sea”, others have “south”</w:t>
      </w:r>
    </w:p>
  </w:footnote>
  <w:footnote w:id="629">
    <w:p w14:paraId="178F2BAD" w14:textId="77777777" w:rsidR="00F25489" w:rsidRDefault="00F25489" w:rsidP="00704CAA">
      <w:pPr>
        <w:pStyle w:val="footnote"/>
      </w:pPr>
      <w:r>
        <w:rPr>
          <w:rStyle w:val="FootnoteReference"/>
        </w:rPr>
        <w:footnoteRef/>
      </w:r>
      <w:r>
        <w:t xml:space="preserve"> [JS] or “praise and thank”, “thankfully confess with praise”</w:t>
      </w:r>
    </w:p>
  </w:footnote>
  <w:footnote w:id="630">
    <w:p w14:paraId="6A8B4AB6" w14:textId="77777777" w:rsidR="00F25489" w:rsidRDefault="00F25489" w:rsidP="00704CAA">
      <w:pPr>
        <w:pStyle w:val="footnote"/>
      </w:pPr>
      <w:r>
        <w:rPr>
          <w:rStyle w:val="FootnoteReference"/>
        </w:rPr>
        <w:footnoteRef/>
      </w:r>
      <w:r>
        <w:t xml:space="preserve"> [JS] or “praise and thank”, “thankfully confess with praise.”</w:t>
      </w:r>
    </w:p>
  </w:footnote>
  <w:footnote w:id="631">
    <w:p w14:paraId="7CBE112A" w14:textId="77777777" w:rsidR="00F25489" w:rsidRDefault="00F25489" w:rsidP="00704CAA">
      <w:pPr>
        <w:pStyle w:val="footnote"/>
      </w:pPr>
      <w:r>
        <w:rPr>
          <w:rStyle w:val="FootnoteReference"/>
        </w:rPr>
        <w:footnoteRef/>
      </w:r>
      <w:r>
        <w:t xml:space="preserve"> [JS] or “He helped them out of the way of their iniquity”</w:t>
      </w:r>
    </w:p>
  </w:footnote>
  <w:footnote w:id="632">
    <w:p w14:paraId="22A56B6D" w14:textId="77777777" w:rsidR="00F25489" w:rsidRDefault="00F2548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F25489" w:rsidRDefault="00F25489" w:rsidP="00704CAA">
      <w:pPr>
        <w:pStyle w:val="footnote"/>
      </w:pPr>
      <w:r>
        <w:rPr>
          <w:rStyle w:val="FootnoteReference"/>
        </w:rPr>
        <w:footnoteRef/>
      </w:r>
      <w:r>
        <w:t xml:space="preserve"> [JS] or “praise and thank”, “thankfully confess with praise”</w:t>
      </w:r>
    </w:p>
  </w:footnote>
  <w:footnote w:id="634">
    <w:p w14:paraId="6DE0266A" w14:textId="77777777" w:rsidR="00F25489" w:rsidRDefault="00F25489" w:rsidP="00704CAA">
      <w:pPr>
        <w:pStyle w:val="footnote"/>
      </w:pPr>
      <w:r>
        <w:rPr>
          <w:rStyle w:val="FootnoteReference"/>
        </w:rPr>
        <w:footnoteRef/>
      </w:r>
      <w:r>
        <w:t xml:space="preserve"> [JS] Fr. Lazarus has “all their skill was scuttled.”</w:t>
      </w:r>
    </w:p>
  </w:footnote>
  <w:footnote w:id="635">
    <w:p w14:paraId="4B2EAC84" w14:textId="77777777" w:rsidR="00F25489" w:rsidRDefault="00F25489" w:rsidP="00704CAA">
      <w:pPr>
        <w:pStyle w:val="footnote"/>
      </w:pPr>
      <w:r>
        <w:rPr>
          <w:rStyle w:val="FootnoteReference"/>
        </w:rPr>
        <w:footnoteRef/>
      </w:r>
      <w:r>
        <w:t xml:space="preserve"> [JS] or “praise and thank”, “thankfully confess with praise”</w:t>
      </w:r>
    </w:p>
  </w:footnote>
  <w:footnote w:id="636">
    <w:p w14:paraId="589D0F1B" w14:textId="77777777" w:rsidR="00F25489" w:rsidRDefault="00F2548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F25489" w:rsidRDefault="00F25489" w:rsidP="00704CAA">
      <w:pPr>
        <w:pStyle w:val="footnote"/>
      </w:pPr>
      <w:r>
        <w:rPr>
          <w:rStyle w:val="FootnoteReference"/>
        </w:rPr>
        <w:footnoteRef/>
      </w:r>
      <w:r>
        <w:t xml:space="preserve"> [JS] NETS has, “make music”, OSB, “give praise”</w:t>
      </w:r>
    </w:p>
  </w:footnote>
  <w:footnote w:id="638">
    <w:p w14:paraId="2BBBBDB1" w14:textId="77777777" w:rsidR="00F25489" w:rsidRDefault="00F25489" w:rsidP="00704CAA">
      <w:pPr>
        <w:pStyle w:val="footnote"/>
      </w:pPr>
      <w:r>
        <w:rPr>
          <w:rStyle w:val="FootnoteReference"/>
        </w:rPr>
        <w:footnoteRef/>
      </w:r>
      <w:r>
        <w:t xml:space="preserve"> [JS] “thankfully confess You with praise”</w:t>
      </w:r>
    </w:p>
  </w:footnote>
  <w:footnote w:id="639">
    <w:p w14:paraId="5C6900D2" w14:textId="77777777" w:rsidR="00F25489" w:rsidRDefault="00F2548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F25489" w:rsidRDefault="00F25489" w:rsidP="00704CAA">
      <w:pPr>
        <w:pStyle w:val="footnote"/>
      </w:pPr>
      <w:r>
        <w:rPr>
          <w:rStyle w:val="FootnoteReference"/>
        </w:rPr>
        <w:footnoteRef/>
      </w:r>
      <w:r>
        <w:t xml:space="preserve"> [JS] “holy place.”</w:t>
      </w:r>
    </w:p>
  </w:footnote>
  <w:footnote w:id="641">
    <w:p w14:paraId="25606447" w14:textId="77777777" w:rsidR="00F25489" w:rsidRDefault="00F25489" w:rsidP="00704CAA">
      <w:pPr>
        <w:pStyle w:val="footnote"/>
      </w:pPr>
      <w:r>
        <w:rPr>
          <w:rStyle w:val="FootnoteReference"/>
        </w:rPr>
        <w:footnoteRef/>
      </w:r>
      <w:r>
        <w:t xml:space="preserve"> See Psalm 59:10 and footnote.</w:t>
      </w:r>
    </w:p>
  </w:footnote>
  <w:footnote w:id="642">
    <w:p w14:paraId="7DF3C2CB" w14:textId="77777777" w:rsidR="00F25489" w:rsidRDefault="00F2548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F25489" w:rsidRDefault="00F25489" w:rsidP="00704CAA">
      <w:pPr>
        <w:pStyle w:val="footnote"/>
      </w:pPr>
      <w:r>
        <w:rPr>
          <w:rStyle w:val="FootnoteReference"/>
        </w:rPr>
        <w:footnoteRef/>
      </w:r>
      <w:r>
        <w:t xml:space="preserve"> [JS] or “lawlessness”</w:t>
      </w:r>
    </w:p>
  </w:footnote>
  <w:footnote w:id="644">
    <w:p w14:paraId="0370D8B9" w14:textId="77777777" w:rsidR="00F25489" w:rsidRDefault="00F25489" w:rsidP="00704CAA">
      <w:pPr>
        <w:pStyle w:val="footnote"/>
      </w:pPr>
      <w:r>
        <w:rPr>
          <w:rStyle w:val="FootnoteReference"/>
        </w:rPr>
        <w:footnoteRef/>
      </w:r>
      <w:r>
        <w:t xml:space="preserve"> Cf. Num. 5:22.</w:t>
      </w:r>
    </w:p>
  </w:footnote>
  <w:footnote w:id="645">
    <w:p w14:paraId="1B36DB9E" w14:textId="77777777" w:rsidR="00F25489" w:rsidRDefault="00F25489" w:rsidP="00704CAA">
      <w:pPr>
        <w:pStyle w:val="footnote"/>
      </w:pPr>
      <w:r>
        <w:rPr>
          <w:rStyle w:val="FootnoteReference"/>
        </w:rPr>
        <w:footnoteRef/>
      </w:r>
      <w:r>
        <w:t xml:space="preserve"> Mt. 27:39.</w:t>
      </w:r>
    </w:p>
  </w:footnote>
  <w:footnote w:id="646">
    <w:p w14:paraId="22940EE6" w14:textId="77777777" w:rsidR="00F25489" w:rsidRDefault="00F25489" w:rsidP="00704CAA">
      <w:pPr>
        <w:pStyle w:val="footnote"/>
      </w:pPr>
      <w:r>
        <w:rPr>
          <w:rStyle w:val="FootnoteReference"/>
        </w:rPr>
        <w:footnoteRef/>
      </w:r>
      <w:r>
        <w:t xml:space="preserve"> [JS] or “give thanks to”. “thankfully confess with praise”</w:t>
      </w:r>
    </w:p>
  </w:footnote>
  <w:footnote w:id="647">
    <w:p w14:paraId="250C4082" w14:textId="77777777" w:rsidR="00F25489" w:rsidRDefault="00F2548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F25489" w:rsidRDefault="00F2548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F25489" w:rsidRDefault="00F25489" w:rsidP="00704CAA">
      <w:pPr>
        <w:pStyle w:val="footnote"/>
      </w:pPr>
      <w:r>
        <w:rPr>
          <w:rStyle w:val="FootnoteReference"/>
        </w:rPr>
        <w:footnoteRef/>
      </w:r>
      <w:r>
        <w:t xml:space="preserve"> [JS] “with You is the dominion/rule in the day of Your power”</w:t>
      </w:r>
    </w:p>
  </w:footnote>
  <w:footnote w:id="650">
    <w:p w14:paraId="04BA8F57" w14:textId="77777777" w:rsidR="00F25489" w:rsidRDefault="00F25489" w:rsidP="00704CAA">
      <w:pPr>
        <w:pStyle w:val="footnote"/>
      </w:pPr>
      <w:r>
        <w:rPr>
          <w:rStyle w:val="FootnoteReference"/>
        </w:rPr>
        <w:footnoteRef/>
      </w:r>
      <w:r>
        <w:t xml:space="preserve"> Cf. 1 Cor. 15:41-43.</w:t>
      </w:r>
    </w:p>
  </w:footnote>
  <w:footnote w:id="651">
    <w:p w14:paraId="0419BAA6" w14:textId="77777777" w:rsidR="00F25489" w:rsidRDefault="00F25489" w:rsidP="00704CAA">
      <w:pPr>
        <w:pStyle w:val="footnote"/>
      </w:pPr>
      <w:r>
        <w:rPr>
          <w:rStyle w:val="FootnoteReference"/>
        </w:rPr>
        <w:footnoteRef/>
      </w:r>
      <w:r>
        <w:t xml:space="preserve"> [JS] literally “morning star”</w:t>
      </w:r>
    </w:p>
  </w:footnote>
  <w:footnote w:id="652">
    <w:p w14:paraId="6A1A3510" w14:textId="77777777" w:rsidR="00F25489" w:rsidRDefault="00F2548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F25489" w:rsidRDefault="00F25489" w:rsidP="00704CAA">
      <w:pPr>
        <w:pStyle w:val="footnote"/>
      </w:pPr>
      <w:r>
        <w:rPr>
          <w:rStyle w:val="FootnoteReference"/>
        </w:rPr>
        <w:footnoteRef/>
      </w:r>
      <w:r>
        <w:t xml:space="preserve"> [JS] Fr. Lazarus renders “repent” as “change His mind”</w:t>
      </w:r>
    </w:p>
  </w:footnote>
  <w:footnote w:id="654">
    <w:p w14:paraId="6A954099" w14:textId="77777777" w:rsidR="00F25489" w:rsidRDefault="00F25489" w:rsidP="00704CAA">
      <w:pPr>
        <w:pStyle w:val="footnote"/>
      </w:pPr>
      <w:r>
        <w:rPr>
          <w:rStyle w:val="FootnoteReference"/>
        </w:rPr>
        <w:footnoteRef/>
      </w:r>
      <w:r>
        <w:t xml:space="preserve"> Heb. 7:21.</w:t>
      </w:r>
    </w:p>
  </w:footnote>
  <w:footnote w:id="655">
    <w:p w14:paraId="7ADC21DE" w14:textId="77777777" w:rsidR="00F25489" w:rsidRDefault="00F2548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F25489" w:rsidRDefault="00F25489" w:rsidP="00704CAA">
      <w:pPr>
        <w:pStyle w:val="footnote"/>
      </w:pPr>
      <w:r>
        <w:rPr>
          <w:rStyle w:val="FootnoteReference"/>
        </w:rPr>
        <w:footnoteRef/>
      </w:r>
      <w:r>
        <w:t xml:space="preserve"> [JS] or “give thanks,” or “thankfully confess with praise”</w:t>
      </w:r>
    </w:p>
  </w:footnote>
  <w:footnote w:id="657">
    <w:p w14:paraId="72BD2026" w14:textId="77777777" w:rsidR="00F25489" w:rsidRDefault="00F25489" w:rsidP="00704CAA">
      <w:pPr>
        <w:pStyle w:val="footnote"/>
      </w:pPr>
      <w:r>
        <w:rPr>
          <w:rStyle w:val="FootnoteReference"/>
        </w:rPr>
        <w:footnoteRef/>
      </w:r>
      <w:r>
        <w:t xml:space="preserve"> [JS] or “assembly”</w:t>
      </w:r>
    </w:p>
  </w:footnote>
  <w:footnote w:id="658">
    <w:p w14:paraId="5C873828" w14:textId="77777777" w:rsidR="00F25489" w:rsidRDefault="00F25489" w:rsidP="00704CAA">
      <w:pPr>
        <w:pStyle w:val="footnote"/>
      </w:pPr>
      <w:r>
        <w:rPr>
          <w:rStyle w:val="FootnoteReference"/>
        </w:rPr>
        <w:footnoteRef/>
      </w:r>
      <w:r>
        <w:t xml:space="preserve"> [JS] or “sought out in all things according to His will.”</w:t>
      </w:r>
    </w:p>
  </w:footnote>
  <w:footnote w:id="659">
    <w:p w14:paraId="4A82352A" w14:textId="77777777" w:rsidR="00F25489" w:rsidRDefault="00F25489" w:rsidP="00704CAA">
      <w:pPr>
        <w:pStyle w:val="footnote"/>
      </w:pPr>
      <w:r>
        <w:rPr>
          <w:rStyle w:val="FootnoteReference"/>
        </w:rPr>
        <w:footnoteRef/>
      </w:r>
      <w:r>
        <w:t xml:space="preserve"> [JS] or “thanksgiving,” or “thankful confession with praise”</w:t>
      </w:r>
    </w:p>
  </w:footnote>
  <w:footnote w:id="660">
    <w:p w14:paraId="003E75E9" w14:textId="77777777" w:rsidR="00F25489" w:rsidRDefault="00F2548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F25489" w:rsidRDefault="00F25489" w:rsidP="00704CAA">
      <w:pPr>
        <w:pStyle w:val="footnote"/>
      </w:pPr>
      <w:r>
        <w:rPr>
          <w:rStyle w:val="FootnoteReference"/>
        </w:rPr>
        <w:footnoteRef/>
      </w:r>
      <w:r>
        <w:t xml:space="preserve"> Gen. 6:18; 9:9f; 15; 17; Ex. 19:5; Mk. 14:24; Lk. 22:20,29,30.</w:t>
      </w:r>
    </w:p>
  </w:footnote>
  <w:footnote w:id="662">
    <w:p w14:paraId="25E37270" w14:textId="77777777" w:rsidR="00F25489" w:rsidRDefault="00F25489" w:rsidP="00704CAA">
      <w:pPr>
        <w:pStyle w:val="footnote"/>
      </w:pPr>
      <w:r>
        <w:rPr>
          <w:rStyle w:val="FootnoteReference"/>
        </w:rPr>
        <w:footnoteRef/>
      </w:r>
      <w:r>
        <w:t xml:space="preserve"> [JS] or “awesome”, “terrible”</w:t>
      </w:r>
    </w:p>
  </w:footnote>
  <w:footnote w:id="663">
    <w:p w14:paraId="21A9EB43" w14:textId="77777777" w:rsidR="00F25489" w:rsidRDefault="00F2548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F25489" w:rsidRDefault="00F2548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F25489" w:rsidRDefault="00F25489" w:rsidP="00704CAA">
      <w:pPr>
        <w:pStyle w:val="footnote"/>
      </w:pPr>
      <w:r>
        <w:rPr>
          <w:rStyle w:val="FootnoteReference"/>
        </w:rPr>
        <w:footnoteRef/>
      </w:r>
      <w:r>
        <w:t xml:space="preserve"> [JS] or “endures forever and ever”</w:t>
      </w:r>
    </w:p>
  </w:footnote>
  <w:footnote w:id="666">
    <w:p w14:paraId="4732D835" w14:textId="77777777" w:rsidR="00F25489" w:rsidRDefault="00F25489" w:rsidP="00704CAA">
      <w:pPr>
        <w:pStyle w:val="footnote"/>
      </w:pPr>
      <w:r>
        <w:rPr>
          <w:rStyle w:val="FootnoteReference"/>
        </w:rPr>
        <w:footnoteRef/>
      </w:r>
      <w:r>
        <w:t xml:space="preserve"> [JS] or “dawned”</w:t>
      </w:r>
    </w:p>
  </w:footnote>
  <w:footnote w:id="667">
    <w:p w14:paraId="049D5215" w14:textId="77777777" w:rsidR="00F25489" w:rsidRDefault="00F25489" w:rsidP="00704CAA">
      <w:pPr>
        <w:pStyle w:val="footnote"/>
      </w:pPr>
      <w:r>
        <w:rPr>
          <w:rStyle w:val="FootnoteReference"/>
        </w:rPr>
        <w:footnoteRef/>
      </w:r>
      <w:r>
        <w:t xml:space="preserve"> [JS] NETS interprets this as “He scattered [His enemies]”</w:t>
      </w:r>
    </w:p>
  </w:footnote>
  <w:footnote w:id="668">
    <w:p w14:paraId="2262A787" w14:textId="77777777" w:rsidR="00F25489" w:rsidRDefault="00F25489" w:rsidP="00704CAA">
      <w:pPr>
        <w:pStyle w:val="footnote"/>
      </w:pPr>
      <w:r>
        <w:rPr>
          <w:rStyle w:val="FootnoteReference"/>
        </w:rPr>
        <w:footnoteRef/>
      </w:r>
      <w:r>
        <w:t xml:space="preserve"> [JS] or “contines forever and ever”</w:t>
      </w:r>
    </w:p>
  </w:footnote>
  <w:footnote w:id="669">
    <w:p w14:paraId="3DC1ACDA" w14:textId="77777777" w:rsidR="00F25489" w:rsidRDefault="00F25489" w:rsidP="00704CAA">
      <w:pPr>
        <w:pStyle w:val="footnote"/>
      </w:pPr>
      <w:r>
        <w:rPr>
          <w:rStyle w:val="FootnoteReference"/>
        </w:rPr>
        <w:footnoteRef/>
      </w:r>
      <w:r>
        <w:t xml:space="preserve"> [JS] or “he will be raised to power and glory.”</w:t>
      </w:r>
    </w:p>
  </w:footnote>
  <w:footnote w:id="670">
    <w:p w14:paraId="4A10F39F" w14:textId="77777777" w:rsidR="00F25489" w:rsidRDefault="00F2548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F25489" w:rsidRDefault="00F2548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F25489" w:rsidRDefault="00F2548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F25489" w:rsidRDefault="00F25489" w:rsidP="00704CAA">
      <w:pPr>
        <w:pStyle w:val="footnote"/>
      </w:pPr>
      <w:r>
        <w:rPr>
          <w:rStyle w:val="FootnoteReference"/>
        </w:rPr>
        <w:footnoteRef/>
      </w:r>
      <w:r>
        <w:t xml:space="preserve"> Ex. 19:6; 29:43-46; Deut. 27:9; Is. 63:18,19; Jer. 2:3; 2 Cor. 6:16.</w:t>
      </w:r>
    </w:p>
  </w:footnote>
  <w:footnote w:id="674">
    <w:p w14:paraId="4ACA2EFF" w14:textId="77777777" w:rsidR="00F25489" w:rsidRDefault="00F2548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F25489" w:rsidRDefault="00F2548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F25489" w:rsidRDefault="00F25489" w:rsidP="00704CAA">
      <w:pPr>
        <w:pStyle w:val="footnote"/>
      </w:pPr>
      <w:r>
        <w:rPr>
          <w:rStyle w:val="FootnoteReference"/>
        </w:rPr>
        <w:footnoteRef/>
      </w:r>
      <w:r>
        <w:t xml:space="preserve"> [JS] or “presence”</w:t>
      </w:r>
    </w:p>
  </w:footnote>
  <w:footnote w:id="677">
    <w:p w14:paraId="263120E9" w14:textId="77777777" w:rsidR="00F25489" w:rsidRDefault="00F25489" w:rsidP="00704CAA">
      <w:pPr>
        <w:pStyle w:val="footnote"/>
      </w:pPr>
      <w:r>
        <w:rPr>
          <w:rStyle w:val="FootnoteReference"/>
        </w:rPr>
        <w:footnoteRef/>
      </w:r>
      <w:r>
        <w:t xml:space="preserve"> Cf. John 1:18; 3:13; Wisdom 18:16.</w:t>
      </w:r>
    </w:p>
  </w:footnote>
  <w:footnote w:id="678">
    <w:p w14:paraId="45C85546" w14:textId="77777777" w:rsidR="00F25489" w:rsidRDefault="00F2548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F25489" w:rsidRDefault="00F25489" w:rsidP="00704CAA">
      <w:pPr>
        <w:pStyle w:val="footnote"/>
      </w:pPr>
      <w:r>
        <w:rPr>
          <w:rStyle w:val="FootnoteReference"/>
        </w:rPr>
        <w:footnoteRef/>
      </w:r>
      <w:r>
        <w:t xml:space="preserve"> [JS] or “from now and forevermore.”</w:t>
      </w:r>
    </w:p>
  </w:footnote>
  <w:footnote w:id="680">
    <w:p w14:paraId="0509066F" w14:textId="77777777" w:rsidR="00F25489" w:rsidRDefault="00F2548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F25489" w:rsidRDefault="00F25489" w:rsidP="00704CAA">
      <w:pPr>
        <w:pStyle w:val="footnote"/>
      </w:pPr>
      <w:r>
        <w:rPr>
          <w:rStyle w:val="FootnoteReference"/>
        </w:rPr>
        <w:footnoteRef/>
      </w:r>
      <w:r>
        <w:t xml:space="preserve"> [JS] or “cry”</w:t>
      </w:r>
    </w:p>
  </w:footnote>
  <w:footnote w:id="682">
    <w:p w14:paraId="65517406" w14:textId="77777777" w:rsidR="00F25489" w:rsidRDefault="00F25489" w:rsidP="00704CAA">
      <w:pPr>
        <w:pStyle w:val="footnote"/>
      </w:pPr>
      <w:r>
        <w:rPr>
          <w:rStyle w:val="FootnoteReference"/>
        </w:rPr>
        <w:footnoteRef/>
      </w:r>
      <w:r>
        <w:t xml:space="preserve"> [JS] or “rescue”, i.e. “O Lord, rescue me!”</w:t>
      </w:r>
    </w:p>
  </w:footnote>
  <w:footnote w:id="683">
    <w:p w14:paraId="00DCFDCC" w14:textId="77777777" w:rsidR="00F25489" w:rsidRDefault="00F25489" w:rsidP="00704CAA">
      <w:pPr>
        <w:pStyle w:val="footnote"/>
      </w:pPr>
      <w:r>
        <w:rPr>
          <w:rStyle w:val="FootnoteReference"/>
        </w:rPr>
        <w:footnoteRef/>
      </w:r>
      <w:r>
        <w:t xml:space="preserve"> Or “life,” or “self.</w:t>
      </w:r>
    </w:p>
  </w:footnote>
  <w:footnote w:id="684">
    <w:p w14:paraId="39013900" w14:textId="77777777" w:rsidR="00F25489" w:rsidRDefault="00F25489" w:rsidP="00704CAA">
      <w:pPr>
        <w:pStyle w:val="footnote"/>
      </w:pPr>
      <w:r>
        <w:rPr>
          <w:rStyle w:val="FootnoteReference"/>
        </w:rPr>
        <w:footnoteRef/>
      </w:r>
      <w:r>
        <w:t xml:space="preserve"> cf. Heb. 4:10; Phil. 2:12; Mt. 11:28,29; Jer. 6:16.</w:t>
      </w:r>
    </w:p>
  </w:footnote>
  <w:footnote w:id="685">
    <w:p w14:paraId="7EF4902F" w14:textId="77777777" w:rsidR="00F25489" w:rsidRDefault="00F25489" w:rsidP="00704CAA">
      <w:pPr>
        <w:pStyle w:val="footnote"/>
      </w:pPr>
      <w:r>
        <w:rPr>
          <w:rStyle w:val="FootnoteReference"/>
        </w:rPr>
        <w:footnoteRef/>
      </w:r>
      <w:r>
        <w:t xml:space="preserve"> [JS] Fr. Lazarus has, “I will live to please the Lord”</w:t>
      </w:r>
    </w:p>
  </w:footnote>
  <w:footnote w:id="686">
    <w:p w14:paraId="074C68EB" w14:textId="77777777" w:rsidR="00F25489" w:rsidRDefault="00F25489" w:rsidP="00704CAA">
      <w:pPr>
        <w:pStyle w:val="footnote"/>
      </w:pPr>
      <w:r>
        <w:rPr>
          <w:rStyle w:val="FootnoteReference"/>
        </w:rPr>
        <w:footnoteRef/>
      </w:r>
      <w:r>
        <w:t xml:space="preserve"> 2 Cor. 4:13.</w:t>
      </w:r>
    </w:p>
  </w:footnote>
  <w:footnote w:id="687">
    <w:p w14:paraId="1961AD01" w14:textId="77777777" w:rsidR="00F25489" w:rsidRDefault="00F25489" w:rsidP="00704CAA">
      <w:pPr>
        <w:pStyle w:val="footnote"/>
      </w:pPr>
      <w:r>
        <w:rPr>
          <w:rStyle w:val="FootnoteReference"/>
        </w:rPr>
        <w:footnoteRef/>
      </w:r>
      <w:r>
        <w:t xml:space="preserve"> [JS] or “brought very low”</w:t>
      </w:r>
    </w:p>
  </w:footnote>
  <w:footnote w:id="688">
    <w:p w14:paraId="5336CA97" w14:textId="77777777" w:rsidR="00F25489" w:rsidRDefault="00F25489" w:rsidP="00704CAA">
      <w:pPr>
        <w:pStyle w:val="footnote"/>
      </w:pPr>
      <w:r>
        <w:rPr>
          <w:rStyle w:val="FootnoteReference"/>
        </w:rPr>
        <w:footnoteRef/>
      </w:r>
      <w:r>
        <w:t xml:space="preserve"> [JS] OSB has, “ecstasy,” Fr. Lazarus has “madness,” Brenton has “amazement.”</w:t>
      </w:r>
    </w:p>
  </w:footnote>
  <w:footnote w:id="689">
    <w:p w14:paraId="7806EAC7" w14:textId="77777777" w:rsidR="00F25489" w:rsidRDefault="00F25489" w:rsidP="00704CAA">
      <w:pPr>
        <w:pStyle w:val="footnote"/>
      </w:pPr>
      <w:r>
        <w:rPr>
          <w:rStyle w:val="FootnoteReference"/>
        </w:rPr>
        <w:footnoteRef/>
      </w:r>
      <w:r>
        <w:t xml:space="preserve"> [JS] NETS and OSB omit vs. 5.</w:t>
      </w:r>
    </w:p>
  </w:footnote>
  <w:footnote w:id="690">
    <w:p w14:paraId="3C69D206" w14:textId="77777777" w:rsidR="00F25489" w:rsidRDefault="00F25489" w:rsidP="00704CAA">
      <w:pPr>
        <w:pStyle w:val="footnote"/>
      </w:pPr>
      <w:r>
        <w:rPr>
          <w:rStyle w:val="FootnoteReference"/>
        </w:rPr>
        <w:footnoteRef/>
      </w:r>
      <w:r>
        <w:t xml:space="preserve"> [JS] literally, “holy ones.”</w:t>
      </w:r>
    </w:p>
  </w:footnote>
  <w:footnote w:id="691">
    <w:p w14:paraId="42AB023A" w14:textId="77777777" w:rsidR="00F25489" w:rsidRDefault="00F2548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F25489" w:rsidRDefault="00F25489" w:rsidP="00704CAA">
      <w:pPr>
        <w:pStyle w:val="footnote"/>
      </w:pPr>
      <w:r>
        <w:rPr>
          <w:rStyle w:val="FootnoteReference"/>
        </w:rPr>
        <w:footnoteRef/>
      </w:r>
      <w:r>
        <w:t xml:space="preserve"> [JS] litearlly, “slave”.</w:t>
      </w:r>
    </w:p>
  </w:footnote>
  <w:footnote w:id="693">
    <w:p w14:paraId="3AA5172C" w14:textId="77777777" w:rsidR="00F25489" w:rsidRDefault="00F25489" w:rsidP="00704CAA">
      <w:pPr>
        <w:pStyle w:val="footnote"/>
      </w:pPr>
      <w:r>
        <w:rPr>
          <w:rStyle w:val="FootnoteReference"/>
        </w:rPr>
        <w:footnoteRef/>
      </w:r>
      <w:r>
        <w:t xml:space="preserve"> [JS] [] lacking in NETS and OSB.</w:t>
      </w:r>
    </w:p>
  </w:footnote>
  <w:footnote w:id="694">
    <w:p w14:paraId="6A76C09C" w14:textId="77777777" w:rsidR="00F25489" w:rsidRDefault="00F25489" w:rsidP="00704CAA">
      <w:pPr>
        <w:pStyle w:val="footnote"/>
      </w:pPr>
      <w:r>
        <w:rPr>
          <w:rStyle w:val="FootnoteReference"/>
        </w:rPr>
        <w:footnoteRef/>
      </w:r>
      <w:r>
        <w:t xml:space="preserve"> Rom. 15:11.</w:t>
      </w:r>
    </w:p>
  </w:footnote>
  <w:footnote w:id="695">
    <w:p w14:paraId="68C80167" w14:textId="77777777" w:rsidR="00F25489" w:rsidRDefault="00F2548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F25489" w:rsidRDefault="00F25489" w:rsidP="00704CAA">
      <w:pPr>
        <w:pStyle w:val="footnote"/>
      </w:pPr>
      <w:r>
        <w:rPr>
          <w:rStyle w:val="FootnoteReference"/>
        </w:rPr>
        <w:footnoteRef/>
      </w:r>
      <w:r>
        <w:t xml:space="preserve"> [JS] “thankfully confess the Lord with praise,” here and throughout</w:t>
      </w:r>
    </w:p>
  </w:footnote>
  <w:footnote w:id="697">
    <w:p w14:paraId="56D602AB" w14:textId="77777777" w:rsidR="00F25489" w:rsidRDefault="00F2548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F25489" w:rsidRPr="00C544D6" w:rsidRDefault="00F25489" w:rsidP="00704CAA">
      <w:pPr>
        <w:pStyle w:val="footnote"/>
      </w:pPr>
      <w:r w:rsidRPr="00C544D6">
        <w:rPr>
          <w:rStyle w:val="FootnoteReference"/>
        </w:rPr>
        <w:footnoteRef/>
      </w:r>
      <w:r w:rsidRPr="00C544D6">
        <w:t xml:space="preserve"> Heb. 13:6.</w:t>
      </w:r>
    </w:p>
  </w:footnote>
  <w:footnote w:id="699">
    <w:p w14:paraId="5D0FEE98" w14:textId="77777777" w:rsidR="00F25489" w:rsidRDefault="00F25489" w:rsidP="00704CAA">
      <w:pPr>
        <w:pStyle w:val="footnote"/>
      </w:pPr>
      <w:r>
        <w:rPr>
          <w:rStyle w:val="FootnoteReference"/>
        </w:rPr>
        <w:footnoteRef/>
      </w:r>
      <w:r>
        <w:t xml:space="preserve"> [JS] Fr. Lazarus has “see the fall of”</w:t>
      </w:r>
    </w:p>
  </w:footnote>
  <w:footnote w:id="700">
    <w:p w14:paraId="47411FC0" w14:textId="77777777" w:rsidR="00F25489" w:rsidRDefault="00F2548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F25489" w:rsidRDefault="00F25489" w:rsidP="00704CAA">
      <w:pPr>
        <w:pStyle w:val="footnote"/>
      </w:pPr>
      <w:r>
        <w:rPr>
          <w:rStyle w:val="FootnoteReference"/>
        </w:rPr>
        <w:footnoteRef/>
      </w:r>
      <w:r>
        <w:t xml:space="preserve"> [JS] or “give thanks to”, “thankfully confess with praise”</w:t>
      </w:r>
    </w:p>
  </w:footnote>
  <w:footnote w:id="702">
    <w:p w14:paraId="4D0EB5F8" w14:textId="77777777" w:rsidR="00F25489" w:rsidRDefault="00F25489" w:rsidP="00704CAA">
      <w:pPr>
        <w:pStyle w:val="footnote"/>
      </w:pPr>
      <w:r>
        <w:rPr>
          <w:rStyle w:val="FootnoteReference"/>
        </w:rPr>
        <w:footnoteRef/>
      </w:r>
      <w:r>
        <w:t xml:space="preserve"> [JS] or “praise and thank,” “thankfully confess with praise”</w:t>
      </w:r>
    </w:p>
  </w:footnote>
  <w:footnote w:id="703">
    <w:p w14:paraId="4867BE6A" w14:textId="77777777" w:rsidR="00F25489" w:rsidRDefault="00F2548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F25489" w:rsidRDefault="00F25489" w:rsidP="00704CAA">
      <w:pPr>
        <w:pStyle w:val="footnote"/>
      </w:pPr>
      <w:r>
        <w:rPr>
          <w:rStyle w:val="FootnoteReference"/>
        </w:rPr>
        <w:footnoteRef/>
      </w:r>
      <w:r>
        <w:t xml:space="preserve"> [JS] or “prosper us”</w:t>
      </w:r>
    </w:p>
  </w:footnote>
  <w:footnote w:id="705">
    <w:p w14:paraId="6B15A309" w14:textId="77777777" w:rsidR="00F25489" w:rsidRDefault="00F2548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F25489" w:rsidRDefault="00F2548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F25489" w:rsidRDefault="00F2548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F25489" w:rsidRDefault="00F25489" w:rsidP="00704CAA">
      <w:pPr>
        <w:pStyle w:val="footnote"/>
      </w:pPr>
      <w:r>
        <w:rPr>
          <w:rStyle w:val="FootnoteReference"/>
        </w:rPr>
        <w:footnoteRef/>
      </w:r>
      <w:r>
        <w:t xml:space="preserve"> [JS] “thankfully confess You with praise”</w:t>
      </w:r>
    </w:p>
  </w:footnote>
  <w:footnote w:id="709">
    <w:p w14:paraId="6C5B9009" w14:textId="77777777" w:rsidR="00F25489" w:rsidRDefault="00F25489" w:rsidP="00704CAA">
      <w:pPr>
        <w:pStyle w:val="footnote"/>
      </w:pPr>
      <w:r>
        <w:rPr>
          <w:rStyle w:val="FootnoteReference"/>
        </w:rPr>
        <w:footnoteRef/>
      </w:r>
      <w:r>
        <w:t xml:space="preserve"> [JS] “thankfully confess You with praise”</w:t>
      </w:r>
    </w:p>
  </w:footnote>
  <w:footnote w:id="710">
    <w:p w14:paraId="0FB1A1E8" w14:textId="77777777" w:rsidR="00F25489" w:rsidRDefault="00F2548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F25489" w:rsidRDefault="00F25489" w:rsidP="00704CAA">
      <w:pPr>
        <w:pStyle w:val="footnote"/>
      </w:pPr>
      <w:r>
        <w:rPr>
          <w:rStyle w:val="FootnoteReference"/>
        </w:rPr>
        <w:footnoteRef/>
      </w:r>
      <w:r>
        <w:t xml:space="preserve"> Rom. 10:5; Gal. 3:12; Lev. 18:5; Luke 10:25-28.</w:t>
      </w:r>
    </w:p>
  </w:footnote>
  <w:footnote w:id="712">
    <w:p w14:paraId="1EF5EAAA" w14:textId="77777777" w:rsidR="00F25489" w:rsidRDefault="00F2548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F25489" w:rsidRDefault="00F2548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F25489" w:rsidRDefault="00F2548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F25489" w:rsidRDefault="00F2548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F25489" w:rsidRDefault="00F25489" w:rsidP="00704CAA">
      <w:pPr>
        <w:pStyle w:val="footnote"/>
      </w:pPr>
      <w:r>
        <w:rPr>
          <w:rStyle w:val="FootnoteReference"/>
        </w:rPr>
        <w:footnoteRef/>
      </w:r>
      <w:r>
        <w:t xml:space="preserve"> [JS] or “sayings,” or “teachings”</w:t>
      </w:r>
    </w:p>
  </w:footnote>
  <w:footnote w:id="717">
    <w:p w14:paraId="6D49B268" w14:textId="77777777" w:rsidR="00F25489" w:rsidRDefault="00F25489" w:rsidP="00704CAA">
      <w:pPr>
        <w:pStyle w:val="footnote"/>
      </w:pPr>
      <w:r>
        <w:rPr>
          <w:rStyle w:val="FootnoteReference"/>
        </w:rPr>
        <w:footnoteRef/>
      </w:r>
      <w:r>
        <w:t xml:space="preserve"> [JS] Fr. Athanasius has, “repaly,” Brenton has “recompense”</w:t>
      </w:r>
    </w:p>
  </w:footnote>
  <w:footnote w:id="718">
    <w:p w14:paraId="3F4E21CA" w14:textId="77777777" w:rsidR="00F25489" w:rsidRDefault="00F2548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F25489" w:rsidRDefault="00F2548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F25489" w:rsidRDefault="00F2548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F25489" w:rsidRDefault="00F2548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F25489" w:rsidRDefault="00F25489" w:rsidP="00704CAA">
      <w:pPr>
        <w:pStyle w:val="footnote"/>
      </w:pPr>
      <w:r>
        <w:rPr>
          <w:rStyle w:val="FootnoteReference"/>
        </w:rPr>
        <w:footnoteRef/>
      </w:r>
      <w:r>
        <w:t xml:space="preserve"> [JS] or “establish,” “confirm”</w:t>
      </w:r>
    </w:p>
  </w:footnote>
  <w:footnote w:id="723">
    <w:p w14:paraId="7016EE01" w14:textId="77777777" w:rsidR="00F25489" w:rsidRDefault="00F25489" w:rsidP="00704CAA">
      <w:pPr>
        <w:pStyle w:val="footnote"/>
      </w:pPr>
      <w:r>
        <w:rPr>
          <w:rStyle w:val="FootnoteReference"/>
        </w:rPr>
        <w:footnoteRef/>
      </w:r>
      <w:r>
        <w:t xml:space="preserve"> [JS] or “covetousness”</w:t>
      </w:r>
    </w:p>
  </w:footnote>
  <w:footnote w:id="724">
    <w:p w14:paraId="3AB589AF" w14:textId="77777777" w:rsidR="00F25489" w:rsidRDefault="00F2548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F25489" w:rsidRDefault="00F2548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F25489" w:rsidRDefault="00F2548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F25489" w:rsidRDefault="00F2548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F25489" w:rsidRDefault="00F2548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F25489" w:rsidRDefault="00F25489" w:rsidP="00704CAA">
      <w:pPr>
        <w:pStyle w:val="footnote"/>
      </w:pPr>
      <w:r>
        <w:rPr>
          <w:rStyle w:val="FootnoteReference"/>
        </w:rPr>
        <w:footnoteRef/>
      </w:r>
      <w:r>
        <w:t xml:space="preserve"> [JS] or “thank,” “thankfully confess You with praise”</w:t>
      </w:r>
    </w:p>
  </w:footnote>
  <w:footnote w:id="730">
    <w:p w14:paraId="7A133E63" w14:textId="77777777" w:rsidR="00F25489" w:rsidRDefault="00F2548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F25489" w:rsidRDefault="00F25489" w:rsidP="00704CAA">
      <w:pPr>
        <w:pStyle w:val="footnote"/>
      </w:pPr>
      <w:r>
        <w:rPr>
          <w:rStyle w:val="FootnoteReference"/>
        </w:rPr>
        <w:footnoteRef/>
      </w:r>
      <w:r>
        <w:t xml:space="preserve"> Curdled with scorn, anger and fear.</w:t>
      </w:r>
    </w:p>
  </w:footnote>
  <w:footnote w:id="732">
    <w:p w14:paraId="63630B8F" w14:textId="77777777" w:rsidR="00F25489" w:rsidRDefault="00F2548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F25489" w:rsidRDefault="00F2548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F25489" w:rsidRDefault="00F25489" w:rsidP="00704CAA">
      <w:pPr>
        <w:pStyle w:val="footnote"/>
      </w:pPr>
      <w:r>
        <w:rPr>
          <w:rStyle w:val="FootnoteReference"/>
        </w:rPr>
        <w:footnoteRef/>
      </w:r>
      <w:r>
        <w:t xml:space="preserve"> [JS] i.e. my eyes were straigned looking for your word.</w:t>
      </w:r>
    </w:p>
  </w:footnote>
  <w:footnote w:id="735">
    <w:p w14:paraId="7FC6C490" w14:textId="77777777" w:rsidR="00F25489" w:rsidRDefault="00F2548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F25489" w:rsidRDefault="00F2548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F25489" w:rsidRDefault="00F25489" w:rsidP="00704CAA">
      <w:pPr>
        <w:pStyle w:val="footnote"/>
      </w:pPr>
      <w:r>
        <w:rPr>
          <w:rStyle w:val="FootnoteReference"/>
        </w:rPr>
        <w:footnoteRef/>
      </w:r>
      <w:r>
        <w:t xml:space="preserve"> [JS] revive, “give me life”</w:t>
      </w:r>
    </w:p>
  </w:footnote>
  <w:footnote w:id="738">
    <w:p w14:paraId="1F853481" w14:textId="77777777" w:rsidR="00F25489" w:rsidRDefault="00F25489" w:rsidP="00704CAA">
      <w:pPr>
        <w:pStyle w:val="footnote"/>
      </w:pPr>
      <w:r>
        <w:rPr>
          <w:rStyle w:val="FootnoteReference"/>
        </w:rPr>
        <w:footnoteRef/>
      </w:r>
      <w:r>
        <w:t xml:space="preserve"> [JS] “all things together”, i.e. “all the universe”</w:t>
      </w:r>
    </w:p>
  </w:footnote>
  <w:footnote w:id="739">
    <w:p w14:paraId="543C0AC2" w14:textId="77777777" w:rsidR="00F25489" w:rsidRDefault="00F2548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F25489" w:rsidRDefault="00F2548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F25489" w:rsidRDefault="00F2548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F25489" w:rsidRDefault="00F25489" w:rsidP="00704CAA">
      <w:pPr>
        <w:pStyle w:val="footnote"/>
      </w:pPr>
      <w:r>
        <w:rPr>
          <w:rStyle w:val="FootnoteReference"/>
        </w:rPr>
        <w:footnoteRef/>
      </w:r>
      <w:r>
        <w:t xml:space="preserve"> [JS] probably “forever for a reward”, rather than “for an eternal reward”</w:t>
      </w:r>
    </w:p>
  </w:footnote>
  <w:footnote w:id="743">
    <w:p w14:paraId="62CCD289" w14:textId="77777777" w:rsidR="00F25489" w:rsidRDefault="00F2548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F25489" w:rsidRDefault="00F2548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F25489" w:rsidRDefault="00F2548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F25489" w:rsidRDefault="00F2548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F25489" w:rsidRDefault="00F2548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F25489" w:rsidRDefault="00F25489" w:rsidP="00704CAA">
      <w:pPr>
        <w:pStyle w:val="footnote"/>
      </w:pPr>
      <w:r>
        <w:rPr>
          <w:rStyle w:val="FootnoteReference"/>
        </w:rPr>
        <w:footnoteRef/>
      </w:r>
      <w:r>
        <w:t xml:space="preserve"> [JS] or “I directed myself towards”</w:t>
      </w:r>
    </w:p>
  </w:footnote>
  <w:footnote w:id="749">
    <w:p w14:paraId="7AA4F803" w14:textId="77777777" w:rsidR="00F25489" w:rsidRDefault="00F25489" w:rsidP="00704CAA">
      <w:pPr>
        <w:pStyle w:val="footnote"/>
      </w:pPr>
      <w:r>
        <w:rPr>
          <w:rStyle w:val="FootnoteReference"/>
        </w:rPr>
        <w:footnoteRef/>
      </w:r>
      <w:r>
        <w:t xml:space="preserve"> Cf. Lk. 24:27,32,45.</w:t>
      </w:r>
    </w:p>
  </w:footnote>
  <w:footnote w:id="750">
    <w:p w14:paraId="25CB77BD" w14:textId="77777777" w:rsidR="00F25489" w:rsidRDefault="00F2548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F25489" w:rsidRDefault="00F2548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F25489" w:rsidRDefault="00F2548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F25489" w:rsidRDefault="00F2548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F25489" w:rsidRDefault="00F2548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F25489" w:rsidRDefault="00F2548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F25489" w:rsidRDefault="00F25489" w:rsidP="00704CAA">
      <w:pPr>
        <w:pStyle w:val="footnote"/>
      </w:pPr>
      <w:r>
        <w:rPr>
          <w:rStyle w:val="FootnoteReference"/>
        </w:rPr>
        <w:footnoteRef/>
      </w:r>
      <w:r>
        <w:t xml:space="preserve"> [JS] or “wickedness”</w:t>
      </w:r>
    </w:p>
  </w:footnote>
  <w:footnote w:id="757">
    <w:p w14:paraId="5B4CF2F0" w14:textId="77777777" w:rsidR="00F25489" w:rsidRDefault="00F25489" w:rsidP="00704CAA">
      <w:pPr>
        <w:pStyle w:val="footnote"/>
      </w:pPr>
      <w:r>
        <w:rPr>
          <w:rStyle w:val="FootnoteReference"/>
        </w:rPr>
        <w:footnoteRef/>
      </w:r>
      <w:r>
        <w:t xml:space="preserve"> Cf. Ps. 110:10.</w:t>
      </w:r>
    </w:p>
  </w:footnote>
  <w:footnote w:id="758">
    <w:p w14:paraId="3210B748" w14:textId="77777777" w:rsidR="00F25489" w:rsidRDefault="00F2548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F25489" w:rsidRDefault="00F25489" w:rsidP="00704CAA">
      <w:pPr>
        <w:pStyle w:val="footnote"/>
      </w:pPr>
      <w:r>
        <w:rPr>
          <w:rStyle w:val="FootnoteReference"/>
        </w:rPr>
        <w:footnoteRef/>
      </w:r>
      <w:r>
        <w:t xml:space="preserve"> [JS] Coptic has, “Name”.</w:t>
      </w:r>
    </w:p>
  </w:footnote>
  <w:footnote w:id="760">
    <w:p w14:paraId="2283E1D7" w14:textId="77777777" w:rsidR="00F25489" w:rsidRDefault="00F25489" w:rsidP="00704CAA">
      <w:pPr>
        <w:pStyle w:val="footnote"/>
      </w:pPr>
      <w:r>
        <w:rPr>
          <w:rStyle w:val="FootnoteReference"/>
        </w:rPr>
        <w:footnoteRef/>
      </w:r>
      <w:r>
        <w:t xml:space="preserve"> [JS] or “word,” or “teachings</w:t>
      </w:r>
    </w:p>
  </w:footnote>
  <w:footnote w:id="761">
    <w:p w14:paraId="387BB099" w14:textId="77777777" w:rsidR="00F25489" w:rsidRDefault="00F25489" w:rsidP="00704CAA">
      <w:pPr>
        <w:pStyle w:val="footnote"/>
      </w:pPr>
      <w:r>
        <w:rPr>
          <w:rStyle w:val="FootnoteReference"/>
        </w:rPr>
        <w:footnoteRef/>
      </w:r>
      <w:r>
        <w:t xml:space="preserve"> [JS] [] found in Coptic. See the First Hour of Tuesday of Holy Week.</w:t>
      </w:r>
    </w:p>
  </w:footnote>
  <w:footnote w:id="762">
    <w:p w14:paraId="7C32BFF6" w14:textId="77777777" w:rsidR="00F25489" w:rsidRDefault="00F2548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F25489" w:rsidRDefault="00F2548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F25489" w:rsidRDefault="00F25489" w:rsidP="00704CAA">
      <w:pPr>
        <w:pStyle w:val="footnote"/>
      </w:pPr>
      <w:r>
        <w:rPr>
          <w:rStyle w:val="FootnoteReference"/>
        </w:rPr>
        <w:footnoteRef/>
      </w:r>
      <w:r>
        <w:t xml:space="preserve"> Cf. Jeremiah 3:23. I look through the hills to their unseen Maker.</w:t>
      </w:r>
    </w:p>
  </w:footnote>
  <w:footnote w:id="765">
    <w:p w14:paraId="1876E7D4" w14:textId="77777777" w:rsidR="00F25489" w:rsidRDefault="00F2548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F25489" w:rsidRDefault="00F2548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F25489" w:rsidRDefault="00F2548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F25489" w:rsidRDefault="00F25489" w:rsidP="00704CAA">
      <w:pPr>
        <w:pStyle w:val="footnote"/>
      </w:pPr>
      <w:r>
        <w:rPr>
          <w:rStyle w:val="FootnoteReference"/>
        </w:rPr>
        <w:footnoteRef/>
      </w:r>
      <w:r>
        <w:t xml:space="preserve"> [JS] or “thank and praise”, “thankfully confess with praise”</w:t>
      </w:r>
    </w:p>
  </w:footnote>
  <w:footnote w:id="769">
    <w:p w14:paraId="1FAE8E94" w14:textId="77777777" w:rsidR="00F25489" w:rsidRDefault="00F2548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F25489" w:rsidRDefault="00F2548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F25489" w:rsidRDefault="00F25489" w:rsidP="00704CAA">
      <w:pPr>
        <w:pStyle w:val="footnote"/>
      </w:pPr>
      <w:r>
        <w:rPr>
          <w:rStyle w:val="FootnoteReference"/>
        </w:rPr>
        <w:footnoteRef/>
      </w:r>
      <w:r>
        <w:t xml:space="preserve"> Hebrews 11:26; 13:13.</w:t>
      </w:r>
    </w:p>
  </w:footnote>
  <w:footnote w:id="772">
    <w:p w14:paraId="05D5FD0A" w14:textId="77777777" w:rsidR="00F25489" w:rsidRDefault="00F25489" w:rsidP="00704CAA">
      <w:pPr>
        <w:pStyle w:val="footnote"/>
      </w:pPr>
      <w:r>
        <w:rPr>
          <w:rStyle w:val="FootnoteReference"/>
        </w:rPr>
        <w:footnoteRef/>
      </w:r>
      <w:r>
        <w:t xml:space="preserve"> Heaven is here (Mt. 4:17; Lk. 17:21; Prov. 17:24).</w:t>
      </w:r>
    </w:p>
  </w:footnote>
  <w:footnote w:id="773">
    <w:p w14:paraId="7D59277F" w14:textId="77777777" w:rsidR="00F25489" w:rsidRDefault="00F25489" w:rsidP="00704CAA">
      <w:pPr>
        <w:pStyle w:val="footnote"/>
      </w:pPr>
      <w:r>
        <w:rPr>
          <w:rStyle w:val="FootnoteReference"/>
        </w:rPr>
        <w:footnoteRef/>
      </w:r>
      <w:r>
        <w:t xml:space="preserve"> [JS] Fr. Lazarus and NETS have “irresistible”, OSB has “overwhelming”</w:t>
      </w:r>
    </w:p>
  </w:footnote>
  <w:footnote w:id="774">
    <w:p w14:paraId="604D1C2F" w14:textId="77777777" w:rsidR="00F25489" w:rsidRDefault="00F25489" w:rsidP="00704CAA">
      <w:pPr>
        <w:pStyle w:val="footnote"/>
      </w:pPr>
      <w:r>
        <w:rPr>
          <w:rStyle w:val="FootnoteReference"/>
        </w:rPr>
        <w:footnoteRef/>
      </w:r>
      <w:r>
        <w:t xml:space="preserve"> [JS] or “evildoers”</w:t>
      </w:r>
    </w:p>
  </w:footnote>
  <w:footnote w:id="775">
    <w:p w14:paraId="093F2A64" w14:textId="77777777" w:rsidR="00F25489" w:rsidRDefault="00F25489" w:rsidP="00704CAA">
      <w:pPr>
        <w:pStyle w:val="footnote"/>
      </w:pPr>
      <w:r>
        <w:rPr>
          <w:rStyle w:val="FootnoteReference"/>
        </w:rPr>
        <w:footnoteRef/>
      </w:r>
      <w:r>
        <w:t xml:space="preserve"> [JS] Fr. Athanasius has, “the Lord has magnified His doings with them.”</w:t>
      </w:r>
    </w:p>
  </w:footnote>
  <w:footnote w:id="776">
    <w:p w14:paraId="574A06B5" w14:textId="77777777" w:rsidR="00F25489" w:rsidRDefault="00F2548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F25489" w:rsidRDefault="00F2548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F25489" w:rsidRDefault="00F25489" w:rsidP="00704CAA">
      <w:pPr>
        <w:pStyle w:val="footnote"/>
      </w:pPr>
      <w:r>
        <w:rPr>
          <w:rStyle w:val="FootnoteReference"/>
        </w:rPr>
        <w:footnoteRef/>
      </w:r>
      <w:r>
        <w:t xml:space="preserve"> [JS] “from your rest”, literally, “after sitting”</w:t>
      </w:r>
    </w:p>
  </w:footnote>
  <w:footnote w:id="779">
    <w:p w14:paraId="5C7D4D32" w14:textId="77777777" w:rsidR="00F25489" w:rsidRDefault="00F25489" w:rsidP="00704CAA">
      <w:pPr>
        <w:pStyle w:val="footnote"/>
      </w:pPr>
      <w:r>
        <w:rPr>
          <w:rStyle w:val="FootnoteReference"/>
        </w:rPr>
        <w:footnoteRef/>
      </w:r>
      <w:r>
        <w:t xml:space="preserve"> [JS] Fr. Athanasius has, “the children of those who have been awakened.”</w:t>
      </w:r>
    </w:p>
  </w:footnote>
  <w:footnote w:id="780">
    <w:p w14:paraId="4E0751D4" w14:textId="77777777" w:rsidR="00F25489" w:rsidRDefault="00F25489" w:rsidP="00704CAA">
      <w:pPr>
        <w:pStyle w:val="footnote"/>
      </w:pPr>
      <w:r>
        <w:rPr>
          <w:rStyle w:val="FootnoteReference"/>
        </w:rPr>
        <w:footnoteRef/>
      </w:r>
      <w:r>
        <w:t xml:space="preserve"> [JS] Fr. Lazarus has, “such exiles”</w:t>
      </w:r>
    </w:p>
  </w:footnote>
  <w:footnote w:id="781">
    <w:p w14:paraId="09DB039E" w14:textId="77777777" w:rsidR="00F25489" w:rsidRDefault="00F25489" w:rsidP="00704CAA">
      <w:pPr>
        <w:pStyle w:val="footnote"/>
      </w:pPr>
      <w:r>
        <w:rPr>
          <w:rStyle w:val="FootnoteReference"/>
        </w:rPr>
        <w:footnoteRef/>
      </w:r>
      <w:r>
        <w:t xml:space="preserve"> [JS] Fr. Athanasius has, “You will be blessed”</w:t>
      </w:r>
    </w:p>
  </w:footnote>
  <w:footnote w:id="782">
    <w:p w14:paraId="32267075" w14:textId="77777777" w:rsidR="00F25489" w:rsidRDefault="00F25489" w:rsidP="00704CAA">
      <w:pPr>
        <w:pStyle w:val="footnote"/>
      </w:pPr>
      <w:r>
        <w:rPr>
          <w:rStyle w:val="FootnoteReference"/>
        </w:rPr>
        <w:footnoteRef/>
      </w:r>
      <w:r>
        <w:t xml:space="preserve"> [JS] Fr. Athanasius has “the Lord will bless,” and “you will see the joys”</w:t>
      </w:r>
    </w:p>
  </w:footnote>
  <w:footnote w:id="783">
    <w:p w14:paraId="07B50ADB" w14:textId="77777777" w:rsidR="00F25489" w:rsidRDefault="00F2548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F25489" w:rsidRDefault="00F2548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F25489" w:rsidRDefault="00F25489" w:rsidP="00704CAA">
      <w:pPr>
        <w:pStyle w:val="footnote"/>
      </w:pPr>
      <w:r>
        <w:rPr>
          <w:rStyle w:val="FootnoteReference"/>
        </w:rPr>
        <w:footnoteRef/>
      </w:r>
      <w:r>
        <w:t xml:space="preserve"> [JS] or “lawlessness”</w:t>
      </w:r>
    </w:p>
  </w:footnote>
  <w:footnote w:id="786">
    <w:p w14:paraId="67C4030A" w14:textId="77777777" w:rsidR="00F25489" w:rsidRDefault="00F2548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F25489" w:rsidRDefault="00F25489" w:rsidP="00704CAA">
      <w:pPr>
        <w:pStyle w:val="footnote"/>
      </w:pPr>
      <w:r>
        <w:rPr>
          <w:rStyle w:val="FootnoteReference"/>
        </w:rPr>
        <w:footnoteRef/>
      </w:r>
      <w:r>
        <w:t xml:space="preserve"> [JS] or “transgressions” or “acts of lawlessness”, throughout.</w:t>
      </w:r>
    </w:p>
  </w:footnote>
  <w:footnote w:id="788">
    <w:p w14:paraId="01546DD5" w14:textId="77777777" w:rsidR="00F25489" w:rsidRDefault="00F25489" w:rsidP="00704CAA">
      <w:pPr>
        <w:pStyle w:val="footnote"/>
      </w:pPr>
      <w:r>
        <w:rPr>
          <w:rStyle w:val="FootnoteReference"/>
        </w:rPr>
        <w:footnoteRef/>
      </w:r>
      <w:r>
        <w:t xml:space="preserve"> [JS] or “forgiveness”</w:t>
      </w:r>
    </w:p>
  </w:footnote>
  <w:footnote w:id="789">
    <w:p w14:paraId="1F064365" w14:textId="77777777" w:rsidR="00F25489" w:rsidRDefault="00F2548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F25489" w:rsidRDefault="00F25489" w:rsidP="00704CAA">
      <w:pPr>
        <w:pStyle w:val="footnote"/>
      </w:pPr>
      <w:r>
        <w:rPr>
          <w:rStyle w:val="FootnoteReference"/>
        </w:rPr>
        <w:footnoteRef/>
      </w:r>
      <w:r>
        <w:t xml:space="preserve"> Cf. Titus 2:14.</w:t>
      </w:r>
    </w:p>
  </w:footnote>
  <w:footnote w:id="791">
    <w:p w14:paraId="12B3D57D" w14:textId="77777777" w:rsidR="00F25489" w:rsidRDefault="00F25489" w:rsidP="00704CAA">
      <w:pPr>
        <w:pStyle w:val="footnote"/>
      </w:pPr>
      <w:r>
        <w:rPr>
          <w:rStyle w:val="FootnoteReference"/>
        </w:rPr>
        <w:footnoteRef/>
      </w:r>
      <w:r>
        <w:t xml:space="preserve"> Prov. 29:1; 2 Kings 17:14; Neh. 9:16; Dt. 9:6.</w:t>
      </w:r>
    </w:p>
  </w:footnote>
  <w:footnote w:id="792">
    <w:p w14:paraId="1811E64B" w14:textId="77777777" w:rsidR="00F25489" w:rsidRDefault="00F25489" w:rsidP="00704CAA">
      <w:pPr>
        <w:pStyle w:val="footnote"/>
      </w:pPr>
      <w:r>
        <w:rPr>
          <w:rStyle w:val="FootnoteReference"/>
        </w:rPr>
        <w:footnoteRef/>
      </w:r>
      <w:r>
        <w:t xml:space="preserve"> [JS] literally “the tent of my house”</w:t>
      </w:r>
    </w:p>
  </w:footnote>
  <w:footnote w:id="793">
    <w:p w14:paraId="01BC8279" w14:textId="77777777" w:rsidR="00F25489" w:rsidRDefault="00F2548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F25489" w:rsidRDefault="00F25489" w:rsidP="00704CAA">
      <w:pPr>
        <w:pStyle w:val="footnote"/>
      </w:pPr>
      <w:r>
        <w:rPr>
          <w:rStyle w:val="FootnoteReference"/>
        </w:rPr>
        <w:footnoteRef/>
      </w:r>
      <w:r>
        <w:t xml:space="preserve"> Cf. 1 Kings 6:21 (1 Sam. 6:21).</w:t>
      </w:r>
    </w:p>
  </w:footnote>
  <w:footnote w:id="795">
    <w:p w14:paraId="0F2A4FAB" w14:textId="77777777" w:rsidR="00F25489" w:rsidRDefault="00F25489" w:rsidP="00704CAA">
      <w:pPr>
        <w:pStyle w:val="footnote"/>
      </w:pPr>
      <w:r>
        <w:rPr>
          <w:rStyle w:val="FootnoteReference"/>
        </w:rPr>
        <w:footnoteRef/>
      </w:r>
      <w:r>
        <w:t xml:space="preserve"> [JS] “do obeisance”, i.e. literally “bow down”</w:t>
      </w:r>
    </w:p>
  </w:footnote>
  <w:footnote w:id="796">
    <w:p w14:paraId="653EFE5A" w14:textId="77777777" w:rsidR="00F25489" w:rsidRDefault="00F25489" w:rsidP="00704CAA">
      <w:pPr>
        <w:pStyle w:val="footnote"/>
      </w:pPr>
      <w:r>
        <w:rPr>
          <w:rStyle w:val="FootnoteReference"/>
        </w:rPr>
        <w:footnoteRef/>
      </w:r>
      <w:r>
        <w:t xml:space="preserve"> [JS] Fr. Lazarus has “resting-place”</w:t>
      </w:r>
    </w:p>
  </w:footnote>
  <w:footnote w:id="797">
    <w:p w14:paraId="3CB0BB7B" w14:textId="77777777" w:rsidR="00F25489" w:rsidRDefault="00F25489" w:rsidP="00704CAA">
      <w:pPr>
        <w:pStyle w:val="footnote"/>
      </w:pPr>
      <w:r>
        <w:rPr>
          <w:rStyle w:val="FootnoteReference"/>
        </w:rPr>
        <w:footnoteRef/>
      </w:r>
      <w:r>
        <w:t xml:space="preserve"> [JS] or “the ark of Your holiness”</w:t>
      </w:r>
    </w:p>
  </w:footnote>
  <w:footnote w:id="798">
    <w:p w14:paraId="63153007" w14:textId="77777777" w:rsidR="00F25489" w:rsidRDefault="00F25489" w:rsidP="00704CAA">
      <w:pPr>
        <w:pStyle w:val="footnote"/>
      </w:pPr>
      <w:r>
        <w:rPr>
          <w:rStyle w:val="FootnoteReference"/>
        </w:rPr>
        <w:footnoteRef/>
      </w:r>
      <w:r>
        <w:t xml:space="preserve"> Ps. 131:8-10 = 2 Chron. 6:41-42.</w:t>
      </w:r>
    </w:p>
  </w:footnote>
  <w:footnote w:id="799">
    <w:p w14:paraId="3EE06E49" w14:textId="77777777" w:rsidR="00F25489" w:rsidRDefault="00F25489" w:rsidP="00704CAA">
      <w:pPr>
        <w:pStyle w:val="footnote"/>
      </w:pPr>
      <w:r>
        <w:rPr>
          <w:rStyle w:val="FootnoteReference"/>
        </w:rPr>
        <w:footnoteRef/>
      </w:r>
      <w:r>
        <w:t xml:space="preserve"> I Chron. 17:11-14; Acts 2:30-33.</w:t>
      </w:r>
    </w:p>
  </w:footnote>
  <w:footnote w:id="800">
    <w:p w14:paraId="42F3B605" w14:textId="77777777" w:rsidR="00F25489" w:rsidRDefault="00F25489" w:rsidP="00704CAA">
      <w:pPr>
        <w:pStyle w:val="footnote"/>
      </w:pPr>
      <w:r>
        <w:rPr>
          <w:rStyle w:val="FootnoteReference"/>
        </w:rPr>
        <w:footnoteRef/>
      </w:r>
      <w:r>
        <w:t xml:space="preserve"> [JS] Coptic has “widow”.</w:t>
      </w:r>
    </w:p>
  </w:footnote>
  <w:footnote w:id="801">
    <w:p w14:paraId="1A9AACF1" w14:textId="77777777" w:rsidR="00F25489" w:rsidRDefault="00F25489" w:rsidP="00704CAA">
      <w:pPr>
        <w:pStyle w:val="footnote"/>
      </w:pPr>
      <w:r>
        <w:rPr>
          <w:rStyle w:val="FootnoteReference"/>
        </w:rPr>
        <w:footnoteRef/>
      </w:r>
      <w:r>
        <w:t xml:space="preserve"> [JS] or “rejoice with rejoicing”</w:t>
      </w:r>
    </w:p>
  </w:footnote>
  <w:footnote w:id="802">
    <w:p w14:paraId="3AE96C33" w14:textId="77777777" w:rsidR="00F25489" w:rsidRDefault="00F25489" w:rsidP="00704CAA">
      <w:pPr>
        <w:pStyle w:val="footnote"/>
      </w:pPr>
      <w:r>
        <w:rPr>
          <w:rStyle w:val="FootnoteReference"/>
        </w:rPr>
        <w:footnoteRef/>
      </w:r>
      <w:r>
        <w:t xml:space="preserve"> stock: </w:t>
      </w:r>
      <w:r w:rsidRPr="00783CA0">
        <w:rPr>
          <w:i/>
        </w:rPr>
        <w:t>lit</w:t>
      </w:r>
      <w:r>
        <w:t>. horn.</w:t>
      </w:r>
    </w:p>
  </w:footnote>
  <w:footnote w:id="803">
    <w:p w14:paraId="27E8A16B" w14:textId="77777777" w:rsidR="00F25489" w:rsidRDefault="00F2548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F25489" w:rsidRDefault="00F2548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F25489" w:rsidRDefault="00F2548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F25489" w:rsidRDefault="00F2548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F25489" w:rsidRDefault="00F25489" w:rsidP="00704CAA">
      <w:pPr>
        <w:pStyle w:val="footnote"/>
      </w:pPr>
      <w:r>
        <w:rPr>
          <w:rStyle w:val="FootnoteReference"/>
        </w:rPr>
        <w:footnoteRef/>
      </w:r>
      <w:r>
        <w:t xml:space="preserve"> [JS] literally, “slaves”</w:t>
      </w:r>
    </w:p>
  </w:footnote>
  <w:footnote w:id="808">
    <w:p w14:paraId="158F5E0F" w14:textId="77777777" w:rsidR="00F25489" w:rsidRDefault="00F2548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F25489" w:rsidRDefault="00F25489" w:rsidP="00704CAA">
      <w:pPr>
        <w:pStyle w:val="footnote"/>
      </w:pPr>
      <w:r>
        <w:rPr>
          <w:rStyle w:val="FootnoteReference"/>
        </w:rPr>
        <w:footnoteRef/>
      </w:r>
      <w:r>
        <w:t xml:space="preserve"> Deut. 32:36.</w:t>
      </w:r>
    </w:p>
  </w:footnote>
  <w:footnote w:id="810">
    <w:p w14:paraId="0E72D9EE" w14:textId="77777777" w:rsidR="00F25489" w:rsidRDefault="00F25489" w:rsidP="00704CAA">
      <w:pPr>
        <w:pStyle w:val="footnote"/>
      </w:pPr>
      <w:r>
        <w:rPr>
          <w:rStyle w:val="FootnoteReference"/>
        </w:rPr>
        <w:footnoteRef/>
      </w:r>
      <w:r>
        <w:t xml:space="preserve"> [JS] [] lacking in all but OSB</w:t>
      </w:r>
    </w:p>
  </w:footnote>
  <w:footnote w:id="811">
    <w:p w14:paraId="671F363B" w14:textId="77777777" w:rsidR="00F25489" w:rsidRDefault="00F2548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F25489" w:rsidRDefault="00F2548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F25489" w:rsidRDefault="00F2548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F25489" w:rsidRDefault="00F2548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F25489" w:rsidRDefault="00F25489" w:rsidP="00704CAA">
      <w:pPr>
        <w:pStyle w:val="footnote"/>
      </w:pPr>
      <w:r>
        <w:rPr>
          <w:rStyle w:val="FootnoteReference"/>
        </w:rPr>
        <w:footnoteRef/>
      </w:r>
      <w:r>
        <w:t xml:space="preserve"> [JS] or “and shook of Pharaoh and his army into the Red sea,”</w:t>
      </w:r>
    </w:p>
  </w:footnote>
  <w:footnote w:id="816">
    <w:p w14:paraId="3F59DD13" w14:textId="77777777" w:rsidR="00F25489" w:rsidRDefault="00F25489" w:rsidP="00704CAA">
      <w:pPr>
        <w:pStyle w:val="footnote"/>
      </w:pPr>
      <w:r>
        <w:rPr>
          <w:rStyle w:val="FootnoteReference"/>
        </w:rPr>
        <w:footnoteRef/>
      </w:r>
      <w:r>
        <w:t xml:space="preserve"> [JS] or “slew”</w:t>
      </w:r>
    </w:p>
  </w:footnote>
  <w:footnote w:id="817">
    <w:p w14:paraId="7583087A" w14:textId="77777777" w:rsidR="00F25489" w:rsidRDefault="00F2548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F25489" w:rsidRDefault="00F2548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F25489" w:rsidRDefault="00F25489" w:rsidP="00704CAA">
      <w:pPr>
        <w:pStyle w:val="footnote"/>
      </w:pPr>
      <w:r>
        <w:rPr>
          <w:rStyle w:val="FootnoteReference"/>
        </w:rPr>
        <w:footnoteRef/>
      </w:r>
      <w:r>
        <w:t xml:space="preserve"> See previous footnote.</w:t>
      </w:r>
    </w:p>
  </w:footnote>
  <w:footnote w:id="820">
    <w:p w14:paraId="0CAFD8C9" w14:textId="77777777" w:rsidR="00F25489" w:rsidRDefault="00F2548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F25489" w:rsidRDefault="00F25489" w:rsidP="00704CAA">
      <w:pPr>
        <w:pStyle w:val="footnote"/>
      </w:pPr>
      <w:r>
        <w:rPr>
          <w:rStyle w:val="FootnoteReference"/>
        </w:rPr>
        <w:footnoteRef/>
      </w:r>
      <w:r>
        <w:t xml:space="preserve"> [JS] or “thank”, or “thankfully confess with praise”</w:t>
      </w:r>
    </w:p>
  </w:footnote>
  <w:footnote w:id="822">
    <w:p w14:paraId="458AF9FF" w14:textId="77777777" w:rsidR="00F25489" w:rsidRDefault="00F2548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F25489" w:rsidRDefault="00F2548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F25489" w:rsidRDefault="00F2548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F25489" w:rsidRDefault="00F2548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F25489" w:rsidRDefault="00F2548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F25489" w:rsidRDefault="00F2548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F25489" w:rsidRDefault="00F25489" w:rsidP="00704CAA">
      <w:pPr>
        <w:pStyle w:val="footnote"/>
      </w:pPr>
      <w:r>
        <w:rPr>
          <w:rStyle w:val="FootnoteReference"/>
        </w:rPr>
        <w:footnoteRef/>
      </w:r>
      <w:r>
        <w:t xml:space="preserve"> [JS] literally “those who are exalted” or “the high things”</w:t>
      </w:r>
    </w:p>
  </w:footnote>
  <w:footnote w:id="829">
    <w:p w14:paraId="792E0633" w14:textId="77777777" w:rsidR="00F25489" w:rsidRDefault="00F2548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F25489" w:rsidRDefault="00F25489" w:rsidP="00704CAA">
      <w:pPr>
        <w:pStyle w:val="footnote"/>
      </w:pPr>
      <w:r>
        <w:rPr>
          <w:rStyle w:val="FootnoteReference"/>
        </w:rPr>
        <w:footnoteRef/>
      </w:r>
      <w:r>
        <w:t xml:space="preserve"> [JS] or “possess”</w:t>
      </w:r>
    </w:p>
  </w:footnote>
  <w:footnote w:id="831">
    <w:p w14:paraId="1B57A445" w14:textId="77777777" w:rsidR="00F25489" w:rsidRDefault="00F2548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F25489" w:rsidRDefault="00F25489" w:rsidP="00704CAA">
      <w:pPr>
        <w:pStyle w:val="footnote"/>
      </w:pPr>
      <w:r>
        <w:rPr>
          <w:rStyle w:val="FootnoteReference"/>
        </w:rPr>
        <w:footnoteRef/>
      </w:r>
      <w:r>
        <w:t xml:space="preserve"> [JS] or “give thanks,” or “thankfully confess You with praise”</w:t>
      </w:r>
    </w:p>
  </w:footnote>
  <w:footnote w:id="833">
    <w:p w14:paraId="67B776F5" w14:textId="77777777" w:rsidR="00F25489" w:rsidRDefault="00F25489" w:rsidP="00704CAA">
      <w:pPr>
        <w:pStyle w:val="footnote"/>
      </w:pPr>
      <w:r>
        <w:rPr>
          <w:rStyle w:val="FootnoteReference"/>
        </w:rPr>
        <w:footnoteRef/>
      </w:r>
      <w:r>
        <w:t xml:space="preserve"> [JS] or “authorities” or “powers”</w:t>
      </w:r>
    </w:p>
  </w:footnote>
  <w:footnote w:id="834">
    <w:p w14:paraId="045B7D15" w14:textId="77777777" w:rsidR="00F25489" w:rsidRDefault="00F25489" w:rsidP="00704CAA">
      <w:pPr>
        <w:pStyle w:val="footnote"/>
      </w:pPr>
      <w:r>
        <w:rPr>
          <w:rStyle w:val="FootnoteReference"/>
        </w:rPr>
        <w:footnoteRef/>
      </w:r>
      <w:r>
        <w:t xml:space="preserve"> [JS] or “and do I not waste away because of my enemies?”</w:t>
      </w:r>
    </w:p>
  </w:footnote>
  <w:footnote w:id="835">
    <w:p w14:paraId="44DA4D92" w14:textId="77777777" w:rsidR="00F25489" w:rsidRDefault="00F25489" w:rsidP="00704CAA">
      <w:pPr>
        <w:pStyle w:val="footnote"/>
      </w:pPr>
      <w:r>
        <w:rPr>
          <w:rStyle w:val="FootnoteReference"/>
        </w:rPr>
        <w:footnoteRef/>
      </w:r>
      <w:r>
        <w:t xml:space="preserve"> [JS] or “way of iniquity”</w:t>
      </w:r>
    </w:p>
  </w:footnote>
  <w:footnote w:id="836">
    <w:p w14:paraId="05DEA3B3" w14:textId="77777777" w:rsidR="00F25489" w:rsidRDefault="00F25489" w:rsidP="00704CAA">
      <w:pPr>
        <w:pStyle w:val="footnote"/>
      </w:pPr>
      <w:r>
        <w:rPr>
          <w:rStyle w:val="FootnoteReference"/>
        </w:rPr>
        <w:footnoteRef/>
      </w:r>
      <w:r>
        <w:t xml:space="preserve"> ‘He gives songs in the night’ (Job. 35:10).</w:t>
      </w:r>
    </w:p>
  </w:footnote>
  <w:footnote w:id="837">
    <w:p w14:paraId="493AAC58" w14:textId="77777777" w:rsidR="00F25489" w:rsidRDefault="00F25489" w:rsidP="00704CAA">
      <w:pPr>
        <w:pStyle w:val="footnote"/>
      </w:pPr>
      <w:r>
        <w:rPr>
          <w:rStyle w:val="FootnoteReference"/>
        </w:rPr>
        <w:footnoteRef/>
      </w:r>
      <w:r>
        <w:t xml:space="preserve"> Literally “voice”</w:t>
      </w:r>
    </w:p>
  </w:footnote>
  <w:footnote w:id="838">
    <w:p w14:paraId="6AF28D26" w14:textId="77777777" w:rsidR="00F25489" w:rsidRDefault="00F25489" w:rsidP="00704CAA">
      <w:pPr>
        <w:pStyle w:val="footnote"/>
      </w:pPr>
      <w:r>
        <w:rPr>
          <w:rStyle w:val="FootnoteReference"/>
        </w:rPr>
        <w:footnoteRef/>
      </w:r>
      <w:r>
        <w:t xml:space="preserve"> [JS] or “praise,” or “give thanks to,” or “thankfully confess with praise”</w:t>
      </w:r>
    </w:p>
  </w:footnote>
  <w:footnote w:id="839">
    <w:p w14:paraId="761DDB32" w14:textId="77777777" w:rsidR="00F25489" w:rsidRDefault="00F25489" w:rsidP="00704CAA">
      <w:pPr>
        <w:pStyle w:val="footnote"/>
      </w:pPr>
      <w:r>
        <w:rPr>
          <w:rStyle w:val="FootnoteReference"/>
        </w:rPr>
        <w:footnoteRef/>
      </w:r>
      <w:r>
        <w:t xml:space="preserve"> [JS] or “Hades”.</w:t>
      </w:r>
    </w:p>
  </w:footnote>
  <w:footnote w:id="840">
    <w:p w14:paraId="726EF8AF" w14:textId="77777777" w:rsidR="00F25489" w:rsidRDefault="00F2548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F25489" w:rsidRDefault="00F25489" w:rsidP="00704CAA">
      <w:pPr>
        <w:pStyle w:val="footnote"/>
      </w:pPr>
      <w:r>
        <w:rPr>
          <w:rStyle w:val="FootnoteReference"/>
        </w:rPr>
        <w:footnoteRef/>
      </w:r>
      <w:r>
        <w:t xml:space="preserve"> this way: the confession of Christ (2 Tim. 3:12).</w:t>
      </w:r>
    </w:p>
  </w:footnote>
  <w:footnote w:id="842">
    <w:p w14:paraId="171F27CE" w14:textId="77777777" w:rsidR="00F25489" w:rsidRDefault="00F25489" w:rsidP="00704CAA">
      <w:pPr>
        <w:pStyle w:val="footnote"/>
      </w:pPr>
      <w:r>
        <w:rPr>
          <w:rStyle w:val="FootnoteReference"/>
        </w:rPr>
        <w:footnoteRef/>
      </w:r>
      <w:r>
        <w:t xml:space="preserve"> [JS] or “praise” or “thive thanks to,” or “thankfully confess with praise”</w:t>
      </w:r>
    </w:p>
  </w:footnote>
  <w:footnote w:id="843">
    <w:p w14:paraId="2146C03C" w14:textId="77777777" w:rsidR="00F25489" w:rsidRDefault="00F25489" w:rsidP="00704CAA">
      <w:pPr>
        <w:pStyle w:val="footnote"/>
      </w:pPr>
      <w:r>
        <w:rPr>
          <w:rStyle w:val="FootnoteReference"/>
        </w:rPr>
        <w:footnoteRef/>
      </w:r>
      <w:r>
        <w:t xml:space="preserve"> These two lines are identical with Lamentations 3:6.</w:t>
      </w:r>
    </w:p>
  </w:footnote>
  <w:footnote w:id="844">
    <w:p w14:paraId="324992B1" w14:textId="77777777" w:rsidR="00F25489" w:rsidRDefault="00F25489" w:rsidP="00704CAA">
      <w:pPr>
        <w:pStyle w:val="footnote"/>
      </w:pPr>
      <w:r>
        <w:rPr>
          <w:rStyle w:val="FootnoteReference"/>
        </w:rPr>
        <w:footnoteRef/>
      </w:r>
      <w:r>
        <w:t xml:space="preserve"> Cf. Rev. 10:5; Ezek. 20:23,28,42; Deut. 32:14.</w:t>
      </w:r>
    </w:p>
  </w:footnote>
  <w:footnote w:id="845">
    <w:p w14:paraId="4B8D626C" w14:textId="77777777" w:rsidR="00F25489" w:rsidRDefault="00F2548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F25489" w:rsidRDefault="00F2548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F25489" w:rsidRDefault="00F2548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F25489" w:rsidRDefault="00F25489" w:rsidP="00704CAA">
      <w:pPr>
        <w:pStyle w:val="footnote"/>
      </w:pPr>
      <w:r>
        <w:rPr>
          <w:rStyle w:val="FootnoteReference"/>
        </w:rPr>
        <w:footnoteRef/>
      </w:r>
      <w:r>
        <w:t xml:space="preserve"> [JS] or “gush forth”, “overflow”</w:t>
      </w:r>
    </w:p>
  </w:footnote>
  <w:footnote w:id="849">
    <w:p w14:paraId="4045CB15" w14:textId="77777777" w:rsidR="00F25489" w:rsidRDefault="00F2548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F25489" w:rsidRDefault="00F25489" w:rsidP="00704CAA">
      <w:pPr>
        <w:pStyle w:val="footnote"/>
      </w:pPr>
      <w:r>
        <w:rPr>
          <w:rStyle w:val="FootnoteReference"/>
        </w:rPr>
        <w:footnoteRef/>
      </w:r>
      <w:r>
        <w:t xml:space="preserve"> [JS] literally “holy ones”</w:t>
      </w:r>
    </w:p>
  </w:footnote>
  <w:footnote w:id="851">
    <w:p w14:paraId="423A55DA" w14:textId="77777777" w:rsidR="00F25489" w:rsidRDefault="00F2548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F25489" w:rsidRDefault="00F25489" w:rsidP="00704CAA">
      <w:pPr>
        <w:pStyle w:val="footnote"/>
      </w:pPr>
      <w:r>
        <w:rPr>
          <w:rStyle w:val="FootnoteReference"/>
        </w:rPr>
        <w:footnoteRef/>
      </w:r>
      <w:r>
        <w:t xml:space="preserve"> Cf. Ps. 145:2 with Ps. 103:33. Only verbs differ.</w:t>
      </w:r>
    </w:p>
  </w:footnote>
  <w:footnote w:id="853">
    <w:p w14:paraId="38AC6FE4" w14:textId="77777777" w:rsidR="00F25489" w:rsidRDefault="00F25489" w:rsidP="00704CAA">
      <w:pPr>
        <w:pStyle w:val="footnote"/>
      </w:pPr>
      <w:r>
        <w:rPr>
          <w:rStyle w:val="FootnoteReference"/>
        </w:rPr>
        <w:footnoteRef/>
      </w:r>
      <w:r>
        <w:t xml:space="preserve"> [JS] or “spirit”</w:t>
      </w:r>
    </w:p>
  </w:footnote>
  <w:footnote w:id="854">
    <w:p w14:paraId="4A4D4349" w14:textId="77777777" w:rsidR="00F25489" w:rsidRDefault="00F25489" w:rsidP="00704CAA">
      <w:pPr>
        <w:pStyle w:val="footnote"/>
      </w:pPr>
      <w:r>
        <w:rPr>
          <w:rStyle w:val="FootnoteReference"/>
        </w:rPr>
        <w:footnoteRef/>
      </w:r>
      <w:r>
        <w:t xml:space="preserve"> [JS] thoughts, or designs, plans, projects</w:t>
      </w:r>
    </w:p>
  </w:footnote>
  <w:footnote w:id="855">
    <w:p w14:paraId="111B2FF9" w14:textId="77777777" w:rsidR="00F25489" w:rsidRDefault="00F25489" w:rsidP="00704CAA">
      <w:pPr>
        <w:pStyle w:val="footnote"/>
      </w:pPr>
      <w:r>
        <w:rPr>
          <w:rStyle w:val="FootnoteReference"/>
        </w:rPr>
        <w:footnoteRef/>
      </w:r>
      <w:r>
        <w:t xml:space="preserve"> [JS] or “guards”</w:t>
      </w:r>
    </w:p>
  </w:footnote>
  <w:footnote w:id="856">
    <w:p w14:paraId="5B0C1EE0" w14:textId="77777777" w:rsidR="00F25489" w:rsidRDefault="00F25489" w:rsidP="00704CAA">
      <w:pPr>
        <w:pStyle w:val="footnote"/>
      </w:pPr>
      <w:r>
        <w:rPr>
          <w:rStyle w:val="FootnoteReference"/>
        </w:rPr>
        <w:footnoteRef/>
      </w:r>
      <w:r>
        <w:t xml:space="preserve"> [JS] or “frees the prisoners”</w:t>
      </w:r>
    </w:p>
  </w:footnote>
  <w:footnote w:id="857">
    <w:p w14:paraId="7B0952C9" w14:textId="77777777" w:rsidR="00F25489" w:rsidRDefault="00F25489" w:rsidP="00704CAA">
      <w:pPr>
        <w:pStyle w:val="footnote"/>
      </w:pPr>
      <w:r>
        <w:rPr>
          <w:rStyle w:val="FootnoteReference"/>
        </w:rPr>
        <w:footnoteRef/>
      </w:r>
      <w:r>
        <w:t xml:space="preserve"> [JS] or “bent”</w:t>
      </w:r>
    </w:p>
  </w:footnote>
  <w:footnote w:id="858">
    <w:p w14:paraId="2FB9D9F0" w14:textId="77777777" w:rsidR="00F25489" w:rsidRDefault="00F25489" w:rsidP="00704CAA">
      <w:pPr>
        <w:pStyle w:val="footnote"/>
      </w:pPr>
      <w:r>
        <w:rPr>
          <w:rStyle w:val="FootnoteReference"/>
        </w:rPr>
        <w:footnoteRef/>
      </w:r>
      <w:r>
        <w:t xml:space="preserve"> [JS] or “skill”</w:t>
      </w:r>
    </w:p>
  </w:footnote>
  <w:footnote w:id="859">
    <w:p w14:paraId="07EA9BD7" w14:textId="77777777" w:rsidR="00F25489" w:rsidRDefault="00F25489" w:rsidP="00704CAA">
      <w:pPr>
        <w:pStyle w:val="footnote"/>
      </w:pPr>
      <w:r>
        <w:rPr>
          <w:rStyle w:val="FootnoteReference"/>
        </w:rPr>
        <w:footnoteRef/>
      </w:r>
      <w:r>
        <w:t xml:space="preserve"> [JS] or “foreigners”</w:t>
      </w:r>
    </w:p>
  </w:footnote>
  <w:footnote w:id="860">
    <w:p w14:paraId="4E693DCD" w14:textId="77777777" w:rsidR="00F25489" w:rsidRDefault="00F25489" w:rsidP="00704CAA">
      <w:pPr>
        <w:pStyle w:val="footnote"/>
      </w:pPr>
      <w:r>
        <w:rPr>
          <w:rStyle w:val="FootnoteReference"/>
        </w:rPr>
        <w:footnoteRef/>
      </w:r>
      <w:r>
        <w:t xml:space="preserve"> [JS] or a psalm, or a melody</w:t>
      </w:r>
    </w:p>
  </w:footnote>
  <w:footnote w:id="861">
    <w:p w14:paraId="3674D23E" w14:textId="77777777" w:rsidR="00F25489" w:rsidRDefault="00F2548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F25489" w:rsidRDefault="00F2548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F25489" w:rsidRDefault="00F25489" w:rsidP="00704CAA">
      <w:pPr>
        <w:pStyle w:val="footnote"/>
      </w:pPr>
      <w:r>
        <w:rPr>
          <w:rStyle w:val="FootnoteReference"/>
        </w:rPr>
        <w:footnoteRef/>
      </w:r>
      <w:r>
        <w:t xml:space="preserve"> [JS] or word, or teaching</w:t>
      </w:r>
    </w:p>
  </w:footnote>
  <w:footnote w:id="864">
    <w:p w14:paraId="2CF34236" w14:textId="77777777" w:rsidR="00F25489" w:rsidRDefault="00F2548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F25489" w:rsidRDefault="00F25489" w:rsidP="00704CAA">
      <w:pPr>
        <w:pStyle w:val="footnote"/>
      </w:pPr>
      <w:r>
        <w:rPr>
          <w:rStyle w:val="FootnoteReference"/>
        </w:rPr>
        <w:footnoteRef/>
      </w:r>
      <w:r>
        <w:t xml:space="preserve"> [JS] or “stormy wind”</w:t>
      </w:r>
    </w:p>
  </w:footnote>
  <w:footnote w:id="866">
    <w:p w14:paraId="2B981771" w14:textId="77777777" w:rsidR="00F25489" w:rsidRDefault="00F25489" w:rsidP="00704CAA">
      <w:pPr>
        <w:pStyle w:val="footnote"/>
      </w:pPr>
      <w:r>
        <w:rPr>
          <w:rStyle w:val="FootnoteReference"/>
        </w:rPr>
        <w:footnoteRef/>
      </w:r>
      <w:r>
        <w:t xml:space="preserve"> [JS] or “maidens,” or “unmarried women”</w:t>
      </w:r>
    </w:p>
  </w:footnote>
  <w:footnote w:id="867">
    <w:p w14:paraId="04C80253" w14:textId="77777777" w:rsidR="00F25489" w:rsidRDefault="00F2548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F25489" w:rsidRDefault="00F25489" w:rsidP="00704CAA">
      <w:pPr>
        <w:pStyle w:val="footnote"/>
      </w:pPr>
      <w:r>
        <w:rPr>
          <w:rStyle w:val="FootnoteReference"/>
        </w:rPr>
        <w:footnoteRef/>
      </w:r>
      <w:r>
        <w:t xml:space="preserve"> [JS] literally, “And He will raise/exalt the horn of His people”</w:t>
      </w:r>
    </w:p>
  </w:footnote>
  <w:footnote w:id="869">
    <w:p w14:paraId="195ABFE0" w14:textId="77777777" w:rsidR="00F25489" w:rsidRDefault="00F25489" w:rsidP="00704CAA">
      <w:pPr>
        <w:pStyle w:val="footnote"/>
      </w:pPr>
      <w:r>
        <w:rPr>
          <w:rStyle w:val="FootnoteReference"/>
        </w:rPr>
        <w:footnoteRef/>
      </w:r>
      <w:r>
        <w:t xml:space="preserve"> [JS] “assembly”</w:t>
      </w:r>
    </w:p>
  </w:footnote>
  <w:footnote w:id="870">
    <w:p w14:paraId="497FB437" w14:textId="77777777" w:rsidR="00F25489" w:rsidRDefault="00F25489" w:rsidP="00704CAA">
      <w:pPr>
        <w:pStyle w:val="footnote"/>
      </w:pPr>
      <w:r>
        <w:rPr>
          <w:rStyle w:val="FootnoteReference"/>
        </w:rPr>
        <w:footnoteRef/>
      </w:r>
      <w:r>
        <w:t xml:space="preserve"> [JS] Coptic has “in the chorus”</w:t>
      </w:r>
    </w:p>
  </w:footnote>
  <w:footnote w:id="871">
    <w:p w14:paraId="43317287" w14:textId="77777777" w:rsidR="00F25489" w:rsidRDefault="00F25489" w:rsidP="00704CAA">
      <w:pPr>
        <w:pStyle w:val="footnote"/>
      </w:pPr>
      <w:r>
        <w:rPr>
          <w:rStyle w:val="FootnoteReference"/>
        </w:rPr>
        <w:footnoteRef/>
      </w:r>
      <w:r>
        <w:t xml:space="preserve"> [JS] Fr. Athanasius has “exalt,” See the Liturgy of Mesori 26)</w:t>
      </w:r>
    </w:p>
  </w:footnote>
  <w:footnote w:id="872">
    <w:p w14:paraId="5B0388FF" w14:textId="77777777" w:rsidR="00F25489" w:rsidRDefault="00F25489" w:rsidP="00704CAA">
      <w:pPr>
        <w:pStyle w:val="footnote"/>
      </w:pPr>
      <w:r>
        <w:rPr>
          <w:rStyle w:val="FootnoteReference"/>
        </w:rPr>
        <w:footnoteRef/>
      </w:r>
      <w:r>
        <w:t xml:space="preserve"> two-edged sword: praise which conquers Amalek (St. Chrysostom).</w:t>
      </w:r>
    </w:p>
  </w:footnote>
  <w:footnote w:id="873">
    <w:p w14:paraId="31AB8451" w14:textId="77777777" w:rsidR="00F25489" w:rsidRDefault="00F25489" w:rsidP="00704CAA">
      <w:pPr>
        <w:pStyle w:val="footnote"/>
      </w:pPr>
      <w:r>
        <w:rPr>
          <w:rStyle w:val="FootnoteReference"/>
        </w:rPr>
        <w:footnoteRef/>
      </w:r>
      <w:r>
        <w:t xml:space="preserve"> ‘Holiness of life is the mother of glory’ (St Theodoret).</w:t>
      </w:r>
    </w:p>
  </w:footnote>
  <w:footnote w:id="874">
    <w:p w14:paraId="1BFFDD90" w14:textId="77777777" w:rsidR="00F25489" w:rsidRDefault="00F25489" w:rsidP="00704CAA">
      <w:pPr>
        <w:pStyle w:val="footnote"/>
      </w:pPr>
      <w:r>
        <w:rPr>
          <w:rStyle w:val="FootnoteReference"/>
        </w:rPr>
        <w:footnoteRef/>
      </w:r>
      <w:r>
        <w:t xml:space="preserve"> [JS] variant reading, “harp and lyre”</w:t>
      </w:r>
    </w:p>
  </w:footnote>
  <w:footnote w:id="875">
    <w:p w14:paraId="41E39163" w14:textId="77777777" w:rsidR="00F25489" w:rsidRDefault="00F2548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F25489" w:rsidRDefault="00F2548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F25489" w:rsidRDefault="00F25489" w:rsidP="00865C59">
      <w:pPr>
        <w:pStyle w:val="footnote"/>
      </w:pPr>
      <w:r>
        <w:rPr>
          <w:rStyle w:val="FootnoteReference"/>
        </w:rPr>
        <w:footnoteRef/>
      </w:r>
      <w:r>
        <w:t xml:space="preserve"> Or “Spirit”</w:t>
      </w:r>
    </w:p>
  </w:footnote>
  <w:footnote w:id="878">
    <w:p w14:paraId="296DD30B" w14:textId="77777777" w:rsidR="00F25489" w:rsidRDefault="00F2548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F25489" w:rsidRDefault="00F25489" w:rsidP="00344A59">
      <w:pPr>
        <w:pStyle w:val="footnote"/>
      </w:pPr>
      <w:r>
        <w:rPr>
          <w:rStyle w:val="FootnoteReference"/>
        </w:rPr>
        <w:footnoteRef/>
      </w:r>
      <w:r>
        <w:t xml:space="preserve"> The “alleluia” in each vs is inserted into each verse of the Psalm</w:t>
      </w:r>
    </w:p>
  </w:footnote>
  <w:footnote w:id="880">
    <w:p w14:paraId="1F1613E0" w14:textId="77777777" w:rsidR="00F25489" w:rsidRDefault="00F2548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F25489" w:rsidRDefault="00F25489" w:rsidP="00A7333E">
      <w:pPr>
        <w:pStyle w:val="footnote"/>
      </w:pPr>
      <w:r>
        <w:rPr>
          <w:rStyle w:val="FootnoteReference"/>
        </w:rPr>
        <w:footnoteRef/>
      </w:r>
      <w:r>
        <w:t xml:space="preserve"> Do obiesance</w:t>
      </w:r>
    </w:p>
  </w:footnote>
  <w:footnote w:id="882">
    <w:p w14:paraId="109CBDA9" w14:textId="77777777" w:rsidR="00F25489" w:rsidRDefault="00F25489" w:rsidP="00A7333E">
      <w:pPr>
        <w:pStyle w:val="footnote"/>
      </w:pPr>
      <w:r>
        <w:rPr>
          <w:rStyle w:val="FootnoteReference"/>
        </w:rPr>
        <w:footnoteRef/>
      </w:r>
      <w:r>
        <w:t xml:space="preserve"> Literally, “horn”</w:t>
      </w:r>
    </w:p>
  </w:footnote>
  <w:footnote w:id="883">
    <w:p w14:paraId="6824A765" w14:textId="77777777" w:rsidR="00F25489" w:rsidRDefault="00F25489" w:rsidP="00A7333E">
      <w:pPr>
        <w:pStyle w:val="footnote"/>
      </w:pPr>
      <w:r>
        <w:rPr>
          <w:rStyle w:val="FootnoteReference"/>
        </w:rPr>
        <w:footnoteRef/>
      </w:r>
      <w:r>
        <w:t xml:space="preserve"> Or, “ways”</w:t>
      </w:r>
    </w:p>
  </w:footnote>
  <w:footnote w:id="884">
    <w:p w14:paraId="6136C7AC" w14:textId="77777777" w:rsidR="00F25489" w:rsidRDefault="00F25489" w:rsidP="00A7333E">
      <w:pPr>
        <w:pStyle w:val="footnote"/>
      </w:pPr>
      <w:r>
        <w:rPr>
          <w:rStyle w:val="FootnoteReference"/>
        </w:rPr>
        <w:footnoteRef/>
      </w:r>
      <w:r>
        <w:t xml:space="preserve"> Literally, “exalt the horn”</w:t>
      </w:r>
    </w:p>
  </w:footnote>
  <w:footnote w:id="885">
    <w:p w14:paraId="640045D3" w14:textId="27C5899B" w:rsidR="00F25489" w:rsidRPr="00542C00" w:rsidRDefault="00F2548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F25489" w:rsidRDefault="00F25489" w:rsidP="00A7333E">
      <w:pPr>
        <w:pStyle w:val="footnote"/>
      </w:pPr>
      <w:r>
        <w:rPr>
          <w:rStyle w:val="FootnoteReference"/>
        </w:rPr>
        <w:footnoteRef/>
      </w:r>
      <w:r>
        <w:t xml:space="preserve"> Or “christs”</w:t>
      </w:r>
    </w:p>
  </w:footnote>
  <w:footnote w:id="887">
    <w:p w14:paraId="75E4F1BF" w14:textId="77777777" w:rsidR="00F25489" w:rsidRDefault="00F25489" w:rsidP="00A7333E">
      <w:pPr>
        <w:pStyle w:val="footnote"/>
      </w:pPr>
      <w:r>
        <w:rPr>
          <w:rStyle w:val="FootnoteReference"/>
        </w:rPr>
        <w:footnoteRef/>
      </w:r>
      <w:r>
        <w:t xml:space="preserve"> Or “workers of iniquity”</w:t>
      </w:r>
    </w:p>
  </w:footnote>
  <w:footnote w:id="888">
    <w:p w14:paraId="6B1B283E" w14:textId="77777777" w:rsidR="00F25489" w:rsidRDefault="00F2548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F25489" w:rsidRDefault="00F25489" w:rsidP="00A7333E">
      <w:pPr>
        <w:pStyle w:val="footnote"/>
      </w:pPr>
      <w:r>
        <w:rPr>
          <w:rStyle w:val="FootnoteReference"/>
        </w:rPr>
        <w:footnoteRef/>
      </w:r>
      <w:r>
        <w:t xml:space="preserve"> or “blessing”</w:t>
      </w:r>
    </w:p>
  </w:footnote>
  <w:footnote w:id="890">
    <w:p w14:paraId="39CDECB8" w14:textId="77777777" w:rsidR="00F25489" w:rsidRDefault="00F25489" w:rsidP="00A7333E">
      <w:pPr>
        <w:pStyle w:val="footnote"/>
      </w:pPr>
      <w:r>
        <w:rPr>
          <w:rStyle w:val="FootnoteReference"/>
        </w:rPr>
        <w:footnoteRef/>
      </w:r>
      <w:r>
        <w:t xml:space="preserve"> Or “Thy holy Name we do utter”</w:t>
      </w:r>
    </w:p>
  </w:footnote>
  <w:footnote w:id="891">
    <w:p w14:paraId="2BFF308D" w14:textId="77777777" w:rsidR="00F25489" w:rsidRDefault="00F25489" w:rsidP="00A7333E">
      <w:pPr>
        <w:pStyle w:val="footnote"/>
      </w:pPr>
      <w:r>
        <w:rPr>
          <w:rStyle w:val="FootnoteReference"/>
        </w:rPr>
        <w:footnoteRef/>
      </w:r>
      <w:r>
        <w:t xml:space="preserve"> Or “May it be so, Lord!”</w:t>
      </w:r>
    </w:p>
  </w:footnote>
  <w:footnote w:id="892">
    <w:p w14:paraId="7211B02A" w14:textId="77777777" w:rsidR="00F25489" w:rsidRDefault="00F25489" w:rsidP="008A378B">
      <w:pPr>
        <w:pStyle w:val="footnote"/>
      </w:pPr>
      <w:r>
        <w:rPr>
          <w:rStyle w:val="FootnoteReference"/>
        </w:rPr>
        <w:footnoteRef/>
      </w:r>
      <w:r>
        <w:t xml:space="preserve"> Or “thankfully confess You with praise”</w:t>
      </w:r>
    </w:p>
  </w:footnote>
  <w:footnote w:id="893">
    <w:p w14:paraId="693B122B" w14:textId="28D696D4" w:rsidR="00F25489" w:rsidRDefault="00F2548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F25489" w:rsidRDefault="00F25489" w:rsidP="00A7333E">
      <w:pPr>
        <w:pStyle w:val="footnote"/>
      </w:pPr>
      <w:r>
        <w:rPr>
          <w:rStyle w:val="FootnoteReference"/>
        </w:rPr>
        <w:footnoteRef/>
      </w:r>
      <w:r>
        <w:t xml:space="preserve"> Latria</w:t>
      </w:r>
    </w:p>
  </w:footnote>
  <w:footnote w:id="895">
    <w:p w14:paraId="6A1BE515" w14:textId="5E13A526" w:rsidR="00F25489" w:rsidRDefault="00F25489" w:rsidP="00426715">
      <w:pPr>
        <w:pStyle w:val="footnote"/>
      </w:pPr>
      <w:r>
        <w:rPr>
          <w:rStyle w:val="FootnoteReference"/>
        </w:rPr>
        <w:footnoteRef/>
      </w:r>
      <w:r>
        <w:t xml:space="preserve"> Or, “Sing a hymn to Him, and exalt Him beyond measure unto the ages.”</w:t>
      </w:r>
    </w:p>
  </w:footnote>
  <w:footnote w:id="896">
    <w:p w14:paraId="68D0AB21" w14:textId="61EA66CA" w:rsidR="00F25489" w:rsidRDefault="00F25489" w:rsidP="00426715">
      <w:pPr>
        <w:pStyle w:val="footnote"/>
      </w:pPr>
      <w:r>
        <w:rPr>
          <w:rStyle w:val="FootnoteReference"/>
        </w:rPr>
        <w:footnoteRef/>
      </w:r>
      <w:r>
        <w:t xml:space="preserve"> This verse is lacking in the Greek.</w:t>
      </w:r>
    </w:p>
  </w:footnote>
  <w:footnote w:id="897">
    <w:p w14:paraId="26544D11" w14:textId="10502CC8" w:rsidR="00F25489" w:rsidRDefault="00F2548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F25489" w:rsidRDefault="00F25489" w:rsidP="007757C9">
      <w:pPr>
        <w:pStyle w:val="footnote"/>
      </w:pPr>
      <w:r>
        <w:rPr>
          <w:rStyle w:val="FootnoteReference"/>
        </w:rPr>
        <w:footnoteRef/>
      </w:r>
      <w:r>
        <w:t xml:space="preserve"> Greek has “sea-monsters”</w:t>
      </w:r>
    </w:p>
  </w:footnote>
  <w:footnote w:id="899">
    <w:p w14:paraId="0ECD7B50" w14:textId="7593729A" w:rsidR="00F25489" w:rsidRDefault="00F25489" w:rsidP="007757C9">
      <w:pPr>
        <w:pStyle w:val="footnote"/>
      </w:pPr>
      <w:r>
        <w:rPr>
          <w:rStyle w:val="FootnoteReference"/>
        </w:rPr>
        <w:footnoteRef/>
      </w:r>
      <w:r>
        <w:t xml:space="preserve"> [] not found in Gk.</w:t>
      </w:r>
    </w:p>
  </w:footnote>
  <w:footnote w:id="900">
    <w:p w14:paraId="0A00818E" w14:textId="6F9A1D3E" w:rsidR="00F25489" w:rsidRDefault="00F2548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F25489" w:rsidRDefault="00F2548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F25489" w:rsidRDefault="00F25489" w:rsidP="003758F4">
      <w:pPr>
        <w:pStyle w:val="footnote"/>
      </w:pPr>
      <w:r>
        <w:rPr>
          <w:rStyle w:val="FootnoteReference"/>
        </w:rPr>
        <w:footnoteRef/>
      </w:r>
      <w:r>
        <w:t xml:space="preserve"> Or, “Sing a hymn to Him, and exalt Him beyond measure unto the ages.”</w:t>
      </w:r>
    </w:p>
  </w:footnote>
  <w:footnote w:id="903">
    <w:p w14:paraId="3AF01027" w14:textId="77777777" w:rsidR="00F25489" w:rsidRDefault="00F2548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F25489" w:rsidRDefault="00F25489" w:rsidP="003758F4">
      <w:pPr>
        <w:pStyle w:val="footnote"/>
      </w:pPr>
      <w:r>
        <w:rPr>
          <w:rStyle w:val="FootnoteReference"/>
        </w:rPr>
        <w:footnoteRef/>
      </w:r>
      <w:r>
        <w:t xml:space="preserve"> [] not found in Gk.</w:t>
      </w:r>
    </w:p>
  </w:footnote>
  <w:footnote w:id="905">
    <w:p w14:paraId="3D357C32" w14:textId="77777777" w:rsidR="00F25489" w:rsidRDefault="00F2548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F25489" w:rsidRPr="00FD7CBF" w:rsidRDefault="00F2548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F25489" w:rsidRPr="00FD7CBF" w:rsidRDefault="00F2548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F25489" w:rsidRDefault="00F2548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F25489" w:rsidRDefault="00F2548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F25489" w:rsidRPr="008D5F3D" w:rsidRDefault="00F25489" w:rsidP="008D5F3D">
      <w:pPr>
        <w:pStyle w:val="footnote"/>
      </w:pPr>
      <w:r>
        <w:rPr>
          <w:rStyle w:val="FootnoteReference"/>
        </w:rPr>
        <w:footnoteRef/>
      </w:r>
      <w:r>
        <w:t xml:space="preserve"> [JS] Greek has “stars and light,” while Coptic has “stars of light”</w:t>
      </w:r>
    </w:p>
  </w:footnote>
  <w:footnote w:id="911">
    <w:p w14:paraId="6888EF75" w14:textId="7291EAAC" w:rsidR="00F25489" w:rsidRDefault="00F25489" w:rsidP="00A17656">
      <w:pPr>
        <w:pStyle w:val="footnote"/>
      </w:pPr>
      <w:r>
        <w:rPr>
          <w:rStyle w:val="FootnoteReference"/>
        </w:rPr>
        <w:footnoteRef/>
      </w:r>
      <w:r>
        <w:t xml:space="preserve"> [JS] Gk has “confession/praise of Him is in the earth and heaven”</w:t>
      </w:r>
    </w:p>
  </w:footnote>
  <w:footnote w:id="912">
    <w:p w14:paraId="0C9270F2" w14:textId="14BEF321" w:rsidR="00F25489" w:rsidRDefault="00F25489" w:rsidP="00A17656">
      <w:pPr>
        <w:pStyle w:val="footnote"/>
      </w:pPr>
      <w:r>
        <w:rPr>
          <w:rStyle w:val="FootnoteReference"/>
        </w:rPr>
        <w:footnoteRef/>
      </w:r>
      <w:r>
        <w:t xml:space="preserve"> [JS] literally, “And He will exalt the horn of His people”</w:t>
      </w:r>
    </w:p>
  </w:footnote>
  <w:footnote w:id="913">
    <w:p w14:paraId="2890F7AF" w14:textId="127DC52C" w:rsidR="00F25489" w:rsidRDefault="00F2548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F25489" w:rsidRDefault="00F25489" w:rsidP="00680B91">
      <w:pPr>
        <w:pStyle w:val="footnote"/>
      </w:pPr>
      <w:r>
        <w:rPr>
          <w:rStyle w:val="FootnoteReference"/>
        </w:rPr>
        <w:footnoteRef/>
      </w:r>
      <w:r>
        <w:t xml:space="preserve"> Latria</w:t>
      </w:r>
    </w:p>
  </w:footnote>
  <w:footnote w:id="915">
    <w:p w14:paraId="690DC348" w14:textId="77777777" w:rsidR="00F25489" w:rsidRDefault="00F254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F25489" w:rsidRDefault="00F2548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F25489" w:rsidRDefault="00F254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F25489" w:rsidRDefault="00F2548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F25489" w:rsidRDefault="00F25489" w:rsidP="00E60591">
      <w:pPr>
        <w:pStyle w:val="footnote"/>
      </w:pPr>
      <w:r>
        <w:rPr>
          <w:rStyle w:val="FootnoteReference"/>
        </w:rPr>
        <w:footnoteRef/>
      </w:r>
      <w:r>
        <w:t xml:space="preserve"> Fr. Athanasius has “My soul shall make her boast in the Lord”</w:t>
      </w:r>
    </w:p>
  </w:footnote>
  <w:footnote w:id="920">
    <w:p w14:paraId="71668483" w14:textId="77777777" w:rsidR="00F25489" w:rsidRDefault="00F25489" w:rsidP="00E60591">
      <w:pPr>
        <w:pStyle w:val="footnote"/>
      </w:pPr>
      <w:r>
        <w:rPr>
          <w:rStyle w:val="FootnoteReference"/>
        </w:rPr>
        <w:footnoteRef/>
      </w:r>
      <w:r>
        <w:t xml:space="preserve"> 2 Sam. 6:2 (LXX).</w:t>
      </w:r>
    </w:p>
  </w:footnote>
  <w:footnote w:id="921">
    <w:p w14:paraId="04F68D8E" w14:textId="77777777" w:rsidR="00F25489" w:rsidRDefault="00F25489" w:rsidP="00E60591">
      <w:pPr>
        <w:pStyle w:val="footnote"/>
      </w:pPr>
      <w:r>
        <w:rPr>
          <w:rStyle w:val="FootnoteReference"/>
        </w:rPr>
        <w:footnoteRef/>
      </w:r>
      <w:r>
        <w:t xml:space="preserve"> [JS] or “appear” or “reveal Yourself”</w:t>
      </w:r>
    </w:p>
  </w:footnote>
  <w:footnote w:id="922">
    <w:p w14:paraId="01A143A7" w14:textId="77777777" w:rsidR="00F25489" w:rsidRDefault="00F25489" w:rsidP="00E60591">
      <w:pPr>
        <w:pStyle w:val="footnote"/>
      </w:pPr>
      <w:r>
        <w:rPr>
          <w:rStyle w:val="FootnoteReference"/>
        </w:rPr>
        <w:footnoteRef/>
      </w:r>
      <w:r>
        <w:t xml:space="preserve"> [JS] or “reveal Your face”.</w:t>
      </w:r>
    </w:p>
  </w:footnote>
  <w:footnote w:id="923">
    <w:p w14:paraId="22AD0096" w14:textId="77777777" w:rsidR="00F25489" w:rsidRPr="004A3E27" w:rsidRDefault="00F25489"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F25489" w:rsidRDefault="00F25489" w:rsidP="00E60591">
      <w:pPr>
        <w:pStyle w:val="footnote"/>
      </w:pPr>
      <w:r>
        <w:rPr>
          <w:rStyle w:val="FootnoteReference"/>
        </w:rPr>
        <w:footnoteRef/>
      </w:r>
      <w:r>
        <w:t xml:space="preserve"> [JS] literally “do obeisance”, i.e. “bow down to”</w:t>
      </w:r>
    </w:p>
  </w:footnote>
  <w:footnote w:id="925">
    <w:p w14:paraId="2630F597" w14:textId="77777777" w:rsidR="00F25489" w:rsidRPr="004A3E27" w:rsidRDefault="00F25489"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F25489" w:rsidRDefault="00F25489" w:rsidP="00E60591">
      <w:pPr>
        <w:pStyle w:val="footnote"/>
      </w:pPr>
      <w:r>
        <w:rPr>
          <w:rStyle w:val="FootnoteReference"/>
        </w:rPr>
        <w:footnoteRef/>
      </w:r>
      <w:r>
        <w:t xml:space="preserve"> [JS] or “beautifully situated”</w:t>
      </w:r>
    </w:p>
  </w:footnote>
  <w:footnote w:id="927">
    <w:p w14:paraId="270252A4" w14:textId="77777777" w:rsidR="00F25489" w:rsidRPr="004A3E27" w:rsidRDefault="00F25489"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F25489" w:rsidRDefault="00F25489"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F25489" w:rsidRDefault="00F25489" w:rsidP="00E60591">
      <w:pPr>
        <w:pStyle w:val="footnote"/>
      </w:pPr>
      <w:r>
        <w:rPr>
          <w:rStyle w:val="FootnoteReference"/>
        </w:rPr>
        <w:footnoteRef/>
      </w:r>
      <w:r>
        <w:t xml:space="preserve"> [JS] or “Mother Zion will say,”</w:t>
      </w:r>
    </w:p>
  </w:footnote>
  <w:footnote w:id="930">
    <w:p w14:paraId="33656AE4" w14:textId="77777777" w:rsidR="00F25489" w:rsidRDefault="00F25489" w:rsidP="00E60591">
      <w:pPr>
        <w:pStyle w:val="footnote"/>
      </w:pPr>
      <w:r>
        <w:rPr>
          <w:rStyle w:val="FootnoteReference"/>
        </w:rPr>
        <w:footnoteRef/>
      </w:r>
      <w:r>
        <w:t xml:space="preserve"> [JS] Coptic has, “that a man and a man dwelt in her”</w:t>
      </w:r>
    </w:p>
  </w:footnote>
  <w:footnote w:id="931">
    <w:p w14:paraId="54C279A1" w14:textId="77777777" w:rsidR="00F25489" w:rsidRDefault="00F25489" w:rsidP="00E60591">
      <w:pPr>
        <w:pStyle w:val="footnote"/>
      </w:pPr>
      <w:r>
        <w:rPr>
          <w:rStyle w:val="FootnoteReference"/>
        </w:rPr>
        <w:footnoteRef/>
      </w:r>
      <w:r>
        <w:t xml:space="preserve"> [JS] or “messengers”</w:t>
      </w:r>
    </w:p>
  </w:footnote>
  <w:footnote w:id="932">
    <w:p w14:paraId="43C0F64C" w14:textId="77777777" w:rsidR="00F25489" w:rsidRDefault="00F25489" w:rsidP="00E60591">
      <w:pPr>
        <w:pStyle w:val="footnote"/>
      </w:pPr>
      <w:r>
        <w:rPr>
          <w:rStyle w:val="FootnoteReference"/>
        </w:rPr>
        <w:footnoteRef/>
      </w:r>
      <w:r>
        <w:t xml:space="preserve"> [JS] Fr. Lazarus has “servants”</w:t>
      </w:r>
    </w:p>
  </w:footnote>
  <w:footnote w:id="933">
    <w:p w14:paraId="5CB58F29" w14:textId="77777777" w:rsidR="00F25489" w:rsidRDefault="00F25489" w:rsidP="00E60591">
      <w:pPr>
        <w:pStyle w:val="footnote"/>
      </w:pPr>
      <w:r>
        <w:rPr>
          <w:rStyle w:val="FootnoteReference"/>
        </w:rPr>
        <w:footnoteRef/>
      </w:r>
      <w:r>
        <w:t xml:space="preserve"> Heb. 1:7; Ezek. 1:14; 2 Esdras 8:22.</w:t>
      </w:r>
    </w:p>
  </w:footnote>
  <w:footnote w:id="934">
    <w:p w14:paraId="3C41F1A9" w14:textId="77777777" w:rsidR="00F25489" w:rsidRDefault="00F25489" w:rsidP="00E60591">
      <w:pPr>
        <w:pStyle w:val="footnote"/>
      </w:pPr>
      <w:r>
        <w:rPr>
          <w:rStyle w:val="FootnoteReference"/>
        </w:rPr>
        <w:footnoteRef/>
      </w:r>
      <w:r>
        <w:t xml:space="preserve"> [JS] or “makes the clouds His chariot”</w:t>
      </w:r>
    </w:p>
  </w:footnote>
  <w:footnote w:id="935">
    <w:p w14:paraId="48E0AB19" w14:textId="77777777" w:rsidR="00F25489" w:rsidRDefault="00F25489"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F25489" w:rsidRDefault="00F25489" w:rsidP="00E60591">
      <w:pPr>
        <w:pStyle w:val="footnote"/>
      </w:pPr>
      <w:r>
        <w:rPr>
          <w:rStyle w:val="FootnoteReference"/>
        </w:rPr>
        <w:footnoteRef/>
      </w:r>
      <w:r>
        <w:t xml:space="preserve"> [JS] lit. day to day</w:t>
      </w:r>
    </w:p>
  </w:footnote>
  <w:footnote w:id="937">
    <w:p w14:paraId="12F98413" w14:textId="77777777" w:rsidR="00F25489" w:rsidRPr="004A3E27" w:rsidRDefault="00F25489" w:rsidP="00E60591">
      <w:pPr>
        <w:pStyle w:val="footnote"/>
      </w:pPr>
      <w:r w:rsidRPr="004A3E27">
        <w:rPr>
          <w:rStyle w:val="FootnoteReference"/>
        </w:rPr>
        <w:footnoteRef/>
      </w:r>
      <w:r w:rsidRPr="004A3E27">
        <w:t xml:space="preserve"> Luke 4:32.</w:t>
      </w:r>
    </w:p>
  </w:footnote>
  <w:footnote w:id="938">
    <w:p w14:paraId="094C75E4" w14:textId="77777777" w:rsidR="00F25489" w:rsidRDefault="00F25489" w:rsidP="00E60591">
      <w:pPr>
        <w:pStyle w:val="footnote"/>
      </w:pPr>
      <w:r>
        <w:rPr>
          <w:rStyle w:val="FootnoteReference"/>
        </w:rPr>
        <w:footnoteRef/>
      </w:r>
      <w:r>
        <w:t xml:space="preserve"> [JS] or “give thanks to”. “Thankfully confess with praise”</w:t>
      </w:r>
    </w:p>
  </w:footnote>
  <w:footnote w:id="939">
    <w:p w14:paraId="55536D04" w14:textId="77777777" w:rsidR="00F25489" w:rsidRDefault="00F25489" w:rsidP="00E60591">
      <w:pPr>
        <w:pStyle w:val="footnote"/>
      </w:pPr>
      <w:r>
        <w:rPr>
          <w:rStyle w:val="FootnoteReference"/>
        </w:rPr>
        <w:footnoteRef/>
      </w:r>
      <w:r>
        <w:t xml:space="preserve"> [JS] literally, “holy ones.”</w:t>
      </w:r>
    </w:p>
  </w:footnote>
  <w:footnote w:id="940">
    <w:p w14:paraId="7C8A0D56" w14:textId="77777777" w:rsidR="00F25489" w:rsidRDefault="00F25489"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F25489" w:rsidRDefault="00F25489" w:rsidP="00E60591">
      <w:pPr>
        <w:pStyle w:val="footnote"/>
      </w:pPr>
      <w:r>
        <w:rPr>
          <w:rStyle w:val="FootnoteReference"/>
        </w:rPr>
        <w:footnoteRef/>
      </w:r>
      <w:r>
        <w:t xml:space="preserve"> [JS] litearlly, “slave”.</w:t>
      </w:r>
    </w:p>
  </w:footnote>
  <w:footnote w:id="942">
    <w:p w14:paraId="341A5D3B" w14:textId="77777777" w:rsidR="00F25489" w:rsidRPr="004A3E27" w:rsidRDefault="00F25489"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F25489" w:rsidRDefault="00F25489"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F25489" w:rsidRDefault="00F25489"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F25489" w:rsidRDefault="00F25489"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F25489" w:rsidRDefault="00F25489" w:rsidP="00E60591">
      <w:pPr>
        <w:pStyle w:val="footnote"/>
      </w:pPr>
      <w:r>
        <w:rPr>
          <w:rStyle w:val="FootnoteReference"/>
        </w:rPr>
        <w:footnoteRef/>
      </w:r>
      <w:r>
        <w:t xml:space="preserve"> [JS] or, “boast”</w:t>
      </w:r>
    </w:p>
  </w:footnote>
  <w:footnote w:id="947">
    <w:p w14:paraId="5CB3133E" w14:textId="77777777" w:rsidR="00F25489" w:rsidRPr="004A3E27" w:rsidRDefault="00F25489"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F25489" w:rsidRDefault="00F25489" w:rsidP="00E60591">
      <w:pPr>
        <w:pStyle w:val="footnote"/>
      </w:pPr>
      <w:r>
        <w:rPr>
          <w:rStyle w:val="FootnoteReference"/>
        </w:rPr>
        <w:footnoteRef/>
      </w:r>
      <w:r>
        <w:t xml:space="preserve"> [JS] Fr. Lazarus renders “repent” as “change His mind”</w:t>
      </w:r>
    </w:p>
  </w:footnote>
  <w:footnote w:id="949">
    <w:p w14:paraId="673E3386" w14:textId="77777777" w:rsidR="00F25489" w:rsidRDefault="00F25489" w:rsidP="00E60591">
      <w:pPr>
        <w:pStyle w:val="footnote"/>
      </w:pPr>
      <w:r>
        <w:rPr>
          <w:rStyle w:val="FootnoteReference"/>
        </w:rPr>
        <w:footnoteRef/>
      </w:r>
      <w:r>
        <w:t xml:space="preserve"> Heb. 7:21.</w:t>
      </w:r>
    </w:p>
  </w:footnote>
  <w:footnote w:id="950">
    <w:p w14:paraId="584B7EF5" w14:textId="77777777" w:rsidR="00F25489" w:rsidRPr="004A3E27" w:rsidRDefault="00F25489"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F25489" w:rsidRPr="004A3E27" w:rsidRDefault="00F25489"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F25489" w:rsidRDefault="00F25489"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F25489" w:rsidRDefault="00F25489" w:rsidP="00E60591">
      <w:pPr>
        <w:pStyle w:val="footnote"/>
      </w:pPr>
      <w:r>
        <w:rPr>
          <w:rStyle w:val="FootnoteReference"/>
        </w:rPr>
        <w:footnoteRef/>
      </w:r>
      <w:r>
        <w:t xml:space="preserve"> This column is the version abridged by Fr. Athanasius Iskander.</w:t>
      </w:r>
    </w:p>
  </w:footnote>
  <w:footnote w:id="954">
    <w:p w14:paraId="4081C3EC" w14:textId="77777777" w:rsidR="00F25489" w:rsidRDefault="00F25489"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F25489" w:rsidRDefault="00F25489"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F25489" w:rsidRDefault="00F25489"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F25489" w:rsidRDefault="00F25489"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F25489" w:rsidRDefault="00F25489"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F25489" w:rsidRDefault="00F25489" w:rsidP="00E60591">
      <w:pPr>
        <w:pStyle w:val="footnote"/>
      </w:pPr>
      <w:r>
        <w:rPr>
          <w:rStyle w:val="FootnoteReference"/>
        </w:rPr>
        <w:footnoteRef/>
      </w:r>
      <w:r>
        <w:t xml:space="preserve"> Meaning of “o-ti eros tattis etenhoot” unclear.</w:t>
      </w:r>
    </w:p>
  </w:footnote>
  <w:footnote w:id="960">
    <w:p w14:paraId="1FAA9981" w14:textId="77777777" w:rsidR="00F25489" w:rsidRDefault="00F25489" w:rsidP="00E60591">
      <w:pPr>
        <w:pStyle w:val="footnote"/>
      </w:pPr>
      <w:r>
        <w:rPr>
          <w:rStyle w:val="FootnoteReference"/>
        </w:rPr>
        <w:footnoteRef/>
      </w:r>
      <w:r>
        <w:t xml:space="preserve"> Coptic has “El”, but that would be somewhat obscure in English.</w:t>
      </w:r>
    </w:p>
  </w:footnote>
  <w:footnote w:id="961">
    <w:p w14:paraId="6ECFB0E5" w14:textId="77777777" w:rsidR="00F25489" w:rsidRDefault="00F25489" w:rsidP="00E60591">
      <w:pPr>
        <w:pStyle w:val="footnote"/>
      </w:pPr>
      <w:r>
        <w:rPr>
          <w:rStyle w:val="FootnoteReference"/>
        </w:rPr>
        <w:footnoteRef/>
      </w:r>
      <w:r>
        <w:t xml:space="preserve"> Perhaps His order as Highpriest, after the order of Melchizedek.</w:t>
      </w:r>
    </w:p>
  </w:footnote>
  <w:footnote w:id="962">
    <w:p w14:paraId="3DC9334B" w14:textId="77777777" w:rsidR="00F25489" w:rsidRDefault="00F2548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F25489" w:rsidRPr="00260CA9" w:rsidRDefault="00F2548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F25489" w:rsidRPr="00FD7CBF" w:rsidRDefault="00F25489"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F25489" w:rsidRDefault="00F25489"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F25489" w:rsidRDefault="00F25489" w:rsidP="00B62960">
      <w:pPr>
        <w:pStyle w:val="footnote"/>
      </w:pPr>
      <w:r>
        <w:rPr>
          <w:rStyle w:val="FootnoteReference"/>
        </w:rPr>
        <w:footnoteRef/>
      </w:r>
      <w:r>
        <w:t xml:space="preserve"> “brethren”, because said by a deacon.</w:t>
      </w:r>
    </w:p>
  </w:footnote>
  <w:footnote w:id="967">
    <w:p w14:paraId="620F336B" w14:textId="77777777" w:rsidR="00F25489" w:rsidRDefault="00F254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F25489" w:rsidRDefault="00F254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F25489" w:rsidRDefault="00F254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F25489" w:rsidRDefault="00F2548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F25489" w:rsidRPr="00B021F8" w:rsidRDefault="00F2548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F25489" w:rsidRDefault="00F2548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F25489" w:rsidRDefault="00F25489" w:rsidP="00E83105">
      <w:pPr>
        <w:pStyle w:val="footnote"/>
      </w:pPr>
      <w:r>
        <w:rPr>
          <w:rStyle w:val="FootnoteReference"/>
        </w:rPr>
        <w:footnoteRef/>
      </w:r>
      <w:r>
        <w:t xml:space="preserve"> Some translations replace “Barbarians” with “those who desire war”</w:t>
      </w:r>
    </w:p>
  </w:footnote>
  <w:footnote w:id="974">
    <w:p w14:paraId="6BD2B85F" w14:textId="3AA00754" w:rsidR="00F25489" w:rsidRDefault="00F25489" w:rsidP="00B02DD7">
      <w:pPr>
        <w:pStyle w:val="footnote"/>
      </w:pPr>
      <w:r>
        <w:rPr>
          <w:rStyle w:val="FootnoteReference"/>
        </w:rPr>
        <w:footnoteRef/>
      </w:r>
      <w:r>
        <w:t xml:space="preserve"> Or “assemblies,” i.e. not a group of people, but an action.</w:t>
      </w:r>
    </w:p>
  </w:footnote>
  <w:footnote w:id="975">
    <w:p w14:paraId="69447F9F" w14:textId="7CAFAA2C" w:rsidR="00F25489" w:rsidRDefault="00F25489" w:rsidP="00B02DD7">
      <w:pPr>
        <w:pStyle w:val="footnote"/>
      </w:pPr>
      <w:r>
        <w:rPr>
          <w:rStyle w:val="FootnoteReference"/>
        </w:rPr>
        <w:footnoteRef/>
      </w:r>
      <w:r>
        <w:t xml:space="preserve"> Literally, “raise the horn”</w:t>
      </w:r>
    </w:p>
  </w:footnote>
  <w:footnote w:id="976">
    <w:p w14:paraId="1C38F898" w14:textId="533A4129" w:rsidR="00F25489" w:rsidRPr="00FD7CBF" w:rsidRDefault="00F2548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F25489" w:rsidRDefault="00F25489">
      <w:pPr>
        <w:pStyle w:val="FootnoteText"/>
      </w:pPr>
      <w:r>
        <w:rPr>
          <w:rStyle w:val="FootnoteReference"/>
        </w:rPr>
        <w:footnoteRef/>
      </w:r>
      <w:r>
        <w:t xml:space="preserve"> Acts 7:60</w:t>
      </w:r>
    </w:p>
  </w:footnote>
  <w:footnote w:id="978">
    <w:p w14:paraId="66841CA4" w14:textId="77777777" w:rsidR="00F25489" w:rsidRDefault="00F25489"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F25489" w:rsidRDefault="00F25489"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F25489" w:rsidRDefault="00F25489">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F25489" w:rsidRDefault="00F25489">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F25489" w:rsidRDefault="00F25489">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F25489" w:rsidRDefault="00F25489">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F25489" w:rsidRDefault="00F2548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F25489" w:rsidRDefault="00F25489" w:rsidP="00AA0D73">
      <w:pPr>
        <w:pStyle w:val="footnote"/>
      </w:pPr>
      <w:r>
        <w:rPr>
          <w:rStyle w:val="FootnoteReference"/>
        </w:rPr>
        <w:footnoteRef/>
      </w:r>
      <w:r>
        <w:t xml:space="preserve"> Composed in 2017 A.D. based on the Byzantine Troparion.</w:t>
      </w:r>
    </w:p>
  </w:footnote>
  <w:footnote w:id="986">
    <w:p w14:paraId="4B423B56" w14:textId="77777777" w:rsidR="00F25489" w:rsidRDefault="00F25489" w:rsidP="005A4893">
      <w:pPr>
        <w:pStyle w:val="footnote"/>
      </w:pPr>
      <w:r>
        <w:rPr>
          <w:rStyle w:val="FootnoteReference"/>
        </w:rPr>
        <w:footnoteRef/>
      </w:r>
      <w:r>
        <w:t xml:space="preserve"> Composed in 2017 A.D. based on the Byzantine Troparion.</w:t>
      </w:r>
    </w:p>
  </w:footnote>
  <w:footnote w:id="987">
    <w:p w14:paraId="43D7A435" w14:textId="12276A7D" w:rsidR="00F25489" w:rsidRDefault="00F25489" w:rsidP="00FA1142">
      <w:pPr>
        <w:pStyle w:val="footnote"/>
      </w:pPr>
      <w:r>
        <w:rPr>
          <w:rStyle w:val="FootnoteReference"/>
        </w:rPr>
        <w:footnoteRef/>
      </w:r>
      <w:r>
        <w:t xml:space="preserve"> Adapted from Byzantine Troparion in 2017</w:t>
      </w:r>
    </w:p>
  </w:footnote>
  <w:footnote w:id="988">
    <w:p w14:paraId="4ACBECBD" w14:textId="77777777" w:rsidR="00F25489" w:rsidRDefault="00F2548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F25489" w:rsidRDefault="00F25489" w:rsidP="00C0205C">
      <w:pPr>
        <w:pStyle w:val="footnote"/>
      </w:pPr>
      <w:r>
        <w:rPr>
          <w:rStyle w:val="FootnoteReference"/>
          <w:rFonts w:eastAsiaTheme="majorEastAsia"/>
        </w:rPr>
        <w:footnoteRef/>
      </w:r>
      <w:r>
        <w:t xml:space="preserve"> Ps 72:10</w:t>
      </w:r>
    </w:p>
  </w:footnote>
  <w:footnote w:id="990">
    <w:p w14:paraId="73200F36" w14:textId="77777777" w:rsidR="00F25489" w:rsidRDefault="00F25489">
      <w:pPr>
        <w:pStyle w:val="FootnoteText"/>
      </w:pPr>
      <w:r>
        <w:rPr>
          <w:rStyle w:val="FootnoteReference"/>
        </w:rPr>
        <w:footnoteRef/>
      </w:r>
      <w:r>
        <w:t xml:space="preserve"> Pope Dioscorus can but substituted here to use this doxology on his feast.</w:t>
      </w:r>
    </w:p>
  </w:footnote>
  <w:footnote w:id="991">
    <w:p w14:paraId="6EE19208" w14:textId="77777777" w:rsidR="00F25489" w:rsidRDefault="00F25489" w:rsidP="008B74E6">
      <w:pPr>
        <w:pStyle w:val="footnote"/>
      </w:pPr>
      <w:r>
        <w:rPr>
          <w:rStyle w:val="FootnoteReference"/>
        </w:rPr>
        <w:footnoteRef/>
      </w:r>
      <w:r>
        <w:t xml:space="preserve"> Taken from Byzantine rite hymns in 2016.</w:t>
      </w:r>
    </w:p>
  </w:footnote>
  <w:footnote w:id="992">
    <w:p w14:paraId="55DD5410" w14:textId="77777777" w:rsidR="00F25489" w:rsidRDefault="00F25489" w:rsidP="003765FB">
      <w:pPr>
        <w:pStyle w:val="footnote"/>
      </w:pPr>
      <w:r>
        <w:rPr>
          <w:rStyle w:val="FootnoteReference"/>
        </w:rPr>
        <w:footnoteRef/>
      </w:r>
      <w:r>
        <w:t xml:space="preserve"> Taken from Byzantine rite hymns in 2016.</w:t>
      </w:r>
    </w:p>
  </w:footnote>
  <w:footnote w:id="993">
    <w:p w14:paraId="10C81BCA" w14:textId="32EF878B" w:rsidR="00F25489" w:rsidRDefault="00F25489" w:rsidP="008B74E6">
      <w:pPr>
        <w:pStyle w:val="footnote"/>
      </w:pPr>
      <w:r>
        <w:rPr>
          <w:rStyle w:val="FootnoteReference"/>
        </w:rPr>
        <w:footnoteRef/>
      </w:r>
      <w:r>
        <w:t xml:space="preserve"> Taken from Byzantine rite hymns in 2016.</w:t>
      </w:r>
    </w:p>
  </w:footnote>
  <w:footnote w:id="994">
    <w:p w14:paraId="2FF46E46" w14:textId="77777777" w:rsidR="00F25489" w:rsidRDefault="00F25489" w:rsidP="003D4209">
      <w:pPr>
        <w:pStyle w:val="footnote"/>
      </w:pPr>
      <w:r>
        <w:rPr>
          <w:rStyle w:val="FootnoteReference"/>
        </w:rPr>
        <w:footnoteRef/>
      </w:r>
      <w:r>
        <w:t xml:space="preserve"> Dan 12:3</w:t>
      </w:r>
    </w:p>
  </w:footnote>
  <w:footnote w:id="995">
    <w:p w14:paraId="4F373D62" w14:textId="77777777" w:rsidR="00F25489" w:rsidRDefault="00F25489"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F25489" w:rsidRDefault="00F25489"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F25489" w:rsidRDefault="00F25489" w:rsidP="00CB28F2">
      <w:pPr>
        <w:pStyle w:val="footnote"/>
      </w:pPr>
      <w:r>
        <w:rPr>
          <w:rStyle w:val="FootnoteReference"/>
        </w:rPr>
        <w:footnoteRef/>
      </w:r>
      <w:r>
        <w:t xml:space="preserve"> Compiled based on the Byzantine Troparion and Kontakion in 2017.</w:t>
      </w:r>
    </w:p>
  </w:footnote>
  <w:footnote w:id="998">
    <w:p w14:paraId="0977783C" w14:textId="77777777" w:rsidR="00F25489" w:rsidRDefault="00F25489">
      <w:pPr>
        <w:pStyle w:val="FootnoteText"/>
      </w:pPr>
      <w:r>
        <w:rPr>
          <w:rStyle w:val="FootnoteReference"/>
        </w:rPr>
        <w:footnoteRef/>
      </w:r>
      <w:r>
        <w:t xml:space="preserve"> Rev 4:6</w:t>
      </w:r>
    </w:p>
  </w:footnote>
  <w:footnote w:id="999">
    <w:p w14:paraId="3E5CE9E1" w14:textId="497E46FC" w:rsidR="00F25489" w:rsidRDefault="00F25489" w:rsidP="006B5522">
      <w:pPr>
        <w:pStyle w:val="footnote"/>
      </w:pPr>
      <w:r>
        <w:rPr>
          <w:rStyle w:val="FootnoteReference"/>
        </w:rPr>
        <w:footnoteRef/>
      </w:r>
      <w:r>
        <w:t xml:space="preserve"> Composed in 2017 based on Byzantine hymns</w:t>
      </w:r>
    </w:p>
  </w:footnote>
  <w:footnote w:id="1000">
    <w:p w14:paraId="4ED11EF4" w14:textId="7D8D49ED" w:rsidR="00F25489" w:rsidRDefault="00F25489"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F25489" w:rsidRDefault="00F25489"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F25489" w:rsidRDefault="00F25489">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F25489" w:rsidRDefault="00F25489">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F25489" w:rsidRDefault="00F2548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F25489" w:rsidRDefault="00F25489"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F25489" w:rsidRDefault="00F25489" w:rsidP="00E43E17">
      <w:pPr>
        <w:pStyle w:val="footnote"/>
      </w:pPr>
      <w:r>
        <w:rPr>
          <w:rStyle w:val="FootnoteReference"/>
        </w:rPr>
        <w:footnoteRef/>
      </w:r>
      <w:r>
        <w:t xml:space="preserve"> Added in 2017 based on the Byzantine hymns.</w:t>
      </w:r>
    </w:p>
  </w:footnote>
  <w:footnote w:id="1007">
    <w:p w14:paraId="13C4CE75" w14:textId="77777777" w:rsidR="00F25489" w:rsidRDefault="00F25489" w:rsidP="003462CF">
      <w:pPr>
        <w:pStyle w:val="footnote"/>
      </w:pPr>
      <w:r>
        <w:rPr>
          <w:rStyle w:val="FootnoteReference"/>
        </w:rPr>
        <w:footnoteRef/>
      </w:r>
      <w:r>
        <w:t xml:space="preserve"> Added in 2017 based on the Byzantine hymns.</w:t>
      </w:r>
    </w:p>
  </w:footnote>
  <w:footnote w:id="1008">
    <w:p w14:paraId="3B864A3D" w14:textId="77777777" w:rsidR="00F25489" w:rsidRDefault="00F25489"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F25489" w:rsidRDefault="00F25489" w:rsidP="00056BED">
      <w:pPr>
        <w:pStyle w:val="footnote"/>
      </w:pPr>
      <w:r>
        <w:rPr>
          <w:rStyle w:val="FootnoteReference"/>
        </w:rPr>
        <w:footnoteRef/>
      </w:r>
      <w:r>
        <w:t xml:space="preserve"> Added in 2017 based on the Byzantine hymns</w:t>
      </w:r>
    </w:p>
  </w:footnote>
  <w:footnote w:id="1010">
    <w:p w14:paraId="0AAB833E" w14:textId="77777777" w:rsidR="00F25489" w:rsidRDefault="00F25489" w:rsidP="00935F13">
      <w:pPr>
        <w:pStyle w:val="footnote"/>
      </w:pPr>
      <w:r>
        <w:rPr>
          <w:rStyle w:val="FootnoteReference"/>
        </w:rPr>
        <w:footnoteRef/>
      </w:r>
      <w:r>
        <w:t xml:space="preserve"> Rev 4:4</w:t>
      </w:r>
    </w:p>
  </w:footnote>
  <w:footnote w:id="1011">
    <w:p w14:paraId="70D69B5E" w14:textId="77777777" w:rsidR="00F25489" w:rsidRDefault="00F25489" w:rsidP="00935F13">
      <w:pPr>
        <w:pStyle w:val="footnote"/>
      </w:pPr>
      <w:r>
        <w:rPr>
          <w:rStyle w:val="FootnoteReference"/>
        </w:rPr>
        <w:footnoteRef/>
      </w:r>
      <w:r>
        <w:t xml:space="preserve"> Rev 5:8</w:t>
      </w:r>
    </w:p>
  </w:footnote>
  <w:footnote w:id="1012">
    <w:p w14:paraId="741347AD" w14:textId="77777777" w:rsidR="00F25489" w:rsidRDefault="00F25489">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F25489" w:rsidRDefault="00F25489">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F25489" w:rsidRDefault="00F25489"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F25489" w:rsidRDefault="00F25489"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F25489" w:rsidRDefault="00F25489"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F25489" w:rsidRDefault="00F25489"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F25489" w:rsidRDefault="00F25489"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F25489" w:rsidRDefault="00F254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F25489" w:rsidRDefault="00F254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F25489" w:rsidRDefault="00F254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F25489" w:rsidRDefault="00F2548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F25489" w:rsidRDefault="00F2548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F25489" w:rsidRDefault="00F25489">
      <w:pPr>
        <w:pStyle w:val="footnote"/>
        <w:rPr>
          <w:ins w:id="1487" w:author="Brett Slote" w:date="2011-07-21T19:00:00Z"/>
        </w:rPr>
        <w:pPrChange w:id="1488" w:author="Brett Slote" w:date="2011-07-21T20:03:00Z">
          <w:pPr>
            <w:pStyle w:val="FootnoteText"/>
          </w:pPr>
        </w:pPrChange>
      </w:pPr>
      <w:ins w:id="1489" w:author="Brett Slote" w:date="2011-07-21T19:00:00Z">
        <w:r>
          <w:rPr>
            <w:rStyle w:val="FootnoteReference"/>
          </w:rPr>
          <w:footnoteRef/>
        </w:r>
        <w:r>
          <w:t xml:space="preserve"> Need to do some research into the name of this man in English</w:t>
        </w:r>
      </w:ins>
    </w:p>
  </w:footnote>
  <w:footnote w:id="1025">
    <w:p w14:paraId="6E951873" w14:textId="77777777" w:rsidR="00F25489" w:rsidRDefault="00F25489"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F25489" w:rsidRDefault="00F25489"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F25489" w:rsidRDefault="00F25489"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F25489" w:rsidRDefault="00F25489"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F25489" w:rsidRDefault="00F25489"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F25489" w:rsidRDefault="00F25489"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F25489" w:rsidRDefault="00F2548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F25489" w:rsidRDefault="00F25489" w:rsidP="00073003">
      <w:pPr>
        <w:pStyle w:val="footnote"/>
      </w:pPr>
      <w:r>
        <w:rPr>
          <w:rStyle w:val="FootnoteReference"/>
        </w:rPr>
        <w:footnoteRef/>
      </w:r>
      <w:r>
        <w:t xml:space="preserve"> Revelation 7:2</w:t>
      </w:r>
    </w:p>
  </w:footnote>
  <w:footnote w:id="1033">
    <w:p w14:paraId="047C672B" w14:textId="77777777" w:rsidR="00F25489" w:rsidRDefault="00F25489" w:rsidP="00073003">
      <w:pPr>
        <w:pStyle w:val="footnote"/>
      </w:pPr>
      <w:r>
        <w:rPr>
          <w:rStyle w:val="FootnoteReference"/>
        </w:rPr>
        <w:footnoteRef/>
      </w:r>
      <w:r>
        <w:t xml:space="preserve"> Revelation 7:3</w:t>
      </w:r>
    </w:p>
  </w:footnote>
  <w:footnote w:id="1034">
    <w:p w14:paraId="338E8815" w14:textId="77777777" w:rsidR="00F25489" w:rsidRDefault="00F2548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F25489" w:rsidRDefault="00F25489" w:rsidP="00BC160E">
      <w:pPr>
        <w:pStyle w:val="footnote"/>
      </w:pPr>
      <w:r>
        <w:rPr>
          <w:rStyle w:val="FootnoteReference"/>
        </w:rPr>
        <w:footnoteRef/>
      </w:r>
      <w:r>
        <w:t xml:space="preserve"> John 13:25</w:t>
      </w:r>
    </w:p>
  </w:footnote>
  <w:footnote w:id="1036">
    <w:p w14:paraId="72C55A17" w14:textId="77777777" w:rsidR="00F25489" w:rsidRDefault="00F25489"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F25489" w:rsidRDefault="00F25489" w:rsidP="00B54DE8">
      <w:pPr>
        <w:pStyle w:val="footnote"/>
      </w:pPr>
      <w:r>
        <w:rPr>
          <w:rStyle w:val="FootnoteReference"/>
        </w:rPr>
        <w:footnoteRef/>
      </w:r>
      <w:r>
        <w:t xml:space="preserve"> Adapted from the Byzantine hymns in 2017.</w:t>
      </w:r>
    </w:p>
  </w:footnote>
  <w:footnote w:id="1038">
    <w:p w14:paraId="0E087572" w14:textId="27E962C9" w:rsidR="00F25489" w:rsidRDefault="00F2548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F25489" w:rsidRDefault="00F25489" w:rsidP="00B53E05">
      <w:pPr>
        <w:pStyle w:val="footnote"/>
      </w:pPr>
      <w:r>
        <w:rPr>
          <w:rStyle w:val="FootnoteReference"/>
        </w:rPr>
        <w:footnoteRef/>
      </w:r>
      <w:r>
        <w:t xml:space="preserve"> Normally reserved for the Theotokos.</w:t>
      </w:r>
    </w:p>
  </w:footnote>
  <w:footnote w:id="1040">
    <w:p w14:paraId="483F0E8B" w14:textId="77777777" w:rsidR="00F25489" w:rsidRDefault="00F25489" w:rsidP="00B53E05">
      <w:pPr>
        <w:pStyle w:val="footnote"/>
      </w:pPr>
      <w:r>
        <w:rPr>
          <w:rStyle w:val="FootnoteReference"/>
        </w:rPr>
        <w:footnoteRef/>
      </w:r>
      <w:r>
        <w:t xml:space="preserve"> The law of righteousness, not the Law of the Old Covenant.</w:t>
      </w:r>
    </w:p>
  </w:footnote>
  <w:footnote w:id="1041">
    <w:p w14:paraId="361DBD71" w14:textId="77777777" w:rsidR="00F25489" w:rsidRDefault="00F25489" w:rsidP="00662600">
      <w:pPr>
        <w:pStyle w:val="footnote"/>
      </w:pPr>
      <w:r>
        <w:rPr>
          <w:rStyle w:val="FootnoteReference"/>
        </w:rPr>
        <w:footnoteRef/>
      </w:r>
      <w:r>
        <w:t xml:space="preserve"> Or image</w:t>
      </w:r>
    </w:p>
  </w:footnote>
  <w:footnote w:id="1042">
    <w:p w14:paraId="2DF974D0" w14:textId="77777777" w:rsidR="00F25489" w:rsidRDefault="00F25489">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3">
    <w:p w14:paraId="371983D9" w14:textId="0B3CAEFE" w:rsidR="00F25489" w:rsidRDefault="00F25489"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F25489" w:rsidRDefault="00F25489" w:rsidP="00E22010">
      <w:pPr>
        <w:pStyle w:val="footnote"/>
      </w:pPr>
      <w:r>
        <w:rPr>
          <w:rStyle w:val="FootnoteReference"/>
        </w:rPr>
        <w:footnoteRef/>
      </w:r>
      <w:r>
        <w:t xml:space="preserve"> 2 Tim 4:7</w:t>
      </w:r>
    </w:p>
  </w:footnote>
  <w:footnote w:id="1045">
    <w:p w14:paraId="519A6EA0" w14:textId="77777777" w:rsidR="00F25489" w:rsidRDefault="00F25489" w:rsidP="00E22010">
      <w:pPr>
        <w:pStyle w:val="footnote"/>
      </w:pPr>
      <w:r>
        <w:rPr>
          <w:rStyle w:val="FootnoteReference"/>
        </w:rPr>
        <w:footnoteRef/>
      </w:r>
      <w:r>
        <w:t xml:space="preserve"> 2 Tim 4:8</w:t>
      </w:r>
    </w:p>
  </w:footnote>
  <w:footnote w:id="1046">
    <w:p w14:paraId="7CA44E2F" w14:textId="57439995" w:rsidR="00F25489" w:rsidRDefault="00F25489" w:rsidP="00D93653">
      <w:pPr>
        <w:pStyle w:val="footnote"/>
      </w:pPr>
      <w:r>
        <w:rPr>
          <w:rStyle w:val="FootnoteReference"/>
        </w:rPr>
        <w:footnoteRef/>
      </w:r>
      <w:r>
        <w:t xml:space="preserve"> Composed in 2017 based on the Byznatine hymns.</w:t>
      </w:r>
    </w:p>
  </w:footnote>
  <w:footnote w:id="1047">
    <w:p w14:paraId="42EF2EEC" w14:textId="5D62416A" w:rsidR="00F25489" w:rsidRDefault="00F25489" w:rsidP="00DD1748">
      <w:pPr>
        <w:pStyle w:val="footnote"/>
      </w:pPr>
      <w:r>
        <w:rPr>
          <w:rStyle w:val="FootnoteReference"/>
        </w:rPr>
        <w:footnoteRef/>
      </w:r>
      <w:r>
        <w:t xml:space="preserve"> Composed in 2017 A.D. based on the Byzantine hymns.</w:t>
      </w:r>
    </w:p>
  </w:footnote>
  <w:footnote w:id="1048">
    <w:p w14:paraId="52362ED9" w14:textId="0D5017D3" w:rsidR="00F25489" w:rsidRDefault="00F25489" w:rsidP="00885E1E">
      <w:pPr>
        <w:pStyle w:val="footnote"/>
      </w:pPr>
      <w:r>
        <w:rPr>
          <w:rStyle w:val="FootnoteReference"/>
        </w:rPr>
        <w:footnoteRef/>
      </w:r>
      <w:r>
        <w:t xml:space="preserve"> Composed based on the Byzantine hymns in 2017.</w:t>
      </w:r>
    </w:p>
  </w:footnote>
  <w:footnote w:id="1049">
    <w:p w14:paraId="51918F66" w14:textId="77777777" w:rsidR="00F25489" w:rsidRDefault="00F25489" w:rsidP="00885E1E">
      <w:pPr>
        <w:pStyle w:val="footnote"/>
      </w:pPr>
      <w:r>
        <w:rPr>
          <w:rStyle w:val="FootnoteReference"/>
        </w:rPr>
        <w:footnoteRef/>
      </w:r>
      <w:r>
        <w:t xml:space="preserve"> Composed based on the Byzantine hymns in 2017.</w:t>
      </w:r>
    </w:p>
  </w:footnote>
  <w:footnote w:id="1050">
    <w:p w14:paraId="2C92CCF6" w14:textId="77777777" w:rsidR="00F25489" w:rsidRDefault="00F25489"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F25489" w:rsidRDefault="00F2548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F25489" w:rsidRDefault="00F25489" w:rsidP="00281522">
      <w:pPr>
        <w:pStyle w:val="footnote"/>
      </w:pPr>
      <w:r>
        <w:rPr>
          <w:rStyle w:val="FootnoteReference"/>
        </w:rPr>
        <w:footnoteRef/>
      </w:r>
      <w:r>
        <w:t xml:space="preserve"> Modified from the Byzantine hymns in 2017.</w:t>
      </w:r>
    </w:p>
  </w:footnote>
  <w:footnote w:id="1053">
    <w:p w14:paraId="12537685" w14:textId="7413E1F7" w:rsidR="00F25489" w:rsidRDefault="00F25489" w:rsidP="00BD15D3">
      <w:pPr>
        <w:pStyle w:val="footnote"/>
      </w:pPr>
      <w:r>
        <w:rPr>
          <w:rStyle w:val="FootnoteReference"/>
        </w:rPr>
        <w:footnoteRef/>
      </w:r>
      <w:r>
        <w:t xml:space="preserve"> Modified from the Byzantine hymns in 2017.</w:t>
      </w:r>
    </w:p>
  </w:footnote>
  <w:footnote w:id="1054">
    <w:p w14:paraId="467934E6" w14:textId="77777777" w:rsidR="00F25489" w:rsidRDefault="00F25489" w:rsidP="004C6309">
      <w:pPr>
        <w:pStyle w:val="footnote"/>
      </w:pPr>
      <w:r>
        <w:rPr>
          <w:rStyle w:val="FootnoteReference"/>
        </w:rPr>
        <w:footnoteRef/>
      </w:r>
      <w:r>
        <w:t xml:space="preserve"> Modified from the Byzantine hymns in 2017.</w:t>
      </w:r>
    </w:p>
  </w:footnote>
  <w:footnote w:id="1055">
    <w:p w14:paraId="717A066E" w14:textId="77777777" w:rsidR="00F25489" w:rsidRDefault="00F25489">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F25489" w:rsidRDefault="00F25489">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F25489" w:rsidRDefault="00F25489">
      <w:pPr>
        <w:pStyle w:val="FootnoteText"/>
      </w:pPr>
      <w:r>
        <w:rPr>
          <w:rStyle w:val="FootnoteReference"/>
        </w:rPr>
        <w:footnoteRef/>
      </w:r>
      <w:r>
        <w:t xml:space="preserve"> Published by Abouna Matta El-Maskeen of St. Macarius’ Monastery.</w:t>
      </w:r>
    </w:p>
  </w:footnote>
  <w:footnote w:id="1058">
    <w:p w14:paraId="6BC2BFA9" w14:textId="77777777" w:rsidR="00F25489" w:rsidRDefault="00F254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F25489" w:rsidRDefault="00F25489" w:rsidP="00894260">
      <w:pPr>
        <w:pStyle w:val="footnote"/>
      </w:pPr>
      <w:r>
        <w:rPr>
          <w:rStyle w:val="FootnoteReference"/>
        </w:rPr>
        <w:footnoteRef/>
      </w:r>
      <w:r>
        <w:t xml:space="preserve"> Composed in 2017 based on the Byznatine hymns.</w:t>
      </w:r>
    </w:p>
  </w:footnote>
  <w:footnote w:id="1060">
    <w:p w14:paraId="1DBA48D7" w14:textId="77777777" w:rsidR="00F25489" w:rsidRDefault="00F25489" w:rsidP="00182B91">
      <w:pPr>
        <w:pStyle w:val="footnote"/>
      </w:pPr>
      <w:r>
        <w:rPr>
          <w:rStyle w:val="FootnoteReference"/>
        </w:rPr>
        <w:footnoteRef/>
      </w:r>
      <w:r>
        <w:t xml:space="preserve"> Modified from the Byzantine hymns in 2017.</w:t>
      </w:r>
    </w:p>
  </w:footnote>
  <w:footnote w:id="1061">
    <w:p w14:paraId="50BD250A" w14:textId="77777777" w:rsidR="00F25489" w:rsidRDefault="00F25489" w:rsidP="00894260">
      <w:pPr>
        <w:pStyle w:val="footnote"/>
      </w:pPr>
      <w:r>
        <w:rPr>
          <w:rStyle w:val="FootnoteReference"/>
        </w:rPr>
        <w:footnoteRef/>
      </w:r>
      <w:r>
        <w:t xml:space="preserve"> Composed in 2017 based on the Byznatine hymns.</w:t>
      </w:r>
    </w:p>
  </w:footnote>
  <w:footnote w:id="1062">
    <w:p w14:paraId="13898138" w14:textId="3CDF7BE3" w:rsidR="00F25489" w:rsidRPr="00FD7CBF" w:rsidRDefault="00F2548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F25489" w:rsidRDefault="00F25489" w:rsidP="005A4893">
      <w:pPr>
        <w:pStyle w:val="footnote"/>
      </w:pPr>
      <w:r>
        <w:rPr>
          <w:rStyle w:val="FootnoteReference"/>
        </w:rPr>
        <w:footnoteRef/>
      </w:r>
      <w:r>
        <w:t xml:space="preserve"> Modified from the Byzantine hymns in 2017.</w:t>
      </w:r>
    </w:p>
  </w:footnote>
  <w:footnote w:id="1064">
    <w:p w14:paraId="0DF506F7" w14:textId="77777777" w:rsidR="00F25489" w:rsidRDefault="00F25489" w:rsidP="00FD5DB0">
      <w:pPr>
        <w:pStyle w:val="footnote"/>
      </w:pPr>
      <w:r>
        <w:rPr>
          <w:rStyle w:val="FootnoteReference"/>
        </w:rPr>
        <w:footnoteRef/>
      </w:r>
      <w:r>
        <w:t xml:space="preserve"> Modified from the Byzantine hymns in 2017.</w:t>
      </w:r>
    </w:p>
  </w:footnote>
  <w:footnote w:id="1065">
    <w:p w14:paraId="3A6EC701" w14:textId="77777777" w:rsidR="00F25489" w:rsidRDefault="00F25489" w:rsidP="00670C79">
      <w:pPr>
        <w:pStyle w:val="footnote"/>
      </w:pPr>
      <w:r>
        <w:rPr>
          <w:rStyle w:val="FootnoteReference"/>
        </w:rPr>
        <w:footnoteRef/>
      </w:r>
      <w:r>
        <w:t xml:space="preserve"> Modern day Ethiopia and Eritrea.</w:t>
      </w:r>
    </w:p>
  </w:footnote>
  <w:footnote w:id="1066">
    <w:p w14:paraId="46D5577E" w14:textId="77777777" w:rsidR="00F25489" w:rsidRDefault="00F25489"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F25489" w:rsidRDefault="00F25489" w:rsidP="008C608D">
      <w:pPr>
        <w:pStyle w:val="footnote"/>
      </w:pPr>
      <w:r>
        <w:rPr>
          <w:rStyle w:val="FootnoteReference"/>
        </w:rPr>
        <w:footnoteRef/>
      </w:r>
      <w:r>
        <w:t xml:space="preserve"> Modified from the Byzantine hymns in 2017.</w:t>
      </w:r>
    </w:p>
  </w:footnote>
  <w:footnote w:id="1068">
    <w:p w14:paraId="540EA838" w14:textId="77777777" w:rsidR="00F25489" w:rsidRDefault="00F25489" w:rsidP="003462CF">
      <w:pPr>
        <w:pStyle w:val="footnote"/>
      </w:pPr>
      <w:r>
        <w:rPr>
          <w:rStyle w:val="FootnoteReference"/>
        </w:rPr>
        <w:footnoteRef/>
      </w:r>
      <w:r>
        <w:t xml:space="preserve"> Modified from the Byzantine hymns in 2017.</w:t>
      </w:r>
    </w:p>
  </w:footnote>
  <w:footnote w:id="1069">
    <w:p w14:paraId="2F5E6ED4" w14:textId="52CEBBCB" w:rsidR="00F25489" w:rsidRDefault="00F25489" w:rsidP="00BD2B3F">
      <w:pPr>
        <w:pStyle w:val="footnote"/>
      </w:pPr>
      <w:r>
        <w:rPr>
          <w:rStyle w:val="FootnoteReference"/>
        </w:rPr>
        <w:footnoteRef/>
      </w:r>
      <w:r>
        <w:t xml:space="preserve"> Adapted from the hymn of St. Severus of Antioch, in 2015 in English.</w:t>
      </w:r>
    </w:p>
  </w:footnote>
  <w:footnote w:id="1070">
    <w:p w14:paraId="018A465B" w14:textId="77777777" w:rsidR="00F25489" w:rsidRDefault="00F25489">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1">
    <w:p w14:paraId="30B9D2C6" w14:textId="77777777" w:rsidR="00F25489" w:rsidRDefault="00F2548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F25489" w:rsidRDefault="00F2548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F25489" w:rsidRDefault="00F2548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F25489" w:rsidRDefault="00F25489" w:rsidP="006D27E4">
      <w:pPr>
        <w:pStyle w:val="Footnote0"/>
      </w:pPr>
      <w:r>
        <w:rPr>
          <w:rStyle w:val="FootnoteReference"/>
        </w:rPr>
        <w:footnoteRef/>
      </w:r>
      <w:r>
        <w:t xml:space="preserve"> In modern day Libya</w:t>
      </w:r>
    </w:p>
  </w:footnote>
  <w:footnote w:id="1075">
    <w:p w14:paraId="5E4AA7CE" w14:textId="77777777" w:rsidR="00F25489" w:rsidRDefault="00F25489">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F25489" w:rsidRDefault="00F25489">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7">
    <w:p w14:paraId="39517237" w14:textId="77777777" w:rsidR="00F25489" w:rsidRDefault="00F25489">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8">
    <w:p w14:paraId="45663590" w14:textId="77777777" w:rsidR="00F25489" w:rsidRDefault="00F25489" w:rsidP="00F93B55">
      <w:pPr>
        <w:pStyle w:val="footnote"/>
      </w:pPr>
      <w:r>
        <w:rPr>
          <w:rStyle w:val="FootnoteReference"/>
        </w:rPr>
        <w:footnoteRef/>
      </w:r>
      <w:r>
        <w:t xml:space="preserve"> Modified from the Byzantine hymns in 2017.</w:t>
      </w:r>
    </w:p>
  </w:footnote>
  <w:footnote w:id="1079">
    <w:p w14:paraId="049774F0" w14:textId="77777777" w:rsidR="00F25489" w:rsidRDefault="00F25489"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F25489" w:rsidRDefault="00F25489" w:rsidP="00E77C68">
      <w:pPr>
        <w:pStyle w:val="footnote"/>
      </w:pPr>
      <w:r>
        <w:rPr>
          <w:rStyle w:val="FootnoteReference"/>
        </w:rPr>
        <w:footnoteRef/>
      </w:r>
      <w:r>
        <w:t xml:space="preserve"> This line is heretical.</w:t>
      </w:r>
    </w:p>
  </w:footnote>
  <w:footnote w:id="1081">
    <w:p w14:paraId="2A005F90" w14:textId="77777777" w:rsidR="00F25489" w:rsidRDefault="00F25489">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F25489" w:rsidRDefault="00F25489">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F25489" w:rsidRPr="00A20ACC" w:rsidRDefault="00F25489">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4">
    <w:p w14:paraId="0D9B9A7D" w14:textId="77777777" w:rsidR="00F25489" w:rsidRDefault="00F25489" w:rsidP="006D5FC1">
      <w:pPr>
        <w:pStyle w:val="footnote"/>
      </w:pPr>
      <w:r>
        <w:rPr>
          <w:rStyle w:val="FootnoteReference"/>
        </w:rPr>
        <w:footnoteRef/>
      </w:r>
      <w:r>
        <w:t xml:space="preserve"> Modified from the Byzantine hymns in 2017.</w:t>
      </w:r>
    </w:p>
  </w:footnote>
  <w:footnote w:id="1085">
    <w:p w14:paraId="437E843D" w14:textId="620C793B" w:rsidR="00F25489" w:rsidRDefault="00F25489"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F25489" w:rsidRDefault="00F25489" w:rsidP="00B54DE8">
      <w:pPr>
        <w:pStyle w:val="footnote"/>
      </w:pPr>
      <w:r>
        <w:rPr>
          <w:rStyle w:val="FootnoteReference"/>
        </w:rPr>
        <w:footnoteRef/>
      </w:r>
      <w:r>
        <w:t xml:space="preserve"> Matthew 1:20</w:t>
      </w:r>
    </w:p>
  </w:footnote>
  <w:footnote w:id="1087">
    <w:p w14:paraId="0E9CA519" w14:textId="77777777" w:rsidR="00F25489" w:rsidRDefault="00F25489" w:rsidP="00662A48">
      <w:pPr>
        <w:pStyle w:val="footnote"/>
      </w:pPr>
      <w:r>
        <w:rPr>
          <w:rStyle w:val="FootnoteReference"/>
          <w:rFonts w:eastAsiaTheme="majorEastAsia"/>
        </w:rPr>
        <w:footnoteRef/>
      </w:r>
      <w:r>
        <w:t xml:space="preserve"> All-holy</w:t>
      </w:r>
    </w:p>
  </w:footnote>
  <w:footnote w:id="1088">
    <w:p w14:paraId="50451B0F" w14:textId="77777777" w:rsidR="00F25489" w:rsidRDefault="00F25489">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9">
    <w:p w14:paraId="062BDCC1" w14:textId="77777777" w:rsidR="00F25489" w:rsidRDefault="00F25489">
      <w:pPr>
        <w:pStyle w:val="FootnoteText"/>
      </w:pPr>
      <w:r>
        <w:rPr>
          <w:rStyle w:val="FootnoteReference"/>
        </w:rPr>
        <w:footnoteRef/>
      </w:r>
      <w:r>
        <w:t xml:space="preserve"> Ps 8:2</w:t>
      </w:r>
    </w:p>
  </w:footnote>
  <w:footnote w:id="1090">
    <w:p w14:paraId="5BC08478" w14:textId="77777777" w:rsidR="00F25489" w:rsidRPr="000C76BB" w:rsidRDefault="00F2548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F25489" w:rsidRDefault="00F25489">
      <w:pPr>
        <w:pStyle w:val="FootnoteText"/>
      </w:pPr>
      <w:r>
        <w:rPr>
          <w:rStyle w:val="FootnoteReference"/>
        </w:rPr>
        <w:footnoteRef/>
      </w:r>
      <w:r>
        <w:t xml:space="preserve"> Matthew 28:6</w:t>
      </w:r>
    </w:p>
  </w:footnote>
  <w:footnote w:id="1092">
    <w:p w14:paraId="339855D2" w14:textId="77777777" w:rsidR="00F25489" w:rsidRDefault="00F25489">
      <w:pPr>
        <w:pStyle w:val="FootnoteText"/>
      </w:pPr>
      <w:r>
        <w:rPr>
          <w:rStyle w:val="FootnoteReference"/>
        </w:rPr>
        <w:footnoteRef/>
      </w:r>
      <w:r>
        <w:t xml:space="preserve"> Matthew 28:7,6</w:t>
      </w:r>
    </w:p>
  </w:footnote>
  <w:footnote w:id="1093">
    <w:p w14:paraId="76212A49" w14:textId="77777777" w:rsidR="00F25489" w:rsidRDefault="00F25489">
      <w:pPr>
        <w:pStyle w:val="FootnoteText"/>
      </w:pPr>
      <w:r>
        <w:rPr>
          <w:rStyle w:val="FootnoteReference"/>
        </w:rPr>
        <w:footnoteRef/>
      </w:r>
      <w:r>
        <w:t xml:space="preserve"> Matthew 28:7</w:t>
      </w:r>
    </w:p>
  </w:footnote>
  <w:footnote w:id="1094">
    <w:p w14:paraId="716019EB" w14:textId="77777777" w:rsidR="00F25489" w:rsidRDefault="00F25489">
      <w:pPr>
        <w:pStyle w:val="FootnoteText"/>
      </w:pPr>
      <w:r>
        <w:rPr>
          <w:rStyle w:val="FootnoteReference"/>
        </w:rPr>
        <w:footnoteRef/>
      </w:r>
      <w:r>
        <w:t xml:space="preserve"> John 20:27</w:t>
      </w:r>
    </w:p>
  </w:footnote>
  <w:footnote w:id="1095">
    <w:p w14:paraId="0ECF3FB0" w14:textId="77777777" w:rsidR="00F25489" w:rsidRDefault="00F25489">
      <w:pPr>
        <w:pStyle w:val="FootnoteText"/>
      </w:pPr>
      <w:r>
        <w:rPr>
          <w:rStyle w:val="FootnoteReference"/>
        </w:rPr>
        <w:footnoteRef/>
      </w:r>
      <w:r>
        <w:t xml:space="preserve"> John 20:28</w:t>
      </w:r>
    </w:p>
  </w:footnote>
  <w:footnote w:id="1096">
    <w:p w14:paraId="3FCB0B65" w14:textId="77777777" w:rsidR="00F25489" w:rsidRDefault="00F25489">
      <w:pPr>
        <w:pStyle w:val="FootnoteText"/>
      </w:pPr>
      <w:r>
        <w:rPr>
          <w:rStyle w:val="FootnoteReference"/>
        </w:rPr>
        <w:footnoteRef/>
      </w:r>
      <w:r>
        <w:t xml:space="preserve"> John 20:29</w:t>
      </w:r>
    </w:p>
  </w:footnote>
  <w:footnote w:id="1097">
    <w:p w14:paraId="6B80EDF7" w14:textId="77777777" w:rsidR="00F25489" w:rsidRDefault="00F25489">
      <w:pPr>
        <w:pStyle w:val="FootnoteText"/>
      </w:pPr>
      <w:r>
        <w:rPr>
          <w:rStyle w:val="FootnoteReference"/>
        </w:rPr>
        <w:footnoteRef/>
      </w:r>
      <w:r>
        <w:t xml:space="preserve"> John 20:29</w:t>
      </w:r>
    </w:p>
  </w:footnote>
  <w:footnote w:id="1098">
    <w:p w14:paraId="3D721105" w14:textId="77777777" w:rsidR="00F25489" w:rsidRDefault="00F2548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F25489" w:rsidRDefault="00F25489" w:rsidP="00513E2D">
      <w:pPr>
        <w:pStyle w:val="footnote"/>
      </w:pPr>
      <w:r>
        <w:rPr>
          <w:rStyle w:val="FootnoteReference"/>
        </w:rPr>
        <w:footnoteRef/>
      </w:r>
      <w:r>
        <w:t xml:space="preserve"> From Paoni 12 to Paopi 19: “Bless the waters of the river this year”.</w:t>
      </w:r>
    </w:p>
    <w:p w14:paraId="16B83A6A" w14:textId="77777777" w:rsidR="00F25489" w:rsidRDefault="00F25489" w:rsidP="00513E2D">
      <w:pPr>
        <w:pStyle w:val="footnote"/>
      </w:pPr>
      <w:r>
        <w:t>From Paopi 10 to Tobi 10: “Bless the herbs and the plants”.</w:t>
      </w:r>
    </w:p>
    <w:p w14:paraId="34A5B65F" w14:textId="77777777" w:rsidR="00F25489" w:rsidRDefault="00F25489"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8D132EF" w:rsidR="00F25489" w:rsidRPr="00E00D27" w:rsidRDefault="00F254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0035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2F252132" w:rsidR="00F25489" w:rsidRPr="00E00D27" w:rsidRDefault="00F25489"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00353">
      <w:rPr>
        <w:noProof/>
        <w:sz w:val="20"/>
        <w:szCs w:val="20"/>
      </w:rPr>
      <w:t>November 30 (December 1) / Koiak 4: Martyrdom of St. Andrew the Apostle</w:t>
    </w:r>
    <w:r w:rsidRPr="00E00D27">
      <w:rPr>
        <w:sz w:val="20"/>
        <w:szCs w:val="20"/>
      </w:rPr>
      <w:fldChar w:fldCharType="end"/>
    </w:r>
  </w:p>
  <w:p w14:paraId="0BA9A7AA" w14:textId="77777777" w:rsidR="00F25489" w:rsidRPr="00686912" w:rsidRDefault="00F25489"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4A4B5FD2" w:rsidR="00F25489" w:rsidRPr="00E00D27" w:rsidRDefault="00F254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00353">
      <w:rPr>
        <w:noProof/>
        <w:sz w:val="20"/>
        <w:szCs w:val="20"/>
      </w:rPr>
      <w:t>Prayer for the Church</w:t>
    </w:r>
    <w:r w:rsidRPr="00E00D27">
      <w:rPr>
        <w:sz w:val="20"/>
        <w:szCs w:val="20"/>
      </w:rPr>
      <w:fldChar w:fldCharType="end"/>
    </w:r>
  </w:p>
  <w:p w14:paraId="6EBDE8BD" w14:textId="77777777" w:rsidR="00F25489" w:rsidRPr="00686912" w:rsidRDefault="00F25489"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25489" w:rsidRPr="00E00D27" w:rsidRDefault="00F25489"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25489" w:rsidRPr="00E00D27" w:rsidRDefault="00F25489" w:rsidP="00686912">
    <w:pPr>
      <w:pStyle w:val="Header"/>
      <w:jc w:val="center"/>
      <w:rPr>
        <w:sz w:val="20"/>
        <w:szCs w:val="20"/>
      </w:rPr>
    </w:pPr>
  </w:p>
  <w:p w14:paraId="022704DA" w14:textId="77777777" w:rsidR="00F25489" w:rsidRPr="00686912" w:rsidRDefault="00F2548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F25489" w:rsidRPr="00E00D27" w:rsidRDefault="00F2548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3A8A03E4" w:rsidR="00F25489" w:rsidRPr="00E00D27" w:rsidRDefault="00F2548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00353">
      <w:rPr>
        <w:noProof/>
        <w:sz w:val="20"/>
        <w:szCs w:val="20"/>
      </w:rPr>
      <w:t>The Midnight Praise</w:t>
    </w:r>
    <w:r>
      <w:rPr>
        <w:sz w:val="20"/>
        <w:szCs w:val="20"/>
      </w:rPr>
      <w:fldChar w:fldCharType="end"/>
    </w:r>
  </w:p>
  <w:p w14:paraId="0D77CDA8" w14:textId="77777777" w:rsidR="00F25489" w:rsidRPr="00E00D27" w:rsidRDefault="00F25489"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8F83FA2" w:rsidR="00F25489" w:rsidRPr="00E00D27" w:rsidRDefault="00F2548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00353">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3E10CF" w:rsidR="00F25489" w:rsidRPr="00E00D27" w:rsidRDefault="00F2548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00353">
      <w:rPr>
        <w:noProof/>
        <w:sz w:val="20"/>
        <w:szCs w:val="20"/>
      </w:rPr>
      <w:t>The Conclusion of the Adam Theotokias</w:t>
    </w:r>
    <w:r w:rsidRPr="00E00D27">
      <w:rPr>
        <w:sz w:val="20"/>
        <w:szCs w:val="20"/>
      </w:rPr>
      <w:fldChar w:fldCharType="end"/>
    </w:r>
  </w:p>
  <w:p w14:paraId="48CF3F9A" w14:textId="245E316D" w:rsidR="00F25489" w:rsidRPr="00686912" w:rsidRDefault="00F25489"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343C3929" w:rsidR="00F25489" w:rsidRPr="00E00D27" w:rsidRDefault="00F254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00353">
      <w:rPr>
        <w:noProof/>
        <w:sz w:val="20"/>
        <w:szCs w:val="20"/>
      </w:rPr>
      <w:t>Hymn on the Thursday Theotokia (The Fiery Bush)</w:t>
    </w:r>
    <w:r w:rsidRPr="00E00D27">
      <w:rPr>
        <w:sz w:val="20"/>
        <w:szCs w:val="20"/>
      </w:rPr>
      <w:fldChar w:fldCharType="end"/>
    </w:r>
  </w:p>
  <w:p w14:paraId="246A3E66" w14:textId="77777777" w:rsidR="00F25489" w:rsidRPr="00686912" w:rsidRDefault="00F25489"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25489" w:rsidRPr="00686912" w:rsidRDefault="00F2548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F25489" w:rsidRPr="000E2EAC" w:rsidRDefault="00F25489"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72D1DF6D" w:rsidR="00F25489" w:rsidRPr="00E00D27" w:rsidRDefault="00F25489"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00353">
      <w:rPr>
        <w:noProof/>
        <w:sz w:val="20"/>
        <w:szCs w:val="20"/>
      </w:rPr>
      <w:t>November 30 (December 1) / Koiak 4: Martyrdom of St. Andrew the Apostle</w:t>
    </w:r>
    <w:r>
      <w:rPr>
        <w:sz w:val="20"/>
        <w:szCs w:val="20"/>
      </w:rPr>
      <w:fldChar w:fldCharType="end"/>
    </w:r>
  </w:p>
  <w:p w14:paraId="3CBA650E" w14:textId="77777777" w:rsidR="00F25489" w:rsidRPr="000E2EAC" w:rsidRDefault="00F25489"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D08F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C74F2-DA35-EF48-8A39-B1F6B2679974}">
  <ds:schemaRefs>
    <ds:schemaRef ds:uri="http://schemas.openxmlformats.org/officeDocument/2006/bibliography"/>
  </ds:schemaRefs>
</ds:datastoreItem>
</file>

<file path=customXml/itemProps2.xml><?xml version="1.0" encoding="utf-8"?>
<ds:datastoreItem xmlns:ds="http://schemas.openxmlformats.org/officeDocument/2006/customXml" ds:itemID="{BC410032-DD73-4F45-9DFF-60BE7B6430ED}">
  <ds:schemaRefs>
    <ds:schemaRef ds:uri="http://schemas.openxmlformats.org/officeDocument/2006/bibliography"/>
  </ds:schemaRefs>
</ds:datastoreItem>
</file>

<file path=customXml/itemProps3.xml><?xml version="1.0" encoding="utf-8"?>
<ds:datastoreItem xmlns:ds="http://schemas.openxmlformats.org/officeDocument/2006/customXml" ds:itemID="{08DB83FA-94EE-D746-9D50-0C0C732B7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1296</Pages>
  <Words>238589</Words>
  <Characters>1359959</Characters>
  <Application>Microsoft Macintosh Word</Application>
  <DocSecurity>0</DocSecurity>
  <Lines>11332</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136</cp:revision>
  <cp:lastPrinted>2017-07-04T12:21:00Z</cp:lastPrinted>
  <dcterms:created xsi:type="dcterms:W3CDTF">2017-05-21T02:46:00Z</dcterms:created>
  <dcterms:modified xsi:type="dcterms:W3CDTF">2017-07-28T01:31:00Z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