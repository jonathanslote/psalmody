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1F30FC">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1F30FC">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1F30FC">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1F30FC">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1F30FC">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1F30FC">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1F30FC">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1F30FC">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1F30FC">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1F30FC">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1F30FC">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1F30FC">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1F30FC">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1F30FC">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1F30FC">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1F30FC">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1F30FC">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1F30FC">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1F30FC">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1F30FC">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1F30FC">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1F30FC">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1F30FC">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1F30FC">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1F30FC">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1F30FC">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1F30FC">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1F30FC">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1F30FC">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1F30FC">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1F30FC">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1F30FC">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1F30FC">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1F30FC">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1F30FC">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1F30FC">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1F30FC">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1F30FC">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1F30FC">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1F30FC">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1F30FC">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1F30FC">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1F30FC">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1F30FC">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1F30FC">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 xml:space="preserve">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proofErr w:type="gramStart"/>
            <w:r>
              <w:t>Your</w:t>
            </w:r>
            <w:proofErr w:type="gramEnd"/>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1F30FC">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1F30FC">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1F30FC">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1F30FC">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1F30FC">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Toc410196186" w:displacedByCustomXml="next"/>
    <w:bookmarkStart w:id="148" w:name="_Toc410196428" w:displacedByCustomXml="next"/>
    <w:bookmarkStart w:id="149" w:name="_Toc410196930" w:displacedByCustomXml="next"/>
    <w:bookmarkStart w:id="150" w:name="_Ref435434336" w:displacedByCustomXml="next"/>
    <w:bookmarkStart w:id="151" w:name="_Ref435434342" w:displacedByCustomXml="next"/>
    <w:bookmarkStart w:id="152" w:name="_Ref435789623" w:displacedByCustomXml="next"/>
    <w:bookmarkStart w:id="153" w:name="_Ref435789629" w:displacedByCustomXml="next"/>
    <w:bookmarkStart w:id="154" w:name="_Ref435799254" w:displacedByCustomXml="next"/>
    <w:bookmarkStart w:id="155" w:name="_Ref435799261"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1F30FC">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1F30FC">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 xml:space="preserve">Of the Psalms of </w:t>
      </w:r>
      <w:proofErr w:type="gramStart"/>
      <w:r>
        <w:t>David</w:t>
      </w:r>
      <w:proofErr w:type="gramEnd"/>
      <w:r>
        <w:t xml:space="preserve">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w:t>
      </w:r>
      <w:r w:rsidR="00AF1044">
        <w:t>re</w:t>
      </w:r>
      <w:proofErr w:type="gramEnd"/>
      <w:r w:rsidR="00AF1044">
        <w:t xml:space="preserv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8"/>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47624663"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CF5349B" w:rsidR="00E54261" w:rsidRDefault="00390B7C" w:rsidP="009C1C97">
      <w:pPr>
        <w:pStyle w:val="EnglishHangEndNoCoptic"/>
      </w:pPr>
      <w:r>
        <w:tab/>
      </w:r>
      <w:r w:rsidR="002E647A">
        <w:t>o</w:t>
      </w:r>
      <w:r w:rsidR="00423962">
        <w:t xml:space="preserve"> Lord, </w:t>
      </w:r>
      <w:proofErr w:type="gramStart"/>
      <w:r>
        <w:t>You</w:t>
      </w:r>
      <w:proofErr w:type="gramEnd"/>
      <w:r>
        <w:t xml:space="preserve">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 xml:space="preserve">2 O Lord, rebuke </w:t>
      </w:r>
      <w:proofErr w:type="gramStart"/>
      <w:r w:rsidRPr="00AB1781">
        <w:t>me</w:t>
      </w:r>
      <w:r w:rsidR="00530F84">
        <w:t>[</w:t>
      </w:r>
      <w:proofErr w:type="gramEnd"/>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5"/>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 xml:space="preserve">ame of the Lord </w:t>
      </w:r>
      <w:proofErr w:type="gramStart"/>
      <w:r w:rsidR="00E54261" w:rsidRPr="00AB1781">
        <w:t>Most High</w:t>
      </w:r>
      <w:proofErr w:type="gramEnd"/>
      <w:r w:rsidR="00E54261" w:rsidRPr="00AB1781">
        <w:t>.</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8"/>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0"/>
      </w:r>
      <w:r w:rsidRPr="00AB1781">
        <w:t xml:space="preserve">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2"/>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3"/>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4"/>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5"/>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6"/>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7"/>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8"/>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9"/>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 xml:space="preserve">ame of the Lord </w:t>
      </w:r>
      <w:proofErr w:type="gramStart"/>
      <w:r w:rsidR="00435BD3" w:rsidRPr="00AB1781">
        <w:t>Most High</w:t>
      </w:r>
      <w:proofErr w:type="gramEnd"/>
      <w:r w:rsidR="00435BD3" w:rsidRPr="00AB1781">
        <w:t>.</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0"/>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 xml:space="preserve">turned </w:t>
      </w:r>
      <w:proofErr w:type="gramStart"/>
      <w:r w:rsidR="00FB7BD2">
        <w:t>aside</w:t>
      </w:r>
      <w:r w:rsidRPr="00AB1781">
        <w:t>,</w:t>
      </w:r>
      <w:proofErr w:type="gramEnd"/>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1"/>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2"/>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3"/>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4"/>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5"/>
      </w:r>
    </w:p>
    <w:p w14:paraId="501763F1" w14:textId="5AC21FE1" w:rsidR="00435BD3" w:rsidRDefault="00435BD3" w:rsidP="00435BD3">
      <w:pPr>
        <w:pStyle w:val="EnglishHangEndNoCoptic"/>
      </w:pPr>
      <w:r w:rsidRPr="00AB1781">
        <w:tab/>
        <w:t>At</w:t>
      </w:r>
      <w:r w:rsidRPr="00AB1781">
        <w:rPr>
          <w:rStyle w:val="FootnoteReference"/>
        </w:rPr>
        <w:footnoteReference w:id="76"/>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7"/>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8"/>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9"/>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0"/>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lastRenderedPageBreak/>
        <w:t>Glory…</w:t>
      </w:r>
    </w:p>
    <w:p w14:paraId="6C66B63B" w14:textId="27D06797" w:rsidR="00646263" w:rsidRPr="00AB1781" w:rsidRDefault="00646263" w:rsidP="00BF0205">
      <w:pPr>
        <w:pStyle w:val="Heading3"/>
      </w:pPr>
      <w:bookmarkStart w:id="241" w:name="_Ref435438484"/>
      <w:r w:rsidRPr="00AB1781">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1"/>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2"/>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3"/>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4"/>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lastRenderedPageBreak/>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5"/>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6"/>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7"/>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lastRenderedPageBreak/>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8"/>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9"/>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0"/>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1"/>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92"/>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3"/>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4"/>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5"/>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6"/>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7"/>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8"/>
      </w:r>
      <w:r w:rsidRPr="00AB1781">
        <w:t xml:space="preserve"> in the sun;</w:t>
      </w:r>
      <w:r w:rsidRPr="00AB1781">
        <w:rPr>
          <w:rStyle w:val="FootnoteReference"/>
        </w:rPr>
        <w:footnoteReference w:id="99"/>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0"/>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1"/>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2"/>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3"/>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4"/>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4" w:name="_Ref412110716"/>
      <w:r>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5"/>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6"/>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7"/>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08"/>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9"/>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0"/>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1"/>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2"/>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3"/>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4"/>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5"/>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6"/>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7"/>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8"/>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9"/>
      </w:r>
      <w:r w:rsidRPr="00AB1781">
        <w:t xml:space="preserve"> from the power of the dog.</w:t>
      </w:r>
      <w:r w:rsidR="00ED0D70">
        <w:rPr>
          <w:rStyle w:val="FootnoteReference"/>
        </w:rPr>
        <w:footnoteReference w:id="120"/>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1"/>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2"/>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3"/>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6"/>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7"/>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8"/>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0"/>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1"/>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3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3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5"/>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7"/>
      </w:r>
      <w:r w:rsidRPr="00AB1781">
        <w:t xml:space="preserve"> His covenant and His </w:t>
      </w:r>
      <w:r w:rsidR="00055722">
        <w:t>testimonies</w:t>
      </w:r>
      <w:r w:rsidRPr="00AB1781">
        <w:t>.</w:t>
      </w:r>
      <w:r w:rsidRPr="00AB1781">
        <w:rPr>
          <w:rStyle w:val="FootnoteReference"/>
        </w:rPr>
        <w:footnoteReference w:id="13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3"/>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4"/>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6"/>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7"/>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8"/>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proofErr w:type="gramStart"/>
      <w:r w:rsidR="008A40DF">
        <w:t>tabernacle</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9"/>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0"/>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1"/>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2"/>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3"/>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4"/>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5"/>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6"/>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7"/>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8"/>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9"/>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60"/>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1"/>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2"/>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3"/>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4"/>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5"/>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6"/>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7"/>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8"/>
      </w:r>
    </w:p>
    <w:p w14:paraId="502E6AC1" w14:textId="458DF8D0"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69"/>
      </w:r>
      <w:r w:rsidRPr="00AB1781">
        <w:t xml:space="preserve"> truth</w:t>
      </w:r>
      <w:r w:rsidR="007F2564">
        <w:rPr>
          <w:rStyle w:val="FootnoteReference"/>
        </w:rPr>
        <w:footnoteReference w:id="170"/>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1"/>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2"/>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7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4"/>
      </w:r>
      <w:r w:rsidR="00E87C17">
        <w:t>,</w:t>
      </w:r>
      <w:r w:rsidRPr="00AB1781">
        <w:t xml:space="preserve"> all you </w:t>
      </w:r>
      <w:r w:rsidR="00121720">
        <w:t>upright in</w:t>
      </w:r>
      <w:r w:rsidRPr="00AB1781">
        <w:t xml:space="preserve"> heart.</w:t>
      </w:r>
      <w:r w:rsidRPr="00AB1781">
        <w:rPr>
          <w:rStyle w:val="FootnoteReference"/>
        </w:rPr>
        <w:footnoteReference w:id="175"/>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6"/>
      </w:r>
      <w:r w:rsidRPr="00AB1781">
        <w:t xml:space="preserve"> the Lord with the </w:t>
      </w:r>
      <w:r w:rsidR="00643986">
        <w:t>lyre</w:t>
      </w:r>
      <w:r w:rsidR="00643986">
        <w:rPr>
          <w:rStyle w:val="FootnoteReference"/>
        </w:rPr>
        <w:footnoteReference w:id="177"/>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8"/>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proofErr w:type="gramStart"/>
      <w:r w:rsidR="002C27B3">
        <w:t>storehouses</w:t>
      </w:r>
      <w:r w:rsidR="00950468" w:rsidRPr="00AB1781">
        <w:t>.</w:t>
      </w:r>
      <w:proofErr w:type="gramEnd"/>
    </w:p>
    <w:p w14:paraId="275A8252" w14:textId="2814A3C6" w:rsidR="00950468" w:rsidRPr="00AB1781" w:rsidRDefault="00950468" w:rsidP="00950468">
      <w:pPr>
        <w:pStyle w:val="EnglishHangNoCoptic"/>
      </w:pPr>
      <w:r w:rsidRPr="00AB1781">
        <w:lastRenderedPageBreak/>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9"/>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0"/>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1"/>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2"/>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lastRenderedPageBreak/>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3"/>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4"/>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lastRenderedPageBreak/>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5"/>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6"/>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7"/>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8"/>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lastRenderedPageBreak/>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9"/>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lastRenderedPageBreak/>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0"/>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1"/>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2"/>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3"/>
      </w:r>
      <w:r w:rsidRPr="00AB1781">
        <w:t xml:space="preserve"> </w:t>
      </w:r>
      <w:r w:rsidR="001040C8">
        <w:t>You</w:t>
      </w:r>
      <w:r w:rsidR="00E14083">
        <w:t>[, O Lord]</w:t>
      </w:r>
      <w:r w:rsidR="00E14083">
        <w:rPr>
          <w:rStyle w:val="FootnoteReference"/>
        </w:rPr>
        <w:footnoteReference w:id="194"/>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6"/>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lastRenderedPageBreak/>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7"/>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8"/>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9"/>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0"/>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1"/>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2"/>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3"/>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4"/>
      </w:r>
      <w:r w:rsidRPr="00AB1781">
        <w:t xml:space="preserve"> and be fed </w:t>
      </w:r>
      <w:r w:rsidR="00402CB0">
        <w:t>by</w:t>
      </w:r>
      <w:r w:rsidRPr="00AB1781">
        <w:t xml:space="preserve"> its wealth.</w:t>
      </w:r>
      <w:r w:rsidRPr="00AB1781">
        <w:rPr>
          <w:rStyle w:val="FootnoteReference"/>
        </w:rPr>
        <w:footnoteReference w:id="205"/>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6"/>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7"/>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8"/>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9"/>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0"/>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1"/>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2"/>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3"/>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4"/>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5"/>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6"/>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7"/>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8"/>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9"/>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0"/>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1"/>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2"/>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23"/>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4"/>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5"/>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26"/>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7"/>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8"/>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9"/>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0"/>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1"/>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2"/>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3"/>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4"/>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35"/>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0400B54D" w:rsidR="00950468" w:rsidRPr="00AB1781" w:rsidRDefault="00950468" w:rsidP="004E0D33">
      <w:pPr>
        <w:pStyle w:val="EnglishHangNoCoptic"/>
      </w:pPr>
      <w:r w:rsidRPr="00AB1781">
        <w:tab/>
      </w:r>
      <w:r w:rsidR="008A1194">
        <w:t>Hope</w:t>
      </w:r>
      <w:r w:rsidRPr="00AB1781">
        <w:t xml:space="preserve"> in God, for I will </w:t>
      </w:r>
      <w:r w:rsidR="008A1194">
        <w:t xml:space="preserve">give </w:t>
      </w:r>
      <w:r w:rsidR="0054429F">
        <w:t>confess</w:t>
      </w:r>
      <w:r w:rsidRPr="00AB1781">
        <w:t xml:space="preserve"> Him</w:t>
      </w:r>
      <w:r w:rsidR="0054429F">
        <w:rPr>
          <w:rStyle w:val="FootnoteReference"/>
        </w:rPr>
        <w:footnoteReference w:id="236"/>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7"/>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8"/>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9"/>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0"/>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2"/>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w:t>
      </w:r>
      <w:proofErr w:type="gramStart"/>
      <w:r w:rsidRPr="00AB1781">
        <w:t>Jacob.</w:t>
      </w:r>
      <w:proofErr w:type="gramEnd"/>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43"/>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4"/>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5"/>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6"/>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7"/>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48"/>
      </w:r>
      <w:r w:rsidRPr="00AB1781">
        <w:t>;</w:t>
      </w:r>
    </w:p>
    <w:p w14:paraId="1F9AF09E" w14:textId="0ACFBE16"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9"/>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0"/>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r>
      <w:proofErr w:type="gramStart"/>
      <w:r w:rsidRPr="00AB1781">
        <w:t>Therefore</w:t>
      </w:r>
      <w:proofErr w:type="gramEnd"/>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1"/>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2"/>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3"/>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4"/>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r>
      <w:proofErr w:type="gramStart"/>
      <w:r w:rsidRPr="00AB1781">
        <w:t>therefore</w:t>
      </w:r>
      <w:proofErr w:type="gramEnd"/>
      <w:r w:rsidRPr="00AB1781">
        <w:t xml:space="preserv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5"/>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6"/>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7"/>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8"/>
      </w:r>
    </w:p>
    <w:p w14:paraId="2D3EF404" w14:textId="77777777" w:rsidR="00714A98" w:rsidRPr="00AB1781" w:rsidRDefault="00714A98" w:rsidP="00714A98">
      <w:pPr>
        <w:pStyle w:val="EnglishHangNoCoptic"/>
      </w:pPr>
      <w:r w:rsidRPr="00AB1781">
        <w:t xml:space="preserve">7 Nations </w:t>
      </w:r>
      <w:r>
        <w:t xml:space="preserve">were </w:t>
      </w:r>
      <w:proofErr w:type="gramStart"/>
      <w:r>
        <w:t>troubled</w:t>
      </w:r>
      <w:r w:rsidRPr="00AB1781">
        <w:t>,</w:t>
      </w:r>
      <w:proofErr w:type="gramEnd"/>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9"/>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0"/>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 xml:space="preserve">s, all </w:t>
      </w:r>
      <w:proofErr w:type="gramStart"/>
      <w:r w:rsidR="005453DF">
        <w:t>you</w:t>
      </w:r>
      <w:proofErr w:type="gramEnd"/>
      <w:r w:rsidR="005453DF">
        <w:t xml:space="preserve">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1"/>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2"/>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3"/>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4"/>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5"/>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6"/>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7"/>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68"/>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9"/>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70"/>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1"/>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2"/>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 xml:space="preserve">Hear this, all </w:t>
      </w:r>
      <w:proofErr w:type="gramStart"/>
      <w:r>
        <w:t>you</w:t>
      </w:r>
      <w:proofErr w:type="gramEnd"/>
      <w:r>
        <w:t xml:space="preserve">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3"/>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4"/>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5"/>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6"/>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8"/>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9"/>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0"/>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1"/>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2"/>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proofErr w:type="gramStart"/>
      <w:r w:rsidR="001040C8">
        <w:t>You</w:t>
      </w:r>
      <w:proofErr w:type="gramEnd"/>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3"/>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4"/>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5"/>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007E0330">
        <w:t>guiding</w:t>
      </w:r>
      <w:proofErr w:type="gramEnd"/>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6"/>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7"/>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8"/>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9"/>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0"/>
      </w:r>
      <w:r w:rsidRPr="00AB1781">
        <w:t xml:space="preserve"> </w:t>
      </w:r>
      <w:r w:rsidR="00E570CB">
        <w:t>Your</w:t>
      </w:r>
      <w:r w:rsidRPr="00AB1781">
        <w:t xml:space="preserve"> Name, O Lord, for it is good.</w:t>
      </w:r>
      <w:r w:rsidRPr="00AB1781">
        <w:rPr>
          <w:rStyle w:val="FootnoteReference"/>
        </w:rPr>
        <w:footnoteReference w:id="291"/>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2"/>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3"/>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4"/>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5"/>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 xml:space="preserve">the righteous </w:t>
      </w:r>
      <w:proofErr w:type="gramStart"/>
      <w:r w:rsidR="00006CCF">
        <w:t>to  be</w:t>
      </w:r>
      <w:proofErr w:type="gramEnd"/>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6"/>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7"/>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8"/>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9"/>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w:t>
      </w:r>
      <w:proofErr w:type="gramStart"/>
      <w:r w:rsidRPr="00AB1781">
        <w:t>lions</w:t>
      </w:r>
      <w:proofErr w:type="gramEnd"/>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0"/>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1"/>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02"/>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03"/>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4"/>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5"/>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proofErr w:type="gramStart"/>
      <w:r w:rsidR="001040C8">
        <w:t>You</w:t>
      </w:r>
      <w:proofErr w:type="gramEnd"/>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t>
      </w:r>
      <w:proofErr w:type="gramStart"/>
      <w:r w:rsidR="009E7111" w:rsidRPr="00AB1781">
        <w:t>Who</w:t>
      </w:r>
      <w:proofErr w:type="gramEnd"/>
      <w:r w:rsidR="009E7111" w:rsidRPr="00AB1781">
        <w:t xml:space="preserve">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0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 xml:space="preserve">to his </w:t>
      </w:r>
      <w:proofErr w:type="gramStart"/>
      <w:r w:rsidR="00DC4A15">
        <w:t>years</w:t>
      </w:r>
      <w:proofErr w:type="gramEnd"/>
      <w:r w:rsidR="00DC4A15">
        <w:t xml:space="preserve">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proofErr w:type="gramStart"/>
      <w:r w:rsidR="001040C8">
        <w:t>You</w:t>
      </w:r>
      <w:proofErr w:type="gramEnd"/>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1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1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16"/>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7"/>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8"/>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9"/>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20"/>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21"/>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2"/>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23"/>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24"/>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25"/>
      </w:r>
      <w:r w:rsidRPr="00AB1781">
        <w:t xml:space="preserve"> worship</w:t>
      </w:r>
      <w:r w:rsidR="000E01D1">
        <w:rPr>
          <w:rStyle w:val="FootnoteReference"/>
        </w:rPr>
        <w:footnoteReference w:id="326"/>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7"/>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8"/>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29"/>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30"/>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31"/>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2"/>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33"/>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34"/>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35"/>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6"/>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7"/>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8"/>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9"/>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proofErr w:type="gramStart"/>
      <w:r w:rsidR="003863C1">
        <w:t>You</w:t>
      </w:r>
      <w:proofErr w:type="gramEnd"/>
      <w:r w:rsidR="003863C1">
        <w:t xml:space="preserve">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40"/>
      </w:r>
    </w:p>
    <w:p w14:paraId="76C72E2D" w14:textId="3C821810" w:rsidR="00C879D4" w:rsidRPr="00AB1781" w:rsidRDefault="000D1AC2" w:rsidP="00C879D4">
      <w:pPr>
        <w:pStyle w:val="EnglishHangNoCoptic"/>
      </w:pPr>
      <w:r>
        <w:lastRenderedPageBreak/>
        <w:t>13 t</w:t>
      </w:r>
      <w:r w:rsidR="003863C1">
        <w:t>he K</w:t>
      </w:r>
      <w:r w:rsidR="00C879D4" w:rsidRPr="00AB1781">
        <w:t>ing of the forces</w:t>
      </w:r>
      <w:r w:rsidR="003863C1">
        <w:rPr>
          <w:rStyle w:val="FootnoteReference"/>
        </w:rPr>
        <w:footnoteReference w:id="341"/>
      </w:r>
      <w:r w:rsidR="00C879D4" w:rsidRPr="00AB1781">
        <w:t xml:space="preserve"> of</w:t>
      </w:r>
      <w:r>
        <w:rPr>
          <w:rStyle w:val="FootnoteReference"/>
        </w:rPr>
        <w:footnoteReference w:id="342"/>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43"/>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44"/>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45"/>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w:t>
      </w:r>
      <w:proofErr w:type="gramStart"/>
      <w:r w:rsidR="0080282E">
        <w:t>You</w:t>
      </w:r>
      <w:proofErr w:type="gramEnd"/>
      <w:r w:rsidR="0080282E">
        <w:t xml:space="preserve">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lastRenderedPageBreak/>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47"/>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48"/>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w:t>
      </w:r>
      <w:proofErr w:type="gramStart"/>
      <w:r w:rsidR="000C6C77">
        <w:t>you</w:t>
      </w:r>
      <w:proofErr w:type="gramEnd"/>
      <w:r w:rsidR="000C6C77">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t>
      </w:r>
      <w:proofErr w:type="gramStart"/>
      <w:r w:rsidRPr="00AB1781">
        <w:t>Who</w:t>
      </w:r>
      <w:proofErr w:type="gramEnd"/>
      <w:r w:rsidRPr="00AB1781">
        <w:t xml:space="preserve">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4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lastRenderedPageBreak/>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5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 xml:space="preserve">grow weary of </w:t>
      </w:r>
      <w:proofErr w:type="gramStart"/>
      <w:r w:rsidR="00A10925">
        <w:t>crying</w:t>
      </w:r>
      <w:r w:rsidRPr="00AB1781">
        <w:t>,</w:t>
      </w:r>
      <w:proofErr w:type="gramEnd"/>
      <w:r w:rsidRPr="00AB1781">
        <w:t xml:space="preserve">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51"/>
      </w:r>
    </w:p>
    <w:p w14:paraId="75B079FC" w14:textId="34FA1BF6"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proofErr w:type="gramStart"/>
      <w:r w:rsidR="0089583B">
        <w:t>became</w:t>
      </w:r>
      <w:proofErr w:type="gramEnd"/>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52"/>
      </w:r>
    </w:p>
    <w:p w14:paraId="01AF3DE7" w14:textId="77777777" w:rsidR="00C879D4" w:rsidRPr="00AB1781" w:rsidRDefault="00C879D4" w:rsidP="00B139A8">
      <w:pPr>
        <w:pStyle w:val="EnglishHangNoCoptic"/>
      </w:pPr>
      <w:r w:rsidRPr="00AB1781">
        <w:lastRenderedPageBreak/>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53"/>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54"/>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55"/>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56"/>
      </w:r>
    </w:p>
    <w:p w14:paraId="3A887B48" w14:textId="021BB994" w:rsidR="00C879D4" w:rsidRPr="00AB1781" w:rsidRDefault="00C879D4" w:rsidP="00B139A8">
      <w:pPr>
        <w:pStyle w:val="EnglishHangNoCoptic"/>
      </w:pPr>
      <w:r w:rsidRPr="00AB1781">
        <w:lastRenderedPageBreak/>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57"/>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lastRenderedPageBreak/>
        <w:t xml:space="preserve">37 And the children of His </w:t>
      </w:r>
      <w:r w:rsidR="0056662E">
        <w:t>servants</w:t>
      </w:r>
      <w:r w:rsidRPr="00AB1781">
        <w:rPr>
          <w:rStyle w:val="FootnoteReference"/>
        </w:rPr>
        <w:footnoteReference w:id="358"/>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 xml:space="preserve">y David, </w:t>
      </w:r>
      <w:proofErr w:type="gramStart"/>
      <w:r w:rsidRPr="00AB1781">
        <w:t>In</w:t>
      </w:r>
      <w:proofErr w:type="gramEnd"/>
      <w:r w:rsidRPr="00AB1781">
        <w:t xml:space="preserve">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59"/>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60"/>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lastRenderedPageBreak/>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61"/>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62"/>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lastRenderedPageBreak/>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63"/>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64"/>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65"/>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lastRenderedPageBreak/>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66"/>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67"/>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68"/>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69"/>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7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lastRenderedPageBreak/>
        <w:t>10 The kings of Tarshish</w:t>
      </w:r>
      <w:r w:rsidRPr="00AB1781">
        <w:rPr>
          <w:rStyle w:val="FootnoteReference"/>
        </w:rPr>
        <w:footnoteReference w:id="371"/>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72"/>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7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7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75"/>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76"/>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lastRenderedPageBreak/>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7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7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 xml:space="preserve">ere knowledge in the </w:t>
      </w:r>
      <w:proofErr w:type="gramStart"/>
      <w:r>
        <w:t>Most High</w:t>
      </w:r>
      <w:proofErr w:type="gramEnd"/>
      <w:r>
        <w:t>?”</w:t>
      </w:r>
    </w:p>
    <w:p w14:paraId="5CCC197E" w14:textId="199D6DA2" w:rsidR="00CA0029" w:rsidRPr="00AB1781" w:rsidRDefault="00B1406C" w:rsidP="00CA0029">
      <w:pPr>
        <w:pStyle w:val="EnglishHangNoCoptic"/>
      </w:pPr>
      <w:r>
        <w:lastRenderedPageBreak/>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7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80"/>
      </w:r>
    </w:p>
    <w:p w14:paraId="14A3BDE5" w14:textId="5DD79CE9" w:rsidR="00CA0029" w:rsidRPr="00AB1781" w:rsidRDefault="00CA0029" w:rsidP="00CA0029">
      <w:pPr>
        <w:pStyle w:val="EnglishHangNoCoptic"/>
      </w:pPr>
      <w:r w:rsidRPr="00AB1781">
        <w:lastRenderedPageBreak/>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8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8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83"/>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84"/>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8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8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8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lastRenderedPageBreak/>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8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 xml:space="preserve">no longer he </w:t>
      </w:r>
      <w:proofErr w:type="gramStart"/>
      <w:r w:rsidR="00452817">
        <w:t>know</w:t>
      </w:r>
      <w:proofErr w:type="gramEnd"/>
      <w:r w:rsidR="00452817">
        <w:t xml:space="preserve">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 xml:space="preserve">heads </w:t>
      </w:r>
      <w:proofErr w:type="gramStart"/>
      <w:r w:rsidR="00452817">
        <w:t>of  the</w:t>
      </w:r>
      <w:proofErr w:type="gramEnd"/>
      <w:r w:rsidR="00452817">
        <w:t xml:space="preserv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89"/>
      </w:r>
    </w:p>
    <w:p w14:paraId="11327820" w14:textId="3B3CCACB"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9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91"/>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lastRenderedPageBreak/>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92"/>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93"/>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lastRenderedPageBreak/>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94"/>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95"/>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96"/>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97"/>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98"/>
      </w:r>
    </w:p>
    <w:p w14:paraId="261A80B1" w14:textId="137EEFDC" w:rsidR="00CA0029" w:rsidRPr="00AB1781" w:rsidRDefault="00CA0029" w:rsidP="00CA0029">
      <w:pPr>
        <w:pStyle w:val="EnglishHangNoCoptic"/>
      </w:pPr>
      <w:r w:rsidRPr="00AB1781">
        <w:lastRenderedPageBreak/>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99"/>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00"/>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lastRenderedPageBreak/>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 xml:space="preserve">he right hand of the </w:t>
      </w:r>
      <w:proofErr w:type="gramStart"/>
      <w:r w:rsidR="001E7CE9">
        <w:t>Most High</w:t>
      </w:r>
      <w:proofErr w:type="gramEnd"/>
      <w:r w:rsidR="001E7CE9">
        <w:t>!”</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proofErr w:type="gramStart"/>
      <w:r w:rsidR="00E570CB">
        <w:t>Your</w:t>
      </w:r>
      <w:proofErr w:type="gramEnd"/>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r>
      <w:bookmarkStart w:id="272" w:name="_GoBack"/>
      <w:r w:rsidRPr="00AB1781">
        <w:t xml:space="preserve">the waters saw </w:t>
      </w:r>
      <w:r w:rsidR="001040C8">
        <w:t>You</w:t>
      </w:r>
      <w:r w:rsidRPr="00AB1781">
        <w:t xml:space="preserve"> and were afraid,</w:t>
      </w:r>
    </w:p>
    <w:bookmarkEnd w:id="272"/>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01"/>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02"/>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03"/>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04"/>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3" w:name="_Ref435438587"/>
      <w:r w:rsidRPr="00AB1781">
        <w:lastRenderedPageBreak/>
        <w:t>K</w:t>
      </w:r>
      <w:r>
        <w:t>athisma</w:t>
      </w:r>
      <w:r w:rsidRPr="00AB1781">
        <w:t xml:space="preserve"> 1</w:t>
      </w:r>
      <w:r>
        <w:t>1</w:t>
      </w:r>
      <w:bookmarkEnd w:id="27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05"/>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06"/>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lastRenderedPageBreak/>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07"/>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08"/>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09"/>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lastRenderedPageBreak/>
        <w:t>21 So the Lord heard and deferred,</w:t>
      </w:r>
      <w:r w:rsidRPr="00AB1781">
        <w:rPr>
          <w:rStyle w:val="FootnoteReference"/>
        </w:rPr>
        <w:footnoteReference w:id="410"/>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 xml:space="preserve">and by His </w:t>
      </w:r>
      <w:proofErr w:type="gramStart"/>
      <w:r w:rsidRPr="00AB1781">
        <w:t>power</w:t>
      </w:r>
      <w:proofErr w:type="gramEnd"/>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lastRenderedPageBreak/>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11"/>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lastRenderedPageBreak/>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proofErr w:type="gramStart"/>
      <w:r w:rsidRPr="00AB1781">
        <w:t>spared</w:t>
      </w:r>
      <w:proofErr w:type="gramEnd"/>
      <w:r w:rsidRPr="00AB1781">
        <w:t xml:space="preserve">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w:t>
      </w:r>
      <w:proofErr w:type="gramStart"/>
      <w:r w:rsidRPr="00AB1781">
        <w:t>Most High</w:t>
      </w:r>
      <w:proofErr w:type="gramEnd"/>
      <w:r w:rsidRPr="00AB1781">
        <w:t xml:space="preserve">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lastRenderedPageBreak/>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12"/>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13"/>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lastRenderedPageBreak/>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14"/>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lastRenderedPageBreak/>
        <w:t>Psalm</w:t>
      </w:r>
      <w:r w:rsidRPr="00AB1781">
        <w:t xml:space="preserve"> 79</w:t>
      </w:r>
      <w:r>
        <w:t xml:space="preserve">: </w:t>
      </w:r>
      <w:r w:rsidR="007D2678">
        <w:t>“Attend, O Shepherd of Israel,</w:t>
      </w:r>
      <w:r>
        <w:t xml:space="preserve"> </w:t>
      </w:r>
      <w:proofErr w:type="gramStart"/>
      <w:r>
        <w:t>Who</w:t>
      </w:r>
      <w:proofErr w:type="gramEnd"/>
      <w:r>
        <w:t xml:space="preserve">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15"/>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16"/>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17"/>
      </w:r>
      <w:r>
        <w:t xml:space="preserve">, </w:t>
      </w:r>
      <w:r w:rsidR="006B0A9B">
        <w:t>manifest Yourself</w:t>
      </w:r>
      <w:r w:rsidR="006B0A9B">
        <w:rPr>
          <w:rStyle w:val="FootnoteReference"/>
        </w:rPr>
        <w:footnoteReference w:id="418"/>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19"/>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20"/>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lastRenderedPageBreak/>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21"/>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lastRenderedPageBreak/>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22"/>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23"/>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24"/>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25"/>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26"/>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27"/>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28"/>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29"/>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lastRenderedPageBreak/>
        <w:t xml:space="preserve">3 For behold, </w:t>
      </w:r>
      <w:proofErr w:type="gramStart"/>
      <w:r w:rsidR="00E570CB">
        <w:t>Your</w:t>
      </w:r>
      <w:proofErr w:type="gramEnd"/>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lastRenderedPageBreak/>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3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31"/>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32"/>
      </w:r>
      <w:r w:rsidRPr="00AB1781">
        <w:t>.</w:t>
      </w:r>
    </w:p>
    <w:p w14:paraId="5452CDEA" w14:textId="77777777"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433"/>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5" w:name="_Ref412111302"/>
      <w:r>
        <w:t>Psalm</w:t>
      </w:r>
      <w:r w:rsidR="004A51E7" w:rsidRPr="00AB1781">
        <w:t xml:space="preserve"> 84</w:t>
      </w:r>
      <w:r>
        <w:t>:</w:t>
      </w:r>
      <w:r w:rsidR="007D2678">
        <w:t>” O Lord,</w:t>
      </w:r>
      <w:r>
        <w:t xml:space="preserve"> </w:t>
      </w:r>
      <w:proofErr w:type="gramStart"/>
      <w:r w:rsidR="001040C8">
        <w:t>You</w:t>
      </w:r>
      <w:proofErr w:type="gramEnd"/>
      <w:r>
        <w:t xml:space="preserve"> </w:t>
      </w:r>
      <w:r w:rsidR="007D2678">
        <w:t>were pleased with</w:t>
      </w:r>
      <w:r>
        <w:t xml:space="preserve"> </w:t>
      </w:r>
      <w:r w:rsidR="00E570CB">
        <w:t>Your</w:t>
      </w:r>
      <w:r>
        <w:t xml:space="preserve"> lan</w:t>
      </w:r>
      <w:r w:rsidR="005453DF">
        <w:t>d”</w:t>
      </w:r>
      <w:bookmarkEnd w:id="2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34"/>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35"/>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36"/>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lastRenderedPageBreak/>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37"/>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6" w:name="_Ref435990025"/>
      <w:r>
        <w:t>Kathisma 12</w:t>
      </w:r>
      <w:bookmarkEnd w:id="276"/>
    </w:p>
    <w:p w14:paraId="3C923651" w14:textId="0BCFC39C" w:rsidR="00935D4B" w:rsidRPr="00AB1781" w:rsidRDefault="00935D4B" w:rsidP="00BF0205">
      <w:pPr>
        <w:pStyle w:val="Heading4"/>
      </w:pPr>
      <w:bookmarkStart w:id="27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lastRenderedPageBreak/>
        <w:t>2 Preserve my soul, for I am holy;</w:t>
      </w:r>
      <w:r w:rsidRPr="00AB1781">
        <w:rPr>
          <w:rStyle w:val="FootnoteReference"/>
        </w:rPr>
        <w:footnoteReference w:id="438"/>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39"/>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40"/>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 xml:space="preserve">I will </w:t>
      </w:r>
      <w:proofErr w:type="gramStart"/>
      <w:r w:rsidR="00751701">
        <w:t>cried</w:t>
      </w:r>
      <w:proofErr w:type="gramEnd"/>
      <w:r w:rsidR="00751701">
        <w:t xml:space="preserve">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 xml:space="preserve">9 All the </w:t>
      </w:r>
      <w:proofErr w:type="gramStart"/>
      <w:r w:rsidRPr="00AB1781">
        <w:t>nations</w:t>
      </w:r>
      <w:r w:rsidR="00751701">
        <w:t>[</w:t>
      </w:r>
      <w:proofErr w:type="gramEnd"/>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41"/>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42"/>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43"/>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44"/>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4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lastRenderedPageBreak/>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4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8" w:name="_Ref412111328"/>
      <w:r>
        <w:t>Psalm</w:t>
      </w:r>
      <w:r w:rsidRPr="00AB1781">
        <w:t xml:space="preserve"> 86</w:t>
      </w:r>
      <w:r>
        <w:t xml:space="preserve">: </w:t>
      </w:r>
      <w:r w:rsidR="007D2678">
        <w:t>“</w:t>
      </w:r>
      <w:r>
        <w:t>His foundations are on the holy mountain</w:t>
      </w:r>
      <w:r w:rsidR="005453DF">
        <w:t>s”</w:t>
      </w:r>
      <w:bookmarkEnd w:id="2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4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4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lastRenderedPageBreak/>
        <w:t>5 A man will say, “Mother Zion,”</w:t>
      </w:r>
      <w:r>
        <w:rPr>
          <w:rStyle w:val="FootnoteReference"/>
        </w:rPr>
        <w:footnoteReference w:id="449"/>
      </w:r>
    </w:p>
    <w:p w14:paraId="41ECC6AA" w14:textId="04147FD6" w:rsidR="00935D4B" w:rsidRPr="00AB1781" w:rsidRDefault="00ED7AD3" w:rsidP="00935D4B">
      <w:pPr>
        <w:pStyle w:val="EnglishHangNoCoptic"/>
      </w:pPr>
      <w:r>
        <w:tab/>
        <w:t>and, “a man was born in her,”</w:t>
      </w:r>
      <w:r>
        <w:rPr>
          <w:rStyle w:val="FootnoteReference"/>
        </w:rPr>
        <w:footnoteReference w:id="450"/>
      </w:r>
    </w:p>
    <w:p w14:paraId="338E4C9D" w14:textId="72FD739E" w:rsidR="00935D4B" w:rsidRPr="00AB1781" w:rsidRDefault="00ED7AD3" w:rsidP="00935D4B">
      <w:pPr>
        <w:pStyle w:val="EnglishHangEndNoCoptic"/>
      </w:pPr>
      <w:r>
        <w:tab/>
        <w:t>for t</w:t>
      </w:r>
      <w:r w:rsidR="00935D4B" w:rsidRPr="00AB1781">
        <w:t xml:space="preserve">he Most High </w:t>
      </w:r>
      <w:r>
        <w:t>Himself founded her.</w:t>
      </w:r>
      <w:r w:rsidR="00641372">
        <w:rPr>
          <w:rStyle w:val="FootnoteReference"/>
        </w:rPr>
        <w:footnoteReference w:id="451"/>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52"/>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w:t>
      </w:r>
      <w:proofErr w:type="gramStart"/>
      <w:r w:rsidR="004E2A9B">
        <w:t>You</w:t>
      </w:r>
      <w:proofErr w:type="gramEnd"/>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proofErr w:type="gramStart"/>
      <w:r w:rsidR="00BD2048">
        <w:t>supplication</w:t>
      </w:r>
      <w:r w:rsidR="004E2A9B">
        <w:t>[</w:t>
      </w:r>
      <w:proofErr w:type="gramEnd"/>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53"/>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lastRenderedPageBreak/>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54"/>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55"/>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56"/>
      </w:r>
      <w:r>
        <w:t xml:space="preserve"> confess</w:t>
      </w:r>
      <w:r w:rsidR="00F06A9C">
        <w:rPr>
          <w:rStyle w:val="FootnoteReference"/>
        </w:rPr>
        <w:footnoteReference w:id="457"/>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58"/>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lastRenderedPageBreak/>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59"/>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60"/>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61"/>
      </w:r>
      <w:r w:rsidRPr="00AB1781">
        <w:t xml:space="preserve"> </w:t>
      </w:r>
      <w:r w:rsidR="006D6CF8">
        <w:t>forever</w:t>
      </w:r>
      <w:r w:rsidR="006D6CF8">
        <w:rPr>
          <w:rStyle w:val="FootnoteReference"/>
        </w:rPr>
        <w:footnoteReference w:id="462"/>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63"/>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64"/>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65"/>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66"/>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lastRenderedPageBreak/>
        <w:t xml:space="preserve">13 </w:t>
      </w:r>
      <w:r w:rsidR="001626CD">
        <w:t>You created t</w:t>
      </w:r>
      <w:r w:rsidR="00CC373E">
        <w:t>he north</w:t>
      </w:r>
      <w:r w:rsidR="00CC373E">
        <w:rPr>
          <w:rStyle w:val="FootnoteReference"/>
        </w:rPr>
        <w:footnoteReference w:id="467"/>
      </w:r>
      <w:r w:rsidR="001626CD">
        <w:t xml:space="preserve"> </w:t>
      </w:r>
      <w:r w:rsidRPr="00AB1781">
        <w:t>and the sea</w:t>
      </w:r>
      <w:r w:rsidR="001626CD">
        <w:t>s;</w:t>
      </w:r>
      <w:r w:rsidRPr="00AB1781">
        <w:rPr>
          <w:rStyle w:val="FootnoteReference"/>
        </w:rPr>
        <w:footnoteReference w:id="468"/>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69"/>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70"/>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71"/>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72"/>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73"/>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74"/>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475"/>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76"/>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77"/>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78"/>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79"/>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80"/>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81"/>
      </w:r>
      <w:r w:rsidRPr="00AB1781">
        <w:t>.</w:t>
      </w:r>
    </w:p>
    <w:p w14:paraId="1E1F9226" w14:textId="06B019F1" w:rsidR="00935D4B" w:rsidRPr="00AB1781" w:rsidRDefault="00935D4B" w:rsidP="00935D4B">
      <w:pPr>
        <w:pStyle w:val="EnglishHangNoCoptic"/>
      </w:pPr>
      <w:r w:rsidRPr="00AB1781">
        <w:lastRenderedPageBreak/>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82"/>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83"/>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proofErr w:type="gramStart"/>
      <w:r w:rsidR="001040C8">
        <w:t>You</w:t>
      </w:r>
      <w:proofErr w:type="gramEnd"/>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proofErr w:type="gramStart"/>
      <w:r w:rsidR="001040C8">
        <w:t>You</w:t>
      </w:r>
      <w:proofErr w:type="gramEnd"/>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84"/>
      </w:r>
      <w:r w:rsidRPr="00AB1781">
        <w:t xml:space="preserve"> in </w:t>
      </w:r>
      <w:r w:rsidR="00E570CB">
        <w:t>Your</w:t>
      </w:r>
      <w:r w:rsidRPr="00AB1781">
        <w:t xml:space="preserve"> wrath,</w:t>
      </w:r>
      <w:r w:rsidRPr="00AB1781">
        <w:rPr>
          <w:rStyle w:val="FootnoteReference"/>
        </w:rPr>
        <w:footnoteReference w:id="485"/>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lastRenderedPageBreak/>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86"/>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87"/>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9" w:name="_Ref412026283"/>
      <w:r>
        <w:t>Psalm</w:t>
      </w:r>
      <w:r w:rsidRPr="00AB1781">
        <w:t xml:space="preserve"> 90</w:t>
      </w:r>
      <w:r>
        <w:t xml:space="preserve">: </w:t>
      </w:r>
      <w:r w:rsidR="007D2678">
        <w:t>“</w:t>
      </w:r>
      <w:r>
        <w:t>He who dwells in the help of the Most Hig</w:t>
      </w:r>
      <w:r w:rsidR="00F017CA">
        <w:t>h”</w:t>
      </w:r>
      <w:bookmarkEnd w:id="2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88"/>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lastRenderedPageBreak/>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89"/>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90"/>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lastRenderedPageBreak/>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80" w:name="_Ref435438606"/>
      <w:r w:rsidRPr="00AB1781">
        <w:t>K</w:t>
      </w:r>
      <w:r>
        <w:t>athisma</w:t>
      </w:r>
      <w:r w:rsidRPr="00AB1781">
        <w:t xml:space="preserve"> 1</w:t>
      </w:r>
      <w:r>
        <w:t>3</w:t>
      </w:r>
      <w:bookmarkEnd w:id="28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91"/>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92"/>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93"/>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proofErr w:type="gramStart"/>
      <w:r w:rsidR="00C104A1">
        <w:t>are</w:t>
      </w:r>
      <w:proofErr w:type="gramEnd"/>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proofErr w:type="gramStart"/>
      <w:r w:rsidR="00E570CB">
        <w:t>Your</w:t>
      </w:r>
      <w:proofErr w:type="gramEnd"/>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94"/>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95"/>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proofErr w:type="gramStart"/>
      <w:r w:rsidRPr="00AB1781">
        <w:t>hears</w:t>
      </w:r>
      <w:proofErr w:type="gramEnd"/>
      <w:r w:rsidRPr="00AB1781">
        <w:t xml:space="preserve">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96"/>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97"/>
      </w:r>
      <w:r w:rsidRPr="00AB1781">
        <w:t xml:space="preserve"> in a ripe</w:t>
      </w:r>
      <w:r w:rsidR="00325B16">
        <w:rPr>
          <w:rStyle w:val="FootnoteReference"/>
        </w:rPr>
        <w:footnoteReference w:id="498"/>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1" w:name="_Ref412111374"/>
      <w:r>
        <w:t>Psalm</w:t>
      </w:r>
      <w:r w:rsidRPr="00AB1781">
        <w:t xml:space="preserve"> 92</w:t>
      </w:r>
      <w:r>
        <w:t xml:space="preserve">: </w:t>
      </w:r>
      <w:r w:rsidR="007D2678">
        <w:t xml:space="preserve">“The Lord is </w:t>
      </w:r>
      <w:proofErr w:type="gramStart"/>
      <w:r w:rsidR="007D2678">
        <w:t>reigns</w:t>
      </w:r>
      <w:r>
        <w:t>,</w:t>
      </w:r>
      <w:proofErr w:type="gramEnd"/>
      <w:r>
        <w:t xml:space="preserve"> He is robed in </w:t>
      </w:r>
      <w:r w:rsidR="007D2678">
        <w:t>majesty”</w:t>
      </w:r>
      <w:bookmarkEnd w:id="2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9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00"/>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lastRenderedPageBreak/>
        <w:t xml:space="preserve">3 The rivers </w:t>
      </w:r>
      <w:r w:rsidR="00F96AD0">
        <w:t xml:space="preserve">have </w:t>
      </w:r>
      <w:r w:rsidR="00350BD4">
        <w:t xml:space="preserve">lift </w:t>
      </w:r>
      <w:r w:rsidR="00F96AD0">
        <w:t>[themselves]</w:t>
      </w:r>
      <w:r w:rsidR="00F96AD0">
        <w:rPr>
          <w:rStyle w:val="FootnoteReference"/>
        </w:rPr>
        <w:footnoteReference w:id="501"/>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02"/>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0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0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lastRenderedPageBreak/>
        <w:t xml:space="preserve">8 Understand, you </w:t>
      </w:r>
      <w:proofErr w:type="gramStart"/>
      <w:r w:rsidR="0002098A">
        <w:t>fools</w:t>
      </w:r>
      <w:proofErr w:type="gramEnd"/>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w:t>
      </w:r>
      <w:proofErr w:type="gramStart"/>
      <w:r w:rsidRPr="00AB1781">
        <w:t>you</w:t>
      </w:r>
      <w:proofErr w:type="gramEnd"/>
      <w:r w:rsidRPr="00AB1781">
        <w:t xml:space="preserve">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0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proofErr w:type="gramStart"/>
      <w:r w:rsidR="0002098A">
        <w:t>sojourned</w:t>
      </w:r>
      <w:proofErr w:type="gramEnd"/>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50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lastRenderedPageBreak/>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07"/>
      </w:r>
      <w:r w:rsidRPr="00AB1781">
        <w:t xml:space="preserve"> with thanksgiving</w:t>
      </w:r>
      <w:r w:rsidR="000470D3">
        <w:rPr>
          <w:rStyle w:val="FootnoteReference"/>
        </w:rPr>
        <w:footnoteReference w:id="50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0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510"/>
      </w:r>
      <w:r w:rsidRPr="00AB1781">
        <w:t xml:space="preserve"> and fall down</w:t>
      </w:r>
      <w:r w:rsidR="002A2713">
        <w:rPr>
          <w:rStyle w:val="FootnoteReference"/>
        </w:rPr>
        <w:footnoteReference w:id="51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lastRenderedPageBreak/>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12"/>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1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1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1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16"/>
      </w:r>
    </w:p>
    <w:p w14:paraId="0D54EE54" w14:textId="754B1C97" w:rsidR="008016CF" w:rsidRPr="00AB1781" w:rsidRDefault="008016CF" w:rsidP="00BF0205">
      <w:pPr>
        <w:pStyle w:val="Heading4"/>
      </w:pPr>
      <w:bookmarkStart w:id="28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1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1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19"/>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2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2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2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2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2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2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2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3"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 xml:space="preserve">1 (By David, when His earth was </w:t>
      </w:r>
      <w:proofErr w:type="gramStart"/>
      <w:r>
        <w:t>is</w:t>
      </w:r>
      <w:proofErr w:type="gramEnd"/>
      <w:r>
        <w:t xml:space="preserve"> restored</w:t>
      </w:r>
      <w:r w:rsidR="008016CF" w:rsidRPr="00AB1781">
        <w:t>)</w:t>
      </w:r>
      <w:r w:rsidR="00A0015F" w:rsidRPr="00AB1781">
        <w:t xml:space="preserve"> </w:t>
      </w:r>
    </w:p>
    <w:p w14:paraId="547CCC6B" w14:textId="74FFC45C" w:rsidR="008016CF" w:rsidRPr="00AB1781" w:rsidRDefault="00AF055B" w:rsidP="00A0015F">
      <w:pPr>
        <w:pStyle w:val="EnglishHangNoCoptic"/>
      </w:pPr>
      <w:r>
        <w:lastRenderedPageBreak/>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2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2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2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3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 xml:space="preserve">rd </w:t>
      </w:r>
      <w:proofErr w:type="gramStart"/>
      <w:r>
        <w:t>Most High</w:t>
      </w:r>
      <w:proofErr w:type="gramEnd"/>
      <w:r>
        <w:t xml:space="preserve">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3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32"/>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8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3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lastRenderedPageBreak/>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5" w:name="_Ref412111731"/>
      <w:r>
        <w:t>Psalm</w:t>
      </w:r>
      <w:r w:rsidR="008016CF" w:rsidRPr="00AB1781">
        <w:t xml:space="preserve"> 98</w:t>
      </w:r>
      <w:r>
        <w:t xml:space="preserve">: </w:t>
      </w:r>
      <w:r w:rsidR="007D2678">
        <w:t>“The Lord reigns</w:t>
      </w:r>
      <w:r>
        <w:t>, let the peoples rag</w:t>
      </w:r>
      <w:r w:rsidR="007D2678">
        <w:t>e”</w:t>
      </w:r>
      <w:bookmarkEnd w:id="2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3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3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3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3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lastRenderedPageBreak/>
        <w:t xml:space="preserve">8 O Lord our God, </w:t>
      </w:r>
      <w:proofErr w:type="gramStart"/>
      <w:r w:rsidR="001040C8">
        <w:t>You</w:t>
      </w:r>
      <w:proofErr w:type="gramEnd"/>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proofErr w:type="gramStart"/>
      <w:r w:rsidR="001040C8">
        <w:t>You</w:t>
      </w:r>
      <w:proofErr w:type="gramEnd"/>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38"/>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3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6" w:name="_Ref412111741"/>
      <w:r>
        <w:t>Psalm</w:t>
      </w:r>
      <w:r w:rsidR="008016CF" w:rsidRPr="00AB1781">
        <w:t xml:space="preserve"> 99</w:t>
      </w:r>
      <w:r>
        <w:t xml:space="preserve">: </w:t>
      </w:r>
      <w:r w:rsidR="007D2678">
        <w:t>“</w:t>
      </w:r>
      <w:r>
        <w:t>Shout for joy to the Lord, all the eart</w:t>
      </w:r>
      <w:r w:rsidR="007D2678">
        <w:t>h”</w:t>
      </w:r>
      <w:bookmarkEnd w:id="2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4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4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4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7" w:name="_Ref412111752"/>
      <w:r>
        <w:lastRenderedPageBreak/>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4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4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4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8" w:name="_Ref435438613"/>
      <w:r w:rsidRPr="00AB1781">
        <w:lastRenderedPageBreak/>
        <w:t>K</w:t>
      </w:r>
      <w:r>
        <w:t>athisma</w:t>
      </w:r>
      <w:r w:rsidRPr="00AB1781">
        <w:t xml:space="preserve"> 1</w:t>
      </w:r>
      <w:r>
        <w:t>4</w:t>
      </w:r>
      <w:bookmarkEnd w:id="28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46"/>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lastRenderedPageBreak/>
        <w:t xml:space="preserve">12 My days </w:t>
      </w:r>
      <w:r w:rsidR="008852D2">
        <w:t>faded</w:t>
      </w:r>
      <w:r w:rsidRPr="00AB1781">
        <w:t xml:space="preserve"> like a shadow,</w:t>
      </w:r>
      <w:r w:rsidRPr="00AB1781">
        <w:rPr>
          <w:rStyle w:val="FootnoteReference"/>
        </w:rPr>
        <w:footnoteReference w:id="54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4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lastRenderedPageBreak/>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4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5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xml:space="preserve">, bless His </w:t>
      </w:r>
      <w:proofErr w:type="gramStart"/>
      <w:r w:rsidR="00C37403">
        <w:t>holy</w:t>
      </w:r>
      <w:proofErr w:type="gramEnd"/>
      <w:r w:rsidR="00C37403">
        <w:t xml:space="preserve">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5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52"/>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lastRenderedPageBreak/>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53"/>
      </w:r>
      <w:r w:rsidRPr="00AB1781">
        <w:t xml:space="preserve"> from us.</w:t>
      </w:r>
      <w:r w:rsidRPr="00AB1781">
        <w:rPr>
          <w:rStyle w:val="FootnoteReference"/>
        </w:rPr>
        <w:footnoteReference w:id="554"/>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5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56"/>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 xml:space="preserve">who are mighty in strength, who do His </w:t>
      </w:r>
      <w:proofErr w:type="gramStart"/>
      <w:r w:rsidRPr="00AB1781">
        <w:t>word</w:t>
      </w:r>
      <w:r w:rsidR="00417F44">
        <w:t>,</w:t>
      </w:r>
      <w:proofErr w:type="gramEnd"/>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lastRenderedPageBreak/>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5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5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5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6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6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62"/>
      </w:r>
      <w:r w:rsidR="00342E73">
        <w:t xml:space="preserve"> flames of fire.</w:t>
      </w:r>
      <w:r w:rsidRPr="00AB1781">
        <w:rPr>
          <w:rStyle w:val="FootnoteReference"/>
        </w:rPr>
        <w:footnoteReference w:id="56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6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6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66"/>
      </w:r>
      <w:r w:rsidRPr="00AB1781">
        <w:t xml:space="preserve"> for them.</w:t>
      </w:r>
    </w:p>
    <w:p w14:paraId="2DB65644" w14:textId="77553632" w:rsidR="00EC728E" w:rsidRPr="00AB1781" w:rsidRDefault="00EC728E" w:rsidP="00DA6717">
      <w:pPr>
        <w:pStyle w:val="EnglishHangNoCoptic"/>
      </w:pPr>
      <w:r w:rsidRPr="00AB1781">
        <w:lastRenderedPageBreak/>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6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lastRenderedPageBreak/>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proofErr w:type="gramStart"/>
      <w:r w:rsidRPr="00AB1781">
        <w:t>sea,;</w:t>
      </w:r>
      <w:proofErr w:type="gramEnd"/>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6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6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7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 xml:space="preserve">have </w:t>
      </w:r>
      <w:proofErr w:type="gramStart"/>
      <w:r w:rsidR="00915FD3">
        <w:t>being</w:t>
      </w:r>
      <w:proofErr w:type="gramEnd"/>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7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57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7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74"/>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 xml:space="preserve">3 Glory in His </w:t>
      </w:r>
      <w:proofErr w:type="gramStart"/>
      <w:r>
        <w:t>holy</w:t>
      </w:r>
      <w:proofErr w:type="gramEnd"/>
      <w:r>
        <w:t xml:space="preserve">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75"/>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76"/>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77"/>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proofErr w:type="gramStart"/>
      <w:r w:rsidRPr="00AB1781">
        <w:t xml:space="preserve">9  </w:t>
      </w:r>
      <w:r w:rsidR="00321F6F">
        <w:t>[</w:t>
      </w:r>
      <w:proofErr w:type="gramEnd"/>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78"/>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lastRenderedPageBreak/>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79"/>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80"/>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lastRenderedPageBreak/>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81"/>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82"/>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lastRenderedPageBreak/>
        <w:t xml:space="preserve">42 </w:t>
      </w:r>
      <w:r w:rsidR="00E46516">
        <w:t>f</w:t>
      </w:r>
      <w:r w:rsidRPr="00AB1781">
        <w:t xml:space="preserve">or He remembered His holy </w:t>
      </w:r>
      <w:r w:rsidR="00E46516">
        <w:t>word</w:t>
      </w:r>
      <w:r w:rsidR="00E46516">
        <w:rPr>
          <w:rStyle w:val="FootnoteReference"/>
        </w:rPr>
        <w:footnoteReference w:id="583"/>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84"/>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85"/>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9" w:name="_Ref435438622"/>
      <w:r w:rsidRPr="00AB1781">
        <w:t>K</w:t>
      </w:r>
      <w:r>
        <w:t>athisma</w:t>
      </w:r>
      <w:r w:rsidRPr="00AB1781">
        <w:t xml:space="preserve"> 1</w:t>
      </w:r>
      <w:r>
        <w:t>5</w:t>
      </w:r>
      <w:bookmarkEnd w:id="28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86"/>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87"/>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88"/>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89"/>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90"/>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lastRenderedPageBreak/>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91"/>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92"/>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93"/>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94"/>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lastRenderedPageBreak/>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95"/>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proofErr w:type="gramStart"/>
      <w:r w:rsidR="00FF4329">
        <w:t>Who</w:t>
      </w:r>
      <w:proofErr w:type="gramEnd"/>
      <w:r w:rsidR="00FF4329">
        <w:t xml:space="preserve">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96"/>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97"/>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98"/>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99"/>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600"/>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01"/>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lastRenderedPageBreak/>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02"/>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03"/>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04"/>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05"/>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606"/>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607"/>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08"/>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09"/>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10"/>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11"/>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lastRenderedPageBreak/>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12"/>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13"/>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14"/>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15"/>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16"/>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17"/>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lastRenderedPageBreak/>
        <w:t xml:space="preserve">8 God </w:t>
      </w:r>
      <w:r w:rsidR="00F56D7A">
        <w:t>spoke</w:t>
      </w:r>
      <w:r w:rsidRPr="00AB1781">
        <w:t xml:space="preserve"> in His sanctuary</w:t>
      </w:r>
      <w:r w:rsidR="00F56D7A">
        <w:rPr>
          <w:rStyle w:val="FootnoteReference"/>
        </w:rPr>
        <w:footnoteReference w:id="618"/>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19"/>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20"/>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21"/>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2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lastRenderedPageBreak/>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23"/>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24"/>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90" w:name="_Ref435990041"/>
      <w:r>
        <w:lastRenderedPageBreak/>
        <w:t>Kathisma 16</w:t>
      </w:r>
      <w:bookmarkEnd w:id="290"/>
    </w:p>
    <w:p w14:paraId="10F0C415" w14:textId="0AB078EF" w:rsidR="00510795" w:rsidRPr="00267F42" w:rsidRDefault="00267F42" w:rsidP="00BF0205">
      <w:pPr>
        <w:pStyle w:val="Heading4"/>
      </w:pPr>
      <w:bookmarkStart w:id="291" w:name="_Ref412026343"/>
      <w:r>
        <w:t>Psalm</w:t>
      </w:r>
      <w:r w:rsidR="00510795" w:rsidRPr="00AB1781">
        <w:t xml:space="preserve"> 109</w:t>
      </w:r>
      <w:r>
        <w:t xml:space="preserve">: </w:t>
      </w:r>
      <w:r w:rsidR="00E67F94">
        <w:t>“The Lord said to my Lord, “</w:t>
      </w:r>
      <w:r>
        <w:t>Sit at My right han</w:t>
      </w:r>
      <w:r w:rsidR="00E67F94">
        <w:t>d’”</w:t>
      </w:r>
      <w:bookmarkEnd w:id="2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25"/>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26"/>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27"/>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28"/>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29"/>
      </w:r>
      <w:r w:rsidRPr="00AB1781">
        <w:t>.</w:t>
      </w:r>
      <w:r w:rsidRPr="00AB1781">
        <w:rPr>
          <w:rStyle w:val="FootnoteReference"/>
        </w:rPr>
        <w:footnoteReference w:id="630"/>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31"/>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3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33"/>
      </w:r>
    </w:p>
    <w:p w14:paraId="3ABB1A49" w14:textId="2E67DD70"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34"/>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35"/>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36"/>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37"/>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3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3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4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4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42"/>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3" w:name="_Ref412111806"/>
      <w:r>
        <w:t>Psalm</w:t>
      </w:r>
      <w:r w:rsidR="00510795" w:rsidRPr="00AB1781">
        <w:t xml:space="preserve"> 111</w:t>
      </w:r>
      <w:r>
        <w:t xml:space="preserve">: </w:t>
      </w:r>
      <w:r w:rsidR="00E67F94">
        <w:t>“</w:t>
      </w:r>
      <w:r>
        <w:t>Blessed is the man who fears the Lor</w:t>
      </w:r>
      <w:r w:rsidR="00E67F94">
        <w:t>d”</w:t>
      </w:r>
      <w:bookmarkEnd w:id="2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4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4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w:t>
      </w:r>
      <w:proofErr w:type="gramStart"/>
      <w:r w:rsidRPr="00AB1781">
        <w:t>firm,</w:t>
      </w:r>
      <w:proofErr w:type="gramEnd"/>
      <w:r w:rsidRPr="00AB1781">
        <w:t xml:space="preserve">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4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4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4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48"/>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49"/>
      </w:r>
      <w:r w:rsidR="00267F42">
        <w:t xml:space="preserve">: </w:t>
      </w:r>
      <w:r w:rsidR="00E67F94">
        <w:t>“</w:t>
      </w:r>
      <w:r w:rsidR="00267F42">
        <w:t>Praise the Lord, you childre</w:t>
      </w:r>
      <w:r w:rsidR="00E67F94">
        <w:t>n”</w:t>
      </w:r>
      <w:bookmarkEnd w:id="2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5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5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5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5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5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5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56"/>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57"/>
      </w:r>
      <w:r w:rsidR="00510795" w:rsidRPr="00AB1781">
        <w:t>.</w:t>
      </w:r>
    </w:p>
    <w:p w14:paraId="397629CE" w14:textId="75AE80C9" w:rsidR="00510795" w:rsidRPr="00267F42" w:rsidRDefault="00267F42" w:rsidP="00BF0205">
      <w:pPr>
        <w:pStyle w:val="Heading4"/>
      </w:pPr>
      <w:bookmarkStart w:id="29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5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5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proofErr w:type="gramStart"/>
      <w:r w:rsidR="00D27B1F">
        <w:t>therefore</w:t>
      </w:r>
      <w:proofErr w:type="gramEnd"/>
      <w:r w:rsidR="00D27B1F">
        <w:t xml:space="preserv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6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61"/>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62"/>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6" w:name="_Ref412026376"/>
      <w:r>
        <w:t>Psalm</w:t>
      </w:r>
      <w:r w:rsidR="00510795" w:rsidRPr="00AB1781">
        <w:t xml:space="preserve"> 115</w:t>
      </w:r>
      <w:r>
        <w:t xml:space="preserve">: </w:t>
      </w:r>
      <w:r w:rsidR="00E67F94">
        <w:t>“</w:t>
      </w:r>
      <w:r>
        <w:t>I believed</w:t>
      </w:r>
      <w:r w:rsidR="00E67F94">
        <w:t>;</w:t>
      </w:r>
      <w:r>
        <w:t xml:space="preserve"> </w:t>
      </w:r>
      <w:proofErr w:type="gramStart"/>
      <w:r w:rsidR="00E67F94">
        <w:t>therefore</w:t>
      </w:r>
      <w:proofErr w:type="gramEnd"/>
      <w:r>
        <w:t xml:space="preserve"> I spoke; but I was </w:t>
      </w:r>
      <w:r w:rsidR="00E67F94">
        <w:t>greatly humbled”</w:t>
      </w:r>
      <w:bookmarkEnd w:id="2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63"/>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64"/>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65"/>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66"/>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67"/>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68"/>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6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7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7" w:name="_Ref411967180"/>
      <w:r>
        <w:t>Psalm</w:t>
      </w:r>
      <w:r w:rsidR="00510795" w:rsidRPr="00AB1781">
        <w:t xml:space="preserve"> 116</w:t>
      </w:r>
      <w:r>
        <w:t xml:space="preserve">: </w:t>
      </w:r>
      <w:r w:rsidR="00E67F94">
        <w:t xml:space="preserve">“Praise the Lord, all </w:t>
      </w:r>
      <w:proofErr w:type="gramStart"/>
      <w:r>
        <w:t>you</w:t>
      </w:r>
      <w:proofErr w:type="gramEnd"/>
      <w:r>
        <w:t xml:space="preserve"> nations</w:t>
      </w:r>
      <w:r w:rsidR="00E67F94">
        <w:t>”</w:t>
      </w:r>
      <w:bookmarkEnd w:id="2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 xml:space="preserve">ll </w:t>
      </w:r>
      <w:proofErr w:type="gramStart"/>
      <w:r w:rsidR="00510795" w:rsidRPr="00AB1781">
        <w:t>you</w:t>
      </w:r>
      <w:proofErr w:type="gramEnd"/>
      <w:r w:rsidR="00510795" w:rsidRPr="00AB1781">
        <w:t xml:space="preserve">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71"/>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7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8" w:name="_Ref411967211"/>
      <w:r>
        <w:t>Psalm</w:t>
      </w:r>
      <w:r w:rsidR="00510795" w:rsidRPr="00AB1781">
        <w:t xml:space="preserve"> 117</w:t>
      </w:r>
      <w:r>
        <w:t xml:space="preserve">: </w:t>
      </w:r>
      <w:r w:rsidR="00E67F94">
        <w:t>“Confess</w:t>
      </w:r>
      <w:r>
        <w:t xml:space="preserve"> the Lord, He is goo</w:t>
      </w:r>
      <w:r w:rsidR="00E67F94">
        <w:t>d”</w:t>
      </w:r>
      <w:bookmarkEnd w:id="2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7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7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7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76"/>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7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7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7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8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8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8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8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8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8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8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lastRenderedPageBreak/>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8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8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89"/>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9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91"/>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9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9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94"/>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695"/>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96"/>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97"/>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98"/>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99"/>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00"/>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01"/>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02"/>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03"/>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04"/>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05"/>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06"/>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07"/>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proofErr w:type="gramStart"/>
      <w:r w:rsidR="00B24F7C">
        <w:t>therefore</w:t>
      </w:r>
      <w:proofErr w:type="gramEnd"/>
      <w:r w:rsidR="00B24F7C">
        <w:t xml:space="preserv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08"/>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09"/>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10"/>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11"/>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12"/>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13"/>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14"/>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15"/>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16"/>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17"/>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18"/>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19"/>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2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21"/>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22"/>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2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24"/>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25"/>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proofErr w:type="gramStart"/>
      <w:r w:rsidR="00027E51">
        <w:t>therefore</w:t>
      </w:r>
      <w:proofErr w:type="gramEnd"/>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26"/>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27"/>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28"/>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2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30"/>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31"/>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3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33"/>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1"/>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34"/>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2"/>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35"/>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36"/>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37"/>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38"/>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39"/>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40"/>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41"/>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42"/>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43"/>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44"/>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45"/>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46"/>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8" w:name="_Ref411967299"/>
      <w:r>
        <w:t>Psalm</w:t>
      </w:r>
      <w:r w:rsidRPr="00AB1781">
        <w:t xml:space="preserve"> 122</w:t>
      </w:r>
      <w:r>
        <w:t xml:space="preserve">: </w:t>
      </w:r>
      <w:r w:rsidR="00E67F94">
        <w:t>“</w:t>
      </w:r>
      <w:r>
        <w:t>I lift up my eyes</w:t>
      </w:r>
      <w:r w:rsidR="00E67F94">
        <w:t xml:space="preserve"> to You</w:t>
      </w:r>
      <w:r>
        <w:t xml:space="preserve">, </w:t>
      </w:r>
      <w:proofErr w:type="gramStart"/>
      <w:r>
        <w:t>Who</w:t>
      </w:r>
      <w:proofErr w:type="gramEnd"/>
      <w:r>
        <w:t xml:space="preserve">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4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48"/>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49"/>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50"/>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11"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51"/>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5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53"/>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54"/>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proofErr w:type="gramStart"/>
      <w:r w:rsidR="003169DD">
        <w:t>ones</w:t>
      </w:r>
      <w:proofErr w:type="gramEnd"/>
      <w:r w:rsidR="003169DD">
        <w:t xml:space="preserve">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55"/>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56"/>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57"/>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58"/>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59"/>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60"/>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61"/>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62"/>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63"/>
      </w:r>
      <w:r w:rsidRPr="00AB1781">
        <w:t>,</w:t>
      </w:r>
    </w:p>
    <w:p w14:paraId="2CFAE321" w14:textId="2130B7C4" w:rsidR="00FD25B7" w:rsidRPr="00AB1781" w:rsidRDefault="00FD25B7" w:rsidP="00FD25B7">
      <w:pPr>
        <w:pStyle w:val="EnglishHangEndNoCoptic"/>
      </w:pPr>
      <w:r w:rsidRPr="00AB1781">
        <w:tab/>
        <w:t xml:space="preserve">O Lord, who would </w:t>
      </w:r>
      <w:proofErr w:type="gramStart"/>
      <w:r w:rsidR="00714F88">
        <w:t>stand</w:t>
      </w:r>
      <w:r w:rsidRPr="00AB1781">
        <w:t>?</w:t>
      </w:r>
      <w:r w:rsidR="00714F88">
        <w:t>—</w:t>
      </w:r>
      <w:proofErr w:type="gramEnd"/>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64"/>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65"/>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66"/>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67"/>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68"/>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69"/>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70"/>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71"/>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72"/>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73"/>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74"/>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75"/>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76"/>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77"/>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78"/>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79"/>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lastRenderedPageBreak/>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80"/>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81"/>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82"/>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83"/>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84"/>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85"/>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86"/>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87"/>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88"/>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89"/>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90"/>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91"/>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92"/>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93"/>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94"/>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95"/>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 xml:space="preserve">“Empty it out! Empty it </w:t>
      </w:r>
      <w:proofErr w:type="gramStart"/>
      <w:r>
        <w:t>out!,</w:t>
      </w:r>
      <w:proofErr w:type="gramEnd"/>
      <w:r>
        <w:t xml:space="preserve"> even to its foundations!”</w:t>
      </w:r>
    </w:p>
    <w:p w14:paraId="59DDC28E" w14:textId="602882A4" w:rsidR="00E276C1" w:rsidRPr="00AB1781" w:rsidRDefault="00E276C1" w:rsidP="00E276C1">
      <w:pPr>
        <w:pStyle w:val="EnglishHangNoCoptic"/>
      </w:pPr>
      <w:r w:rsidRPr="00AB1781">
        <w:lastRenderedPageBreak/>
        <w:t>8 O daughter of Babylon</w:t>
      </w:r>
      <w:r w:rsidR="00F75260">
        <w:t xml:space="preserve">, </w:t>
      </w:r>
      <w:proofErr w:type="gramStart"/>
      <w:r w:rsidR="00F75260">
        <w:t>you</w:t>
      </w:r>
      <w:proofErr w:type="gramEnd"/>
      <w:r w:rsidR="00F75260">
        <w:t xml:space="preserve">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96"/>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97"/>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98"/>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99"/>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00"/>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01"/>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02"/>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03"/>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04"/>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proofErr w:type="gramStart"/>
      <w:r w:rsidR="001040C8">
        <w:t>You</w:t>
      </w:r>
      <w:proofErr w:type="gramEnd"/>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proofErr w:type="gramStart"/>
      <w:r w:rsidR="001040C8">
        <w:t>You</w:t>
      </w:r>
      <w:proofErr w:type="gramEnd"/>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proofErr w:type="gramStart"/>
      <w:r w:rsidR="006C07E3">
        <w:t>You</w:t>
      </w:r>
      <w:proofErr w:type="gramEnd"/>
      <w:r w:rsidR="006C07E3">
        <w:t xml:space="preserve">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05"/>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proofErr w:type="gramStart"/>
      <w:r w:rsidR="001040C8">
        <w:t>You</w:t>
      </w:r>
      <w:proofErr w:type="gramEnd"/>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06"/>
      </w:r>
      <w:r w:rsidRPr="00AB1781">
        <w:t xml:space="preserve"> my heart,</w:t>
      </w:r>
      <w:r w:rsidRPr="00AB1781">
        <w:rPr>
          <w:rStyle w:val="FootnoteReference"/>
        </w:rPr>
        <w:footnoteReference w:id="807"/>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08"/>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09"/>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10"/>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11"/>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12"/>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w:t>
      </w:r>
      <w:proofErr w:type="gramStart"/>
      <w:r w:rsidRPr="00AB1781">
        <w:t>steps.</w:t>
      </w:r>
      <w:proofErr w:type="gramEnd"/>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13"/>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14"/>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15"/>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16"/>
      </w:r>
    </w:p>
    <w:p w14:paraId="7853C3F1" w14:textId="701CABB2"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17"/>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18"/>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19"/>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lastRenderedPageBreak/>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proofErr w:type="gramStart"/>
      <w:r w:rsidR="00377DA6">
        <w:t>battle,</w:t>
      </w:r>
      <w:proofErr w:type="gramEnd"/>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20"/>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 xml:space="preserve">to you, </w:t>
      </w:r>
      <w:proofErr w:type="gramStart"/>
      <w:r w:rsidR="00377DA6">
        <w:t>Who</w:t>
      </w:r>
      <w:proofErr w:type="gramEnd"/>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21"/>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22"/>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23"/>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24"/>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25"/>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26"/>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27"/>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28"/>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29"/>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30"/>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31"/>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32"/>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33"/>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34"/>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35"/>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36"/>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37"/>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38"/>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39"/>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w:t>
      </w:r>
      <w:r w:rsidR="00C93FD6">
        <w:t>s</w:t>
      </w:r>
      <w:r w:rsidRPr="00AB1781">
        <w:t xml:space="preserve"> of heavens,</w:t>
      </w:r>
    </w:p>
    <w:p w14:paraId="335DD062" w14:textId="2FDE064F"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40"/>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41"/>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42"/>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43"/>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44"/>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lastRenderedPageBreak/>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45"/>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46"/>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47"/>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48"/>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 xml:space="preserve">according to the abundance of his </w:t>
      </w:r>
      <w:proofErr w:type="gramStart"/>
      <w:r w:rsidR="00AE5C5A">
        <w:t>greatness!</w:t>
      </w:r>
      <w:r w:rsidRPr="00AB1781">
        <w:t>.</w:t>
      </w:r>
      <w:proofErr w:type="gramEnd"/>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49"/>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50"/>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51"/>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52"/>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lastRenderedPageBreak/>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lastRenderedPageBreak/>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 xml:space="preserve">t Your wrath </w:t>
      </w:r>
      <w:proofErr w:type="gramStart"/>
      <w:r>
        <w:t>turn</w:t>
      </w:r>
      <w:proofErr w:type="gramEnd"/>
      <w:r>
        <w:t xml:space="preserve">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 xml:space="preserve">and let this people know You </w:t>
      </w:r>
      <w:proofErr w:type="gramStart"/>
      <w:r>
        <w:t>are</w:t>
      </w:r>
      <w:proofErr w:type="gramEnd"/>
      <w:r>
        <w:t xml:space="preserv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 xml:space="preserve">You </w:t>
      </w:r>
      <w:proofErr w:type="gramStart"/>
      <w:r>
        <w:t>reigns</w:t>
      </w:r>
      <w:proofErr w:type="gramEnd"/>
      <w:r>
        <w:t xml:space="preserve">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 xml:space="preserve">and we praise Your </w:t>
      </w:r>
      <w:proofErr w:type="gramStart"/>
      <w:r>
        <w:t>glorious</w:t>
      </w:r>
      <w:proofErr w:type="gramEnd"/>
      <w:r>
        <w:t xml:space="preserve">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53"/>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54"/>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55"/>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 xml:space="preserve">and </w:t>
            </w:r>
            <w:proofErr w:type="gramStart"/>
            <w:r>
              <w:t>killed  mighty</w:t>
            </w:r>
            <w:proofErr w:type="gramEnd"/>
            <w:r>
              <w:t xml:space="preserve">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w:t>
            </w:r>
            <w:proofErr w:type="gramStart"/>
            <w:r>
              <w:t>] ;</w:t>
            </w:r>
            <w:proofErr w:type="gramEnd"/>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AEAEDEB"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 xml:space="preserve">2 Let my saying be </w:t>
      </w:r>
      <w:proofErr w:type="gramStart"/>
      <w:r>
        <w:t>awaited</w:t>
      </w:r>
      <w:proofErr w:type="gramEnd"/>
      <w:r>
        <w:t xml:space="preserve">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 xml:space="preserve">They embittered Me with </w:t>
      </w:r>
      <w:proofErr w:type="gramStart"/>
      <w:r>
        <w:t>their</w:t>
      </w:r>
      <w:proofErr w:type="gramEnd"/>
      <w:r>
        <w:t>.</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56"/>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57"/>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58"/>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59"/>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60"/>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61"/>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 xml:space="preserve">out of the belly of Hades, </w:t>
      </w:r>
      <w:proofErr w:type="gramStart"/>
      <w:r>
        <w:t>You</w:t>
      </w:r>
      <w:proofErr w:type="gramEnd"/>
      <w:r>
        <w:t xml:space="preserve">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62"/>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63"/>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 xml:space="preserve">7 For You are the Lord </w:t>
      </w:r>
      <w:proofErr w:type="gramStart"/>
      <w:r>
        <w:t>Most High</w:t>
      </w:r>
      <w:proofErr w:type="gramEnd"/>
      <w:r>
        <w:t>,</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w:t>
      </w:r>
      <w:proofErr w:type="gramStart"/>
      <w:r>
        <w:t>Your</w:t>
      </w:r>
      <w:proofErr w:type="gramEnd"/>
      <w:r>
        <w:t xml:space="preserve">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64"/>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65"/>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 xml:space="preserve">t Your wrath </w:t>
      </w:r>
      <w:proofErr w:type="gramStart"/>
      <w:r>
        <w:t>turn</w:t>
      </w:r>
      <w:proofErr w:type="gramEnd"/>
      <w:r>
        <w:t xml:space="preserve">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 xml:space="preserve">and let this people know You </w:t>
      </w:r>
      <w:proofErr w:type="gramStart"/>
      <w:r>
        <w:t>are</w:t>
      </w:r>
      <w:proofErr w:type="gramEnd"/>
      <w:r>
        <w:t xml:space="preserv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 xml:space="preserve">You </w:t>
      </w:r>
      <w:proofErr w:type="gramStart"/>
      <w:r>
        <w:t>reigns</w:t>
      </w:r>
      <w:proofErr w:type="gramEnd"/>
      <w:r>
        <w:t xml:space="preserve">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66"/>
      </w:r>
      <w:r>
        <w:t xml:space="preserve"> You,</w:t>
      </w:r>
    </w:p>
    <w:p w14:paraId="2B0ECE6B" w14:textId="77777777" w:rsidR="008A378B" w:rsidRDefault="008A378B" w:rsidP="008A378B">
      <w:pPr>
        <w:pStyle w:val="EnglishHangEndNoCoptic"/>
        <w:ind w:firstLine="0"/>
      </w:pPr>
      <w:r>
        <w:t xml:space="preserve">and we praise Your </w:t>
      </w:r>
      <w:proofErr w:type="gramStart"/>
      <w:r>
        <w:t>glorious</w:t>
      </w:r>
      <w:proofErr w:type="gramEnd"/>
      <w:r>
        <w:t xml:space="preserve"> N</w:t>
      </w:r>
      <w:r w:rsidRPr="00EA4CF1">
        <w:t>ame.</w:t>
      </w:r>
    </w:p>
    <w:p w14:paraId="717B2D9D" w14:textId="4BED49F5" w:rsidR="00A7333E" w:rsidRDefault="00A7333E" w:rsidP="00A7333E">
      <w:pPr>
        <w:pStyle w:val="Heading3"/>
      </w:pPr>
      <w:bookmarkStart w:id="436" w:name="_Ref450335240"/>
      <w:bookmarkEnd w:id="435"/>
      <w:r>
        <w:lastRenderedPageBreak/>
        <w:t>Additional Canticles for the Vigil of Joyous Saturday from the New Testament</w:t>
      </w:r>
      <w:r w:rsidR="00680B91">
        <w:rPr>
          <w:rStyle w:val="FootnoteReference"/>
        </w:rPr>
        <w:footnoteReference w:id="867"/>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 xml:space="preserve">to grant </w:t>
      </w:r>
      <w:proofErr w:type="gramStart"/>
      <w:r>
        <w:t>us  74</w:t>
      </w:r>
      <w:proofErr w:type="gramEnd"/>
      <w:r>
        <w:t xml:space="preserve">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68"/>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 xml:space="preserve">nd all You did to us, </w:t>
      </w:r>
      <w:proofErr w:type="gramStart"/>
      <w:r w:rsidR="00344A59">
        <w:t>You</w:t>
      </w:r>
      <w:proofErr w:type="gramEnd"/>
      <w:r w:rsidR="00344A59">
        <w:t xml:space="preserve">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69"/>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70"/>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71"/>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72"/>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73"/>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74"/>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lastRenderedPageBreak/>
        <w:t>The Third Canticle: The Song of the Three Children—Abridged</w:t>
      </w:r>
      <w:r w:rsidR="003641E3">
        <w:rPr>
          <w:rStyle w:val="FootnoteReference"/>
        </w:rPr>
        <w:footnoteReference w:id="87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76"/>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77"/>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78"/>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79"/>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lastRenderedPageBreak/>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proofErr w:type="gramStart"/>
            <w:r>
              <w:t>you</w:t>
            </w:r>
            <w:proofErr w:type="gramEnd"/>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w:t>
      </w:r>
      <w:proofErr w:type="gramStart"/>
      <w:r>
        <w:t>Most High</w:t>
      </w:r>
      <w:proofErr w:type="gramEnd"/>
      <w:r>
        <w:t xml:space="preserve">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o can deliver in this way.</w:t>
      </w:r>
      <w:proofErr w:type="gramStart"/>
      <w:r w:rsidR="00A25E58">
        <w:t>’ ”</w:t>
      </w:r>
      <w:proofErr w:type="gramEnd"/>
      <w:r w:rsidR="00A25E58">
        <w:t xml:space="preserve">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proofErr w:type="gramStart"/>
            <w:r>
              <w:t>you</w:t>
            </w:r>
            <w:proofErr w:type="gramEnd"/>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 xml:space="preserve">O </w:t>
            </w:r>
            <w:proofErr w:type="gramStart"/>
            <w:r w:rsidRPr="000100FF">
              <w:t>Forty Nine</w:t>
            </w:r>
            <w:proofErr w:type="gramEnd"/>
            <w:r w:rsidRPr="000100FF">
              <w:t xml:space="preserv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64A7ECAC"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80"/>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81"/>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82"/>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w:t>
            </w:r>
            <w:proofErr w:type="gramStart"/>
            <w:r>
              <w:rPr>
                <w:rFonts w:eastAsiaTheme="minorHAnsi"/>
              </w:rPr>
              <w:t>you</w:t>
            </w:r>
            <w:proofErr w:type="gramEnd"/>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883"/>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84"/>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 xml:space="preserve">When anyone sins against his neighbor, or if he takes up an oath that he should swear, and comes and redeems himself before Your altar in this temple, </w:t>
      </w:r>
      <w:proofErr w:type="gramStart"/>
      <w:r>
        <w:t>You</w:t>
      </w:r>
      <w:proofErr w:type="gramEnd"/>
      <w:r>
        <w:t xml:space="preserve">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w:t>
      </w:r>
      <w:proofErr w:type="gramStart"/>
      <w:r w:rsidR="00823768" w:rsidRPr="00924E6C">
        <w:t>Therefore</w:t>
      </w:r>
      <w:proofErr w:type="gramEnd"/>
      <w:r w:rsidR="00823768" w:rsidRPr="00924E6C">
        <w:t xml:space="preserv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w:t>
      </w:r>
      <w:proofErr w:type="gramStart"/>
      <w:r w:rsidR="00823768" w:rsidRPr="00924E6C">
        <w:t>Therefore</w:t>
      </w:r>
      <w:proofErr w:type="gramEnd"/>
      <w:r w:rsidR="00823768" w:rsidRPr="00924E6C">
        <w:t xml:space="preserv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 xml:space="preserve">“O Lord, in all Your mercy, let Your anger and Your wrath be turned away from Your city of Jerusalem, </w:t>
      </w:r>
      <w:proofErr w:type="gramStart"/>
      <w:r w:rsidRPr="00924E6C">
        <w:t>Your</w:t>
      </w:r>
      <w:proofErr w:type="gramEnd"/>
      <w:r w:rsidRPr="00924E6C">
        <w:t xml:space="preserve">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 xml:space="preserve">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w:t>
      </w:r>
      <w:proofErr w:type="gramStart"/>
      <w:r>
        <w:t>Finally</w:t>
      </w:r>
      <w:proofErr w:type="gramEnd"/>
      <w:r>
        <w:t xml:space="preserve">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 xml:space="preserve">When the maids left, the two elders arose and ran to her, and said, “Look, the doors of the garden are closed, and no one will see us, and we desire you. </w:t>
      </w:r>
      <w:proofErr w:type="gramStart"/>
      <w:r>
        <w:t>Therefore</w:t>
      </w:r>
      <w:proofErr w:type="gramEnd"/>
      <w:r>
        <w:t xml:space="preserv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w:t>
      </w:r>
      <w:proofErr w:type="gramStart"/>
      <w:r>
        <w:t>You</w:t>
      </w:r>
      <w:proofErr w:type="gramEnd"/>
      <w:r>
        <w:t xml:space="preserve">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w:t>
      </w:r>
      <w:proofErr w:type="gramStart"/>
      <w:r>
        <w:t>You</w:t>
      </w:r>
      <w:proofErr w:type="gramEnd"/>
      <w:r>
        <w:t xml:space="preserve">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 xml:space="preserve">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w:t>
      </w:r>
      <w:proofErr w:type="gramStart"/>
      <w:r>
        <w:t>Therefore</w:t>
      </w:r>
      <w:proofErr w:type="gramEnd"/>
      <w:r>
        <w:t xml:space="preserv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proofErr w:type="gramStart"/>
            <w:r>
              <w:t>My your</w:t>
            </w:r>
            <w:proofErr w:type="gramEnd"/>
            <w:r>
              <w:t xml:space="preserve">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 xml:space="preserve">Forgive me </w:t>
            </w:r>
            <w:proofErr w:type="gramStart"/>
            <w:r w:rsidRPr="005832A1">
              <w:t>my</w:t>
            </w:r>
            <w:proofErr w:type="gramEnd"/>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885"/>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proofErr w:type="gramStart"/>
            <w:r>
              <w:t>Therefore</w:t>
            </w:r>
            <w:proofErr w:type="gramEnd"/>
            <w:r>
              <w:t xml:space="preserv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proofErr w:type="gramStart"/>
            <w:r>
              <w:t>Therefore</w:t>
            </w:r>
            <w:proofErr w:type="gramEnd"/>
            <w:r>
              <w:t xml:space="preserv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proofErr w:type="gramStart"/>
            <w:r>
              <w:t>Therefore</w:t>
            </w:r>
            <w:proofErr w:type="gramEnd"/>
            <w:r>
              <w:t xml:space="preserv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proofErr w:type="gramStart"/>
            <w:r>
              <w:t>Therefore</w:t>
            </w:r>
            <w:proofErr w:type="gramEnd"/>
            <w:r>
              <w:t xml:space="preserv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 xml:space="preserve">to grant </w:t>
      </w:r>
      <w:proofErr w:type="gramStart"/>
      <w:r>
        <w:t>us  74</w:t>
      </w:r>
      <w:proofErr w:type="gramEnd"/>
      <w:r>
        <w:t xml:space="preserve">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86"/>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proofErr w:type="gramStart"/>
            <w:r>
              <w:t>Therefore</w:t>
            </w:r>
            <w:proofErr w:type="gramEnd"/>
            <w:r>
              <w:t xml:space="preserv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proofErr w:type="gramStart"/>
            <w:r>
              <w:t>Therefore</w:t>
            </w:r>
            <w:proofErr w:type="gramEnd"/>
            <w:r>
              <w:t xml:space="preserv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proofErr w:type="gramStart"/>
            <w:r>
              <w:t>Therefore</w:t>
            </w:r>
            <w:proofErr w:type="gramEnd"/>
            <w:r>
              <w:t xml:space="preserv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lastRenderedPageBreak/>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w:t>
            </w:r>
            <w:proofErr w:type="gramStart"/>
            <w:r w:rsidR="00E35F1F">
              <w:rPr>
                <w:rFonts w:eastAsiaTheme="minorHAnsi"/>
              </w:rPr>
              <w:t>the</w:t>
            </w:r>
            <w:proofErr w:type="gramEnd"/>
            <w:r w:rsidR="00E35F1F">
              <w:rPr>
                <w:rFonts w:eastAsiaTheme="minorHAnsi"/>
              </w:rPr>
              <w:t xml:space="preserv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proofErr w:type="gramStart"/>
            <w:r>
              <w:t>Therefore</w:t>
            </w:r>
            <w:proofErr w:type="gramEnd"/>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285979">
          <w:rPr>
            <w:noProof/>
          </w:rPr>
          <w:t>340</w:t>
        </w:r>
      </w:fldSimple>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t>
            </w:r>
            <w:proofErr w:type="gramStart"/>
            <w:r w:rsidRPr="007425E1">
              <w:t>World,</w:t>
            </w:r>
            <w:proofErr w:type="gramEnd"/>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proofErr w:type="gramStart"/>
            <w:r>
              <w:t>Therefore</w:t>
            </w:r>
            <w:proofErr w:type="gramEnd"/>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w:t>
            </w:r>
            <w:proofErr w:type="gramStart"/>
            <w:r w:rsidRPr="007425E1">
              <w:t>hand</w:t>
            </w:r>
            <w:r>
              <w:t>,</w:t>
            </w:r>
            <w:proofErr w:type="gramEnd"/>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proofErr w:type="gramStart"/>
            <w:r>
              <w:t>Indeed</w:t>
            </w:r>
            <w:proofErr w:type="gramEnd"/>
            <w:r>
              <w:t xml:space="preserve">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 xml:space="preserve">Your </w:t>
            </w:r>
            <w:proofErr w:type="gramStart"/>
            <w:r>
              <w:t>holy</w:t>
            </w:r>
            <w:proofErr w:type="gramEnd"/>
            <w:r>
              <w:t xml:space="preserve">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 xml:space="preserve">His </w:t>
            </w:r>
            <w:proofErr w:type="gramStart"/>
            <w:r>
              <w:t>own</w:t>
            </w:r>
            <w:proofErr w:type="gramEnd"/>
            <w:r>
              <w:t xml:space="preserve">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 xml:space="preserve">Of </w:t>
            </w:r>
            <w:proofErr w:type="gramStart"/>
            <w:r w:rsidRPr="007425E1">
              <w:t>our</w:t>
            </w:r>
            <w:proofErr w:type="gramEnd"/>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w:t>
            </w:r>
            <w:proofErr w:type="gramStart"/>
            <w:r w:rsidRPr="007425E1">
              <w:t>angels</w:t>
            </w:r>
            <w:proofErr w:type="gramEnd"/>
            <w:r w:rsidRPr="007425E1">
              <w:t xml:space="preserve">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 xml:space="preserve">Is the Name of </w:t>
            </w:r>
            <w:proofErr w:type="gramStart"/>
            <w:r>
              <w:t>Salvation,</w:t>
            </w:r>
            <w:proofErr w:type="gramEnd"/>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w:t>
            </w:r>
            <w:proofErr w:type="gramStart"/>
            <w:r w:rsidRPr="007425E1">
              <w:t>east,</w:t>
            </w:r>
            <w:proofErr w:type="gramEnd"/>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proofErr w:type="gramStart"/>
            <w:r>
              <w:t>you</w:t>
            </w:r>
            <w:proofErr w:type="gramEnd"/>
            <w:r>
              <w:t xml:space="preserve">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87"/>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 xml:space="preserve">he pride of all </w:t>
            </w:r>
            <w:proofErr w:type="gramStart"/>
            <w:r w:rsidRPr="007425E1">
              <w:t>virgins,</w:t>
            </w:r>
            <w:proofErr w:type="gramEnd"/>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 xml:space="preserve">And His </w:t>
            </w:r>
            <w:proofErr w:type="gramStart"/>
            <w:r>
              <w:t>true</w:t>
            </w:r>
            <w:proofErr w:type="gramEnd"/>
            <w:r>
              <w:t xml:space="preserv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88"/>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proofErr w:type="gramStart"/>
            <w:r>
              <w:t>Therefore</w:t>
            </w:r>
            <w:proofErr w:type="gramEnd"/>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 xml:space="preserve">That she </w:t>
            </w:r>
            <w:proofErr w:type="gramStart"/>
            <w:r w:rsidRPr="007425E1">
              <w:t>intercede</w:t>
            </w:r>
            <w:proofErr w:type="gramEnd"/>
            <w:r w:rsidRPr="007425E1">
              <w:t xml:space="preserv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proofErr w:type="gramStart"/>
            <w:r w:rsidRPr="007425E1">
              <w:t>Likewise</w:t>
            </w:r>
            <w:proofErr w:type="gramEnd"/>
            <w:r w:rsidRPr="007425E1">
              <w:t xml:space="preserv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 xml:space="preserve">With His </w:t>
            </w:r>
            <w:proofErr w:type="gramStart"/>
            <w:r w:rsidRPr="007425E1">
              <w:t>good</w:t>
            </w:r>
            <w:proofErr w:type="gramEnd"/>
            <w:r w:rsidRPr="007425E1">
              <w:t xml:space="preserve">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 xml:space="preserve">Is Our Lord Jesus </w:t>
            </w:r>
            <w:proofErr w:type="gramStart"/>
            <w:r w:rsidRPr="007425E1">
              <w:t>Christ,</w:t>
            </w:r>
            <w:proofErr w:type="gramEnd"/>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proofErr w:type="gramStart"/>
            <w:r>
              <w:t>Therefore</w:t>
            </w:r>
            <w:proofErr w:type="gramEnd"/>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89"/>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proofErr w:type="gramStart"/>
            <w:r>
              <w:t>Therefore</w:t>
            </w:r>
            <w:proofErr w:type="gramEnd"/>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 xml:space="preserve">And His </w:t>
            </w:r>
            <w:proofErr w:type="gramStart"/>
            <w:r w:rsidRPr="00163C7F">
              <w:t>life-giving</w:t>
            </w:r>
            <w:proofErr w:type="gramEnd"/>
            <w:r w:rsidRPr="00163C7F">
              <w:t xml:space="preserve">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 xml:space="preserve">this life behind </w:t>
            </w:r>
            <w:proofErr w:type="gramStart"/>
            <w:r>
              <w:t>himself</w:t>
            </w:r>
            <w:r w:rsidRPr="007425E1">
              <w:t>,</w:t>
            </w:r>
            <w:proofErr w:type="gramEnd"/>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proofErr w:type="gramStart"/>
            <w:r w:rsidRPr="007425E1">
              <w:t>And</w:t>
            </w:r>
            <w:proofErr w:type="gramEnd"/>
            <w:r w:rsidRPr="007425E1">
              <w:t xml:space="preserve">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w:t>
            </w:r>
            <w:proofErr w:type="gramStart"/>
            <w:r w:rsidRPr="007425E1">
              <w:t>God,</w:t>
            </w:r>
            <w:proofErr w:type="gramEnd"/>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proofErr w:type="gramStart"/>
            <w:r>
              <w:t>Therefore</w:t>
            </w:r>
            <w:proofErr w:type="gramEnd"/>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w:t>
            </w:r>
            <w:proofErr w:type="gramStart"/>
            <w:r w:rsidR="00CF15BA">
              <w:rPr>
                <w:rFonts w:eastAsiaTheme="minorHAnsi"/>
              </w:rPr>
              <w:t>Name:,</w:t>
            </w:r>
            <w:proofErr w:type="gramEnd"/>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 xml:space="preserve">I will praise Your </w:t>
            </w:r>
            <w:proofErr w:type="gramStart"/>
            <w:r>
              <w:t>holy</w:t>
            </w:r>
            <w:proofErr w:type="gramEnd"/>
            <w:r>
              <w:t xml:space="preserve">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proofErr w:type="gramStart"/>
            <w:r w:rsidRPr="007425E1">
              <w:t>Therefo</w:t>
            </w:r>
            <w:r>
              <w:t>re</w:t>
            </w:r>
            <w:proofErr w:type="gramEnd"/>
            <w:r>
              <w:t xml:space="preserv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proofErr w:type="gramStart"/>
            <w:r>
              <w:t>You</w:t>
            </w:r>
            <w:proofErr w:type="gramEnd"/>
            <w:r>
              <w:t xml:space="preserve">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90"/>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 xml:space="preserve">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 xml:space="preserve">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91"/>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92"/>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93"/>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 xml:space="preserve">adoration are due to You, with Him, and the Holy Spirit, the Giver of Life, </w:t>
      </w:r>
      <w:proofErr w:type="gramStart"/>
      <w:r>
        <w:t>Who</w:t>
      </w:r>
      <w:proofErr w:type="gramEnd"/>
      <w:r>
        <w:t xml:space="preserve">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 xml:space="preserve">For You </w:t>
      </w:r>
      <w:proofErr w:type="gramStart"/>
      <w:r>
        <w:t>are</w:t>
      </w:r>
      <w:proofErr w:type="gramEnd"/>
      <w:r>
        <w:t xml:space="preserv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D68450A" w14:textId="77777777" w:rsidR="006869EE" w:rsidRDefault="006869EE"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5E0E7A07"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6C6C4079"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94"/>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95"/>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proofErr w:type="gramStart"/>
            <w:r>
              <w:t>Likewise</w:t>
            </w:r>
            <w:proofErr w:type="gramEnd"/>
            <w:r>
              <w:t xml:space="preserv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96"/>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97"/>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 xml:space="preserve">We believe in One God: God the Father, the Pantocrator, </w:t>
      </w:r>
      <w:proofErr w:type="gramStart"/>
      <w:r>
        <w:t>Who</w:t>
      </w:r>
      <w:proofErr w:type="gramEnd"/>
      <w:r>
        <w:t xml:space="preserve">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98"/>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99"/>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 xml:space="preserve">adoration, together with Your Good Father and the Holy Spirit, the Giver of Life, </w:t>
      </w:r>
      <w:proofErr w:type="gramStart"/>
      <w:r>
        <w:t>Who</w:t>
      </w:r>
      <w:proofErr w:type="gramEnd"/>
      <w:r>
        <w:t xml:space="preserve">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 xml:space="preserve">While the Psalm is read, </w:t>
      </w:r>
      <w:proofErr w:type="gramStart"/>
      <w:r>
        <w:t>The</w:t>
      </w:r>
      <w:proofErr w:type="gramEnd"/>
      <w:r>
        <w:t xml:space="preserv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 xml:space="preserve">The worship of idols utterly </w:t>
      </w:r>
      <w:proofErr w:type="gramStart"/>
      <w:r>
        <w:t>uproot</w:t>
      </w:r>
      <w:proofErr w:type="gramEnd"/>
      <w:r>
        <w:t xml:space="preserve">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 xml:space="preserve">He turns to the West and censes the </w:t>
      </w:r>
      <w:proofErr w:type="gramStart"/>
      <w:r>
        <w:t>presbyters ,the</w:t>
      </w:r>
      <w:proofErr w:type="gramEnd"/>
      <w:r>
        <w:t xml:space="preserv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w:t>
      </w:r>
      <w:proofErr w:type="gramStart"/>
      <w:r w:rsidR="006869EE">
        <w:t>are</w:t>
      </w:r>
      <w:proofErr w:type="gramEnd"/>
      <w:r w:rsidR="006869EE">
        <w:t xml:space="preserv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t>
      </w:r>
      <w:proofErr w:type="gramStart"/>
      <w:r>
        <w:t>Who</w:t>
      </w:r>
      <w:proofErr w:type="gramEnd"/>
      <w:r>
        <w:t xml:space="preserve">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 xml:space="preserve">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t>
      </w:r>
      <w:proofErr w:type="gramStart"/>
      <w:r>
        <w:t>Who</w:t>
      </w:r>
      <w:proofErr w:type="gramEnd"/>
      <w:r>
        <w:t xml:space="preserve">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 xml:space="preserve">You also now, our Master, through Your </w:t>
      </w:r>
      <w:proofErr w:type="gramStart"/>
      <w:r>
        <w:t>holy</w:t>
      </w:r>
      <w:proofErr w:type="gramEnd"/>
      <w:r>
        <w:t xml:space="preserve">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 xml:space="preserve">Fill us with Your fear, and straighten us to Your holy, good will, for You are our God, [and] the glory, and the honour, and the dominion, and the adoration are due to You, together with Your Good Father and the Holy Spirit, the Giver of Life, </w:t>
      </w:r>
      <w:proofErr w:type="gramStart"/>
      <w:r>
        <w:t>Who</w:t>
      </w:r>
      <w:proofErr w:type="gramEnd"/>
      <w:r>
        <w:t xml:space="preserve">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1F30FC"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1F30FC"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1849ACD5" w14:textId="77777777" w:rsidR="00285979" w:rsidRDefault="00285979"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00"/>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 xml:space="preserve">in the hands of </w:t>
      </w:r>
      <w:proofErr w:type="gramStart"/>
      <w:r>
        <w:t>Aaron</w:t>
      </w:r>
      <w:proofErr w:type="gramEnd"/>
      <w:r>
        <w:t xml:space="preserve">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w:t>
      </w:r>
      <w:proofErr w:type="gramStart"/>
      <w:r>
        <w:t>seek</w:t>
      </w:r>
      <w:proofErr w:type="gramEnd"/>
      <w:r>
        <w:t xml:space="preserve">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w:t>
      </w:r>
      <w:proofErr w:type="gramStart"/>
      <w:r>
        <w:t>holy</w:t>
      </w:r>
      <w:proofErr w:type="gramEnd"/>
      <w:r>
        <w:t xml:space="preserve">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w:t>
      </w:r>
      <w:proofErr w:type="gramStart"/>
      <w:r>
        <w:t>thousands</w:t>
      </w:r>
      <w:proofErr w:type="gramEnd"/>
      <w:r>
        <w:t xml:space="preserve">,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 xml:space="preserve">Life, </w:t>
      </w:r>
      <w:proofErr w:type="gramStart"/>
      <w:r>
        <w:t>Who</w:t>
      </w:r>
      <w:proofErr w:type="gramEnd"/>
      <w:r>
        <w:t xml:space="preserve">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01"/>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 xml:space="preserve">Each person present is prayed for in the form, “Remember, O Lord, </w:t>
      </w:r>
      <w:proofErr w:type="gramStart"/>
      <w:r>
        <w:t>Your</w:t>
      </w:r>
      <w:proofErr w:type="gramEnd"/>
      <w:r>
        <w:t xml:space="preserve">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02"/>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03"/>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904"/>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05"/>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06"/>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07"/>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08"/>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1F30FC">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1F30FC">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1F30FC">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1F30FC">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1F30FC">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1F30FC">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1F30FC">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1F30FC">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1F30FC">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1F30FC">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1F30FC">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1F30FC">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1F30FC">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1F30FC">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1F30FC">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1F30FC">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505B2827" w:rsidR="00DB5470" w:rsidRDefault="00296539" w:rsidP="00DB5470">
      <w:pPr>
        <w:pStyle w:val="Heading4"/>
      </w:pPr>
      <w:bookmarkStart w:id="1194"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5"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09"/>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7CDB2FBF" w:rsidR="00BD6485" w:rsidRDefault="00BD6485" w:rsidP="00BD6485">
      <w:pPr>
        <w:pStyle w:val="Heading4"/>
      </w:pPr>
      <w:bookmarkStart w:id="1198"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9"/>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lastRenderedPageBreak/>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lastRenderedPageBreak/>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lastRenderedPageBreak/>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lastRenderedPageBreak/>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lastRenderedPageBreak/>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lastRenderedPageBreak/>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 xml:space="preserve">With Your </w:t>
            </w:r>
            <w:proofErr w:type="gramStart"/>
            <w:r>
              <w:t>good</w:t>
            </w:r>
            <w:proofErr w:type="gramEnd"/>
            <w:r>
              <w:t xml:space="preserve">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lastRenderedPageBreak/>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212" w:name="_Toc448227479"/>
      <w:r>
        <w:lastRenderedPageBreak/>
        <w:t xml:space="preserve">September 21 (22) / Tho-out 24: Martyrdom of St. Quandratus, One of the </w:t>
      </w:r>
      <w:proofErr w:type="gramStart"/>
      <w:r>
        <w:t>Seventy Two</w:t>
      </w:r>
      <w:bookmarkEnd w:id="1212"/>
      <w:proofErr w:type="gramEnd"/>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lastRenderedPageBreak/>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lastRenderedPageBreak/>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10"/>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11"/>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lastRenderedPageBreak/>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lastRenderedPageBreak/>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12"/>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1F30FC">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1F30FC">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1F30FC">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1F30FC">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1F30FC">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1F30FC">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1F30FC">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1F30FC">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1F30FC">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1F30FC">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1F30FC">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1F30FC">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1"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 xml:space="preserve">Who love Jesus Christ, our </w:t>
            </w:r>
            <w:proofErr w:type="gramStart"/>
            <w:r>
              <w:rPr>
                <w:rFonts w:eastAsia="Arial Unicode MS"/>
              </w:rPr>
              <w:t>God,</w:t>
            </w:r>
            <w:proofErr w:type="gramEnd"/>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44" w:name="_Ref434564830"/>
      <w:bookmarkStart w:id="1245" w:name="_Toc448227489"/>
      <w:r>
        <w:lastRenderedPageBreak/>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13"/>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14"/>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15"/>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7"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1FAF6C37" w:rsidR="00BF2674" w:rsidRDefault="00BF2674" w:rsidP="00BF2674">
      <w:pPr>
        <w:pStyle w:val="Heading3"/>
      </w:pPr>
      <w:bookmarkStart w:id="1248" w:name="_Toc448227491"/>
      <w:r>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lastRenderedPageBreak/>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bookmarkStart w:id="1251" w:name="_Toc448227492"/>
      <w:r>
        <w:lastRenderedPageBreak/>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lastRenderedPageBreak/>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6"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6"/>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57" w:name="_Toc448227496"/>
      <w:r>
        <w:lastRenderedPageBreak/>
        <w:t>October 27 (28) / Paopi 30: St. Mark</w:t>
      </w:r>
      <w:r w:rsidR="00F20BBD">
        <w:t xml:space="preserve"> (Consecration and Appearance of Head)</w:t>
      </w:r>
      <w:bookmarkEnd w:id="1257"/>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58" w:name="_Toc448227497"/>
      <w:r>
        <w:t xml:space="preserve">October 28 (29) / Athor 1: St. Cleopas and His Companion, Two of the </w:t>
      </w:r>
      <w:proofErr w:type="gramStart"/>
      <w:r>
        <w:t>Seventy Two</w:t>
      </w:r>
      <w:proofErr w:type="gramEnd"/>
      <w:r>
        <w:t xml:space="preserve"> Apostles</w:t>
      </w:r>
      <w:bookmarkEnd w:id="1258"/>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1F30FC">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1F30FC">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1F30FC">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1F30FC">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1F30FC">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1F30FC">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1F30FC">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1F30FC">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1F30FC">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1F30FC">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1F30FC">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1F30FC">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1F30FC">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1F30FC">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1F30FC">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1F30FC">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1F30FC">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1F30FC">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8A3D719" w:rsidR="0082304E" w:rsidRPr="0082304E" w:rsidRDefault="0082304E" w:rsidP="0082304E">
      <w:pPr>
        <w:pStyle w:val="Rubric"/>
      </w:pPr>
      <w:r>
        <w:t xml:space="preserve">See </w:t>
      </w:r>
      <w:r>
        <w:fldChar w:fldCharType="begin"/>
      </w:r>
      <w:r>
        <w:instrText xml:space="preserve"> REF _Ref434560035 \h </w:instrText>
      </w:r>
      <w:r>
        <w:fldChar w:fldCharType="separate"/>
      </w:r>
      <w:r>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Pr>
          <w:noProof/>
        </w:rPr>
        <w:t>850</w:t>
      </w:r>
      <w:r>
        <w:fldChar w:fldCharType="end"/>
      </w:r>
      <w:r>
        <w:t>.</w:t>
      </w:r>
    </w:p>
    <w:p w14:paraId="739756D9" w14:textId="77777777" w:rsidR="00205EA4" w:rsidRDefault="004750F8" w:rsidP="00205EA4">
      <w:pPr>
        <w:pStyle w:val="Heading3"/>
      </w:pPr>
      <w:bookmarkStart w:id="1265" w:name="_Toc448227499"/>
      <w:r>
        <w:lastRenderedPageBreak/>
        <w:t>November 4 (5) / Athor 8</w:t>
      </w:r>
      <w:r w:rsidR="00205EA4">
        <w:t>: The Four Incorporeal Beasts</w:t>
      </w:r>
      <w:bookmarkEnd w:id="1265"/>
    </w:p>
    <w:p w14:paraId="2682F152" w14:textId="5FCB5172" w:rsidR="0082304E" w:rsidRDefault="0082304E" w:rsidP="0082304E">
      <w:pPr>
        <w:pStyle w:val="Heading4"/>
      </w:pPr>
      <w:bookmarkStart w:id="12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16"/>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lastRenderedPageBreak/>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17"/>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18"/>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19"/>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3"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20"/>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lastRenderedPageBreak/>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lastRenderedPageBreak/>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9"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t>November 14 (15) / Athor 18: St. Philip the Apostle</w:t>
      </w:r>
      <w:bookmarkEnd w:id="1289"/>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90" w:name="_Toc448227504"/>
      <w:r>
        <w:lastRenderedPageBreak/>
        <w:t>November 15 (16) / Athor 19: The Preaching of St. Bartholomew</w:t>
      </w:r>
      <w:bookmarkEnd w:id="1290"/>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t>November 18 (19) / Athor 22: Martyrdom of Sts. Cosmas, Damian, and their Brothers</w:t>
      </w:r>
      <w:bookmarkEnd w:id="1295"/>
      <w:bookmarkEnd w:id="1296"/>
    </w:p>
    <w:p w14:paraId="4E7F190E" w14:textId="7450EC22" w:rsidR="00935F13" w:rsidRDefault="00935F13" w:rsidP="00935F13">
      <w:pPr>
        <w:pStyle w:val="Heading4"/>
      </w:pPr>
      <w:bookmarkStart w:id="1297"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0" w:name="_Toc448227509"/>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300"/>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301" w:name="_Toc448227510"/>
      <w:r>
        <w:t xml:space="preserve">November 20 (21) / Athor 24: The </w:t>
      </w:r>
      <w:proofErr w:type="gramStart"/>
      <w:r>
        <w:t>Twenty Four</w:t>
      </w:r>
      <w:proofErr w:type="gramEnd"/>
      <w:r>
        <w:t xml:space="preserve"> Presbyters</w:t>
      </w:r>
      <w:bookmarkEnd w:id="1301"/>
    </w:p>
    <w:p w14:paraId="253EB9EC" w14:textId="431DB748" w:rsidR="00935F13" w:rsidRDefault="00935F13" w:rsidP="00935F13">
      <w:pPr>
        <w:pStyle w:val="Heading4"/>
      </w:pPr>
      <w:bookmarkStart w:id="1302" w:name="_Ref434488339"/>
      <w:r>
        <w:t>The</w:t>
      </w:r>
      <w:r>
        <w:rPr>
          <w:lang w:val="en-US"/>
        </w:rPr>
        <w:t xml:space="preserve"> Verses of the Cymbals</w:t>
      </w:r>
      <w:r>
        <w:t xml:space="preserve"> for the </w:t>
      </w:r>
      <w:proofErr w:type="gramStart"/>
      <w:r>
        <w:t>Twenty Four</w:t>
      </w:r>
      <w:proofErr w:type="gramEnd"/>
      <w:r>
        <w:t xml:space="preserve">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w:t>
      </w:r>
      <w:proofErr w:type="gramStart"/>
      <w:r w:rsidR="00B46E6E">
        <w:t>Twenty Four</w:t>
      </w:r>
      <w:proofErr w:type="gramEnd"/>
      <w:r w:rsidR="00B46E6E">
        <w:t xml:space="preserve">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21"/>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lastRenderedPageBreak/>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22"/>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3" w:name="_Toc448227511"/>
      <w:r>
        <w:t xml:space="preserve">The Hymn of the Intercessions for the </w:t>
      </w:r>
      <w:proofErr w:type="gramStart"/>
      <w:r>
        <w:t>Twenty Four</w:t>
      </w:r>
      <w:proofErr w:type="gramEnd"/>
      <w:r>
        <w:t xml:space="preserve">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 xml:space="preserve">The Praxis Response for the </w:t>
      </w:r>
      <w:proofErr w:type="gramStart"/>
      <w:r>
        <w:t>Twenty Four</w:t>
      </w:r>
      <w:proofErr w:type="gramEnd"/>
      <w:r>
        <w:t xml:space="preserve">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 xml:space="preserve">The Gospel Response for the </w:t>
      </w:r>
      <w:proofErr w:type="gramStart"/>
      <w:r>
        <w:t>Twenty Four</w:t>
      </w:r>
      <w:proofErr w:type="gramEnd"/>
      <w:r>
        <w:t xml:space="preserve">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lastRenderedPageBreak/>
        <w:t xml:space="preserve">The Aspasmos Adam for the </w:t>
      </w:r>
      <w:proofErr w:type="gramStart"/>
      <w:r>
        <w:t>Twenty Four</w:t>
      </w:r>
      <w:proofErr w:type="gramEnd"/>
      <w:r>
        <w:t xml:space="preserve">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 xml:space="preserve">The Aspasmos Batos for the </w:t>
      </w:r>
      <w:proofErr w:type="gramStart"/>
      <w:r>
        <w:t>Twenty Four</w:t>
      </w:r>
      <w:proofErr w:type="gramEnd"/>
      <w:r>
        <w:t xml:space="preserve">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3"/>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4"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23"/>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24"/>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4"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4"/>
    </w:p>
    <w:p w14:paraId="31266C94" w14:textId="74CE43E4" w:rsidR="00F76CFB" w:rsidRPr="00F76CFB" w:rsidRDefault="00F76CFB" w:rsidP="00F76CFB">
      <w:pPr>
        <w:pStyle w:val="Heading4"/>
      </w:pPr>
      <w:bookmarkStart w:id="1315"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7"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7"/>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320" w:name="_Toc448227516"/>
      <w:r>
        <w:t>November 30 (December 1) / Koiak 4: Martyrdom of St. Andrew the Apostle</w:t>
      </w:r>
      <w:bookmarkEnd w:id="1320"/>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1F30FC">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1F30FC">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1F30FC">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1F30FC">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1F30FC">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1F30FC">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1F30FC">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1F30FC">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1F30FC">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1F30FC">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1F30FC">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1F30FC">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1F30FC">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1F30FC">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1F30FC">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1F30FC">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1F30FC">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1F30FC">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25"/>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26"/>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27"/>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lastRenderedPageBreak/>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0" w:name="_Toc448227519"/>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28"/>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29"/>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708D2111" w14:textId="7CD9674E" w:rsidR="003663F9" w:rsidRDefault="003663F9" w:rsidP="003663F9">
      <w:pPr>
        <w:pStyle w:val="Heading4"/>
      </w:pPr>
      <w:bookmarkStart w:id="135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4"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30"/>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9"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lastRenderedPageBreak/>
        <w:t>December 6 (7) / Koiak 10: Relocation of St. Severus’ Relics</w:t>
      </w:r>
      <w:bookmarkEnd w:id="1359"/>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60" w:name="_Toc448227523"/>
      <w:r>
        <w:t>December 8 (9) / Koiak 12: Commemoration of Archangel Michael</w:t>
      </w:r>
      <w:bookmarkEnd w:id="1360"/>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61" w:name="_Toc448227524"/>
      <w:r>
        <w:t>December 12 (13) / Koiak 16: Saint Spyridon</w:t>
      </w:r>
      <w:r>
        <w:rPr>
          <w:rStyle w:val="FootnoteReference"/>
        </w:rPr>
        <w:footnoteReference w:id="931"/>
      </w:r>
      <w:bookmarkEnd w:id="1361"/>
    </w:p>
    <w:p w14:paraId="598A6BCC" w14:textId="77777777" w:rsidR="005329C1" w:rsidRDefault="005329C1" w:rsidP="005329C1">
      <w:pPr>
        <w:pStyle w:val="Heading3"/>
      </w:pPr>
      <w:bookmarkStart w:id="1362" w:name="_Toc448227525"/>
      <w:r>
        <w:t>December 17 (18) / Koiak 21: Commemoration of the Theotokos</w:t>
      </w:r>
      <w:bookmarkEnd w:id="1362"/>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63" w:name="_Toc448227526"/>
      <w:r>
        <w:t>December 17 (18) / Koiak 21: Also the Martyrdom of St. Barnabas, on</w:t>
      </w:r>
      <w:r w:rsidR="00743CE8">
        <w:t>e</w:t>
      </w:r>
      <w:r>
        <w:t xml:space="preserve"> of the </w:t>
      </w:r>
      <w:proofErr w:type="gramStart"/>
      <w:r>
        <w:t>Seventy Two</w:t>
      </w:r>
      <w:bookmarkEnd w:id="1363"/>
      <w:proofErr w:type="gramEnd"/>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64" w:name="_Toc448227527"/>
      <w:r>
        <w:t>December 18 (19) / Koiak 22: Archangel Gabriel</w:t>
      </w:r>
      <w:r w:rsidR="00481AE5">
        <w:t xml:space="preserve"> (Consecration)</w:t>
      </w:r>
      <w:bookmarkEnd w:id="1364"/>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65" w:name="_Toc448227528"/>
      <w:r>
        <w:t>December 20 (21) / Koiak 24: The Birth of St. Takle Haymanot</w:t>
      </w:r>
      <w:bookmarkEnd w:id="1365"/>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66" w:name="_Toc448227529"/>
      <w:r>
        <w:t>December 21 (22) / Koiak 25: St. John Kami</w:t>
      </w:r>
      <w:bookmarkEnd w:id="1366"/>
    </w:p>
    <w:p w14:paraId="3F9EF92D" w14:textId="77777777" w:rsidR="00810F04" w:rsidRPr="00810F04" w:rsidRDefault="00810F04" w:rsidP="00810F04">
      <w:pPr>
        <w:pStyle w:val="Heading4"/>
      </w:pPr>
      <w:bookmarkStart w:id="1367" w:name="_Ref434491108"/>
      <w:r>
        <w:t>The Doxology for St. John Kami</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lastRenderedPageBreak/>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8" w:name="_Toc448227530"/>
      <w:r>
        <w:lastRenderedPageBreak/>
        <w:t>December 24 (25) / Koiak 28: Nativity Preparation Day</w:t>
      </w:r>
      <w:bookmarkEnd w:id="136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9" w:name="_Ref434477504"/>
      <w:r>
        <w:t>The Doxology</w:t>
      </w:r>
      <w:r w:rsidR="00E21EA3">
        <w:t xml:space="preserve"> for the Preparation Day of Nativity</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lastRenderedPageBreak/>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70" w:name="_Toc448227531"/>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1"/>
            <w:r>
              <w:t>Theotokos</w:t>
            </w:r>
            <w:commentRangeEnd w:id="1371"/>
            <w:r>
              <w:rPr>
                <w:rStyle w:val="CommentReference"/>
                <w:rFonts w:ascii="Times New Roman" w:eastAsiaTheme="minorHAnsi" w:hAnsi="Times New Roman" w:cstheme="minorBidi"/>
                <w:color w:val="auto"/>
              </w:rPr>
              <w:commentReference w:id="1371"/>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 xml:space="preserve">With Your </w:t>
            </w:r>
            <w:proofErr w:type="gramStart"/>
            <w:r>
              <w:t>good</w:t>
            </w:r>
            <w:proofErr w:type="gramEnd"/>
            <w:r>
              <w:t xml:space="preserve">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lastRenderedPageBreak/>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7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2" w:name="_Ref434477532"/>
      <w:r>
        <w:t xml:space="preserve">The </w:t>
      </w:r>
      <w:r w:rsidR="00C33BEB">
        <w:t xml:space="preserve">First </w:t>
      </w:r>
      <w:r>
        <w:t>Doxology</w:t>
      </w:r>
      <w:r w:rsidR="00C33BEB">
        <w:t xml:space="preserve">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3" w:name="_Ref434477542"/>
      <w:r>
        <w:lastRenderedPageBreak/>
        <w:t>The Second Doxology for Nativity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4"/>
            <w:r>
              <w:t xml:space="preserve">rescued </w:t>
            </w:r>
            <w:commentRangeEnd w:id="1374"/>
            <w:r>
              <w:rPr>
                <w:rStyle w:val="CommentReference"/>
                <w:rFonts w:ascii="Times New Roman" w:eastAsiaTheme="minorHAnsi" w:hAnsi="Times New Roman" w:cstheme="minorBidi"/>
                <w:color w:val="auto"/>
              </w:rPr>
              <w:commentReference w:id="1374"/>
            </w:r>
            <w:r>
              <w:t>and saved us,</w:t>
            </w:r>
          </w:p>
          <w:p w14:paraId="372D1056" w14:textId="77777777" w:rsidR="00C33BEB" w:rsidRDefault="00C33BEB" w:rsidP="00C33BEB">
            <w:pPr>
              <w:pStyle w:val="EngHangEnd"/>
            </w:pPr>
            <w:commentRangeStart w:id="1375"/>
            <w:r>
              <w:t xml:space="preserve">We </w:t>
            </w:r>
            <w:commentRangeEnd w:id="1375"/>
            <w:r>
              <w:rPr>
                <w:rStyle w:val="CommentReference"/>
                <w:rFonts w:ascii="Times New Roman" w:eastAsiaTheme="minorHAnsi" w:hAnsi="Times New Roman" w:cstheme="minorBidi"/>
                <w:color w:val="auto"/>
              </w:rPr>
              <w:commentReference w:id="137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6" w:name="_Ref434477554"/>
      <w:r>
        <w:t>The Third Doxology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7" w:name="_Ref434475057"/>
      <w:r>
        <w:lastRenderedPageBreak/>
        <w:t>The Sunday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8" w:name="_Ref434475083"/>
      <w:r>
        <w:t>The Monday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32"/>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9" w:name="_Ref434475102"/>
      <w:r>
        <w:t>The Tuesday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0"/>
            <w:r>
              <w:t xml:space="preserve">Shone </w:t>
            </w:r>
            <w:commentRangeEnd w:id="1380"/>
            <w:r>
              <w:rPr>
                <w:rStyle w:val="CommentReference"/>
              </w:rPr>
              <w:commentReference w:id="138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1"/>
            <w:r>
              <w:t>All</w:t>
            </w:r>
            <w:commentRangeEnd w:id="1381"/>
            <w:r>
              <w:rPr>
                <w:rStyle w:val="CommentReference"/>
              </w:rPr>
              <w:commentReference w:id="138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2"/>
            <w:r>
              <w:t>seals</w:t>
            </w:r>
            <w:commentRangeEnd w:id="1382"/>
            <w:r>
              <w:rPr>
                <w:rStyle w:val="CommentReference"/>
              </w:rPr>
              <w:commentReference w:id="138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3"/>
            <w:r>
              <w:t>Tetra</w:t>
            </w:r>
            <w:commentRangeEnd w:id="1383"/>
            <w:r>
              <w:rPr>
                <w:rStyle w:val="CommentReference"/>
              </w:rPr>
              <w:commentReference w:id="138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4"/>
            <w:r>
              <w:t xml:space="preserve">flaming </w:t>
            </w:r>
            <w:commentRangeEnd w:id="1384"/>
            <w:r>
              <w:rPr>
                <w:rStyle w:val="CommentReference"/>
              </w:rPr>
              <w:commentReference w:id="138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5"/>
            <w:r>
              <w:t>disease</w:t>
            </w:r>
            <w:commentRangeEnd w:id="1385"/>
            <w:r>
              <w:rPr>
                <w:rStyle w:val="CommentReference"/>
              </w:rPr>
              <w:commentReference w:id="138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6" w:name="_Ref434475128"/>
      <w:r>
        <w:t>The Wednesday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7" w:name="_Ref434475150"/>
      <w:r>
        <w:t>The Thursday Psali Batos</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8"/>
            <w:r>
              <w:t xml:space="preserve">Isaiah </w:t>
            </w:r>
            <w:commentRangeEnd w:id="1388"/>
            <w:r>
              <w:rPr>
                <w:rStyle w:val="CommentReference"/>
              </w:rPr>
              <w:commentReference w:id="138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9" w:name="_Ref434475177"/>
      <w:r>
        <w:t>The Friday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0" w:name="_Ref434475196"/>
      <w:r>
        <w:t>The Saturday Psali Batos</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1"/>
            <w:r>
              <w:t>For I cannot speak.</w:t>
            </w:r>
            <w:commentRangeEnd w:id="1391"/>
            <w:r>
              <w:rPr>
                <w:rStyle w:val="CommentReference"/>
              </w:rPr>
              <w:commentReference w:id="139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2" w:name="_Toc448227532"/>
      <w:r>
        <w:t>December 26 (27) / Koiak 30: The Second Day of the Feast of the Nativity</w:t>
      </w:r>
      <w:bookmarkEnd w:id="139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3" w:name="_Ref434561401"/>
      <w:bookmarkStart w:id="1394" w:name="_Toc448227533"/>
      <w:r>
        <w:t>December 27 (28) / Tobi 1: St. Stephen Day</w:t>
      </w:r>
      <w:bookmarkEnd w:id="1393"/>
      <w:bookmarkEnd w:id="1394"/>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395" w:name="_Toc448227534"/>
      <w:r>
        <w:t xml:space="preserve">December 29 (30) / Tobi 3: The One Hundred and </w:t>
      </w:r>
      <w:proofErr w:type="gramStart"/>
      <w:r>
        <w:t>Forty Four</w:t>
      </w:r>
      <w:proofErr w:type="gramEnd"/>
      <w:r>
        <w:t xml:space="preserve"> Thousand</w:t>
      </w:r>
      <w:bookmarkEnd w:id="1395"/>
    </w:p>
    <w:p w14:paraId="2FE981A9" w14:textId="77777777" w:rsidR="00073003" w:rsidRDefault="00073003" w:rsidP="00073003">
      <w:pPr>
        <w:pStyle w:val="Heading4"/>
      </w:pPr>
      <w:bookmarkStart w:id="1396" w:name="_Ref434488616"/>
      <w:r>
        <w:t>The Doxology</w:t>
      </w:r>
      <w:r w:rsidR="00B46E6E">
        <w:t xml:space="preserve"> for the One Hundred and </w:t>
      </w:r>
      <w:proofErr w:type="gramStart"/>
      <w:r w:rsidR="00B46E6E">
        <w:t>Forty Four</w:t>
      </w:r>
      <w:proofErr w:type="gramEnd"/>
      <w:r w:rsidR="00B46E6E">
        <w:t xml:space="preserve"> Thousand</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33"/>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34"/>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7" w:name="_Ref434564016"/>
      <w:bookmarkStart w:id="1398" w:name="_Toc448227535"/>
      <w:r>
        <w:t>December 30 (31) / Tobi 4: St. John the Evangelist</w:t>
      </w:r>
      <w:bookmarkEnd w:id="1397"/>
      <w:bookmarkEnd w:id="1398"/>
    </w:p>
    <w:p w14:paraId="3C0BCC81" w14:textId="77777777" w:rsidR="00FF5FF3" w:rsidRDefault="00FF5FF3" w:rsidP="00FF5FF3">
      <w:pPr>
        <w:pStyle w:val="Heading4"/>
      </w:pPr>
      <w:bookmarkStart w:id="1399" w:name="_Ref434488768"/>
      <w:r>
        <w:t>The Doxology</w:t>
      </w:r>
      <w:r w:rsidR="00B46E6E">
        <w:t xml:space="preserve"> for</w:t>
      </w:r>
      <w:r w:rsidR="00BC160E">
        <w:t xml:space="preserve"> St. John the Evangelist</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0"/>
            <w:r>
              <w:t>Zebulun</w:t>
            </w:r>
            <w:commentRangeEnd w:id="1400"/>
            <w:r>
              <w:rPr>
                <w:rStyle w:val="FootnoteReference"/>
              </w:rPr>
              <w:footnoteReference w:id="935"/>
            </w:r>
            <w:r>
              <w:rPr>
                <w:rStyle w:val="CommentReference"/>
                <w:rFonts w:ascii="Times New Roman" w:eastAsiaTheme="minorHAnsi" w:hAnsi="Times New Roman" w:cstheme="minorBidi"/>
                <w:color w:val="auto"/>
              </w:rPr>
              <w:commentReference w:id="140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36"/>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1" w:name="_Toc410196204"/>
      <w:bookmarkStart w:id="1402" w:name="_Toc410196446"/>
      <w:bookmarkStart w:id="1403" w:name="_Toc410196948"/>
      <w:bookmarkStart w:id="1404" w:name="_Toc448696649"/>
      <w:bookmarkStart w:id="1405" w:name="January"/>
      <w:bookmarkEnd w:id="1326"/>
      <w:bookmarkEnd w:id="1345"/>
      <w:bookmarkEnd w:id="1346"/>
      <w:bookmarkEnd w:id="1347"/>
      <w:r>
        <w:lastRenderedPageBreak/>
        <w:t>January</w:t>
      </w:r>
      <w:bookmarkEnd w:id="1401"/>
      <w:bookmarkEnd w:id="1402"/>
      <w:bookmarkEnd w:id="1403"/>
      <w:r w:rsidR="00FF5FF3">
        <w:t xml:space="preserve"> or </w:t>
      </w:r>
      <w:r w:rsidR="00FF5FF3">
        <w:rPr>
          <w:rFonts w:ascii="FreeSerifAvvaShenouda" w:hAnsi="FreeSerifAvvaShenouda" w:cs="FreeSerifAvvaShenouda"/>
        </w:rPr>
        <w:t>Ⲧⲱⲃⲓ</w:t>
      </w:r>
      <w:bookmarkEnd w:id="1404"/>
    </w:p>
    <w:bookmarkStart w:id="1406" w:name="_Toc410196205" w:displacedByCustomXml="next"/>
    <w:bookmarkStart w:id="1407" w:name="_Toc410196447" w:displacedByCustomXml="next"/>
    <w:bookmarkStart w:id="1408" w:name="_Toc410196949"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1F30FC">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1F30FC">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1F30FC">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1F30FC">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1F30FC">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1F30FC">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1F30FC">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1F30FC">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1F30FC">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1F30FC">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1F30FC">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1F30FC">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1F30FC">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1F30FC">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1F30FC">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1F30FC">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1F30FC">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1F30FC">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1F30FC">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9" w:name="_Toc448227536"/>
      <w:r>
        <w:rPr>
          <w:lang w:val="en-US"/>
        </w:rPr>
        <w:lastRenderedPageBreak/>
        <w:t>January 1 (2) / Tobi 6</w:t>
      </w:r>
      <w:r w:rsidR="00FF5FF3">
        <w:rPr>
          <w:lang w:val="en-US"/>
        </w:rPr>
        <w:t xml:space="preserve">: The Feast of the </w:t>
      </w:r>
      <w:r w:rsidR="00495F1A">
        <w:t>Circumcision</w:t>
      </w:r>
      <w:bookmarkEnd w:id="1408"/>
      <w:bookmarkEnd w:id="1407"/>
      <w:bookmarkEnd w:id="1406"/>
      <w:bookmarkEnd w:id="1409"/>
    </w:p>
    <w:p w14:paraId="1387E376" w14:textId="77777777" w:rsidR="00FF5FF3" w:rsidRDefault="00FF5FF3" w:rsidP="00FF5FF3">
      <w:pPr>
        <w:pStyle w:val="Heading4"/>
      </w:pPr>
      <w:bookmarkStart w:id="1410" w:name="_Ref434477590"/>
      <w:r>
        <w:t>The Doxology</w:t>
      </w:r>
      <w:r w:rsidR="00E21EA3">
        <w:t xml:space="preserve"> for the Circumcision</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1"/>
            <w:r>
              <w:t xml:space="preserve">Christian </w:t>
            </w:r>
            <w:commentRangeEnd w:id="1411"/>
            <w:r>
              <w:rPr>
                <w:rStyle w:val="CommentReference"/>
                <w:rFonts w:ascii="Times New Roman" w:eastAsiaTheme="minorHAnsi" w:hAnsi="Times New Roman" w:cstheme="minorBidi"/>
                <w:color w:val="auto"/>
              </w:rPr>
              <w:commentReference w:id="141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2" w:name="_Ref434475229"/>
      <w:r>
        <w:t>The Psali Adam</w:t>
      </w:r>
      <w:r w:rsidR="006C1B94">
        <w:t xml:space="preserve"> for the Circumcision</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3"/>
            <w:r>
              <w:t xml:space="preserve">Victorious </w:t>
            </w:r>
            <w:commentRangeEnd w:id="1413"/>
            <w:r>
              <w:rPr>
                <w:rStyle w:val="CommentReference"/>
              </w:rPr>
              <w:commentReference w:id="141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4" w:name="_Ref434475252"/>
      <w:r>
        <w:t>The Psali Batos</w:t>
      </w:r>
      <w:r w:rsidR="006C1B94">
        <w:t xml:space="preserve"> for the Circumcision</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5"/>
            <w:r>
              <w:t>divinity</w:t>
            </w:r>
            <w:commentRangeEnd w:id="1415"/>
            <w:r>
              <w:rPr>
                <w:rStyle w:val="CommentReference"/>
              </w:rPr>
              <w:commentReference w:id="141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6" w:name="_Toc410196206"/>
      <w:bookmarkStart w:id="1417" w:name="_Toc410196448"/>
      <w:bookmarkStart w:id="1418" w:name="_Toc410196950"/>
      <w:bookmarkStart w:id="1419" w:name="_Toc448227537"/>
      <w:r>
        <w:t xml:space="preserve">January 6 (7) / Tobi 11: The Feast of </w:t>
      </w:r>
      <w:r w:rsidR="00495F1A">
        <w:t>Theophany</w:t>
      </w:r>
      <w:bookmarkEnd w:id="1416"/>
      <w:bookmarkEnd w:id="1417"/>
      <w:bookmarkEnd w:id="1418"/>
      <w:bookmarkEnd w:id="1419"/>
    </w:p>
    <w:p w14:paraId="322B4F7B" w14:textId="77777777" w:rsidR="00FF5FF3" w:rsidRDefault="00430630" w:rsidP="00FF5FF3">
      <w:pPr>
        <w:pStyle w:val="Heading4"/>
      </w:pPr>
      <w:bookmarkStart w:id="1420" w:name="_Ref434477630"/>
      <w:r>
        <w:t>An</w:t>
      </w:r>
      <w:r w:rsidR="00FF5FF3">
        <w:t xml:space="preserve"> </w:t>
      </w:r>
      <w:r>
        <w:t xml:space="preserve">Abridged </w:t>
      </w:r>
      <w:r w:rsidR="00FF5FF3">
        <w:t>Doxology</w:t>
      </w:r>
      <w:r w:rsidR="00E21EA3">
        <w:t xml:space="preserve">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1" w:name="_Ref434477641"/>
      <w:r>
        <w:lastRenderedPageBreak/>
        <w:t>The First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2" w:name="_Ref434477660"/>
      <w:r>
        <w:lastRenderedPageBreak/>
        <w:t>The Second Doxology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3" w:name="_Ref434475280"/>
      <w:r>
        <w:t>The Sunday Psali Adam</w:t>
      </w:r>
      <w:r w:rsidR="006C1B94">
        <w:t xml:space="preserve">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4"/>
            <w:r>
              <w:t xml:space="preserve">confirm </w:t>
            </w:r>
            <w:commentRangeEnd w:id="1424"/>
            <w:r>
              <w:rPr>
                <w:rStyle w:val="CommentReference"/>
              </w:rPr>
              <w:commentReference w:id="142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5"/>
            <w:r>
              <w:t>ⲛ̀ϫⲉ</w:t>
            </w:r>
            <w:commentRangeEnd w:id="1425"/>
            <w:r>
              <w:rPr>
                <w:rStyle w:val="CommentReference"/>
                <w:rFonts w:ascii="Times New Roman" w:hAnsi="Times New Roman"/>
              </w:rPr>
              <w:commentReference w:id="142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6"/>
            <w:r>
              <w:t>moved</w:t>
            </w:r>
            <w:commentRangeEnd w:id="1426"/>
            <w:r>
              <w:rPr>
                <w:rStyle w:val="CommentReference"/>
              </w:rPr>
              <w:commentReference w:id="142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7"/>
            <w:r>
              <w:t>thrice holy,</w:t>
            </w:r>
            <w:commentRangeEnd w:id="1427"/>
            <w:r>
              <w:rPr>
                <w:rStyle w:val="CommentReference"/>
              </w:rPr>
              <w:commentReference w:id="142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8" w:name="_Ref434475309"/>
      <w:r>
        <w:lastRenderedPageBreak/>
        <w:t>The Monday Psali Adam</w:t>
      </w:r>
      <w:r w:rsidR="006C1B94">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9"/>
            <w:r>
              <w:t xml:space="preserve">Ⲓⲱⲁⲛⲛⲟⲩ </w:t>
            </w:r>
            <w:commentRangeEnd w:id="1429"/>
            <w:r>
              <w:rPr>
                <w:rStyle w:val="CommentReference"/>
                <w:rFonts w:ascii="Times New Roman" w:hAnsi="Times New Roman"/>
              </w:rPr>
              <w:commentReference w:id="142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0"/>
            <w:r>
              <w:rPr>
                <w:rFonts w:eastAsia="Arial Unicode MS" w:cs="FreeSerifAvvaShenouda"/>
              </w:rPr>
              <w:t>ⲛⲓϯϩⲟ</w:t>
            </w:r>
            <w:commentRangeEnd w:id="1430"/>
            <w:r>
              <w:rPr>
                <w:rStyle w:val="CommentReference"/>
                <w:rFonts w:ascii="Times New Roman" w:hAnsi="Times New Roman"/>
              </w:rPr>
              <w:commentReference w:id="143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1" w:name="_Ref434475331"/>
      <w:r>
        <w:t>The Tuesday Psali Adam</w:t>
      </w:r>
      <w:r w:rsidR="006C1B94">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2"/>
            <w:r>
              <w:t>ⲫⲏ</w:t>
            </w:r>
            <w:commentRangeEnd w:id="1432"/>
            <w:r>
              <w:rPr>
                <w:rStyle w:val="CommentReference"/>
                <w:rFonts w:ascii="Times New Roman" w:hAnsi="Times New Roman"/>
              </w:rPr>
              <w:commentReference w:id="143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3"/>
            <w:r>
              <w:t>ϯⲥⲩⲛⲧⲉⲗⲓⲁ</w:t>
            </w:r>
            <w:commentRangeEnd w:id="1433"/>
            <w:r>
              <w:rPr>
                <w:rStyle w:val="CommentReference"/>
                <w:rFonts w:ascii="Times New Roman" w:hAnsi="Times New Roman"/>
              </w:rPr>
              <w:commentReference w:id="143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4" w:name="_Ref434475362"/>
      <w:r>
        <w:t>The Wednesday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37"/>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5" w:name="_Ref434475388"/>
      <w:r>
        <w:t>The Thursday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6" w:name="_Ref434475411"/>
      <w:r>
        <w:t>The Friday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7" w:name="_Ref434475434"/>
      <w:r>
        <w:t>The Saturday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8"/>
            <w:r>
              <w:t>liberty</w:t>
            </w:r>
            <w:commentRangeEnd w:id="1438"/>
            <w:r>
              <w:rPr>
                <w:rStyle w:val="CommentReference"/>
              </w:rPr>
              <w:commentReference w:id="143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9"/>
            <w:r>
              <w:t xml:space="preserve">confirm </w:t>
            </w:r>
            <w:commentRangeEnd w:id="1439"/>
            <w:r>
              <w:rPr>
                <w:rStyle w:val="CommentReference"/>
              </w:rPr>
              <w:commentReference w:id="143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0" w:name="_Toc448227538"/>
      <w:r>
        <w:t>January 7 (8) / Tobi 12</w:t>
      </w:r>
      <w:r w:rsidR="001225FA">
        <w:t xml:space="preserve">: </w:t>
      </w:r>
      <w:r>
        <w:t>The Second Day of the Feast of Theophany</w:t>
      </w:r>
      <w:bookmarkEnd w:id="144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1" w:name="_Toc448227539"/>
      <w:r>
        <w:lastRenderedPageBreak/>
        <w:t>January 7 (8) / Tobi 12</w:t>
      </w:r>
      <w:r w:rsidR="001225FA">
        <w:t xml:space="preserve">: </w:t>
      </w:r>
      <w:r>
        <w:t>Also the Commemoration of Archangel Michael</w:t>
      </w:r>
      <w:bookmarkEnd w:id="1441"/>
    </w:p>
    <w:p w14:paraId="322A578A" w14:textId="4D9FD667" w:rsidR="00191A26" w:rsidRPr="00B637D8" w:rsidRDefault="00191A26" w:rsidP="00191A26">
      <w:pPr>
        <w:pStyle w:val="Rubric"/>
      </w:pPr>
      <w:bookmarkStart w:id="1442" w:name="_Toc410196207"/>
      <w:bookmarkStart w:id="1443" w:name="_Toc410196449"/>
      <w:bookmarkStart w:id="1444"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45" w:name="_Ref434562461"/>
      <w:bookmarkStart w:id="1446" w:name="_Toc448227540"/>
      <w:r>
        <w:t>January 7 (8) / Tobi 12</w:t>
      </w:r>
      <w:r w:rsidR="001225FA">
        <w:t xml:space="preserve">: </w:t>
      </w:r>
      <w:commentRangeStart w:id="1447"/>
      <w:r>
        <w:t>Also St. Theodore Anatoly</w:t>
      </w:r>
      <w:commentRangeEnd w:id="1447"/>
      <w:r>
        <w:rPr>
          <w:rStyle w:val="CommentReference"/>
          <w:rFonts w:eastAsiaTheme="minorHAnsi" w:cstheme="minorBidi"/>
          <w:b w:val="0"/>
          <w:bCs w:val="0"/>
        </w:rPr>
        <w:commentReference w:id="1447"/>
      </w:r>
      <w:bookmarkEnd w:id="1445"/>
      <w:bookmarkEnd w:id="1446"/>
    </w:p>
    <w:p w14:paraId="7DD26869" w14:textId="77777777" w:rsidR="006B44CE" w:rsidRDefault="006B44CE" w:rsidP="006B44CE">
      <w:pPr>
        <w:pStyle w:val="Heading4"/>
      </w:pPr>
      <w:bookmarkStart w:id="1448" w:name="_Ref434477694"/>
      <w:bookmarkStart w:id="1449" w:name="_Ref434489376"/>
      <w:r>
        <w:t>The Doxology</w:t>
      </w:r>
      <w:bookmarkEnd w:id="1448"/>
      <w:r w:rsidR="00B46E6E">
        <w:t xml:space="preserve"> for St. Theodore Anatoly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0" w:name="_Toc448227541"/>
      <w:r>
        <w:t xml:space="preserve">January 8 (9) / Tobi 13: The Feast of </w:t>
      </w:r>
      <w:proofErr w:type="gramStart"/>
      <w:r>
        <w:t>T</w:t>
      </w:r>
      <w:r w:rsidR="00495F1A">
        <w:t>he</w:t>
      </w:r>
      <w:proofErr w:type="gramEnd"/>
      <w:r w:rsidR="00495F1A">
        <w:t xml:space="preserve"> Wedding of Cana of Galilee</w:t>
      </w:r>
      <w:bookmarkEnd w:id="1442"/>
      <w:bookmarkEnd w:id="1443"/>
      <w:bookmarkEnd w:id="1444"/>
      <w:bookmarkEnd w:id="1450"/>
    </w:p>
    <w:p w14:paraId="46F7A60E" w14:textId="77777777" w:rsidR="00A37BB6" w:rsidRDefault="00A37BB6" w:rsidP="00A37BB6">
      <w:pPr>
        <w:pStyle w:val="Heading4"/>
      </w:pPr>
      <w:bookmarkStart w:id="1451" w:name="_Ref434477774"/>
      <w:r>
        <w:t>The Doxology</w:t>
      </w:r>
      <w:r w:rsidR="00E21EA3">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2" w:name="_Ref434475472"/>
      <w:r>
        <w:t>The Psali Adam</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3" w:name="_Ref434475500"/>
      <w:r>
        <w:lastRenderedPageBreak/>
        <w:t>The Psali Batos</w:t>
      </w:r>
      <w:r w:rsidR="006C1B94">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4" w:name="_Ref434560112"/>
      <w:bookmarkStart w:id="1455" w:name="_Toc448227542"/>
      <w:r>
        <w:t>January 8 (9) / Tobi 13: Also the Martyrdom of St. Demiana</w:t>
      </w:r>
      <w:bookmarkEnd w:id="1454"/>
      <w:bookmarkEnd w:id="1455"/>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56" w:name="_Ref434490124"/>
      <w:r>
        <w:lastRenderedPageBreak/>
        <w:t>Another Doxology of St. Demiana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38"/>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39"/>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7" w:name="_Ref434563224"/>
      <w:bookmarkStart w:id="1458" w:name="_Toc448227543"/>
      <w:r>
        <w:t>January 9 (10) / Tobi 14: St. Maximus</w:t>
      </w:r>
      <w:bookmarkEnd w:id="1457"/>
      <w:bookmarkEnd w:id="1458"/>
    </w:p>
    <w:p w14:paraId="1847ABB1" w14:textId="77777777" w:rsidR="00662600" w:rsidRDefault="00810F04" w:rsidP="00810F04">
      <w:pPr>
        <w:pStyle w:val="Heading4"/>
      </w:pPr>
      <w:bookmarkStart w:id="1459" w:name="_Ref434490957"/>
      <w:r>
        <w:t>The Doxology for</w:t>
      </w:r>
      <w:r w:rsidR="00662600">
        <w:t xml:space="preserve"> Sts. Maximus and Dometius</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40"/>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41"/>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3" w:name="_Toc448227544"/>
      <w:r>
        <w:t>Jan</w:t>
      </w:r>
      <w:r w:rsidR="00662600">
        <w:t>uary 12 (13) / Tobi 17: St. Dome</w:t>
      </w:r>
      <w:r>
        <w:t>tius</w:t>
      </w:r>
      <w:bookmarkEnd w:id="1463"/>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64" w:name="_Toc448227545"/>
      <w:r>
        <w:t>January 13 (14) / Tobi 18: St. Hilary of Poitiers</w:t>
      </w:r>
      <w:bookmarkEnd w:id="1464"/>
    </w:p>
    <w:p w14:paraId="17E429FC" w14:textId="7FC8029F" w:rsidR="00A96087" w:rsidRDefault="00A96087" w:rsidP="00A96087">
      <w:pPr>
        <w:pStyle w:val="Heading4"/>
      </w:pPr>
      <w:r>
        <w:t>The Doxology for St. Hilary of Poitiers</w:t>
      </w:r>
      <w:r w:rsidR="006035EE">
        <w:rPr>
          <w:rStyle w:val="FootnoteReference"/>
        </w:rPr>
        <w:footnoteReference w:id="94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5" w:name="_Toc448227546"/>
      <w:bookmarkStart w:id="1466" w:name="_Toc410196208"/>
      <w:bookmarkStart w:id="1467" w:name="_Toc410196450"/>
      <w:bookmarkStart w:id="1468" w:name="_Toc410196952"/>
      <w:r>
        <w:t>January 15 (16) / Tobi 20: Departure of St. Prochorus the Disciple</w:t>
      </w:r>
      <w:bookmarkEnd w:id="1465"/>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69" w:name="_Toc448227547"/>
      <w:r>
        <w:t xml:space="preserve">January 16 (17) / Tobi 21: </w:t>
      </w:r>
      <w:r w:rsidR="00495F1A">
        <w:t>The Dormition of the Virgin</w:t>
      </w:r>
      <w:bookmarkEnd w:id="1466"/>
      <w:bookmarkEnd w:id="1467"/>
      <w:bookmarkEnd w:id="1468"/>
      <w:bookmarkEnd w:id="1469"/>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70" w:name="_Ref434560171"/>
      <w:bookmarkStart w:id="1471" w:name="_Toc448227548"/>
      <w:r>
        <w:t>January 17 (18) / Tobi 22: St. Anthony the Great</w:t>
      </w:r>
      <w:bookmarkEnd w:id="1470"/>
      <w:bookmarkEnd w:id="1471"/>
    </w:p>
    <w:p w14:paraId="38BCD1D7" w14:textId="77777777" w:rsidR="00FF5FF3" w:rsidRDefault="00FF5FF3" w:rsidP="00FF5FF3">
      <w:pPr>
        <w:pStyle w:val="Heading4"/>
      </w:pPr>
      <w:bookmarkStart w:id="1472" w:name="_Ref434490340"/>
      <w:r>
        <w:t>The Doxology</w:t>
      </w:r>
      <w:r w:rsidR="00B46E6E">
        <w:t xml:space="preserve"> for St. Anthony the Great</w:t>
      </w:r>
      <w:bookmarkEnd w:id="1472"/>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3" w:name="_Toc448227549"/>
      <w:r>
        <w:t>January 18 (19) / Tobi 23: St. Timothy the Apostle</w:t>
      </w:r>
      <w:bookmarkEnd w:id="1473"/>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74" w:name="_Toc448227550"/>
      <w:r>
        <w:lastRenderedPageBreak/>
        <w:t>January 22 (23) / Tobi 27: Archangel Suriel</w:t>
      </w:r>
      <w:bookmarkEnd w:id="1474"/>
    </w:p>
    <w:p w14:paraId="79FCFE0C" w14:textId="77777777" w:rsidR="00596AC8" w:rsidRDefault="00596AC8" w:rsidP="00596AC8">
      <w:pPr>
        <w:pStyle w:val="Heading4"/>
      </w:pPr>
      <w:bookmarkStart w:id="1475" w:name="_Ref434488250"/>
      <w:r>
        <w:t>The Doxology</w:t>
      </w:r>
      <w:r w:rsidR="00B46E6E">
        <w:t xml:space="preserve"> for Archangel Suriel</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6" w:name="_Toc448227551"/>
      <w:r>
        <w:t>January 22 (23) / Tobi 27: Also Relocation of St. Timothy the Apostle’s Relics</w:t>
      </w:r>
      <w:bookmarkEnd w:id="1476"/>
    </w:p>
    <w:p w14:paraId="3FBC7E0C" w14:textId="4C84A772" w:rsidR="00191A26" w:rsidRDefault="00191A26" w:rsidP="00191A26">
      <w:pPr>
        <w:pStyle w:val="Rubric"/>
      </w:pPr>
      <w:bookmarkStart w:id="1477"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78" w:name="_Toc448227552"/>
      <w:r>
        <w:t>January 24 (25) / Tobi 29: Commemoration of the Annunciation, Nativity, and Resurrection on the 29</w:t>
      </w:r>
      <w:r w:rsidRPr="00C0205C">
        <w:rPr>
          <w:vertAlign w:val="superscript"/>
        </w:rPr>
        <w:t>th</w:t>
      </w:r>
      <w:r>
        <w:t xml:space="preserve"> of Every Month</w:t>
      </w:r>
      <w:bookmarkEnd w:id="1478"/>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79" w:name="_Toc448227553"/>
      <w:r>
        <w:lastRenderedPageBreak/>
        <w:t>January 27 (28) / Meshir 2: St. Paul the Anchorite</w:t>
      </w:r>
      <w:bookmarkEnd w:id="1477"/>
      <w:bookmarkEnd w:id="1479"/>
    </w:p>
    <w:p w14:paraId="680E4267" w14:textId="77777777" w:rsidR="00C30529" w:rsidRDefault="00C30529" w:rsidP="00C30529">
      <w:pPr>
        <w:pStyle w:val="Heading4"/>
      </w:pPr>
      <w:bookmarkStart w:id="1480" w:name="_Ref434490368"/>
      <w:r>
        <w:t>The Doxology</w:t>
      </w:r>
      <w:r w:rsidR="00B46E6E">
        <w:t xml:space="preserve"> for St. Paul the Anchorite</w:t>
      </w:r>
      <w:bookmarkEnd w:id="1480"/>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4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4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1" w:name="_Toc448227554"/>
      <w:r>
        <w:t>January 29 (30) / Meshir 4: Martyrdom of St. Agabus the Disciple</w:t>
      </w:r>
      <w:bookmarkEnd w:id="1481"/>
    </w:p>
    <w:p w14:paraId="6DDD9040" w14:textId="5FCE5A21" w:rsidR="00191A26" w:rsidRDefault="00191A26" w:rsidP="00191A26">
      <w:pPr>
        <w:pStyle w:val="Rubric"/>
      </w:pPr>
      <w:bookmarkStart w:id="1482" w:name="_Toc410196209"/>
      <w:bookmarkStart w:id="1483" w:name="_Toc410196451"/>
      <w:bookmarkStart w:id="1484"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85" w:name="_Toc448227555"/>
      <w:r>
        <w:t>January 21 (31) / Meshir 5: St. Apollo the Friend of St. Apip</w:t>
      </w:r>
      <w:bookmarkEnd w:id="1485"/>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86" w:name="_Toc448696650"/>
      <w:bookmarkStart w:id="1487" w:name="February"/>
      <w:bookmarkEnd w:id="1405"/>
      <w:r>
        <w:lastRenderedPageBreak/>
        <w:t>February</w:t>
      </w:r>
      <w:bookmarkEnd w:id="1482"/>
      <w:bookmarkEnd w:id="1483"/>
      <w:bookmarkEnd w:id="1484"/>
      <w:r w:rsidR="00C30529">
        <w:t xml:space="preserve"> or </w:t>
      </w:r>
      <w:r w:rsidR="00C30529">
        <w:rPr>
          <w:rFonts w:ascii="FreeSerifAvvaShenouda" w:hAnsi="FreeSerifAvvaShenouda" w:cs="FreeSerifAvvaShenouda"/>
        </w:rPr>
        <w:t>Ⲙϣⲓⲣ</w:t>
      </w:r>
      <w:bookmarkEnd w:id="1486"/>
    </w:p>
    <w:bookmarkStart w:id="1488" w:name="_Toc410196210" w:displacedByCustomXml="next"/>
    <w:bookmarkStart w:id="1489" w:name="_Toc410196452" w:displacedByCustomXml="next"/>
    <w:bookmarkStart w:id="1490" w:name="_Toc410196954"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1F30FC">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1F30FC">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1F30FC">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1F30FC">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1F30FC">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1F30FC">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1F30FC">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1F30FC">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1F30FC">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1" w:name="_Toc448227556"/>
      <w:r>
        <w:lastRenderedPageBreak/>
        <w:t xml:space="preserve">February 2 (3): Meshir 8: </w:t>
      </w:r>
      <w:r w:rsidR="00495F1A">
        <w:t>The Entrance into the Temple</w:t>
      </w:r>
      <w:bookmarkEnd w:id="1490"/>
      <w:bookmarkEnd w:id="1489"/>
      <w:bookmarkEnd w:id="1488"/>
      <w:bookmarkEnd w:id="1491"/>
    </w:p>
    <w:p w14:paraId="6E92944D" w14:textId="77777777" w:rsidR="00C30529" w:rsidRDefault="00C30529" w:rsidP="00124ADD">
      <w:pPr>
        <w:pStyle w:val="Heading4"/>
      </w:pPr>
      <w:bookmarkStart w:id="1492" w:name="_Ref434477815"/>
      <w:r>
        <w:t>The Doxology</w:t>
      </w:r>
      <w:r w:rsidR="00E21EA3">
        <w:t xml:space="preserve"> for the Entrance into the Temple</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493" w:name="_Toc448227557"/>
      <w:r>
        <w:t>February 4 (5) / Meshir 10: Martyrdom of St. James the Son of Alphaeus</w:t>
      </w:r>
      <w:bookmarkEnd w:id="1493"/>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494" w:name="_Toc448227558"/>
      <w:r>
        <w:t>February 6 (7) / Meshir 12: Commemoration of Archangel Michael</w:t>
      </w:r>
      <w:bookmarkEnd w:id="1494"/>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495" w:name="_Toc448227559"/>
      <w:r>
        <w:t>February 8 (9) / Meshir 14: The Departure of St. Severus</w:t>
      </w:r>
      <w:bookmarkEnd w:id="1495"/>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496" w:name="_Toc448227560"/>
      <w:r>
        <w:t>February 10 (11) / Meshir 16: Isaac the Syrian</w:t>
      </w:r>
      <w:bookmarkEnd w:id="1496"/>
    </w:p>
    <w:p w14:paraId="2F7479F8" w14:textId="77777777" w:rsidR="005329C1" w:rsidRDefault="005242D1" w:rsidP="005329C1">
      <w:pPr>
        <w:pStyle w:val="Heading3"/>
      </w:pPr>
      <w:bookmarkStart w:id="1497" w:name="_Toc448227561"/>
      <w:r>
        <w:t>February</w:t>
      </w:r>
      <w:r w:rsidR="005329C1">
        <w:t xml:space="preserve"> 15 (16) / Meshir 21: Commemoration of the Theotokos</w:t>
      </w:r>
      <w:bookmarkEnd w:id="1497"/>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498" w:name="_Toc448227562"/>
      <w:r>
        <w:t>February 15 (16) / Meshir 21: Also Martyrdom of St. Onesimus, the Disciple of St. Paul</w:t>
      </w:r>
      <w:bookmarkEnd w:id="1498"/>
    </w:p>
    <w:p w14:paraId="197E567A" w14:textId="77777777" w:rsidR="00B52D77" w:rsidRDefault="00B52D77" w:rsidP="00B52D77">
      <w:pPr>
        <w:pStyle w:val="Heading3"/>
      </w:pPr>
      <w:bookmarkStart w:id="1499" w:name="_Toc448227563"/>
      <w:r>
        <w:t>February 23 (24) / Meshir 29: Commemoration of the Annunciation, Nativity, and Resurrection on the 29</w:t>
      </w:r>
      <w:r w:rsidRPr="00C0205C">
        <w:rPr>
          <w:vertAlign w:val="superscript"/>
        </w:rPr>
        <w:t>th</w:t>
      </w:r>
      <w:r>
        <w:t xml:space="preserve"> of Every Month</w:t>
      </w:r>
      <w:bookmarkEnd w:id="1499"/>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500" w:name="_Toc448227564"/>
      <w:r>
        <w:lastRenderedPageBreak/>
        <w:t>February 24 (25) / Meshir 30: Appearance of the Head of St. John the Baptist</w:t>
      </w:r>
      <w:bookmarkEnd w:id="1500"/>
    </w:p>
    <w:p w14:paraId="49513F8D" w14:textId="7F292ACA" w:rsidR="00191A26" w:rsidRDefault="00191A26" w:rsidP="00191A26">
      <w:pPr>
        <w:pStyle w:val="Rubric"/>
      </w:pPr>
      <w:bookmarkStart w:id="1501" w:name="_Toc410196211"/>
      <w:bookmarkStart w:id="1502" w:name="_Toc410196453"/>
      <w:bookmarkStart w:id="1503"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504" w:name="_Toc448227565"/>
      <w:r>
        <w:t>February 24 (25) / Meshir 30: Also St. Cyril VI</w:t>
      </w:r>
      <w:bookmarkEnd w:id="1504"/>
    </w:p>
    <w:p w14:paraId="0CDD55AC" w14:textId="77777777" w:rsidR="001779C0" w:rsidRDefault="001779C0" w:rsidP="001779C0">
      <w:pPr>
        <w:pStyle w:val="Heading4"/>
      </w:pPr>
      <w:bookmarkStart w:id="1505" w:name="_Ref434492506"/>
      <w:r>
        <w:t>The Doxology</w:t>
      </w:r>
      <w:r w:rsidR="00B82753">
        <w:t xml:space="preserve"> for St. Cyril VI</w:t>
      </w:r>
      <w:r>
        <w:rPr>
          <w:rStyle w:val="FootnoteReference"/>
        </w:rPr>
        <w:footnoteReference w:id="945"/>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6" w:name="_Toc448696651"/>
      <w:bookmarkStart w:id="1507" w:name="March"/>
      <w:bookmarkEnd w:id="1487"/>
      <w:r>
        <w:lastRenderedPageBreak/>
        <w:t>March</w:t>
      </w:r>
      <w:bookmarkEnd w:id="1501"/>
      <w:bookmarkEnd w:id="1502"/>
      <w:bookmarkEnd w:id="1503"/>
      <w:r w:rsidR="00C30529">
        <w:t xml:space="preserve"> or </w:t>
      </w:r>
      <w:r w:rsidR="00C30529">
        <w:rPr>
          <w:rFonts w:ascii="FreeSerifAvvaShenouda" w:hAnsi="FreeSerifAvvaShenouda" w:cs="FreeSerifAvvaShenouda"/>
        </w:rPr>
        <w:t>Ⲡⲁⲣⲙϩⲟⲧⲡ</w:t>
      </w:r>
      <w:bookmarkEnd w:id="1506"/>
    </w:p>
    <w:bookmarkStart w:id="1508" w:name="_Toc410196212" w:displacedByCustomXml="next"/>
    <w:bookmarkStart w:id="1509" w:name="_Toc410196454" w:displacedByCustomXml="next"/>
    <w:bookmarkStart w:id="1510" w:name="_Toc410196956"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1F30FC">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1F30FC">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1F30FC">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1F30FC">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1F30FC">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1F30FC">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1F30FC">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1F30FC">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1F30FC">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1F30FC">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1" w:name="_Toc448227566"/>
      <w:r>
        <w:lastRenderedPageBreak/>
        <w:t>March 2: Departure of St. Chad of Mercia</w:t>
      </w:r>
      <w:r w:rsidR="00377E51">
        <w:rPr>
          <w:rStyle w:val="FootnoteReference"/>
        </w:rPr>
        <w:footnoteReference w:id="946"/>
      </w:r>
      <w:bookmarkEnd w:id="1511"/>
    </w:p>
    <w:p w14:paraId="668738F1" w14:textId="77777777" w:rsidR="006A140A" w:rsidRDefault="006A140A" w:rsidP="006A140A">
      <w:pPr>
        <w:pStyle w:val="Heading4"/>
      </w:pPr>
      <w:bookmarkStart w:id="1512" w:name="_Ref434492702"/>
      <w:r>
        <w:t>The Doxology</w:t>
      </w:r>
      <w:r w:rsidR="00B82753">
        <w:t xml:space="preserve"> for St. Chad of Mercia</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3" w:name="_Toc448227567"/>
      <w:r>
        <w:t>March 4 / Phamenoth 8: Martyrdom of St. Matthias the Apostle</w:t>
      </w:r>
      <w:bookmarkEnd w:id="1513"/>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514" w:name="_Toc448227568"/>
      <w:r>
        <w:t xml:space="preserve">March 6 / Phamenoth 10: </w:t>
      </w:r>
      <w:r w:rsidR="00495F1A">
        <w:t>The Finding of the Holy Cross</w:t>
      </w:r>
      <w:bookmarkEnd w:id="1510"/>
      <w:bookmarkEnd w:id="1509"/>
      <w:bookmarkEnd w:id="1508"/>
      <w:bookmarkEnd w:id="1514"/>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515" w:name="_Toc448227569"/>
      <w:r>
        <w:t>March 8 / Phamenoth</w:t>
      </w:r>
      <w:r w:rsidR="005329C1">
        <w:t xml:space="preserve"> 12</w:t>
      </w:r>
      <w:r>
        <w:t>: Commemoration of Archangel Michael</w:t>
      </w:r>
      <w:bookmarkEnd w:id="1515"/>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516" w:name="_Toc448227570"/>
      <w:r>
        <w:t>March 9 / Phamenoth 13: Return of St. Macarius the Great and St. Macarius of Alexandria from Exile</w:t>
      </w:r>
      <w:bookmarkEnd w:id="1516"/>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517" w:name="_Toc448227571"/>
      <w:r>
        <w:t>March 15 / Phamenoth 19: Martyrdom of St. Aristobulus the Apostle</w:t>
      </w:r>
      <w:bookmarkEnd w:id="1517"/>
    </w:p>
    <w:p w14:paraId="57821F33" w14:textId="4F980D77" w:rsidR="00191A26" w:rsidRDefault="00191A26" w:rsidP="00191A26">
      <w:pPr>
        <w:pStyle w:val="Rubric"/>
      </w:pPr>
      <w:bookmarkStart w:id="1518" w:name="_Toc410196213"/>
      <w:bookmarkStart w:id="1519" w:name="_Toc410196455"/>
      <w:bookmarkStart w:id="1520"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521" w:name="_Toc448227572"/>
      <w:r>
        <w:lastRenderedPageBreak/>
        <w:t>March 17 / Phamenoth 21: Commemoration of the Theotokos</w:t>
      </w:r>
      <w:bookmarkEnd w:id="1521"/>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522" w:name="_Ref434563557"/>
      <w:bookmarkStart w:id="1523" w:name="_Toc448227573"/>
      <w:r>
        <w:t>March 23 / Phamenoth 27: St. Macarius the Great</w:t>
      </w:r>
      <w:bookmarkEnd w:id="1522"/>
      <w:bookmarkEnd w:id="1523"/>
    </w:p>
    <w:p w14:paraId="19445963" w14:textId="77777777" w:rsidR="003E7329" w:rsidRDefault="003E7329" w:rsidP="003E7329">
      <w:pPr>
        <w:pStyle w:val="Heading4"/>
      </w:pPr>
      <w:bookmarkStart w:id="1524" w:name="_Ref434490507"/>
      <w:r>
        <w:t>The Doxology of St. Macarius the Great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4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4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1" w:name="_Ref434490525"/>
      <w:r>
        <w:t>Another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2" w:name="_Ref434490542"/>
      <w:r>
        <w:t>Another</w:t>
      </w:r>
      <w:r w:rsidR="00C30529">
        <w:t xml:space="preserve"> Doxology</w:t>
      </w:r>
      <w:r>
        <w:t xml:space="preserve"> of St. Macarius the Great</w:t>
      </w:r>
      <w:r>
        <w:rPr>
          <w:rStyle w:val="FootnoteReference"/>
        </w:rPr>
        <w:footnoteReference w:id="949"/>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3" w:name="_Toc448227574"/>
      <w:r>
        <w:lastRenderedPageBreak/>
        <w:t xml:space="preserve">March 25 / Phamenoth 29: </w:t>
      </w:r>
      <w:r w:rsidR="00495F1A">
        <w:t>Annunciation</w:t>
      </w:r>
      <w:bookmarkEnd w:id="1518"/>
      <w:bookmarkEnd w:id="1519"/>
      <w:bookmarkEnd w:id="1520"/>
      <w:bookmarkEnd w:id="1533"/>
    </w:p>
    <w:p w14:paraId="2B8989CB" w14:textId="77777777" w:rsidR="004246C3" w:rsidRDefault="004246C3" w:rsidP="004246C3">
      <w:pPr>
        <w:pStyle w:val="Heading4"/>
      </w:pPr>
      <w:bookmarkStart w:id="1534"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lastRenderedPageBreak/>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5" w:name="_Ref434475566"/>
      <w:bookmarkStart w:id="1536" w:name="_Toc410196214"/>
      <w:bookmarkStart w:id="1537" w:name="_Toc410196456"/>
      <w:bookmarkStart w:id="1538" w:name="_Toc410196958"/>
      <w:r>
        <w:lastRenderedPageBreak/>
        <w:t>The Psali Adam</w:t>
      </w:r>
      <w:r w:rsidR="006C1B94">
        <w:t xml:space="preserve"> for Annunciation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9"/>
            <w:r>
              <w:t>Head</w:t>
            </w:r>
            <w:commentRangeEnd w:id="1539"/>
            <w:r>
              <w:rPr>
                <w:rStyle w:val="CommentReference"/>
              </w:rPr>
              <w:commentReference w:id="153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lastRenderedPageBreak/>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0" w:name="_Ref434475591"/>
      <w:r>
        <w:t>The Psali Batos</w:t>
      </w:r>
      <w:r w:rsidR="006C1B94">
        <w:t xml:space="preserve"> for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1"/>
            <w:r>
              <w:t>ruler</w:t>
            </w:r>
            <w:commentRangeEnd w:id="1541"/>
            <w:r>
              <w:rPr>
                <w:rStyle w:val="CommentReference"/>
              </w:rPr>
              <w:commentReference w:id="154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5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lastRenderedPageBreak/>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2"/>
            <w:r>
              <w:t xml:space="preserve">peoples </w:t>
            </w:r>
            <w:commentRangeEnd w:id="1542"/>
            <w:r>
              <w:rPr>
                <w:rStyle w:val="CommentReference"/>
              </w:rPr>
              <w:commentReference w:id="154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3"/>
            <w:r>
              <w:t>burned</w:t>
            </w:r>
            <w:commentRangeEnd w:id="1543"/>
            <w:r>
              <w:rPr>
                <w:rStyle w:val="CommentReference"/>
              </w:rPr>
              <w:commentReference w:id="154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4"/>
            <w:r>
              <w:t>Servant</w:t>
            </w:r>
            <w:commentRangeEnd w:id="1544"/>
            <w:r>
              <w:rPr>
                <w:rStyle w:val="CommentReference"/>
              </w:rPr>
              <w:commentReference w:id="154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5"/>
            <w:r>
              <w:t xml:space="preserve">Ⲫⲱⲕ </w:t>
            </w:r>
            <w:commentRangeEnd w:id="1545"/>
            <w:r>
              <w:rPr>
                <w:rStyle w:val="CommentReference"/>
                <w:rFonts w:ascii="Times New Roman" w:hAnsi="Times New Roman"/>
              </w:rPr>
              <w:commentReference w:id="154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6" w:name="_Ref434562998"/>
      <w:bookmarkStart w:id="1547" w:name="_Toc448227575"/>
      <w:r>
        <w:t xml:space="preserve">March 26 / Phamenoth 30: </w:t>
      </w:r>
      <w:r w:rsidR="00D31016">
        <w:t>Arch</w:t>
      </w:r>
      <w:r>
        <w:t>angel Gabriel</w:t>
      </w:r>
      <w:bookmarkEnd w:id="1546"/>
      <w:bookmarkEnd w:id="1547"/>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8" w:name="_Toc448227576"/>
      <w:r>
        <w:t xml:space="preserve">March 28 / Pharamuthi 2: Martyrdom of St. James </w:t>
      </w:r>
      <w:r w:rsidR="008762FF">
        <w:t xml:space="preserve">the son of </w:t>
      </w:r>
      <w:r w:rsidR="002E495E">
        <w:t>Zebedee</w:t>
      </w:r>
      <w:r>
        <w:t>, the Apostles</w:t>
      </w:r>
      <w:bookmarkEnd w:id="1548"/>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9" w:name="_Toc448696652"/>
      <w:bookmarkStart w:id="1550" w:name="April"/>
      <w:bookmarkEnd w:id="1507"/>
      <w:r>
        <w:lastRenderedPageBreak/>
        <w:t>April</w:t>
      </w:r>
      <w:bookmarkEnd w:id="1536"/>
      <w:bookmarkEnd w:id="1537"/>
      <w:bookmarkEnd w:id="15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9"/>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1F30FC">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1F30FC">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1F30FC">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1F30FC">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1F30FC">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1F30FC">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1F30FC">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1F30FC">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1F30FC">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1F30FC">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1F30FC">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1" w:name="_Toc448227577"/>
      <w:r>
        <w:lastRenderedPageBreak/>
        <w:t>April 1 / Pharamuthi 6</w:t>
      </w:r>
      <w:r w:rsidR="006E4762">
        <w:t xml:space="preserve">: </w:t>
      </w:r>
      <w:r>
        <w:t>Saint Mary of Egypt</w:t>
      </w:r>
      <w:bookmarkEnd w:id="1551"/>
    </w:p>
    <w:p w14:paraId="70D0F650" w14:textId="77777777" w:rsidR="00254945" w:rsidRDefault="00254945" w:rsidP="00254945">
      <w:pPr>
        <w:pStyle w:val="Heading4"/>
      </w:pPr>
      <w:bookmarkStart w:id="1552" w:name="_Ref434491512"/>
      <w:r>
        <w:t>The Doxology</w:t>
      </w:r>
      <w:r w:rsidR="00810F04">
        <w:t xml:space="preserve"> for St. Mary of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3" w:name="_Toc448227578"/>
      <w:r>
        <w:lastRenderedPageBreak/>
        <w:t>April 7 / Pharamuthi 12: Commemoration of Archangel Michael</w:t>
      </w:r>
      <w:bookmarkEnd w:id="1553"/>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54" w:name="_Toc448227579"/>
      <w:r>
        <w:t>April 10 / Pharamuthi 15: Consecrating of the Church of St. Agabus the Apostle</w:t>
      </w:r>
      <w:bookmarkEnd w:id="1554"/>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55" w:name="_Toc448227580"/>
      <w:r>
        <w:t xml:space="preserve">April 12 / Pharamuthi 17: Martyrdom of St. </w:t>
      </w:r>
      <w:commentRangeStart w:id="1556"/>
      <w:r>
        <w:t xml:space="preserve">James </w:t>
      </w:r>
      <w:commentRangeEnd w:id="1556"/>
      <w:r>
        <w:rPr>
          <w:rStyle w:val="CommentReference"/>
          <w:rFonts w:eastAsiaTheme="minorHAnsi" w:cstheme="minorBidi"/>
          <w:b w:val="0"/>
          <w:bCs w:val="0"/>
        </w:rPr>
        <w:commentReference w:id="1556"/>
      </w:r>
      <w:r>
        <w:t xml:space="preserve">the brother of </w:t>
      </w:r>
      <w:r w:rsidR="002E495E">
        <w:t>the Lord the bishop of Jerusalem</w:t>
      </w:r>
      <w:bookmarkEnd w:id="1555"/>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57" w:name="_Toc448227581"/>
      <w:r>
        <w:t>April 16 / Pharamuthi 21: Commemoration of the Theotokos</w:t>
      </w:r>
      <w:bookmarkEnd w:id="1557"/>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58" w:name="_Ref434560035"/>
      <w:bookmarkStart w:id="1559" w:name="_Toc448227582"/>
      <w:r>
        <w:t>April 18 / Pharamuthi 23: Martyrdom of St. George the Prince of the Martyrs</w:t>
      </w:r>
      <w:bookmarkEnd w:id="1558"/>
      <w:bookmarkEnd w:id="1559"/>
    </w:p>
    <w:p w14:paraId="480B7CF0" w14:textId="77777777" w:rsidR="00AF6D10" w:rsidRDefault="00AF6D10" w:rsidP="00AF6D10">
      <w:pPr>
        <w:pStyle w:val="Heading4"/>
      </w:pPr>
      <w:bookmarkStart w:id="1560" w:name="_Ref434489211"/>
      <w:r>
        <w:t>Another Doxology of St. George</w:t>
      </w:r>
      <w:bookmarkEnd w:id="1560"/>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1" w:name="_Toc448227583"/>
      <w:r>
        <w:lastRenderedPageBreak/>
        <w:t>April 24 / Pharamuthi 29: Commemoration of the Annunciation, Nativity, and Resurrection on the 29</w:t>
      </w:r>
      <w:r w:rsidRPr="00C0205C">
        <w:rPr>
          <w:vertAlign w:val="superscript"/>
        </w:rPr>
        <w:t>th</w:t>
      </w:r>
      <w:r>
        <w:t xml:space="preserve"> of Every Month</w:t>
      </w:r>
      <w:bookmarkEnd w:id="1561"/>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62" w:name="_Toc448227584"/>
      <w:r>
        <w:t xml:space="preserve">April 24 / Pharamuthi 29: </w:t>
      </w:r>
      <w:r w:rsidR="00B52D77">
        <w:t xml:space="preserve">Also the </w:t>
      </w:r>
      <w:r>
        <w:t>Departure of St. Erastus the Apostle</w:t>
      </w:r>
      <w:bookmarkEnd w:id="1562"/>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63" w:name="_Ref434562195"/>
      <w:bookmarkStart w:id="1564" w:name="_Toc448227585"/>
      <w:r>
        <w:t>April 25 / Pharamuthi 30: Martyrdom of St. Mark the Evangelist</w:t>
      </w:r>
      <w:bookmarkEnd w:id="1563"/>
      <w:bookmarkEnd w:id="1564"/>
    </w:p>
    <w:p w14:paraId="1A50F251" w14:textId="77777777" w:rsidR="00072324" w:rsidRDefault="00B46E6E" w:rsidP="00072324">
      <w:pPr>
        <w:pStyle w:val="Heading4"/>
      </w:pPr>
      <w:bookmarkStart w:id="1565" w:name="_Ref434488936"/>
      <w:r>
        <w:t>Another</w:t>
      </w:r>
      <w:r w:rsidR="00072324">
        <w:t xml:space="preserve"> Doxology</w:t>
      </w:r>
      <w:r>
        <w:t xml:space="preserve"> of St. Mark</w:t>
      </w:r>
      <w:bookmarkEnd w:id="1565"/>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6" w:name="_Toc448227586"/>
      <w:r>
        <w:t>April 26 / Pashons 1: Nativity of the Theotokos</w:t>
      </w:r>
      <w:bookmarkEnd w:id="1566"/>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67" w:name="_Toc448227587"/>
      <w:r>
        <w:t>April 28 /</w:t>
      </w:r>
      <w:r w:rsidR="00F66BB3">
        <w:t xml:space="preserve"> Pashons 3: Departure of St. Jas</w:t>
      </w:r>
      <w:r>
        <w:t>on the Disciple</w:t>
      </w:r>
      <w:bookmarkEnd w:id="1567"/>
    </w:p>
    <w:p w14:paraId="588AE276" w14:textId="42552118" w:rsidR="00191A26" w:rsidRDefault="00191A26" w:rsidP="00191A26">
      <w:pPr>
        <w:pStyle w:val="Rubric"/>
      </w:pPr>
      <w:bookmarkStart w:id="1568" w:name="_Toc410196215"/>
      <w:bookmarkStart w:id="1569" w:name="_Toc410196457"/>
      <w:bookmarkStart w:id="1570"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71" w:name="_Toc448227588"/>
      <w:r>
        <w:t>April 28 / Pashons 3: Also St. Theodore</w:t>
      </w:r>
      <w:r w:rsidR="00AF6F9B">
        <w:t xml:space="preserve"> the Disciple of St. Pachom</w:t>
      </w:r>
      <w:bookmarkEnd w:id="157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2" w:name="_Toc448696653"/>
      <w:bookmarkStart w:id="1573" w:name="May"/>
      <w:bookmarkEnd w:id="1550"/>
      <w:r>
        <w:lastRenderedPageBreak/>
        <w:t>May</w:t>
      </w:r>
      <w:r w:rsidR="00495F1A">
        <w:t xml:space="preserve"> or </w:t>
      </w:r>
      <w:bookmarkEnd w:id="1568"/>
      <w:bookmarkEnd w:id="1569"/>
      <w:bookmarkEnd w:id="1570"/>
      <w:r w:rsidRPr="00FB5E62">
        <w:rPr>
          <w:rFonts w:ascii="FreeSerifAvvaShenouda" w:eastAsia="Arial Unicode MS" w:hAnsi="FreeSerifAvvaShenouda" w:cs="FreeSerifAvvaShenouda"/>
          <w:lang w:val="en-US"/>
        </w:rPr>
        <w:t>Ⲡⲁϣⲁⲛⲥ</w:t>
      </w:r>
      <w:bookmarkEnd w:id="1572"/>
    </w:p>
    <w:bookmarkStart w:id="1574" w:name="_Ref434563583" w:displacedByCustomXml="next"/>
    <w:bookmarkStart w:id="1575" w:name="_Toc410196216" w:displacedByCustomXml="next"/>
    <w:bookmarkStart w:id="1576" w:name="_Toc410196458" w:displacedByCustomXml="next"/>
    <w:bookmarkStart w:id="1577" w:name="_Toc410196960"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1F30FC">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1F30FC">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1F30FC">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1F30FC">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1F30FC">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1F30FC">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1F30FC">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1F30FC">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1F30FC">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1F30FC">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1F30FC">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1F30FC">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1F30FC">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1F30FC">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1F30FC">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1F30FC">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1F30FC">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1F30FC">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1F30FC">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1F30FC">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8" w:name="_Ref436250616"/>
      <w:bookmarkStart w:id="1579" w:name="_Toc448227589"/>
      <w:r>
        <w:lastRenderedPageBreak/>
        <w:t>May 1 / Pashons 6: St. Macarius of Alexandria, the Presbyter</w:t>
      </w:r>
      <w:bookmarkEnd w:id="1574"/>
      <w:bookmarkEnd w:id="1578"/>
      <w:bookmarkEnd w:id="1579"/>
    </w:p>
    <w:p w14:paraId="65054283" w14:textId="77777777" w:rsidR="00137929" w:rsidRDefault="00137929" w:rsidP="00137929">
      <w:pPr>
        <w:pStyle w:val="Heading4"/>
      </w:pPr>
      <w:bookmarkStart w:id="1580" w:name="_Ref434490596"/>
      <w:r>
        <w:t>The Doxology</w:t>
      </w:r>
      <w:r w:rsidR="00B46E6E">
        <w:t xml:space="preserve"> for St. Macarius of Alexandria, the Presbyter</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1" w:name="_Ref434560539"/>
      <w:bookmarkStart w:id="1582" w:name="_Toc448227590"/>
      <w:r>
        <w:t>May 2 / Pashons 7: St. Athanasius the Apostolic</w:t>
      </w:r>
      <w:bookmarkEnd w:id="1581"/>
      <w:bookmarkEnd w:id="1582"/>
    </w:p>
    <w:p w14:paraId="5C918841" w14:textId="77777777" w:rsidR="00EE657B" w:rsidRDefault="00EE657B" w:rsidP="00EE657B">
      <w:pPr>
        <w:pStyle w:val="Heading4"/>
      </w:pPr>
      <w:bookmarkStart w:id="1583" w:name="_Ref434492183"/>
      <w:r>
        <w:t>The Doxology</w:t>
      </w:r>
      <w:r w:rsidR="00B82753">
        <w:t xml:space="preserve"> for St. Athanasius the Apostolic</w:t>
      </w:r>
      <w:bookmarkEnd w:id="1583"/>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4" w:name="_Ref434492196"/>
      <w:r>
        <w:lastRenderedPageBreak/>
        <w:t>Another</w:t>
      </w:r>
      <w:r w:rsidR="0047441D">
        <w:t xml:space="preserve"> Doxology</w:t>
      </w:r>
      <w:r>
        <w:t xml:space="preserve"> for St. Athanasius the Apostolic</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51"/>
            </w:r>
            <w:r>
              <w:t>;</w:t>
            </w:r>
          </w:p>
          <w:p w14:paraId="38DFDD79" w14:textId="77777777" w:rsidR="0047441D" w:rsidRDefault="0047441D" w:rsidP="0047441D">
            <w:pPr>
              <w:pStyle w:val="EngHang"/>
            </w:pPr>
            <w:r>
              <w:t>He sent them “the Father of Peace</w:t>
            </w:r>
            <w:r>
              <w:rPr>
                <w:rStyle w:val="FootnoteReference"/>
              </w:rPr>
              <w:footnoteReference w:id="95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5" w:name="_Toc448227591"/>
      <w:r>
        <w:t>May 7 / Pashons 12: Commemoration of Archangel Michael</w:t>
      </w:r>
      <w:bookmarkEnd w:id="1585"/>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86" w:name="_Toc448227592"/>
      <w:r>
        <w:t>May 7 / Pashons 12: Also the Consecration of the Church of St. Demiana</w:t>
      </w:r>
      <w:bookmarkEnd w:id="1586"/>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87" w:name="_Toc448227593"/>
      <w:r>
        <w:t xml:space="preserve">May 8 / Pashons 13 St. Junia of the </w:t>
      </w:r>
      <w:proofErr w:type="gramStart"/>
      <w:r>
        <w:t>Seventy Two</w:t>
      </w:r>
      <w:proofErr w:type="gramEnd"/>
      <w:r>
        <w:t xml:space="preserve"> Disciples</w:t>
      </w:r>
      <w:bookmarkEnd w:id="1587"/>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88" w:name="_Toc448227594"/>
      <w:r>
        <w:t xml:space="preserve">May 8 / Pashons 13 Also St. </w:t>
      </w:r>
      <w:commentRangeStart w:id="1589"/>
      <w:r>
        <w:t>Arsenius</w:t>
      </w:r>
      <w:commentRangeEnd w:id="1589"/>
      <w:r>
        <w:rPr>
          <w:rStyle w:val="CommentReference"/>
          <w:rFonts w:eastAsiaTheme="minorHAnsi" w:cstheme="minorBidi"/>
          <w:b w:val="0"/>
          <w:bCs w:val="0"/>
        </w:rPr>
        <w:commentReference w:id="1589"/>
      </w:r>
      <w:bookmarkEnd w:id="1588"/>
    </w:p>
    <w:p w14:paraId="2EEE01C8" w14:textId="77777777" w:rsidR="00220DFD" w:rsidRDefault="00220DFD" w:rsidP="00220DFD">
      <w:pPr>
        <w:pStyle w:val="Heading4"/>
      </w:pPr>
      <w:bookmarkStart w:id="1590" w:name="_Ref434490892"/>
      <w:r>
        <w:t>The Doxology</w:t>
      </w:r>
      <w:r w:rsidR="00810F04">
        <w:t xml:space="preserve"> for St. Arsenius</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1" w:name="_Toc448227595"/>
      <w:r>
        <w:t>May 9 / Pashons 14: St. Pachomius</w:t>
      </w:r>
      <w:bookmarkEnd w:id="1591"/>
    </w:p>
    <w:p w14:paraId="1731E46B" w14:textId="77777777" w:rsidR="00C30529" w:rsidRDefault="00C30529" w:rsidP="00C30529">
      <w:pPr>
        <w:pStyle w:val="Heading4"/>
      </w:pPr>
      <w:bookmarkStart w:id="1592" w:name="_Ref434491150"/>
      <w:r>
        <w:t>The Doxology</w:t>
      </w:r>
      <w:r w:rsidR="00810F04">
        <w:t xml:space="preserve"> for St. Pachomius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3" w:name="_Toc448227596"/>
      <w:r>
        <w:lastRenderedPageBreak/>
        <w:t>May 11 / Pashons 16: Commemoration of St. John the Evangelist</w:t>
      </w:r>
      <w:bookmarkEnd w:id="1593"/>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594" w:name="_Toc448227597"/>
      <w:r>
        <w:t>May 16 / Pashons 21: Commemoration of the Theotokos</w:t>
      </w:r>
      <w:bookmarkEnd w:id="1594"/>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595" w:name="_Toc448227598"/>
      <w:r>
        <w:t xml:space="preserve">May 17 / Pashons 22: Departure of St. Andronicus the </w:t>
      </w:r>
      <w:r w:rsidR="00191A26">
        <w:t>Disciple</w:t>
      </w:r>
      <w:bookmarkEnd w:id="1595"/>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596" w:name="_Toc448227599"/>
      <w:r>
        <w:t xml:space="preserve">May 19 / Pashons 24: </w:t>
      </w:r>
      <w:r w:rsidR="00495F1A">
        <w:t>The Entrance into Egypt</w:t>
      </w:r>
      <w:bookmarkEnd w:id="1577"/>
      <w:bookmarkEnd w:id="1576"/>
      <w:bookmarkEnd w:id="1575"/>
      <w:bookmarkEnd w:id="1596"/>
    </w:p>
    <w:p w14:paraId="608201BF" w14:textId="77777777" w:rsidR="00C30529" w:rsidRDefault="00C30529" w:rsidP="00C30529">
      <w:pPr>
        <w:pStyle w:val="Heading4"/>
      </w:pPr>
      <w:bookmarkStart w:id="1597" w:name="_Ref434477906"/>
      <w:r>
        <w:t>The Doxology</w:t>
      </w:r>
      <w:r w:rsidR="00E21EA3">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8" w:name="_Ref434476089"/>
      <w:r>
        <w:t>The Psali Adam</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9" w:name="_Ref434476112"/>
      <w:r>
        <w:t>The Psali Batos</w:t>
      </w:r>
      <w:r w:rsidR="006C1B94">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0"/>
            <w:r>
              <w:t>approached</w:t>
            </w:r>
            <w:commentRangeEnd w:id="1600"/>
            <w:r>
              <w:rPr>
                <w:rStyle w:val="CommentReference"/>
              </w:rPr>
              <w:commentReference w:id="160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1"/>
            <w:r>
              <w:t xml:space="preserve">Ⲫⲱⲕ </w:t>
            </w:r>
            <w:commentRangeEnd w:id="1601"/>
            <w:r>
              <w:rPr>
                <w:rStyle w:val="CommentReference"/>
                <w:rFonts w:ascii="Times New Roman" w:hAnsi="Times New Roman"/>
              </w:rPr>
              <w:commentReference w:id="160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2" w:name="_Toc448227600"/>
      <w:r>
        <w:lastRenderedPageBreak/>
        <w:t>May 19 / Pashons 24: Also, St. Pashnouni, the Monk and Martyr</w:t>
      </w:r>
      <w:bookmarkEnd w:id="1602"/>
    </w:p>
    <w:p w14:paraId="408F0E44" w14:textId="77777777" w:rsidR="00A055D8" w:rsidRDefault="00A055D8" w:rsidP="00A055D8">
      <w:pPr>
        <w:pStyle w:val="Heading4"/>
      </w:pPr>
      <w:bookmarkStart w:id="1603" w:name="_Ref434491429"/>
      <w:r>
        <w:t>The Doxology</w:t>
      </w:r>
      <w:r w:rsidR="00810F04">
        <w:t xml:space="preserve"> for St. Pashnouni</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4" w:name="_Toc448227601"/>
      <w:r>
        <w:t xml:space="preserve">May 21 / Pashons 26: </w:t>
      </w:r>
      <w:r w:rsidR="00072324">
        <w:t>Martyrdom of St. Thomas the Apostle</w:t>
      </w:r>
      <w:bookmarkEnd w:id="1604"/>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605" w:name="_Toc448227602"/>
      <w:r>
        <w:t>May 22 / Pashons 27: St. Thomas the Anchorite</w:t>
      </w:r>
      <w:bookmarkEnd w:id="1605"/>
    </w:p>
    <w:p w14:paraId="638D349A" w14:textId="77777777" w:rsidR="007A6E4F" w:rsidRDefault="007A6E4F" w:rsidP="007A6E4F">
      <w:pPr>
        <w:pStyle w:val="Heading4"/>
      </w:pPr>
      <w:bookmarkStart w:id="1606" w:name="_Ref434490403"/>
      <w:r>
        <w:t>The Doxology</w:t>
      </w:r>
      <w:r w:rsidR="00B46E6E">
        <w:t xml:space="preserve"> for St. Thomas the Anchorite</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7"/>
            <w:r>
              <w:t>Like amber</w:t>
            </w:r>
          </w:p>
          <w:p w14:paraId="2CE5E879" w14:textId="77777777" w:rsidR="007A6E4F" w:rsidRDefault="007A6E4F" w:rsidP="007A6E4F">
            <w:pPr>
              <w:pStyle w:val="EngHangEnd"/>
            </w:pPr>
            <w:r>
              <w:t>Spreading in paradise.</w:t>
            </w:r>
            <w:commentRangeEnd w:id="1607"/>
            <w:r>
              <w:rPr>
                <w:rStyle w:val="CommentReference"/>
                <w:rFonts w:ascii="Times New Roman" w:eastAsiaTheme="minorHAnsi" w:hAnsi="Times New Roman" w:cstheme="minorBidi"/>
                <w:color w:val="auto"/>
              </w:rPr>
              <w:commentReference w:id="160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8" w:name="_Toc448227603"/>
      <w:r>
        <w:t>May 24 (25) / Pashons 29: Commemoration of the Annunciation, Nativity, and Resurrection on the 29</w:t>
      </w:r>
      <w:r w:rsidRPr="00C0205C">
        <w:rPr>
          <w:vertAlign w:val="superscript"/>
        </w:rPr>
        <w:t>th</w:t>
      </w:r>
      <w:r>
        <w:t xml:space="preserve"> of Every Month</w:t>
      </w:r>
      <w:bookmarkEnd w:id="1608"/>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609" w:name="_Toc448227604"/>
      <w:r>
        <w:lastRenderedPageBreak/>
        <w:t xml:space="preserve">May 24 (25) / Pashons 29: Also St. </w:t>
      </w:r>
      <w:r w:rsidR="00F525F0">
        <w:t>Simeon</w:t>
      </w:r>
      <w:r>
        <w:t xml:space="preserve"> the Stylite</w:t>
      </w:r>
      <w:bookmarkEnd w:id="1609"/>
    </w:p>
    <w:p w14:paraId="6BC6625E" w14:textId="07CBC558" w:rsidR="00F525F0" w:rsidRPr="00F525F0" w:rsidRDefault="00F525F0" w:rsidP="00F525F0">
      <w:pPr>
        <w:pStyle w:val="Heading4"/>
      </w:pPr>
      <w:bookmarkStart w:id="1610" w:name="_Ref439328220"/>
      <w:r>
        <w:t>The Doxology for St. Simeon the Stylite</w:t>
      </w:r>
      <w:r w:rsidR="00BD2B3F">
        <w:rPr>
          <w:rStyle w:val="FootnoteReference"/>
        </w:rPr>
        <w:footnoteReference w:id="953"/>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1" w:name="_Toc448227605"/>
      <w:r>
        <w:t>May 25 / Pashons 30: Departure of St. Fournous the Disciple</w:t>
      </w:r>
      <w:bookmarkEnd w:id="1611"/>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612" w:name="_Toc448227606"/>
      <w:r>
        <w:t>May 27 / Paoni 2: St. Commemoration of the Appearance of the Bodies of St. John the Baptist and Elisha the Prophet</w:t>
      </w:r>
      <w:bookmarkEnd w:id="1612"/>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613" w:name="_Toc448227607"/>
      <w:r>
        <w:t>May 28 / Paoni 3: Consecration of St. George’s Church</w:t>
      </w:r>
      <w:bookmarkEnd w:id="1613"/>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614" w:name="_Toc448227608"/>
      <w:r>
        <w:t xml:space="preserve">May 28 / Paoni 3: </w:t>
      </w:r>
      <w:r w:rsidR="00601ED3">
        <w:t xml:space="preserve">Also </w:t>
      </w:r>
      <w:r>
        <w:t>St. Abraam of Fayyoum</w:t>
      </w:r>
      <w:bookmarkEnd w:id="1614"/>
    </w:p>
    <w:p w14:paraId="26D71FAF" w14:textId="77777777" w:rsidR="00C30529" w:rsidRDefault="00C30529" w:rsidP="00C30529">
      <w:pPr>
        <w:pStyle w:val="Heading4"/>
      </w:pPr>
      <w:bookmarkStart w:id="1615" w:name="_Ref434492469"/>
      <w:r>
        <w:t>The Doxology</w:t>
      </w:r>
      <w:r w:rsidR="00B82753">
        <w:t xml:space="preserve"> for St. Abraam of Fayyoum</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54"/>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9" w:name="_Toc448227609"/>
      <w:r>
        <w:t>May 30 / Paoni 5: Consecration of the Church of St. Victor</w:t>
      </w:r>
      <w:bookmarkEnd w:id="1619"/>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0" w:name="_Toc410196217"/>
      <w:bookmarkStart w:id="1621" w:name="_Toc410196459"/>
      <w:bookmarkStart w:id="1622" w:name="_Toc410196961"/>
      <w:bookmarkStart w:id="1623" w:name="_Toc448696654"/>
      <w:bookmarkStart w:id="1624" w:name="June"/>
      <w:bookmarkEnd w:id="1573"/>
      <w:r>
        <w:lastRenderedPageBreak/>
        <w:t>June</w:t>
      </w:r>
      <w:bookmarkEnd w:id="1620"/>
      <w:bookmarkEnd w:id="1621"/>
      <w:bookmarkEnd w:id="1622"/>
      <w:r w:rsidR="00C30529">
        <w:t xml:space="preserve"> or </w:t>
      </w:r>
      <w:r w:rsidR="00C30529">
        <w:rPr>
          <w:rFonts w:ascii="FreeSerifAvvaShenouda" w:hAnsi="FreeSerifAvvaShenouda" w:cs="FreeSerifAvvaShenouda"/>
        </w:rPr>
        <w:t>Ⲡⲁⲱⲛⲉ</w:t>
      </w:r>
      <w:bookmarkEnd w:id="1623"/>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1F30FC">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1F30FC">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1F30FC">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1F30FC">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1F30FC">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1F30FC">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1F30FC">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1F30FC">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1F30FC">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1F30FC">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1F30FC">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1F30FC">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1F30FC">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1F30FC">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1F30FC">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1F30FC">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1F30FC">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1F30FC">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1F30FC">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5" w:name="_Toc448227610"/>
      <w:r>
        <w:lastRenderedPageBreak/>
        <w:t>The Apostles' Fast</w:t>
      </w:r>
      <w:bookmarkEnd w:id="1625"/>
    </w:p>
    <w:p w14:paraId="06362FF7" w14:textId="77777777" w:rsidR="00654C55" w:rsidRDefault="00654C55" w:rsidP="00654C55">
      <w:pPr>
        <w:pStyle w:val="Heading4"/>
      </w:pPr>
      <w:bookmarkStart w:id="1626" w:name="_Ref434476183"/>
      <w:r>
        <w:t>The Psali Adam</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7" w:name="_Ref434476204"/>
      <w:r>
        <w:t>The Psali Batos</w:t>
      </w:r>
      <w:r w:rsidR="006C1B94">
        <w:t xml:space="preserve"> for the Apostles’ Fast</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628"/>
            <w:r>
              <w:t xml:space="preserve">the </w:t>
            </w:r>
            <w:commentRangeEnd w:id="1628"/>
            <w:r>
              <w:rPr>
                <w:rStyle w:val="CommentReference"/>
              </w:rPr>
              <w:commentReference w:id="162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9" w:name="_Toc448227611"/>
      <w:r>
        <w:t>June 6 / Paoni 12: Commemoration of Archangel Michael</w:t>
      </w:r>
      <w:bookmarkEnd w:id="1629"/>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630" w:name="_Toc448227612"/>
      <w:r>
        <w:t>June 7 / Paoni 13: Archangel Gabriel</w:t>
      </w:r>
      <w:r w:rsidR="00D31016">
        <w:t>, the Evangelist of Daniel</w:t>
      </w:r>
      <w:bookmarkEnd w:id="1630"/>
    </w:p>
    <w:p w14:paraId="00F4ACC1" w14:textId="77777777" w:rsidR="00595AF3" w:rsidRPr="00980D99" w:rsidRDefault="00595AF3" w:rsidP="00595AF3">
      <w:pPr>
        <w:pStyle w:val="Heading4"/>
      </w:pPr>
      <w:bookmarkStart w:id="1631" w:name="_Ref434488149"/>
      <w:r>
        <w:t>The Doxology</w:t>
      </w:r>
      <w:r w:rsidR="00B46E6E">
        <w:t xml:space="preserve"> for Archangel Gabriel, the Evangelist of Daniel</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55"/>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56"/>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957"/>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2" w:name="_Ref434564551"/>
      <w:bookmarkStart w:id="1633" w:name="_Toc448227613"/>
      <w:r>
        <w:t>June 8 / Paoni 14: Sts. Apakir and John</w:t>
      </w:r>
      <w:bookmarkEnd w:id="1632"/>
      <w:bookmarkEnd w:id="1633"/>
    </w:p>
    <w:p w14:paraId="25CBD4EF" w14:textId="77777777" w:rsidR="006A0D7C" w:rsidRPr="00980D99" w:rsidRDefault="006A0D7C" w:rsidP="006A0D7C">
      <w:pPr>
        <w:pStyle w:val="Heading4"/>
      </w:pPr>
      <w:bookmarkStart w:id="1634" w:name="_Ref434489722"/>
      <w:r>
        <w:t>The Doxology</w:t>
      </w:r>
      <w:r w:rsidR="00B46E6E">
        <w:t xml:space="preserve"> for Sts. Apakir and John</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35" w:name="_Toc448227614"/>
      <w:r>
        <w:rPr>
          <w:lang w:val="en-US"/>
        </w:rPr>
        <w:t>June 9 / Paoni 15: Handing over of St. Mark's Relics</w:t>
      </w:r>
      <w:bookmarkEnd w:id="1635"/>
    </w:p>
    <w:p w14:paraId="12A16B61" w14:textId="77777777" w:rsidR="00980D99" w:rsidRDefault="00980D99" w:rsidP="00980D99">
      <w:pPr>
        <w:pStyle w:val="Heading3"/>
        <w:rPr>
          <w:lang w:val="en-US"/>
        </w:rPr>
      </w:pPr>
      <w:bookmarkStart w:id="1636" w:name="_Toc448227615"/>
      <w:r>
        <w:rPr>
          <w:lang w:val="en-US"/>
        </w:rPr>
        <w:t>June 11 / Paoni 17: Return of St. Mark's Relics</w:t>
      </w:r>
      <w:bookmarkEnd w:id="1636"/>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7" w:name="_Toc448227616"/>
      <w:r>
        <w:rPr>
          <w:lang w:val="en-US"/>
        </w:rPr>
        <w:lastRenderedPageBreak/>
        <w:t>June 13 / Paoni 19: Martyrdom of St. George of Zahim</w:t>
      </w:r>
      <w:bookmarkEnd w:id="1637"/>
    </w:p>
    <w:p w14:paraId="4EBBC2F1" w14:textId="77777777" w:rsidR="006D27E4" w:rsidRPr="00980D99" w:rsidRDefault="006D27E4" w:rsidP="006D27E4">
      <w:pPr>
        <w:pStyle w:val="Heading4"/>
      </w:pPr>
      <w:bookmarkStart w:id="1638" w:name="_Ref434489925"/>
      <w:r>
        <w:t>The Doxology</w:t>
      </w:r>
      <w:r w:rsidR="00B46E6E">
        <w:t xml:space="preserve"> for St. George of Zahim</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58"/>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39" w:name="_Toc448227617"/>
      <w:r>
        <w:lastRenderedPageBreak/>
        <w:t>June 15 / Paoni 21: Commemoration of the Theotokos</w:t>
      </w:r>
      <w:bookmarkEnd w:id="1639"/>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40" w:name="_Toc448227618"/>
      <w:r>
        <w:t>June 16 / Paoni 22: Consecration of a Church of St. Cosmas and Damian, Their Brothers and Their Mother</w:t>
      </w:r>
      <w:bookmarkEnd w:id="1640"/>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41" w:name="_Toc448227619"/>
      <w:r>
        <w:rPr>
          <w:lang w:val="en-US"/>
        </w:rPr>
        <w:t xml:space="preserve">June 18 / Paoni 24: </w:t>
      </w:r>
      <w:r w:rsidR="001B4E41">
        <w:rPr>
          <w:lang w:val="en-US"/>
        </w:rPr>
        <w:t xml:space="preserve">The Strong </w:t>
      </w:r>
      <w:r>
        <w:rPr>
          <w:lang w:val="en-US"/>
        </w:rPr>
        <w:t>St. Moses</w:t>
      </w:r>
      <w:bookmarkEnd w:id="1641"/>
    </w:p>
    <w:p w14:paraId="5BCAE9A6" w14:textId="77777777" w:rsidR="00980D99" w:rsidRDefault="00980D99" w:rsidP="00980D99">
      <w:pPr>
        <w:pStyle w:val="Heading4"/>
        <w:rPr>
          <w:lang w:val="en-US"/>
        </w:rPr>
      </w:pPr>
      <w:bookmarkStart w:id="1642" w:name="_Ref434491006"/>
      <w:r>
        <w:rPr>
          <w:lang w:val="en-US"/>
        </w:rPr>
        <w:t>The Doxology</w:t>
      </w:r>
      <w:r w:rsidR="00810F04">
        <w:rPr>
          <w:lang w:val="en-US"/>
        </w:rPr>
        <w:t xml:space="preserve"> for the Strong St. Moses</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59"/>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60"/>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61"/>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53" w:name="_Toc448227620"/>
      <w:r>
        <w:rPr>
          <w:lang w:val="en-US"/>
        </w:rPr>
        <w:t>June 19 / Paoni 25: Martyrdom of St</w:t>
      </w:r>
      <w:r w:rsidR="00191A26">
        <w:rPr>
          <w:lang w:val="en-US"/>
        </w:rPr>
        <w:t>. Jude the Disciple and Epistle-</w:t>
      </w:r>
      <w:r>
        <w:rPr>
          <w:lang w:val="en-US"/>
        </w:rPr>
        <w:t>Writer</w:t>
      </w:r>
      <w:bookmarkEnd w:id="1653"/>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54" w:name="_Toc448227621"/>
      <w:r>
        <w:t xml:space="preserve">June 20 / Paoni 26: </w:t>
      </w:r>
      <w:r w:rsidR="00237D47">
        <w:t xml:space="preserve">Consecration of the Church of </w:t>
      </w:r>
      <w:r>
        <w:t>Archangel Gabriel</w:t>
      </w:r>
      <w:bookmarkEnd w:id="1654"/>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55" w:name="_Toc448227622"/>
      <w:r>
        <w:rPr>
          <w:lang w:val="en-US"/>
        </w:rPr>
        <w:lastRenderedPageBreak/>
        <w:t>June 21 / Paoni 27: Martyrdom of St. Ananias the Apostle</w:t>
      </w:r>
      <w:bookmarkEnd w:id="1655"/>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56" w:name="_Toc448227623"/>
      <w:r>
        <w:t>June 23 / Paoni 29: Commemoration of the Annunciation, Nativity, and Resurrection on the 29</w:t>
      </w:r>
      <w:r w:rsidRPr="00C0205C">
        <w:rPr>
          <w:vertAlign w:val="superscript"/>
        </w:rPr>
        <w:t>th</w:t>
      </w:r>
      <w:r>
        <w:t xml:space="preserve"> of Every Month</w:t>
      </w:r>
      <w:bookmarkEnd w:id="1656"/>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57" w:name="_Toc448227624"/>
      <w:r>
        <w:rPr>
          <w:lang w:val="en-US"/>
        </w:rPr>
        <w:t>June 24 / Paoni 30: The Nativity of St. John the Baptist</w:t>
      </w:r>
      <w:bookmarkEnd w:id="1657"/>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58" w:name="_Toc448227625"/>
      <w:r>
        <w:t>June 26 / Epip 2: Departure of St. Thaddaeus the Apostle</w:t>
      </w:r>
      <w:bookmarkEnd w:id="1658"/>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59" w:name="_Toc448227626"/>
      <w:r>
        <w:t>June 27 / Epip 3: St. Cyril of Alexandria</w:t>
      </w:r>
      <w:bookmarkEnd w:id="165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0" w:name="_Toc448227627"/>
      <w:r>
        <w:t>June 28 / Epip 4: Sts. Apakir and John</w:t>
      </w:r>
      <w:bookmarkEnd w:id="1660"/>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61"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1"/>
    </w:p>
    <w:p w14:paraId="6FD478B9" w14:textId="77777777" w:rsidR="004C7F73" w:rsidRDefault="004C7F73" w:rsidP="004C7F73">
      <w:pPr>
        <w:pStyle w:val="Heading4"/>
      </w:pPr>
      <w:bookmarkStart w:id="1662" w:name="_Ref434477973"/>
      <w:r>
        <w:t>The Doxology of Sts. Peter and Paul</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3"/>
            <w:r>
              <w:t>Are the working husbandmen</w:t>
            </w:r>
            <w:commentRangeEnd w:id="1663"/>
            <w:r>
              <w:rPr>
                <w:rStyle w:val="CommentReference"/>
                <w:rFonts w:ascii="Times New Roman" w:eastAsiaTheme="minorHAnsi" w:hAnsi="Times New Roman" w:cstheme="minorBidi"/>
                <w:color w:val="auto"/>
              </w:rPr>
              <w:commentReference w:id="166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664"/>
            <w:r>
              <w:t xml:space="preserve">With </w:t>
            </w:r>
            <w:commentRangeEnd w:id="1664"/>
            <w:r>
              <w:rPr>
                <w:rStyle w:val="CommentReference"/>
                <w:rFonts w:ascii="Times New Roman" w:eastAsiaTheme="minorHAnsi" w:hAnsi="Times New Roman" w:cstheme="minorBidi"/>
                <w:color w:val="auto"/>
              </w:rPr>
              <w:commentReference w:id="166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5"/>
            <w:commentRangeStart w:id="1666"/>
            <w:r>
              <w:t xml:space="preserve">sound </w:t>
            </w:r>
            <w:commentRangeEnd w:id="1665"/>
            <w:r>
              <w:rPr>
                <w:rStyle w:val="CommentReference"/>
                <w:rFonts w:ascii="Times New Roman" w:eastAsiaTheme="minorHAnsi" w:hAnsi="Times New Roman" w:cstheme="minorBidi"/>
                <w:color w:val="auto"/>
              </w:rPr>
              <w:commentReference w:id="1665"/>
            </w:r>
            <w:commentRangeEnd w:id="1666"/>
            <w:r>
              <w:rPr>
                <w:rStyle w:val="CommentReference"/>
                <w:rFonts w:ascii="Times New Roman" w:eastAsiaTheme="minorHAnsi" w:hAnsi="Times New Roman" w:cstheme="minorBidi"/>
                <w:color w:val="auto"/>
              </w:rPr>
              <w:commentReference w:id="166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7" w:name="_Ref434488724"/>
      <w:r>
        <w:t>The Doxology of St. Paul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9"/>
            <w:r>
              <w:t xml:space="preserve">To </w:t>
            </w:r>
            <w:commentRangeEnd w:id="1669"/>
            <w:r>
              <w:rPr>
                <w:rStyle w:val="CommentReference"/>
                <w:rFonts w:ascii="Times New Roman" w:eastAsiaTheme="minorHAnsi" w:hAnsi="Times New Roman" w:cstheme="minorBidi"/>
                <w:color w:val="auto"/>
              </w:rPr>
              <w:commentReference w:id="1669"/>
            </w:r>
            <w:r>
              <w:t xml:space="preserve">all the </w:t>
            </w:r>
            <w:commentRangeStart w:id="1670"/>
            <w:r>
              <w:t>Gentiles</w:t>
            </w:r>
            <w:commentRangeEnd w:id="1670"/>
            <w:r>
              <w:rPr>
                <w:rStyle w:val="CommentReference"/>
                <w:rFonts w:ascii="Times New Roman" w:eastAsiaTheme="minorHAnsi" w:hAnsi="Times New Roman" w:cstheme="minorBidi"/>
                <w:color w:val="auto"/>
              </w:rPr>
              <w:commentReference w:id="167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1"/>
            <w:r>
              <w:t>To be completely filled</w:t>
            </w:r>
          </w:p>
          <w:p w14:paraId="68A85021" w14:textId="77777777" w:rsidR="00306181" w:rsidRDefault="00306181" w:rsidP="00306181">
            <w:pPr>
              <w:pStyle w:val="EngHangEnd"/>
            </w:pPr>
            <w:r>
              <w:t>With God in love.</w:t>
            </w:r>
            <w:commentRangeEnd w:id="1671"/>
            <w:r>
              <w:rPr>
                <w:rStyle w:val="CommentReference"/>
                <w:rFonts w:ascii="Times New Roman" w:eastAsiaTheme="minorHAnsi" w:hAnsi="Times New Roman" w:cstheme="minorBidi"/>
                <w:color w:val="auto"/>
              </w:rPr>
              <w:commentReference w:id="167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2" w:name="_Ref434476236"/>
      <w:r>
        <w:t>The Psali Adam</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3" w:name="_Ref434476261"/>
      <w:r>
        <w:t>The Psali Batos</w:t>
      </w:r>
      <w:r w:rsidR="006C1B94">
        <w:t xml:space="preserve"> for the Apostles’ Feast</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4" w:name="_Toc448227629"/>
      <w:r>
        <w:rPr>
          <w:lang w:val="en-US"/>
        </w:rPr>
        <w:t>June 30 / Epip 6: Martyrdom of St. Aoulimpas the Apostle</w:t>
      </w:r>
      <w:bookmarkEnd w:id="1674"/>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5" w:name="_Toc410196218"/>
      <w:bookmarkStart w:id="1676" w:name="_Toc410196460"/>
      <w:bookmarkStart w:id="1677" w:name="_Toc410196962"/>
      <w:bookmarkStart w:id="1678" w:name="_Toc448696655"/>
      <w:bookmarkStart w:id="1679" w:name="July"/>
      <w:bookmarkEnd w:id="1624"/>
      <w:r>
        <w:lastRenderedPageBreak/>
        <w:t>July</w:t>
      </w:r>
      <w:bookmarkEnd w:id="1675"/>
      <w:bookmarkEnd w:id="1676"/>
      <w:bookmarkEnd w:id="1677"/>
      <w:r w:rsidR="00980D99">
        <w:t xml:space="preserve"> or </w:t>
      </w:r>
      <w:r w:rsidR="00980D99">
        <w:rPr>
          <w:rFonts w:ascii="FreeSerifAvvaShenouda" w:hAnsi="FreeSerifAvvaShenouda" w:cs="FreeSerifAvvaShenouda"/>
        </w:rPr>
        <w:t>Ⲉⲡⲏⲡ</w:t>
      </w:r>
      <w:bookmarkEnd w:id="1678"/>
    </w:p>
    <w:bookmarkStart w:id="1680" w:name="_Ref434562742" w:displacedByCustomXml="next"/>
    <w:bookmarkStart w:id="1681" w:name="_Toc410196221" w:displacedByCustomXml="next"/>
    <w:bookmarkStart w:id="1682" w:name="_Toc410196463" w:displacedByCustomXml="next"/>
    <w:bookmarkStart w:id="1683" w:name="_Toc410196965"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1F30FC">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1F30FC">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1F30FC">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1F30FC">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1F30FC">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1F30FC">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1F30FC">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1F30FC">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1F30FC">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1F30FC">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1F30FC">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1F30FC">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1F30FC">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1F30FC">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1F30FC">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1F30FC">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4" w:name="_Ref436250323"/>
      <w:bookmarkStart w:id="1685" w:name="_Toc448227630"/>
      <w:r>
        <w:rPr>
          <w:rFonts w:ascii="Times New Roman" w:hAnsi="Times New Roman" w:cs="Times New Roman"/>
        </w:rPr>
        <w:lastRenderedPageBreak/>
        <w:t>July 1 / Epip 7: St. Shenoute</w:t>
      </w:r>
      <w:bookmarkEnd w:id="1680"/>
      <w:bookmarkEnd w:id="1684"/>
      <w:bookmarkEnd w:id="1685"/>
    </w:p>
    <w:p w14:paraId="5B5A5AD3" w14:textId="77777777" w:rsidR="00980D99" w:rsidRDefault="00980D99" w:rsidP="00980D99">
      <w:pPr>
        <w:pStyle w:val="Heading4"/>
        <w:rPr>
          <w:lang w:val="en-US"/>
        </w:rPr>
      </w:pPr>
      <w:bookmarkStart w:id="1686" w:name="_Ref434491186"/>
      <w:r>
        <w:rPr>
          <w:lang w:val="en-US"/>
        </w:rPr>
        <w:t>The Doxology</w:t>
      </w:r>
      <w:r w:rsidR="00810F04">
        <w:rPr>
          <w:lang w:val="en-US"/>
        </w:rPr>
        <w:t xml:space="preserve"> for St. Shenoute</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62"/>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63"/>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64"/>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0" w:name="_Ref434491207"/>
      <w:r>
        <w:rPr>
          <w:lang w:val="en-US"/>
        </w:rPr>
        <w:t>A Doxology for St. Besa</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1" w:name="_Toc448227631"/>
      <w:r>
        <w:rPr>
          <w:rFonts w:ascii="Times New Roman" w:hAnsi="Times New Roman" w:cs="Times New Roman"/>
        </w:rPr>
        <w:t>July 1 / Epip 7: Also St. Ignatius</w:t>
      </w:r>
      <w:bookmarkEnd w:id="1691"/>
    </w:p>
    <w:p w14:paraId="08CD1881" w14:textId="77777777" w:rsidR="00980D99" w:rsidRDefault="00980D99" w:rsidP="00980D99">
      <w:pPr>
        <w:pStyle w:val="Heading3"/>
        <w:rPr>
          <w:lang w:val="en-US"/>
        </w:rPr>
      </w:pPr>
      <w:bookmarkStart w:id="1692" w:name="_Ref434560325"/>
      <w:bookmarkStart w:id="1693" w:name="_Toc448227632"/>
      <w:r>
        <w:rPr>
          <w:lang w:val="en-US"/>
        </w:rPr>
        <w:t>July 2 / Epip 8: St. Pishoy</w:t>
      </w:r>
      <w:bookmarkEnd w:id="1692"/>
      <w:bookmarkEnd w:id="1693"/>
    </w:p>
    <w:p w14:paraId="3F31CCDA" w14:textId="77777777" w:rsidR="00980D99" w:rsidRDefault="00980D99" w:rsidP="00980D99">
      <w:pPr>
        <w:pStyle w:val="Heading4"/>
        <w:rPr>
          <w:lang w:val="en-US"/>
        </w:rPr>
      </w:pPr>
      <w:bookmarkStart w:id="1694" w:name="_Ref434490783"/>
      <w:r>
        <w:rPr>
          <w:lang w:val="en-US"/>
        </w:rPr>
        <w:t>The Doxology</w:t>
      </w:r>
      <w:r w:rsidR="00810F04">
        <w:rPr>
          <w:lang w:val="en-US"/>
        </w:rPr>
        <w:t xml:space="preserve"> for St. Pishoy</w:t>
      </w:r>
      <w:bookmarkEnd w:id="1694"/>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65"/>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66"/>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4" w:name="_Toc448227633"/>
      <w:r>
        <w:t>The Virgin’s Fast</w:t>
      </w:r>
      <w:bookmarkEnd w:id="1683"/>
      <w:bookmarkEnd w:id="1682"/>
      <w:bookmarkEnd w:id="1681"/>
      <w:bookmarkEnd w:id="1704"/>
    </w:p>
    <w:p w14:paraId="67B94F6A" w14:textId="77777777" w:rsidR="005B716A" w:rsidRDefault="005B716A" w:rsidP="005B716A">
      <w:pPr>
        <w:pStyle w:val="Heading3"/>
        <w:rPr>
          <w:lang w:val="en-US"/>
        </w:rPr>
      </w:pPr>
      <w:bookmarkStart w:id="1705" w:name="_Toc448227634"/>
      <w:r>
        <w:rPr>
          <w:lang w:val="en-US"/>
        </w:rPr>
        <w:t>July 3 / Epip 9: Martyrdom of</w:t>
      </w:r>
      <w:r w:rsidR="00FE0AE4">
        <w:rPr>
          <w:lang w:val="en-US"/>
        </w:rPr>
        <w:t xml:space="preserve"> </w:t>
      </w:r>
      <w:r>
        <w:rPr>
          <w:lang w:val="en-US"/>
        </w:rPr>
        <w:t>St. Simon Cleophas the Apostle</w:t>
      </w:r>
      <w:bookmarkEnd w:id="1705"/>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706" w:name="_Toc448227635"/>
      <w:r>
        <w:t>July 6 / Epip 12: Commemoration of Archangel Michael</w:t>
      </w:r>
      <w:bookmarkEnd w:id="1706"/>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707" w:name="_Toc448227636"/>
      <w:r>
        <w:t>July 12 / Epip 18: Martyrdom of St. James the Apostle, the Bishop of Jerusalem</w:t>
      </w:r>
      <w:bookmarkEnd w:id="1707"/>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708" w:name="_Ref434562330"/>
      <w:bookmarkStart w:id="1709" w:name="_Toc448227637"/>
      <w:r>
        <w:t>July 14 / Epip 20: Martyrdom of St. Theodore of Shotep, the General</w:t>
      </w:r>
      <w:bookmarkEnd w:id="1708"/>
      <w:bookmarkEnd w:id="1709"/>
    </w:p>
    <w:p w14:paraId="7B584133" w14:textId="77777777" w:rsidR="009C1989" w:rsidRDefault="009C1989" w:rsidP="009C1989">
      <w:pPr>
        <w:pStyle w:val="Heading4"/>
      </w:pPr>
      <w:bookmarkStart w:id="1710" w:name="_Ref434489277"/>
      <w:r>
        <w:t>The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1" w:name="_Ref434489296"/>
      <w:r>
        <w:t>Another Doxology of St. Theodore of Shotep, the General</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2"/>
            <w:r>
              <w:t>struggler</w:t>
            </w:r>
            <w:commentRangeEnd w:id="1712"/>
            <w:r>
              <w:rPr>
                <w:rStyle w:val="CommentReference"/>
                <w:rFonts w:ascii="Times New Roman" w:eastAsiaTheme="minorHAnsi" w:hAnsi="Times New Roman" w:cstheme="minorBidi"/>
                <w:color w:val="auto"/>
              </w:rPr>
              <w:commentReference w:id="171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3" w:name="_Toc448227638"/>
      <w:r>
        <w:t>July 15 / Epip 21: Commemoration of the Theotokos</w:t>
      </w:r>
      <w:bookmarkEnd w:id="1713"/>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714" w:name="_Ref434562663"/>
      <w:bookmarkStart w:id="1715" w:name="_Toc448227639"/>
      <w:r>
        <w:t>July 17 / Epip 23: The Martyrdom of St. Marina</w:t>
      </w:r>
      <w:bookmarkEnd w:id="1714"/>
      <w:bookmarkEnd w:id="1715"/>
    </w:p>
    <w:p w14:paraId="71210AE6" w14:textId="77777777" w:rsidR="0078548F" w:rsidRDefault="0078548F" w:rsidP="0078548F">
      <w:pPr>
        <w:pStyle w:val="Heading4"/>
      </w:pPr>
      <w:bookmarkStart w:id="1716" w:name="_Ref434490204"/>
      <w:r>
        <w:t>The Doxology</w:t>
      </w:r>
      <w:r w:rsidR="00B46E6E">
        <w:t xml:space="preserve"> for St. Marina</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7" w:name="_Toc448227640"/>
      <w:r>
        <w:t>July 18 / Epip 24: The Martyrdom of Abba Noub</w:t>
      </w:r>
      <w:bookmarkEnd w:id="1717"/>
    </w:p>
    <w:p w14:paraId="45A4C76D" w14:textId="77777777" w:rsidR="00951605" w:rsidRDefault="00951605" w:rsidP="00951605">
      <w:pPr>
        <w:pStyle w:val="Heading4"/>
      </w:pPr>
      <w:bookmarkStart w:id="1718" w:name="_Ref434489534"/>
      <w:r>
        <w:t>The Doxology</w:t>
      </w:r>
      <w:r w:rsidR="00B46E6E">
        <w:t xml:space="preserve"> for Abba Noub</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9"/>
            <w:r>
              <w:t>Abba Noub</w:t>
            </w:r>
            <w:commentRangeEnd w:id="1719"/>
            <w:r>
              <w:rPr>
                <w:rStyle w:val="CommentReference"/>
                <w:rFonts w:ascii="Times New Roman" w:eastAsiaTheme="minorHAnsi" w:hAnsi="Times New Roman" w:cstheme="minorBidi"/>
                <w:color w:val="auto"/>
              </w:rPr>
              <w:commentReference w:id="171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0"/>
            <w:r>
              <w:t xml:space="preserve">upright </w:t>
            </w:r>
            <w:commentRangeEnd w:id="1720"/>
            <w:r>
              <w:rPr>
                <w:rStyle w:val="CommentReference"/>
                <w:rFonts w:ascii="Times New Roman" w:eastAsiaTheme="minorHAnsi" w:hAnsi="Times New Roman" w:cstheme="minorBidi"/>
                <w:color w:val="auto"/>
              </w:rPr>
              <w:commentReference w:id="172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1" w:name="_Toc448227641"/>
      <w:r>
        <w:t>July 20 / Epip 26: Joseph the Carpenter</w:t>
      </w:r>
      <w:bookmarkEnd w:id="1721"/>
    </w:p>
    <w:p w14:paraId="5DE3B33E" w14:textId="77777777" w:rsidR="00BF240D" w:rsidRDefault="00BF240D" w:rsidP="00BF240D">
      <w:pPr>
        <w:pStyle w:val="Heading4"/>
      </w:pPr>
      <w:bookmarkStart w:id="1722" w:name="_Ref434488476"/>
      <w:r>
        <w:t>The Doxology</w:t>
      </w:r>
      <w:r w:rsidR="00B46E6E">
        <w:t xml:space="preserve"> for St. Joseph the Carpenter</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67"/>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3" w:name="_Toc448227642"/>
      <w:bookmarkStart w:id="1724" w:name="_Toc410196222"/>
      <w:bookmarkStart w:id="1725" w:name="_Toc410196464"/>
      <w:bookmarkStart w:id="1726" w:name="_Toc410196966"/>
      <w:r>
        <w:t>July 20 / Epip 26: Also St. Frumentius (Abune Selama), the First Bishop of Ethiopia</w:t>
      </w:r>
      <w:bookmarkEnd w:id="1723"/>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727" w:name="_Toc448227643"/>
      <w:r>
        <w:t>July 22 / Epip 28: Departure of St. Mary Magdalene</w:t>
      </w:r>
      <w:bookmarkEnd w:id="1727"/>
    </w:p>
    <w:p w14:paraId="41ADBBFF" w14:textId="77777777" w:rsidR="00C325FC" w:rsidRDefault="00C325FC" w:rsidP="00C325FC">
      <w:pPr>
        <w:pStyle w:val="Heading4"/>
      </w:pPr>
      <w:bookmarkStart w:id="1728" w:name="_Ref434489077"/>
      <w:r>
        <w:t>The Doxology</w:t>
      </w:r>
      <w:r w:rsidR="00B46E6E">
        <w:t xml:space="preserve"> for St. Mary Magdalene</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9"/>
            <w:r>
              <w:t xml:space="preserve">ϯⲁⲅⲓⲁ </w:t>
            </w:r>
            <w:commentRangeEnd w:id="1729"/>
            <w:r>
              <w:rPr>
                <w:rStyle w:val="CommentReference"/>
                <w:rFonts w:ascii="Times New Roman" w:hAnsi="Times New Roman" w:cstheme="minorBidi"/>
                <w:noProof w:val="0"/>
              </w:rPr>
              <w:commentReference w:id="172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0"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0"/>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731" w:name="_Toc448227645"/>
      <w:r>
        <w:t xml:space="preserve">July 23 / Epip 29: </w:t>
      </w:r>
      <w:r w:rsidR="00B52D77">
        <w:t xml:space="preserve">Also the </w:t>
      </w:r>
      <w:r>
        <w:t>Translocation of the Relics of St. Andrew, the Apostle</w:t>
      </w:r>
      <w:bookmarkEnd w:id="1731"/>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732" w:name="_Toc448227646"/>
      <w:r>
        <w:t>July 28 / Mesori 4: Consecration of the Church of St. Anthony</w:t>
      </w:r>
      <w:bookmarkEnd w:id="1732"/>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79"/>
      <w:r>
        <w:t>.</w:t>
      </w:r>
    </w:p>
    <w:p w14:paraId="62D72F65" w14:textId="77777777" w:rsidR="00495F1A" w:rsidRPr="00980D99" w:rsidRDefault="00495F1A" w:rsidP="00495F1A">
      <w:pPr>
        <w:pStyle w:val="Heading2"/>
        <w:rPr>
          <w:lang w:val="en-US"/>
        </w:rPr>
      </w:pPr>
      <w:bookmarkStart w:id="1733" w:name="_Toc448696656"/>
      <w:bookmarkStart w:id="1734" w:name="August"/>
      <w:r>
        <w:lastRenderedPageBreak/>
        <w:t>August</w:t>
      </w:r>
      <w:bookmarkEnd w:id="1724"/>
      <w:bookmarkEnd w:id="1725"/>
      <w:bookmarkEnd w:id="172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3"/>
    </w:p>
    <w:bookmarkStart w:id="1735" w:name="_Toc410196223" w:displacedByCustomXml="next"/>
    <w:bookmarkStart w:id="1736" w:name="_Toc410196465" w:displacedByCustomXml="next"/>
    <w:bookmarkStart w:id="1737" w:name="_Toc410196967"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1F30FC">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1F30FC">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1F30FC">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1F30FC">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1F30FC">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1F30FC">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1F30FC">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1F30FC">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1F30FC">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1F30FC">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1F30FC">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1F30FC">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8" w:name="_Toc448227647"/>
      <w:r>
        <w:lastRenderedPageBreak/>
        <w:t>August 1 / Mesori 8: The Confession of St. Peter</w:t>
      </w:r>
      <w:bookmarkEnd w:id="1738"/>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39" w:name="_Toc448227648"/>
      <w:r>
        <w:t>August 5 / Mesori 12: Commemoration of Archangel Michael</w:t>
      </w:r>
      <w:bookmarkEnd w:id="1739"/>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40" w:name="_Toc448227649"/>
      <w:r>
        <w:t xml:space="preserve">August 6 / Mesori 13: </w:t>
      </w:r>
      <w:r w:rsidR="00495F1A">
        <w:t>The Transfiguration</w:t>
      </w:r>
      <w:bookmarkEnd w:id="1737"/>
      <w:bookmarkEnd w:id="1736"/>
      <w:bookmarkEnd w:id="1735"/>
      <w:bookmarkEnd w:id="1740"/>
    </w:p>
    <w:p w14:paraId="1EF4D652" w14:textId="77777777" w:rsidR="00980D99" w:rsidRDefault="00980D99" w:rsidP="00980D99">
      <w:pPr>
        <w:pStyle w:val="Heading4"/>
      </w:pPr>
      <w:bookmarkStart w:id="1741" w:name="_Ref434478012"/>
      <w:r>
        <w:t>The Doxology</w:t>
      </w:r>
      <w:r w:rsidR="00E21EA3">
        <w:t xml:space="preserve"> of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2" w:name="_Ref434476299"/>
      <w:r>
        <w:t>The Psali Adam</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3" w:name="_Ref434476316"/>
      <w:r>
        <w:t>The Psali Batos</w:t>
      </w:r>
      <w:r w:rsidR="006C1B94">
        <w:t xml:space="preserve"> for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4" w:name="_Toc410196224"/>
      <w:bookmarkStart w:id="1745" w:name="_Toc410196466"/>
      <w:bookmarkStart w:id="1746" w:name="_Toc410196968"/>
      <w:bookmarkStart w:id="1747" w:name="_Ref435642801"/>
      <w:bookmarkStart w:id="1748" w:name="_Ref435642808"/>
      <w:bookmarkStart w:id="1749" w:name="_Toc448227650"/>
      <w:r>
        <w:t xml:space="preserve">August 9 / Mesori 16: </w:t>
      </w:r>
      <w:r w:rsidR="00495F1A">
        <w:t>The Assumption of the Virgin</w:t>
      </w:r>
      <w:bookmarkEnd w:id="1744"/>
      <w:bookmarkEnd w:id="1745"/>
      <w:bookmarkEnd w:id="1746"/>
      <w:bookmarkEnd w:id="1747"/>
      <w:bookmarkEnd w:id="1748"/>
      <w:bookmarkEnd w:id="1749"/>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50" w:name="_Ref435642763"/>
      <w:r>
        <w:t xml:space="preserve">The Psali </w:t>
      </w:r>
      <w:commentRangeStart w:id="1751"/>
      <w:r>
        <w:t xml:space="preserve">Adam </w:t>
      </w:r>
      <w:commentRangeEnd w:id="1751"/>
      <w:r>
        <w:rPr>
          <w:rStyle w:val="CommentReference"/>
          <w:rFonts w:eastAsiaTheme="minorHAnsi" w:cstheme="minorBidi"/>
          <w:b w:val="0"/>
          <w:bCs w:val="0"/>
          <w:iCs w:val="0"/>
          <w:color w:val="auto"/>
        </w:rPr>
        <w:commentReference w:id="1751"/>
      </w:r>
      <w:r>
        <w:t>for the Virgin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2"/>
            <w:r>
              <w:t>With divine hands.”</w:t>
            </w:r>
            <w:commentRangeEnd w:id="1752"/>
            <w:r>
              <w:rPr>
                <w:rStyle w:val="CommentReference"/>
                <w:rFonts w:ascii="Times New Roman" w:eastAsiaTheme="minorHAnsi" w:hAnsi="Times New Roman" w:cstheme="minorBidi"/>
                <w:color w:val="auto"/>
              </w:rPr>
              <w:commentReference w:id="175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3" w:name="_Ref435734818"/>
      <w:r>
        <w:t>The Psali Batos for the Virgin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68"/>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4"/>
            <w:r>
              <w:t>forever</w:t>
            </w:r>
            <w:commentRangeEnd w:id="1754"/>
            <w:r>
              <w:rPr>
                <w:rStyle w:val="CommentReference"/>
                <w:rFonts w:ascii="Times New Roman" w:eastAsiaTheme="minorHAnsi" w:hAnsi="Times New Roman" w:cstheme="minorBidi"/>
                <w:color w:val="auto"/>
              </w:rPr>
              <w:commentReference w:id="175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5"/>
            <w:r>
              <w:t>In the unshakable places.</w:t>
            </w:r>
            <w:commentRangeEnd w:id="1755"/>
            <w:r>
              <w:rPr>
                <w:rStyle w:val="CommentReference"/>
                <w:rFonts w:ascii="Times New Roman" w:eastAsiaTheme="minorHAnsi" w:hAnsi="Times New Roman" w:cstheme="minorBidi"/>
                <w:color w:val="auto"/>
              </w:rPr>
              <w:commentReference w:id="175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6"/>
            <w:r>
              <w:t>Your name adorns our works.</w:t>
            </w:r>
            <w:commentRangeEnd w:id="1756"/>
            <w:r>
              <w:rPr>
                <w:rStyle w:val="CommentReference"/>
                <w:rFonts w:ascii="Times New Roman" w:eastAsiaTheme="minorHAnsi" w:hAnsi="Times New Roman" w:cstheme="minorBidi"/>
                <w:color w:val="auto"/>
              </w:rPr>
              <w:commentReference w:id="175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7"/>
            <w:r>
              <w:t xml:space="preserve">Interceding </w:t>
            </w:r>
            <w:commentRangeEnd w:id="1757"/>
            <w:r>
              <w:rPr>
                <w:rStyle w:val="CommentReference"/>
                <w:rFonts w:ascii="Times New Roman" w:eastAsiaTheme="minorHAnsi" w:hAnsi="Times New Roman" w:cstheme="minorBidi"/>
                <w:color w:val="auto"/>
              </w:rPr>
              <w:commentReference w:id="175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8" w:name="_Toc448227651"/>
      <w:r>
        <w:t>August 12 / Mesori 19: Translocation of the Relics of St. Macarius the Great</w:t>
      </w:r>
      <w:bookmarkEnd w:id="1758"/>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59" w:name="_Toc448227652"/>
      <w:r>
        <w:t>August 14 / Mesori 21: Commemoration of the Theotokos</w:t>
      </w:r>
      <w:bookmarkEnd w:id="1759"/>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60" w:name="_Ref434563030"/>
      <w:bookmarkStart w:id="1761" w:name="_Toc448227653"/>
      <w:r>
        <w:t>August 17 / Mesori 24: Departure of St. Takle Haymanot</w:t>
      </w:r>
      <w:bookmarkEnd w:id="1760"/>
      <w:bookmarkEnd w:id="1761"/>
    </w:p>
    <w:p w14:paraId="34845613" w14:textId="77777777" w:rsidR="009F60F1" w:rsidRDefault="009F60F1" w:rsidP="009F60F1">
      <w:pPr>
        <w:pStyle w:val="Heading4"/>
      </w:pPr>
      <w:bookmarkStart w:id="1762" w:name="_Ref434492302"/>
      <w:r>
        <w:t>The Doxology</w:t>
      </w:r>
      <w:r w:rsidR="00B82753">
        <w:t xml:space="preserve"> for St. Takle Haymanot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3" w:name="_Toc448227654"/>
      <w:r>
        <w:lastRenderedPageBreak/>
        <w:t>August 21 / Mesori 28: The Patriarchs: Abraham, Isaac, and Jacob</w:t>
      </w:r>
      <w:bookmarkEnd w:id="1763"/>
    </w:p>
    <w:p w14:paraId="1D063B19" w14:textId="77777777" w:rsidR="00431ABD" w:rsidRDefault="00431ABD" w:rsidP="00431ABD">
      <w:pPr>
        <w:pStyle w:val="Heading4"/>
      </w:pPr>
      <w:bookmarkStart w:id="1764" w:name="_Ref434492413"/>
      <w:r>
        <w:t>The Doxology</w:t>
      </w:r>
      <w:r w:rsidR="00B82753">
        <w:t xml:space="preserve"> for the Patriarchs: Abraham, Isaac, and Jacob</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5" w:name="_Toc448227655"/>
      <w:r>
        <w:lastRenderedPageBreak/>
        <w:t>August 22 / Mesori 29: Commemoration of the Annunciation, Nativity, and Resurrection on the 29</w:t>
      </w:r>
      <w:r w:rsidRPr="00C0205C">
        <w:rPr>
          <w:vertAlign w:val="superscript"/>
        </w:rPr>
        <w:t>th</w:t>
      </w:r>
      <w:r>
        <w:t xml:space="preserve"> of Every Month</w:t>
      </w:r>
      <w:bookmarkEnd w:id="1765"/>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66" w:name="_Toc448227656"/>
      <w:r>
        <w:t xml:space="preserve">August 22 / Mesori 29: </w:t>
      </w:r>
      <w:r w:rsidR="007D439A">
        <w:t xml:space="preserve">Also the </w:t>
      </w:r>
      <w:r>
        <w:t>Translocation of the Relics of St. John the Short to Scetis</w:t>
      </w:r>
      <w:bookmarkEnd w:id="1766"/>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67" w:name="_Toc448227657"/>
      <w:r>
        <w:t>August 25 / Little Month 2: Departure of St. Titus the Apostle</w:t>
      </w:r>
      <w:bookmarkEnd w:id="1767"/>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68" w:name="_Toc448227658"/>
      <w:r>
        <w:t>August 26 / Little Month 3: Archangel Raphael</w:t>
      </w:r>
      <w:bookmarkEnd w:id="1768"/>
    </w:p>
    <w:p w14:paraId="0292BCC5" w14:textId="77777777" w:rsidR="00C30039" w:rsidRDefault="00C30039" w:rsidP="00C30039">
      <w:pPr>
        <w:pStyle w:val="Heading4"/>
      </w:pPr>
      <w:bookmarkStart w:id="1769" w:name="_Ref434488208"/>
      <w:r>
        <w:t>The Doxology</w:t>
      </w:r>
      <w:r w:rsidR="00B46E6E">
        <w:t xml:space="preserve"> for Archangel Raphael</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0" w:name="_Toc448227659"/>
      <w:r>
        <w:t>August 28 / Little Month 5</w:t>
      </w:r>
      <w:r w:rsidR="00980D99">
        <w:t>: St. Parsouma</w:t>
      </w:r>
      <w:bookmarkEnd w:id="1770"/>
    </w:p>
    <w:p w14:paraId="32F5CFB7" w14:textId="77777777" w:rsidR="00980D99" w:rsidRDefault="00980D99" w:rsidP="00980D99">
      <w:pPr>
        <w:pStyle w:val="Heading4"/>
      </w:pPr>
      <w:bookmarkStart w:id="1771" w:name="_Ref434491294"/>
      <w:r>
        <w:t>The Doxology</w:t>
      </w:r>
      <w:r w:rsidR="00810F04">
        <w:t xml:space="preserve"> for St. Parsouma</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69"/>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5"/>
            <w:r>
              <w:t xml:space="preserve">ⲙ̀Ⲡⲭ̄ⲥ̄ </w:t>
            </w:r>
            <w:commentRangeEnd w:id="1775"/>
            <w:r>
              <w:rPr>
                <w:rStyle w:val="CommentReference"/>
                <w:rFonts w:ascii="Times New Roman" w:hAnsi="Times New Roman" w:cstheme="minorBidi"/>
                <w:noProof w:val="0"/>
              </w:rPr>
              <w:commentReference w:id="177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6"/>
            <w:r>
              <w:t xml:space="preserve">ⲡⲉⲛⲥⲱⲧⲏⲣ </w:t>
            </w:r>
            <w:commentRangeEnd w:id="1776"/>
            <w:r>
              <w:rPr>
                <w:rStyle w:val="CommentReference"/>
                <w:rFonts w:ascii="Times New Roman" w:hAnsi="Times New Roman" w:cstheme="minorBidi"/>
                <w:noProof w:val="0"/>
              </w:rPr>
              <w:commentReference w:id="177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7" w:name="_Toc410196226"/>
      <w:bookmarkStart w:id="1778" w:name="_Toc410196468"/>
      <w:bookmarkStart w:id="1779" w:name="_Toc410196970"/>
      <w:bookmarkStart w:id="1780" w:name="_Toc448696657"/>
      <w:bookmarkStart w:id="1781" w:name="Pascal"/>
      <w:bookmarkEnd w:id="1734"/>
      <w:r>
        <w:lastRenderedPageBreak/>
        <w:t>The Pascal Cycle</w:t>
      </w:r>
      <w:bookmarkEnd w:id="1777"/>
      <w:bookmarkEnd w:id="1778"/>
      <w:bookmarkEnd w:id="1779"/>
      <w:bookmarkEnd w:id="1780"/>
    </w:p>
    <w:bookmarkStart w:id="1782" w:name="_Toc410196227" w:displacedByCustomXml="next"/>
    <w:bookmarkStart w:id="1783" w:name="_Toc410196469" w:displacedByCustomXml="next"/>
    <w:bookmarkStart w:id="1784" w:name="_Toc410196971"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1F30FC">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1F30FC">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1F30FC">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1F30FC">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1F30FC">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1F30FC">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1F30FC">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1F30FC">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1F30FC">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5" w:name="_Toc448227660"/>
      <w:r>
        <w:lastRenderedPageBreak/>
        <w:t>Jonah’s Fast</w:t>
      </w:r>
      <w:bookmarkEnd w:id="1784"/>
      <w:bookmarkEnd w:id="1783"/>
      <w:bookmarkEnd w:id="1782"/>
      <w:bookmarkEnd w:id="1785"/>
    </w:p>
    <w:p w14:paraId="7A658690" w14:textId="77777777" w:rsidR="001E5E16" w:rsidRPr="001E5E16" w:rsidRDefault="001E5E16" w:rsidP="001E5E16">
      <w:pPr>
        <w:pStyle w:val="Heading4"/>
      </w:pPr>
      <w:bookmarkStart w:id="1786" w:name="_Ref434478053"/>
      <w:r>
        <w:t>The Doxology</w:t>
      </w:r>
      <w:r w:rsidR="00E21EA3">
        <w:t xml:space="preserve"> of Jonah’s Fast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7" w:name="_Toc410196228"/>
      <w:bookmarkStart w:id="1788" w:name="_Toc410196470"/>
      <w:bookmarkStart w:id="1789" w:name="_Toc410196972"/>
      <w:bookmarkStart w:id="1790" w:name="_Toc448227661"/>
      <w:r>
        <w:t>Jonah’s Feast</w:t>
      </w:r>
      <w:bookmarkEnd w:id="1787"/>
      <w:bookmarkEnd w:id="1788"/>
      <w:bookmarkEnd w:id="1789"/>
      <w:bookmarkEnd w:id="1790"/>
    </w:p>
    <w:p w14:paraId="6EE6C439" w14:textId="77777777" w:rsidR="00495F1A" w:rsidRDefault="00495F1A" w:rsidP="00495F1A">
      <w:pPr>
        <w:pStyle w:val="Heading3"/>
      </w:pPr>
      <w:bookmarkStart w:id="1791" w:name="_Toc410196229"/>
      <w:bookmarkStart w:id="1792" w:name="_Toc410196471"/>
      <w:bookmarkStart w:id="1793" w:name="_Toc410196973"/>
      <w:bookmarkStart w:id="1794" w:name="_Toc448227662"/>
      <w:r>
        <w:t>Great Lent</w:t>
      </w:r>
      <w:bookmarkEnd w:id="1791"/>
      <w:bookmarkEnd w:id="1792"/>
      <w:bookmarkEnd w:id="1793"/>
      <w:bookmarkEnd w:id="1794"/>
    </w:p>
    <w:p w14:paraId="2602B6E5" w14:textId="77777777" w:rsidR="00EC2AEB" w:rsidRPr="001E5E16" w:rsidRDefault="00EC2AEB" w:rsidP="00EC2AEB">
      <w:pPr>
        <w:pStyle w:val="Heading4"/>
      </w:pPr>
      <w:bookmarkStart w:id="1795" w:name="_Ref434478080"/>
      <w:r>
        <w:t>The Doxology</w:t>
      </w:r>
      <w:r w:rsidR="00420CFA">
        <w:t xml:space="preserve"> for Saturday and Sunday</w:t>
      </w:r>
      <w:r w:rsidR="00E21EA3">
        <w:t xml:space="preserve">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6" w:name="_Ref434478104"/>
      <w:r>
        <w:t>The Doxology</w:t>
      </w:r>
      <w:r w:rsidR="00E21EA3">
        <w:t xml:space="preserve"> for Weekdays in Great Lent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7"/>
            <w:r>
              <w:t>ⲛⲓⲉ̀ⲛⲉϩ</w:t>
            </w:r>
            <w:commentRangeEnd w:id="1797"/>
            <w:r>
              <w:rPr>
                <w:rStyle w:val="CommentReference"/>
                <w:rFonts w:ascii="Times New Roman" w:hAnsi="Times New Roman" w:cstheme="minorBidi"/>
                <w:noProof w:val="0"/>
              </w:rPr>
              <w:commentReference w:id="1797"/>
            </w:r>
            <w:r>
              <w:t>.</w:t>
            </w:r>
          </w:p>
        </w:tc>
      </w:tr>
    </w:tbl>
    <w:p w14:paraId="1A70F51E" w14:textId="77777777" w:rsidR="00420CFA" w:rsidRPr="001E5E16" w:rsidRDefault="00420CFA" w:rsidP="00420CFA">
      <w:pPr>
        <w:pStyle w:val="Heading4"/>
      </w:pPr>
      <w:bookmarkStart w:id="1798" w:name="_Ref434478128"/>
      <w:r>
        <w:t>A Second Doxology for Weekdays</w:t>
      </w:r>
      <w:r w:rsidR="00E21EA3">
        <w:t xml:space="preserve"> in Great Lent</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9"/>
            <w:r>
              <w:t xml:space="preserve">He </w:t>
            </w:r>
            <w:r w:rsidR="00253DD3">
              <w:t>humiliated</w:t>
            </w:r>
          </w:p>
          <w:p w14:paraId="774AFAE4" w14:textId="77777777" w:rsidR="00420CFA" w:rsidRDefault="00420CFA" w:rsidP="00420CFA">
            <w:pPr>
              <w:pStyle w:val="EngHangEnd"/>
            </w:pPr>
            <w:r>
              <w:t>The Tempter</w:t>
            </w:r>
            <w:commentRangeEnd w:id="1799"/>
            <w:r>
              <w:rPr>
                <w:rStyle w:val="CommentReference"/>
              </w:rPr>
              <w:commentReference w:id="179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0"/>
            <w:r>
              <w:t>“Fast in watchfulness</w:t>
            </w:r>
          </w:p>
          <w:p w14:paraId="6B2FDE71" w14:textId="77777777" w:rsidR="00420CFA" w:rsidRDefault="00420CFA" w:rsidP="00420CFA">
            <w:pPr>
              <w:pStyle w:val="EngHangEnd"/>
            </w:pPr>
            <w:r>
              <w:t>By day and by night.”</w:t>
            </w:r>
            <w:commentRangeEnd w:id="1800"/>
            <w:r>
              <w:rPr>
                <w:rStyle w:val="CommentReference"/>
              </w:rPr>
              <w:commentReference w:id="180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1" w:name="_Ref434478147"/>
      <w:r>
        <w:lastRenderedPageBreak/>
        <w:t>A Third</w:t>
      </w:r>
      <w:r w:rsidR="00420CFA">
        <w:t xml:space="preserve"> Doxology</w:t>
      </w:r>
      <w:r>
        <w:t xml:space="preserve"> for Weekdays</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2" w:name="_Ref434478172"/>
      <w:r>
        <w:t xml:space="preserve">The </w:t>
      </w:r>
      <w:r w:rsidR="007A72D2">
        <w:t xml:space="preserve">Fourth </w:t>
      </w:r>
      <w:r>
        <w:t>Doxology</w:t>
      </w:r>
      <w:r w:rsidR="007A72D2">
        <w:t xml:space="preserve"> </w:t>
      </w:r>
      <w:r w:rsidR="00E21EA3">
        <w:t>for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3"/>
            <w:r>
              <w:t xml:space="preserve">Ϯⲛⲏⲥⲧⲓⲁ̀ </w:t>
            </w:r>
            <w:commentRangeEnd w:id="1803"/>
            <w:r>
              <w:rPr>
                <w:rStyle w:val="CommentReference"/>
                <w:rFonts w:ascii="Times New Roman" w:hAnsi="Times New Roman" w:cstheme="minorBidi"/>
                <w:noProof w:val="0"/>
              </w:rPr>
              <w:commentReference w:id="180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4"/>
            <w:r>
              <w:t>pretense</w:t>
            </w:r>
            <w:commentRangeEnd w:id="1804"/>
            <w:r>
              <w:rPr>
                <w:rStyle w:val="CommentReference"/>
              </w:rPr>
              <w:commentReference w:id="180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5"/>
            <w:r>
              <w:t>strugglers</w:t>
            </w:r>
            <w:commentRangeEnd w:id="1805"/>
            <w:r>
              <w:rPr>
                <w:rStyle w:val="CommentReference"/>
              </w:rPr>
              <w:commentReference w:id="180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6"/>
            <w:r>
              <w:t>martyrdom</w:t>
            </w:r>
            <w:commentRangeEnd w:id="1806"/>
            <w:r>
              <w:rPr>
                <w:rStyle w:val="CommentReference"/>
              </w:rPr>
              <w:commentReference w:id="180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7"/>
            <w:r>
              <w:t xml:space="preserve">carries </w:t>
            </w:r>
            <w:commentRangeEnd w:id="1807"/>
            <w:r>
              <w:rPr>
                <w:rStyle w:val="CommentReference"/>
              </w:rPr>
              <w:commentReference w:id="180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8"/>
            <w:r>
              <w:t>assembly</w:t>
            </w:r>
            <w:commentRangeEnd w:id="1808"/>
            <w:r>
              <w:rPr>
                <w:rStyle w:val="CommentReference"/>
              </w:rPr>
              <w:commentReference w:id="1808"/>
            </w:r>
            <w:r>
              <w:t>,</w:t>
            </w:r>
          </w:p>
          <w:p w14:paraId="33941A18" w14:textId="77777777" w:rsidR="006A78B4" w:rsidRDefault="006A78B4" w:rsidP="006A78B4">
            <w:pPr>
              <w:pStyle w:val="EngHangEnd"/>
            </w:pPr>
            <w:r>
              <w:t xml:space="preserve">From now until the </w:t>
            </w:r>
            <w:commentRangeStart w:id="1809"/>
            <w:r>
              <w:t>ages of ages</w:t>
            </w:r>
            <w:commentRangeEnd w:id="1809"/>
            <w:r>
              <w:rPr>
                <w:rStyle w:val="CommentReference"/>
              </w:rPr>
              <w:commentReference w:id="180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0" w:name="_Ref434476347"/>
      <w:r>
        <w:lastRenderedPageBreak/>
        <w:t>The Psali Adam</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1" w:name="_Ref434476369"/>
      <w:r>
        <w:t>The Psali Batos</w:t>
      </w:r>
      <w:r w:rsidR="006C1B94">
        <w:t xml:space="preserve"> for Great Lent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2" w:name="_Toc410196230"/>
      <w:bookmarkStart w:id="1813" w:name="_Toc410196472"/>
      <w:bookmarkStart w:id="1814" w:name="_Toc410196974"/>
      <w:bookmarkStart w:id="1815" w:name="_Toc448227663"/>
      <w:r>
        <w:t>Lazarus Saturday</w:t>
      </w:r>
      <w:bookmarkEnd w:id="1812"/>
      <w:bookmarkEnd w:id="1813"/>
      <w:bookmarkEnd w:id="1814"/>
      <w:bookmarkEnd w:id="1815"/>
    </w:p>
    <w:p w14:paraId="536840DE" w14:textId="77777777" w:rsidR="00EC2AEB" w:rsidRPr="001E5E16" w:rsidRDefault="00EC2AEB" w:rsidP="00EC2AEB">
      <w:pPr>
        <w:pStyle w:val="Heading4"/>
      </w:pPr>
      <w:bookmarkStart w:id="1816" w:name="_Ref434478195"/>
      <w:r>
        <w:t>The Doxology</w:t>
      </w:r>
      <w:r w:rsidR="00E21EA3">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7" w:name="_Ref434476394"/>
      <w:r>
        <w:t>The Psali Batos</w:t>
      </w:r>
      <w:r w:rsidR="006C1B94">
        <w:t xml:space="preserve"> for Lazarus Saturday</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8"/>
            <w:r>
              <w:t>With glory befitting You</w:t>
            </w:r>
            <w:commentRangeEnd w:id="1818"/>
            <w:r>
              <w:rPr>
                <w:rStyle w:val="CommentReference"/>
              </w:rPr>
              <w:commentReference w:id="181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9" w:name="_Toc410196231"/>
      <w:bookmarkStart w:id="1820" w:name="_Toc410196473"/>
      <w:bookmarkStart w:id="1821" w:name="_Toc410196975"/>
      <w:bookmarkStart w:id="1822" w:name="_Toc448227664"/>
      <w:r>
        <w:t>Palm Sunday</w:t>
      </w:r>
      <w:bookmarkEnd w:id="1819"/>
      <w:bookmarkEnd w:id="1820"/>
      <w:bookmarkEnd w:id="1821"/>
      <w:bookmarkEnd w:id="1822"/>
    </w:p>
    <w:p w14:paraId="5FD5B809" w14:textId="77777777" w:rsidR="00EC2AEB" w:rsidRPr="001E5E16" w:rsidRDefault="00EC2AEB" w:rsidP="00EC2AEB">
      <w:pPr>
        <w:pStyle w:val="Heading4"/>
      </w:pPr>
      <w:bookmarkStart w:id="1823" w:name="_Ref434478217"/>
      <w:r>
        <w:t xml:space="preserve">The </w:t>
      </w:r>
      <w:r w:rsidR="00FA139D">
        <w:t xml:space="preserve">First </w:t>
      </w:r>
      <w:r>
        <w:t>Doxology</w:t>
      </w:r>
      <w:r w:rsidR="00E21EA3">
        <w:t xml:space="preserve"> for Palm Sunday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4"/>
            <w:r>
              <w:t>To the ages.</w:t>
            </w:r>
            <w:commentRangeEnd w:id="1824"/>
            <w:r>
              <w:rPr>
                <w:rStyle w:val="CommentReference"/>
              </w:rPr>
              <w:commentReference w:id="18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5" w:name="_Ref434478234"/>
      <w:r>
        <w:t>The Second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7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6" w:name="_Ref434478255"/>
      <w:r>
        <w:t>The Third Doxology</w:t>
      </w:r>
      <w:r w:rsidR="00E21EA3">
        <w:t xml:space="preserve"> for Palm Sunday</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7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7"/>
            <w:r>
              <w:t xml:space="preserve">is </w:t>
            </w:r>
            <w:commentRangeEnd w:id="1827"/>
            <w:r>
              <w:rPr>
                <w:rStyle w:val="CommentReference"/>
              </w:rPr>
              <w:commentReference w:id="18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8" w:name="_Ref434476417"/>
      <w:r>
        <w:t>The Psali Adam</w:t>
      </w:r>
      <w:r w:rsidR="006C1B94">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9"/>
            <w:r>
              <w:t xml:space="preserve">Offer </w:t>
            </w:r>
            <w:commentRangeEnd w:id="1829"/>
            <w:r>
              <w:rPr>
                <w:rStyle w:val="CommentReference"/>
              </w:rPr>
              <w:commentReference w:id="182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0"/>
            <w:r>
              <w:t>Kranion</w:t>
            </w:r>
            <w:commentRangeEnd w:id="1830"/>
            <w:r>
              <w:rPr>
                <w:rStyle w:val="CommentReference"/>
              </w:rPr>
              <w:commentReference w:id="183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1" w:name="_Toc448227665"/>
      <w:bookmarkStart w:id="1832" w:name="_Toc410196232"/>
      <w:bookmarkStart w:id="1833" w:name="_Toc410196474"/>
      <w:bookmarkStart w:id="1834" w:name="_Toc410196976"/>
      <w:r>
        <w:lastRenderedPageBreak/>
        <w:t>Joyous Saturday</w:t>
      </w:r>
      <w:bookmarkEnd w:id="1831"/>
    </w:p>
    <w:p w14:paraId="65F4337A" w14:textId="2CA465AF" w:rsidR="003E106D" w:rsidRDefault="003E106D" w:rsidP="003E106D">
      <w:pPr>
        <w:pStyle w:val="Heading4"/>
      </w:pPr>
      <w:bookmarkStart w:id="1835" w:name="_Ref435562018"/>
      <w:r>
        <w:t>The Psali Batos for the Joyous Saturday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6"/>
            <w:r>
              <w:t xml:space="preserve">abolished </w:t>
            </w:r>
            <w:commentRangeEnd w:id="1836"/>
            <w:r>
              <w:rPr>
                <w:rStyle w:val="CommentReference"/>
              </w:rPr>
              <w:commentReference w:id="18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7"/>
            <w:r>
              <w:t>power</w:t>
            </w:r>
            <w:commentRangeEnd w:id="1837"/>
            <w:r>
              <w:rPr>
                <w:rStyle w:val="CommentReference"/>
              </w:rPr>
              <w:commentReference w:id="18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8" w:name="_Toc448227666"/>
      <w:r>
        <w:t>Resurrection</w:t>
      </w:r>
      <w:bookmarkEnd w:id="1832"/>
      <w:bookmarkEnd w:id="1833"/>
      <w:bookmarkEnd w:id="1834"/>
      <w:r w:rsidR="003E106D">
        <w:t xml:space="preserve"> Sunday</w:t>
      </w:r>
      <w:bookmarkEnd w:id="1838"/>
    </w:p>
    <w:p w14:paraId="48D283B9" w14:textId="77777777" w:rsidR="00EC2AEB" w:rsidRPr="001E5E16" w:rsidRDefault="00EC2AEB" w:rsidP="00EC2AEB">
      <w:pPr>
        <w:pStyle w:val="Heading4"/>
      </w:pPr>
      <w:bookmarkStart w:id="1839" w:name="_Ref434478294"/>
      <w:r>
        <w:t>The Doxology</w:t>
      </w:r>
      <w:r w:rsidR="00E21EA3">
        <w:t xml:space="preserve"> for the Resurrection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0"/>
            <w:r>
              <w:t>Name</w:t>
            </w:r>
            <w:commentRangeEnd w:id="1840"/>
            <w:r>
              <w:rPr>
                <w:rStyle w:val="CommentReference"/>
              </w:rPr>
              <w:commentReference w:id="184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1" w:name="_Ref434478317"/>
      <w:r>
        <w:t>A</w:t>
      </w:r>
      <w:r w:rsidR="00E21EA3">
        <w:t>nother</w:t>
      </w:r>
      <w:r>
        <w:t xml:space="preserve"> Doxology</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2" w:name="_Ref434478347"/>
      <w:r>
        <w:t>A Doxology for Archangel Michael</w:t>
      </w:r>
      <w:r w:rsidR="00E21EA3">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7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7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7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3" w:name="_Ref434476440"/>
      <w:r>
        <w:t>The Psali Adam</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4" w:name="_Ref434476459"/>
      <w:r>
        <w:lastRenderedPageBreak/>
        <w:t>The Psali Batos</w:t>
      </w:r>
      <w:r w:rsidR="006C1B94">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5" w:name="_Toc410196233"/>
      <w:bookmarkStart w:id="1846" w:name="_Toc410196475"/>
      <w:bookmarkStart w:id="1847" w:name="_Toc410196977"/>
      <w:bookmarkStart w:id="1848" w:name="_Toc448227667"/>
      <w:r>
        <w:t>Thomas Sunday</w:t>
      </w:r>
      <w:bookmarkEnd w:id="1845"/>
      <w:bookmarkEnd w:id="1846"/>
      <w:bookmarkEnd w:id="1847"/>
      <w:bookmarkEnd w:id="1848"/>
    </w:p>
    <w:p w14:paraId="1CFE554E" w14:textId="77777777" w:rsidR="00EC2AEB" w:rsidRDefault="00EC2AEB" w:rsidP="00EC2AEB">
      <w:pPr>
        <w:pStyle w:val="Heading4"/>
      </w:pPr>
      <w:bookmarkStart w:id="1849" w:name="_Ref434478375"/>
      <w:r>
        <w:t>The Doxology</w:t>
      </w:r>
      <w:r w:rsidR="00E21EA3">
        <w:t xml:space="preserve"> for Thomas Sunday</w:t>
      </w:r>
      <w:bookmarkEnd w:id="1849"/>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7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7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7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7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0"/>
            <w:r>
              <w:t xml:space="preserve">Jesus </w:t>
            </w:r>
            <w:commentRangeEnd w:id="1850"/>
            <w:r>
              <w:rPr>
                <w:rStyle w:val="CommentReference"/>
                <w:rFonts w:ascii="Times New Roman" w:hAnsi="Times New Roman"/>
              </w:rPr>
              <w:commentReference w:id="1850"/>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1" w:name="_Toc410196235"/>
      <w:bookmarkStart w:id="1852" w:name="_Toc410196477"/>
      <w:bookmarkStart w:id="1853" w:name="_Toc410196979"/>
      <w:bookmarkStart w:id="1854" w:name="_Toc448227668"/>
      <w:r>
        <w:t>Ascension</w:t>
      </w:r>
      <w:bookmarkEnd w:id="1851"/>
      <w:bookmarkEnd w:id="1852"/>
      <w:bookmarkEnd w:id="1853"/>
      <w:bookmarkEnd w:id="1854"/>
    </w:p>
    <w:p w14:paraId="41C1E8F1" w14:textId="77777777" w:rsidR="00EC2AEB" w:rsidRPr="001E5E16" w:rsidRDefault="00EC2AEB" w:rsidP="00EC2AEB">
      <w:pPr>
        <w:pStyle w:val="Heading4"/>
      </w:pPr>
      <w:bookmarkStart w:id="1855" w:name="_Ref434478556"/>
      <w:r>
        <w:t>The Doxology</w:t>
      </w:r>
      <w:r w:rsidR="00CC1CA8">
        <w:t xml:space="preserve"> for the Ascension</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6"/>
            <w:r>
              <w:t>Name</w:t>
            </w:r>
            <w:commentRangeEnd w:id="1856"/>
            <w:r>
              <w:rPr>
                <w:rStyle w:val="CommentReference"/>
              </w:rPr>
              <w:commentReference w:id="1856"/>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7"/>
            <w:r>
              <w:t>to Him</w:t>
            </w:r>
            <w:commentRangeEnd w:id="1857"/>
            <w:r>
              <w:rPr>
                <w:rStyle w:val="CommentReference"/>
              </w:rPr>
              <w:commentReference w:id="1857"/>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8"/>
            <w:r>
              <w:t>might</w:t>
            </w:r>
            <w:commentRangeEnd w:id="1858"/>
            <w:r>
              <w:rPr>
                <w:rStyle w:val="CommentReference"/>
              </w:rPr>
              <w:commentReference w:id="1858"/>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9"/>
            <w:r>
              <w:t xml:space="preserve">Jesus </w:t>
            </w:r>
            <w:commentRangeEnd w:id="1859"/>
            <w:r>
              <w:rPr>
                <w:rStyle w:val="CommentReference"/>
                <w:rFonts w:ascii="Times New Roman" w:hAnsi="Times New Roman"/>
              </w:rPr>
              <w:commentReference w:id="1859"/>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0" w:name="_Ref434476482"/>
      <w:r>
        <w:t>The Psali Adam</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1" w:name="_Ref434476541"/>
      <w:r>
        <w:t>The Psali Batos</w:t>
      </w:r>
      <w:r w:rsidR="006C1B94">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2"/>
            <w:r>
              <w:t>miracles</w:t>
            </w:r>
            <w:commentRangeEnd w:id="1862"/>
            <w:r>
              <w:rPr>
                <w:rStyle w:val="CommentReference"/>
              </w:rPr>
              <w:commentReference w:id="1862"/>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3" w:name="_Toc410196236"/>
      <w:bookmarkStart w:id="1864" w:name="_Toc410196478"/>
      <w:bookmarkStart w:id="1865" w:name="_Toc410196980"/>
      <w:bookmarkStart w:id="1866" w:name="_Toc448227669"/>
      <w:r>
        <w:t>Pentecost</w:t>
      </w:r>
      <w:bookmarkEnd w:id="1863"/>
      <w:bookmarkEnd w:id="1864"/>
      <w:bookmarkEnd w:id="1865"/>
      <w:bookmarkEnd w:id="1866"/>
    </w:p>
    <w:p w14:paraId="79712352" w14:textId="77777777" w:rsidR="00EC2AEB" w:rsidRPr="001E5E16" w:rsidRDefault="00EC2AEB" w:rsidP="00EC2AEB">
      <w:pPr>
        <w:pStyle w:val="Heading4"/>
      </w:pPr>
      <w:bookmarkStart w:id="1867" w:name="_Ref434478581"/>
      <w:r>
        <w:t>The Doxology</w:t>
      </w:r>
      <w:r w:rsidR="00CC1CA8">
        <w:t xml:space="preserve"> for Pentecost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8"/>
            <w:r>
              <w:t>Name</w:t>
            </w:r>
            <w:commentRangeEnd w:id="1868"/>
            <w:r>
              <w:rPr>
                <w:rStyle w:val="CommentReference"/>
              </w:rPr>
              <w:commentReference w:id="186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9"/>
            <w:r>
              <w:t>to Him</w:t>
            </w:r>
            <w:commentRangeEnd w:id="1869"/>
            <w:r>
              <w:rPr>
                <w:rStyle w:val="CommentReference"/>
              </w:rPr>
              <w:commentReference w:id="186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0"/>
            <w:r>
              <w:t>might</w:t>
            </w:r>
            <w:commentRangeEnd w:id="1870"/>
            <w:r>
              <w:rPr>
                <w:rStyle w:val="CommentReference"/>
              </w:rPr>
              <w:commentReference w:id="187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1" w:name="_Ref434476566"/>
      <w:r>
        <w:lastRenderedPageBreak/>
        <w:t>The Psali Adam</w:t>
      </w:r>
      <w:r w:rsidR="006C1B94">
        <w:t xml:space="preserve"> for Pentecost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2" w:name="_Toc410196981"/>
      <w:bookmarkStart w:id="1873" w:name="_Toc448696658"/>
      <w:bookmarkEnd w:id="1781"/>
      <w:r>
        <w:lastRenderedPageBreak/>
        <w:t>Hymns for Koiak</w:t>
      </w:r>
      <w:bookmarkEnd w:id="176"/>
      <w:bookmarkEnd w:id="177"/>
      <w:bookmarkEnd w:id="178"/>
      <w:bookmarkEnd w:id="1872"/>
      <w:bookmarkEnd w:id="1873"/>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 xml:space="preserve">e the Nativity. For Midnight Praise, there are additional Psalis before and after the Canticles (which can be added after the annual ones, or replace them). There is also an additional hymn contemplating each day’s Theotokia </w:t>
      </w:r>
      <w:proofErr w:type="gramStart"/>
      <w:r w:rsidR="00837292">
        <w:t>For</w:t>
      </w:r>
      <w:proofErr w:type="gramEnd"/>
      <w:r w:rsidR="00837292">
        <w:t xml:space="preserve">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w:t>
      </w:r>
      <w:proofErr w:type="gramStart"/>
      <w:r>
        <w:t>Therefore</w:t>
      </w:r>
      <w:proofErr w:type="gramEnd"/>
      <w:r>
        <w:t xml:space="preserv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4132A885"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Pr="005E37D0">
        <w:t>324</w:t>
      </w:r>
      <w:r w:rsidRPr="005E37D0">
        <w:fldChar w:fldCharType="end"/>
      </w:r>
    </w:p>
    <w:p w14:paraId="525F169E" w14:textId="4F77C2E4"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Pr="005E37D0">
        <w:t>160</w:t>
      </w:r>
      <w:r w:rsidRPr="005E37D0">
        <w:fldChar w:fldCharType="end"/>
      </w:r>
    </w:p>
    <w:p w14:paraId="3DE39326" w14:textId="407C9718"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Pr="005E37D0">
        <w:t>327</w:t>
      </w:r>
      <w:r w:rsidRPr="005E37D0">
        <w:fldChar w:fldCharType="end"/>
      </w:r>
    </w:p>
    <w:p w14:paraId="7E55BA37" w14:textId="06BD4DA3"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Pr="005E37D0">
        <w:t>1005</w:t>
      </w:r>
      <w:r w:rsidRPr="005E37D0">
        <w:fldChar w:fldCharType="end"/>
      </w:r>
    </w:p>
    <w:p w14:paraId="0D7887BA" w14:textId="2758187E"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Pr="005E37D0">
        <w:t>1014</w:t>
      </w:r>
      <w:r w:rsidRPr="005E37D0">
        <w:fldChar w:fldCharType="end"/>
      </w:r>
    </w:p>
    <w:p w14:paraId="62F4343C" w14:textId="79B06F0A"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Pr="005E37D0">
        <w:t>331</w:t>
      </w:r>
      <w:r w:rsidRPr="005E37D0">
        <w:fldChar w:fldCharType="end"/>
      </w:r>
    </w:p>
    <w:p w14:paraId="083BFCAA" w14:textId="00A0C79A"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Pr="005E37D0">
        <w:t>334</w:t>
      </w:r>
      <w:r w:rsidRPr="005E37D0">
        <w:fldChar w:fldCharType="end"/>
      </w:r>
    </w:p>
    <w:p w14:paraId="6B521EA5" w14:textId="331600E4"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Pr="005E37D0">
        <w:t>1021</w:t>
      </w:r>
      <w:r w:rsidRPr="005E37D0">
        <w:fldChar w:fldCharType="end"/>
      </w:r>
    </w:p>
    <w:p w14:paraId="03A8463A" w14:textId="6E2CE92B"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Pr="005E37D0">
        <w:t>455</w:t>
      </w:r>
      <w:r w:rsidRPr="005E37D0">
        <w:fldChar w:fldCharType="end"/>
      </w:r>
    </w:p>
    <w:p w14:paraId="5257A671" w14:textId="4BFA00C2"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Pr="005E37D0">
        <w:t>460</w:t>
      </w:r>
      <w:r w:rsidRPr="005E37D0">
        <w:fldChar w:fldCharType="end"/>
      </w:r>
    </w:p>
    <w:p w14:paraId="4A30D05B" w14:textId="50FBE486"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Pr="005E37D0">
        <w:t>1067</w:t>
      </w:r>
      <w:r w:rsidRPr="005E37D0">
        <w:fldChar w:fldCharType="end"/>
      </w:r>
    </w:p>
    <w:p w14:paraId="70A36F6C" w14:textId="6A7ABE8C"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Pr="005E37D0">
        <w:t>470</w:t>
      </w:r>
      <w:r w:rsidRPr="005E37D0">
        <w:fldChar w:fldCharType="end"/>
      </w:r>
    </w:p>
    <w:p w14:paraId="7E721133" w14:textId="01ECE0D9"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Pr="005E37D0">
        <w:t>472</w:t>
      </w:r>
      <w:r w:rsidRPr="005E37D0">
        <w:fldChar w:fldCharType="end"/>
      </w:r>
    </w:p>
    <w:p w14:paraId="50C431C9" w14:textId="777A8C17"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Pr="005E37D0">
        <w:t>1072</w:t>
      </w:r>
      <w:r w:rsidRPr="005E37D0">
        <w:fldChar w:fldCharType="end"/>
      </w:r>
    </w:p>
    <w:p w14:paraId="0E67281B" w14:textId="123D3D69"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Pr="005E37D0">
        <w:t>1025</w:t>
      </w:r>
      <w:r w:rsidRPr="005E37D0">
        <w:fldChar w:fldCharType="end"/>
      </w:r>
    </w:p>
    <w:p w14:paraId="1CA25138" w14:textId="1EA420BA"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Pr="005E37D0">
        <w:t>340</w:t>
      </w:r>
      <w:r w:rsidRPr="005E37D0">
        <w:fldChar w:fldCharType="end"/>
      </w:r>
    </w:p>
    <w:p w14:paraId="6C8F66C6" w14:textId="19885464"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Pr="005E37D0">
        <w:t>343</w:t>
      </w:r>
      <w:r w:rsidRPr="005E37D0">
        <w:fldChar w:fldCharType="end"/>
      </w:r>
    </w:p>
    <w:p w14:paraId="367D6F95" w14:textId="1E1A4B7C"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Pr="005E37D0">
        <w:t>1029</w:t>
      </w:r>
      <w:r w:rsidRPr="005E37D0">
        <w:fldChar w:fldCharType="end"/>
      </w:r>
    </w:p>
    <w:p w14:paraId="550FA27C" w14:textId="71CE8EA3"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Pr="005E37D0">
        <w:t>482</w:t>
      </w:r>
      <w:r w:rsidRPr="005E37D0">
        <w:fldChar w:fldCharType="end"/>
      </w:r>
    </w:p>
    <w:p w14:paraId="5D03F746" w14:textId="2EAD3A7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Pr="005E37D0">
        <w:t>484</w:t>
      </w:r>
      <w:r w:rsidRPr="005E37D0">
        <w:fldChar w:fldCharType="end"/>
      </w:r>
    </w:p>
    <w:p w14:paraId="00C52A45" w14:textId="52262EC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Pr="005E37D0">
        <w:t>1075</w:t>
      </w:r>
      <w:r w:rsidRPr="005E37D0">
        <w:fldChar w:fldCharType="end"/>
      </w:r>
    </w:p>
    <w:p w14:paraId="46F2BDE9" w14:textId="1DDD345A"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Pr="005E37D0">
        <w:t>494</w:t>
      </w:r>
      <w:r w:rsidRPr="005E37D0">
        <w:fldChar w:fldCharType="end"/>
      </w:r>
    </w:p>
    <w:p w14:paraId="145C5296" w14:textId="4A2E330B"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Pr="005E37D0">
        <w:t>496</w:t>
      </w:r>
      <w:r w:rsidRPr="005E37D0">
        <w:fldChar w:fldCharType="end"/>
      </w:r>
    </w:p>
    <w:p w14:paraId="01C09835" w14:textId="6968F85F"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Pr="005E37D0">
        <w:t>1081</w:t>
      </w:r>
      <w:r w:rsidRPr="005E37D0">
        <w:fldChar w:fldCharType="end"/>
      </w:r>
    </w:p>
    <w:p w14:paraId="0CBB5A15" w14:textId="7B0D4A5F"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Pr="005E37D0">
        <w:t>1034</w:t>
      </w:r>
      <w:r w:rsidRPr="005E37D0">
        <w:fldChar w:fldCharType="end"/>
      </w:r>
    </w:p>
    <w:p w14:paraId="6C041083" w14:textId="47EB1400"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Pr="005E37D0">
        <w:t>364</w:t>
      </w:r>
      <w:r w:rsidRPr="005E37D0">
        <w:fldChar w:fldCharType="end"/>
      </w:r>
    </w:p>
    <w:p w14:paraId="74F6AA5D" w14:textId="206B16A6"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Pr="005E37D0">
        <w:t>375</w:t>
      </w:r>
      <w:r w:rsidRPr="005E37D0">
        <w:fldChar w:fldCharType="end"/>
      </w:r>
    </w:p>
    <w:p w14:paraId="39C38014" w14:textId="47509F31"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Pr="005E37D0">
        <w:t>1038</w:t>
      </w:r>
      <w:r w:rsidRPr="005E37D0">
        <w:fldChar w:fldCharType="end"/>
      </w:r>
    </w:p>
    <w:p w14:paraId="59A54CFF" w14:textId="7AF8002D"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Pr="005E37D0">
        <w:t>380</w:t>
      </w:r>
      <w:r w:rsidRPr="005E37D0">
        <w:fldChar w:fldCharType="end"/>
      </w:r>
    </w:p>
    <w:p w14:paraId="2E28DD49" w14:textId="172BB556"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Pr="005E37D0">
        <w:t>381</w:t>
      </w:r>
      <w:r w:rsidRPr="005E37D0">
        <w:fldChar w:fldCharType="end"/>
      </w:r>
    </w:p>
    <w:p w14:paraId="49BEA91A" w14:textId="02D868CE"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Pr="005E37D0">
        <w:t>400</w:t>
      </w:r>
      <w:r w:rsidRPr="005E37D0">
        <w:fldChar w:fldCharType="end"/>
      </w:r>
    </w:p>
    <w:p w14:paraId="6846EB43" w14:textId="018EB3B4"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Pr="005E37D0">
        <w:t>509</w:t>
      </w:r>
      <w:r w:rsidRPr="005E37D0">
        <w:fldChar w:fldCharType="end"/>
      </w:r>
    </w:p>
    <w:p w14:paraId="5BAB9D0D" w14:textId="0B72936B"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Pr="005E37D0">
        <w:t>511</w:t>
      </w:r>
      <w:r w:rsidRPr="005E37D0">
        <w:fldChar w:fldCharType="end"/>
      </w:r>
    </w:p>
    <w:p w14:paraId="44C0AC62" w14:textId="458E376D"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Pr="005E37D0">
        <w:t>1089</w:t>
      </w:r>
      <w:r w:rsidRPr="005E37D0">
        <w:fldChar w:fldCharType="end"/>
      </w:r>
    </w:p>
    <w:p w14:paraId="3FD9422A" w14:textId="7BF13C57"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Pr="005E37D0">
        <w:t>518</w:t>
      </w:r>
      <w:r w:rsidRPr="005E37D0">
        <w:fldChar w:fldCharType="end"/>
      </w:r>
    </w:p>
    <w:p w14:paraId="1DDA8B0D" w14:textId="70A4DD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Pr="005E37D0">
        <w:t>523</w:t>
      </w:r>
      <w:r w:rsidRPr="005E37D0">
        <w:fldChar w:fldCharType="end"/>
      </w:r>
    </w:p>
    <w:p w14:paraId="7B72A616" w14:textId="7FD06AC0"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Pr="005E37D0">
        <w:t>1094</w:t>
      </w:r>
      <w:r w:rsidRPr="005E37D0">
        <w:fldChar w:fldCharType="end"/>
      </w:r>
    </w:p>
    <w:p w14:paraId="33E4C436" w14:textId="799C5031"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Pr="005E37D0">
        <w:t>1099</w:t>
      </w:r>
      <w:r w:rsidRPr="005E37D0">
        <w:fldChar w:fldCharType="end"/>
      </w:r>
    </w:p>
    <w:p w14:paraId="3726027F" w14:textId="7CBD5F28"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Pr="005E37D0">
        <w:t>1101</w:t>
      </w:r>
      <w:r w:rsidRPr="005E37D0">
        <w:fldChar w:fldCharType="end"/>
      </w:r>
    </w:p>
    <w:p w14:paraId="37FFF9E9" w14:textId="07F88F60"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Pr="005E37D0">
        <w:t>533</w:t>
      </w:r>
      <w:r w:rsidRPr="005E37D0">
        <w:fldChar w:fldCharType="end"/>
      </w:r>
    </w:p>
    <w:p w14:paraId="1B0DE91D" w14:textId="65A10381"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Pr="005E37D0">
        <w:t>403</w:t>
      </w:r>
      <w:r w:rsidRPr="005E37D0">
        <w:fldChar w:fldCharType="end"/>
      </w:r>
    </w:p>
    <w:p w14:paraId="1BFC746A" w14:textId="6D105D74"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Pr="005E37D0">
        <w:t>413</w:t>
      </w:r>
      <w:r w:rsidRPr="005E37D0">
        <w:fldChar w:fldCharType="end"/>
      </w:r>
    </w:p>
    <w:p w14:paraId="6D2DA31F" w14:textId="27DE1311"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Pr="005E37D0">
        <w:t>1043</w:t>
      </w:r>
      <w:r w:rsidRPr="005E37D0">
        <w:fldChar w:fldCharType="end"/>
      </w:r>
    </w:p>
    <w:p w14:paraId="2B9CC60A" w14:textId="0D8E4A9F"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Pr="005E37D0">
        <w:t>419</w:t>
      </w:r>
      <w:r w:rsidRPr="005E37D0">
        <w:fldChar w:fldCharType="end"/>
      </w:r>
    </w:p>
    <w:p w14:paraId="07222319" w14:textId="26D16844"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Pr="005E37D0">
        <w:t>1051</w:t>
      </w:r>
      <w:r w:rsidRPr="005E37D0">
        <w:fldChar w:fldCharType="end"/>
      </w:r>
    </w:p>
    <w:p w14:paraId="2409E4F2" w14:textId="4A99BC8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Pr="005E37D0">
        <w:t>452</w:t>
      </w:r>
      <w:r w:rsidRPr="005E37D0">
        <w:fldChar w:fldCharType="end"/>
      </w:r>
    </w:p>
    <w:p w14:paraId="1B094801" w14:textId="06E1D632"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Pr="005E37D0">
        <w:t>55</w:t>
      </w:r>
      <w:r w:rsidRPr="005E37D0">
        <w:fldChar w:fldCharType="end"/>
      </w:r>
    </w:p>
    <w:p w14:paraId="6267D60B" w14:textId="20E2DF28"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Pr="005E37D0">
        <w:t>6</w:t>
      </w:r>
      <w:r w:rsidRPr="005E37D0">
        <w:fldChar w:fldCharType="end"/>
      </w:r>
    </w:p>
    <w:p w14:paraId="349B59E0" w14:textId="35AD90E1" w:rsidR="00233CE3" w:rsidRDefault="00134DB2" w:rsidP="00E27B27">
      <w:pPr>
        <w:pStyle w:val="Heading3"/>
      </w:pPr>
      <w:bookmarkStart w:id="1874" w:name="_Ref452619392"/>
      <w:r>
        <w:lastRenderedPageBreak/>
        <w:t>The December or Koiak Canticle</w:t>
      </w:r>
      <w:bookmarkEnd w:id="1874"/>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79"/>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80"/>
      </w:r>
      <w:r>
        <w:t>, manifest Yourself</w:t>
      </w:r>
      <w:r>
        <w:rPr>
          <w:rStyle w:val="FootnoteReference"/>
        </w:rPr>
        <w:footnoteReference w:id="981"/>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82"/>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83"/>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84"/>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85"/>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86"/>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87"/>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88"/>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89"/>
      </w:r>
    </w:p>
    <w:p w14:paraId="6433B72D" w14:textId="77777777" w:rsidR="00394CC7" w:rsidRPr="00AB1781" w:rsidRDefault="00394CC7" w:rsidP="00394CC7">
      <w:pPr>
        <w:pStyle w:val="EnglishHangNoCoptic"/>
      </w:pPr>
      <w:r>
        <w:tab/>
        <w:t>and, “a man was born in her,”</w:t>
      </w:r>
      <w:r>
        <w:rPr>
          <w:rStyle w:val="FootnoteReference"/>
        </w:rPr>
        <w:footnoteReference w:id="990"/>
      </w:r>
    </w:p>
    <w:p w14:paraId="2F071E47" w14:textId="53D6F1BB" w:rsidR="00394CC7" w:rsidRPr="00AB1781" w:rsidRDefault="00394CC7" w:rsidP="00394CC7">
      <w:pPr>
        <w:pStyle w:val="EnglishHangEndNoCoptic"/>
      </w:pPr>
      <w:r>
        <w:tab/>
        <w:t>for t</w:t>
      </w:r>
      <w:r w:rsidRPr="00AB1781">
        <w:t xml:space="preserve">he </w:t>
      </w:r>
      <w:proofErr w:type="gramStart"/>
      <w:r w:rsidRPr="00AB1781">
        <w:t>Most High</w:t>
      </w:r>
      <w:proofErr w:type="gramEnd"/>
      <w:r w:rsidRPr="00AB1781">
        <w:t xml:space="preserve">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91"/>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92"/>
      </w:r>
      <w:r>
        <w:t xml:space="preserve"> flames of fire.</w:t>
      </w:r>
      <w:r w:rsidRPr="00AB1781">
        <w:rPr>
          <w:rStyle w:val="FootnoteReference"/>
        </w:rPr>
        <w:footnoteReference w:id="993"/>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94"/>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 xml:space="preserve">who are mighty in strength, who do His </w:t>
      </w:r>
      <w:proofErr w:type="gramStart"/>
      <w:r w:rsidRPr="00AB1781">
        <w:t>word</w:t>
      </w:r>
      <w:r>
        <w:t>.</w:t>
      </w:r>
      <w:proofErr w:type="gramEnd"/>
      <w:r>
        <w:t xml:space="preserve"> (Ps </w:t>
      </w:r>
      <w:commentRangeStart w:id="1875"/>
      <w:r>
        <w:t>102</w:t>
      </w:r>
      <w:commentRangeEnd w:id="1875"/>
      <w:r w:rsidR="00DE00C0">
        <w:rPr>
          <w:rStyle w:val="CommentReference"/>
          <w:rFonts w:eastAsiaTheme="minorHAnsi" w:cstheme="minorBidi"/>
          <w:color w:val="auto"/>
          <w:lang w:val="en-CA"/>
        </w:rPr>
        <w:commentReference w:id="187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95"/>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96"/>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97"/>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98"/>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w:t>
      </w:r>
      <w:proofErr w:type="gramStart"/>
      <w:r>
        <w:t>104:2:b</w:t>
      </w:r>
      <w:proofErr w:type="gramEnd"/>
      <w:r>
        <w:t>)</w:t>
      </w:r>
    </w:p>
    <w:p w14:paraId="1D113487" w14:textId="2FD2C04D" w:rsidR="00486BA4" w:rsidRPr="00AB1781" w:rsidRDefault="00486BA4" w:rsidP="00486BA4">
      <w:pPr>
        <w:pStyle w:val="EnglishHangEndNoCoptic"/>
      </w:pPr>
      <w:r>
        <w:t xml:space="preserve">Glory in His </w:t>
      </w:r>
      <w:proofErr w:type="gramStart"/>
      <w:r>
        <w:t>holy</w:t>
      </w:r>
      <w:proofErr w:type="gramEnd"/>
      <w:r>
        <w:t xml:space="preserve">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99"/>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00"/>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01"/>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02"/>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03"/>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04"/>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05"/>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06"/>
      </w:r>
      <w:r>
        <w:t>,</w:t>
      </w:r>
      <w:r w:rsidRPr="00AB1781">
        <w:t xml:space="preserve"> all you </w:t>
      </w:r>
      <w:r>
        <w:t>upright in</w:t>
      </w:r>
      <w:r w:rsidRPr="00AB1781">
        <w:t xml:space="preserve"> heart.</w:t>
      </w:r>
      <w:r w:rsidRPr="00AB1781">
        <w:rPr>
          <w:rStyle w:val="FootnoteReference"/>
        </w:rPr>
        <w:footnoteReference w:id="1007"/>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08"/>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09"/>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10"/>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11"/>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12"/>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6" w:name="_Ref452619413"/>
      <w:r>
        <w:lastRenderedPageBreak/>
        <w:t>Psali Before the First Canticle (A</w:t>
      </w:r>
      <w:r w:rsidR="00E25E68">
        <w:t>gios</w:t>
      </w:r>
      <w:r w:rsidR="00E27B27">
        <w:t xml:space="preserve"> O T</w:t>
      </w:r>
      <w:r w:rsidR="00E25E68">
        <w:t>heo</w:t>
      </w:r>
      <w:r>
        <w:t>s)</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13"/>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w:t>
            </w:r>
            <w:proofErr w:type="gramStart"/>
            <w:r>
              <w:t>Twenty Four</w:t>
            </w:r>
            <w:proofErr w:type="gramEnd"/>
            <w:r>
              <w:t xml:space="preserve">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 xml:space="preserve">Who is generous from generation to </w:t>
            </w:r>
            <w:proofErr w:type="gramStart"/>
            <w:r>
              <w:t>generation:</w:t>
            </w:r>
            <w:proofErr w:type="gramEnd"/>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 xml:space="preserve">The one hundred and </w:t>
            </w:r>
            <w:proofErr w:type="gramStart"/>
            <w:r>
              <w:t>fifty one</w:t>
            </w:r>
            <w:proofErr w:type="gramEnd"/>
            <w:r>
              <w:t>,</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7" w:name="_Ref452619578"/>
      <w:r>
        <w:rPr>
          <w:sz w:val="24"/>
        </w:rPr>
        <w:t>Psali Adam After the First Canticle</w:t>
      </w:r>
      <w:bookmarkEnd w:id="18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proofErr w:type="gramStart"/>
            <w:r>
              <w:t>An</w:t>
            </w:r>
            <w:proofErr w:type="gramEnd"/>
            <w:r>
              <w:t xml:space="preserve">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14"/>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15"/>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8" w:name="_Ref452619819"/>
      <w:r>
        <w:rPr>
          <w:sz w:val="24"/>
        </w:rPr>
        <w:t>Psali Adam On (Before) the Second Canticle</w:t>
      </w:r>
      <w:bookmarkEnd w:id="1878"/>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16"/>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 xml:space="preserve">Remember us in Your </w:t>
            </w:r>
            <w:proofErr w:type="gramStart"/>
            <w:r>
              <w:t>heavenly</w:t>
            </w:r>
            <w:proofErr w:type="gramEnd"/>
            <w:r>
              <w:t xml:space="preserve">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9" w:name="_Ref435645565"/>
      <w:r>
        <w:rPr>
          <w:sz w:val="24"/>
        </w:rPr>
        <w:t>Psali Adam After the</w:t>
      </w:r>
      <w:r w:rsidR="00860765">
        <w:t xml:space="preserve"> </w:t>
      </w:r>
      <w:r>
        <w:t>Second Cantilce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0" w:name="_Ref452620167"/>
      <w:bookmarkStart w:id="1881" w:name="_Ref435645593"/>
      <w:r>
        <w:t xml:space="preserve">The Psali </w:t>
      </w:r>
      <w:r w:rsidR="00F71C56">
        <w:t>Adam</w:t>
      </w:r>
      <w:r>
        <w:t xml:space="preserve"> On (Before) the Third Canticle</w:t>
      </w:r>
      <w:bookmarkEnd w:id="18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2" w:name="_Ref452620325"/>
      <w:r>
        <w:t>Psali Batos</w:t>
      </w:r>
      <w:r w:rsidR="00860765">
        <w:rPr>
          <w:lang w:val="en-US"/>
        </w:rPr>
        <w:t xml:space="preserve"> </w:t>
      </w:r>
      <w:r>
        <w:rPr>
          <w:lang w:val="en-US"/>
        </w:rPr>
        <w:t>On (After) the Third Canticle</w:t>
      </w:r>
      <w:bookmarkEnd w:id="1881"/>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 xml:space="preserve">Sent His </w:t>
            </w:r>
            <w:proofErr w:type="gramStart"/>
            <w:r>
              <w:t>elect</w:t>
            </w:r>
            <w:proofErr w:type="gramEnd"/>
            <w:r>
              <w:t xml:space="preserve">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 xml:space="preserve">But the Three Youths did not </w:t>
            </w:r>
            <w:proofErr w:type="gramStart"/>
            <w:r>
              <w:t>worshipped</w:t>
            </w:r>
            <w:proofErr w:type="gramEnd"/>
            <w:r>
              <w:t xml:space="preserve">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 xml:space="preserve">Has the form of the Son of </w:t>
            </w:r>
            <w:proofErr w:type="gramStart"/>
            <w:r>
              <w:t>God:”</w:t>
            </w:r>
            <w:proofErr w:type="gramEnd"/>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 xml:space="preserve">Praise Him </w:t>
            </w:r>
            <w:proofErr w:type="gramStart"/>
            <w:r>
              <w:t>you</w:t>
            </w:r>
            <w:proofErr w:type="gramEnd"/>
            <w:r>
              <w:t xml:space="preserve">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 xml:space="preserve">And </w:t>
            </w:r>
            <w:proofErr w:type="gramStart"/>
            <w:r>
              <w:t>forty nine</w:t>
            </w:r>
            <w:proofErr w:type="gramEnd"/>
            <w:r>
              <w:t xml:space="preserv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roofErr w:type="gramStart"/>
            <w:r>
              <w:t>—“</w:t>
            </w:r>
            <w:proofErr w:type="gramEnd"/>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3" w:name="_Ref452620881"/>
      <w:r>
        <w:t xml:space="preserve">Hymn on the Sunday </w:t>
      </w:r>
      <w:r w:rsidR="005C6B53">
        <w:t>Psali</w:t>
      </w:r>
      <w:bookmarkEnd w:id="1883"/>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 xml:space="preserve">Is His Name, Jesus </w:t>
            </w:r>
            <w:proofErr w:type="gramStart"/>
            <w:r>
              <w:t>Christ,</w:t>
            </w:r>
            <w:proofErr w:type="gramEnd"/>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proofErr w:type="gramStart"/>
            <w:r>
              <w:t>You</w:t>
            </w:r>
            <w:proofErr w:type="gramEnd"/>
            <w:r>
              <w:t xml:space="preserve">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4" w:name="_Ref452620856"/>
      <w:r>
        <w:t>Interpretation on (After) the Sunday Theotokia Part 1</w:t>
      </w:r>
      <w:bookmarkEnd w:id="1884"/>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 xml:space="preserve">The </w:t>
            </w:r>
            <w:proofErr w:type="gramStart"/>
            <w:r>
              <w:t>Most High</w:t>
            </w:r>
            <w:proofErr w:type="gramEnd"/>
            <w:r>
              <w:t xml:space="preserve">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 xml:space="preserve">Is a type of </w:t>
            </w:r>
            <w:proofErr w:type="gramStart"/>
            <w:r>
              <w:t>you,</w:t>
            </w:r>
            <w:proofErr w:type="gramEnd"/>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 xml:space="preserve">The Holy Spirit </w:t>
            </w:r>
            <w:proofErr w:type="gramStart"/>
            <w:r>
              <w:t>Of</w:t>
            </w:r>
            <w:proofErr w:type="gramEnd"/>
            <w:r>
              <w:t xml:space="preserve">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5" w:name="_Ref452619669"/>
      <w:r>
        <w:t>Hymn on the Monday Theotokia</w:t>
      </w:r>
      <w:bookmarkEnd w:id="1885"/>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6" w:name="_Ref452619779"/>
      <w:r>
        <w:t>Hymn on the Tuesday Theotokia</w:t>
      </w:r>
      <w:bookmarkEnd w:id="1886"/>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 xml:space="preserve">O Mary, </w:t>
            </w:r>
            <w:proofErr w:type="gramStart"/>
            <w:r>
              <w:t>My</w:t>
            </w:r>
            <w:proofErr w:type="gramEnd"/>
            <w:r>
              <w:t xml:space="preserve">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7" w:name="_Ref452620017"/>
      <w:r>
        <w:t>Hymn on the Wednesday Theotokia</w:t>
      </w:r>
      <w:bookmarkEnd w:id="1887"/>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 xml:space="preserve">Has come forth from the </w:t>
            </w:r>
            <w:proofErr w:type="gramStart"/>
            <w:r>
              <w:t>ever</w:t>
            </w:r>
            <w:proofErr w:type="gramEnd"/>
            <w:r>
              <w:t>-Virgin,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 xml:space="preserve">Who could have beheld Jesus’ </w:t>
            </w:r>
            <w:proofErr w:type="gramStart"/>
            <w:r>
              <w:t>glory,</w:t>
            </w:r>
            <w:proofErr w:type="gramEnd"/>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8" w:name="_Ref435645467"/>
      <w:r>
        <w:t>Hymn on the Thursday Theotokia (The Fiery Bush)</w:t>
      </w:r>
      <w:bookmarkEnd w:id="1888"/>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 xml:space="preserve">Is a figure of the blessed Mother of the </w:t>
            </w:r>
            <w:proofErr w:type="gramStart"/>
            <w:r>
              <w:t>Light,</w:t>
            </w:r>
            <w:proofErr w:type="gramEnd"/>
          </w:p>
          <w:p w14:paraId="336A8F32" w14:textId="77777777" w:rsidR="000608B8" w:rsidRDefault="000608B8" w:rsidP="000608B8">
            <w:pPr>
              <w:pStyle w:val="EngHang"/>
            </w:pPr>
            <w:r>
              <w:t xml:space="preserve">Who carried the Divine </w:t>
            </w:r>
            <w:proofErr w:type="gramStart"/>
            <w:r>
              <w:t>Ember</w:t>
            </w:r>
            <w:proofErr w:type="gramEnd"/>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 xml:space="preserve">Who for the salvation of the human </w:t>
            </w:r>
            <w:proofErr w:type="gramStart"/>
            <w:r>
              <w:t>race.</w:t>
            </w:r>
            <w:proofErr w:type="gramEnd"/>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 xml:space="preserve">Who for the salvation of the human </w:t>
            </w:r>
            <w:proofErr w:type="gramStart"/>
            <w:r>
              <w:t>race.</w:t>
            </w:r>
            <w:proofErr w:type="gramEnd"/>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17"/>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18"/>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9" w:name="_Ref452620495"/>
      <w:r>
        <w:lastRenderedPageBreak/>
        <w:t>Hymn on the Friday Theotokia</w:t>
      </w:r>
      <w:bookmarkEnd w:id="1889"/>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 xml:space="preserve">God </w:t>
            </w:r>
            <w:proofErr w:type="gramStart"/>
            <w:r>
              <w:t>With</w:t>
            </w:r>
            <w:proofErr w:type="gramEnd"/>
            <w:r>
              <w:t xml:space="preserve">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 xml:space="preserve">How could the unspoken be </w:t>
            </w:r>
            <w:proofErr w:type="gramStart"/>
            <w:r>
              <w:t>seen</w:t>
            </w:r>
            <w:proofErr w:type="gramEnd"/>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 xml:space="preserve">He restored life by His </w:t>
            </w:r>
            <w:proofErr w:type="gramStart"/>
            <w:r>
              <w:t>holy</w:t>
            </w:r>
            <w:proofErr w:type="gramEnd"/>
            <w:r>
              <w:t xml:space="preserve">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0" w:name="_Ref452620614"/>
      <w:r>
        <w:t>Hymn on the Saturday Theotokia</w:t>
      </w:r>
      <w:bookmarkEnd w:id="1890"/>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 xml:space="preserve">Who became the tabernacle and the </w:t>
            </w:r>
            <w:proofErr w:type="gramStart"/>
            <w:r>
              <w:t>censor,</w:t>
            </w:r>
            <w:proofErr w:type="gramEnd"/>
          </w:p>
          <w:p w14:paraId="109128D5" w14:textId="77777777" w:rsidR="006952B5" w:rsidRDefault="006952B5" w:rsidP="006952B5">
            <w:pPr>
              <w:pStyle w:val="EngHang"/>
            </w:pPr>
            <w:r>
              <w:t xml:space="preserve">Who carried the Son of the </w:t>
            </w:r>
            <w:proofErr w:type="gramStart"/>
            <w:r>
              <w:t>invisible,</w:t>
            </w:r>
            <w:proofErr w:type="gramEnd"/>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19"/>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proofErr w:type="gramStart"/>
            <w:r>
              <w:t>You</w:t>
            </w:r>
            <w:proofErr w:type="gramEnd"/>
            <w:r>
              <w:t xml:space="preserve">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 xml:space="preserve">Who became a Temple for the </w:t>
            </w:r>
            <w:proofErr w:type="gramStart"/>
            <w:r>
              <w:t>Lord.</w:t>
            </w:r>
            <w:proofErr w:type="gramEnd"/>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w:t>
            </w:r>
            <w:proofErr w:type="gramStart"/>
            <w:r>
              <w:t>_,.</w:t>
            </w:r>
            <w:proofErr w:type="gramEnd"/>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1" w:name="_Ref452620695"/>
      <w:r>
        <w:t>The First Batos Lobsh</w:t>
      </w:r>
      <w:bookmarkEnd w:id="1891"/>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proofErr w:type="gramStart"/>
            <w:r>
              <w:t>Therefore</w:t>
            </w:r>
            <w:proofErr w:type="gramEnd"/>
            <w:r>
              <w:t xml:space="preserv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2" w:name="_Ref452620704"/>
      <w:r>
        <w:t>The Second Batos Lobsh</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3" w:name="_Toc448696659"/>
      <w:r>
        <w:lastRenderedPageBreak/>
        <w:t>Index of Psalis</w:t>
      </w:r>
      <w:bookmarkEnd w:id="1893"/>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894" w:name="_Toc448696660"/>
      <w:r>
        <w:lastRenderedPageBreak/>
        <w:t>Index of Doxologies</w:t>
      </w:r>
      <w:bookmarkEnd w:id="1894"/>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895" w:name="_Ref435642966"/>
      <w:r>
        <w:t>Seasonal Doxologies</w:t>
      </w:r>
      <w:bookmarkEnd w:id="1895"/>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896" w:name="_Ref435643009"/>
      <w:r>
        <w:t>Saints’ Doxologies</w:t>
      </w:r>
      <w:bookmarkEnd w:id="1896"/>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Windows User" w:date="2015-11-27T20:09:00Z" w:initials="WU">
    <w:p w14:paraId="03405E79" w14:textId="77777777" w:rsidR="00676E6A" w:rsidRDefault="00676E6A"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676E6A" w:rsidRDefault="00676E6A">
      <w:pPr>
        <w:pStyle w:val="CommentText"/>
      </w:pPr>
      <w:r>
        <w:rPr>
          <w:rStyle w:val="CommentReference"/>
        </w:rPr>
        <w:annotationRef/>
      </w:r>
      <w:r>
        <w:t>Compare to various translations</w:t>
      </w:r>
    </w:p>
  </w:comment>
  <w:comment w:id="94" w:author="Windows User" w:date="2015-10-30T12:37:00Z" w:initials="WU">
    <w:p w14:paraId="00B9961B" w14:textId="77777777" w:rsidR="00676E6A" w:rsidRDefault="00676E6A">
      <w:pPr>
        <w:pStyle w:val="CommentText"/>
      </w:pPr>
      <w:r>
        <w:rPr>
          <w:rStyle w:val="CommentReference"/>
        </w:rPr>
        <w:annotationRef/>
      </w:r>
      <w:r>
        <w:t>Is this supposed to be doubled?</w:t>
      </w:r>
    </w:p>
  </w:comment>
  <w:comment w:id="95" w:author="Windows User" w:date="2015-11-27T20:09:00Z" w:initials="WU">
    <w:p w14:paraId="218998C8" w14:textId="77777777" w:rsidR="00676E6A" w:rsidRDefault="00676E6A"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676E6A" w:rsidRDefault="00676E6A">
      <w:pPr>
        <w:pStyle w:val="CommentText"/>
      </w:pPr>
      <w:r>
        <w:rPr>
          <w:rStyle w:val="CommentReference"/>
        </w:rPr>
        <w:annotationRef/>
      </w:r>
      <w:r>
        <w:t>Does this go before Creed?</w:t>
      </w:r>
    </w:p>
  </w:comment>
  <w:comment w:id="99" w:author="Windows User" w:date="2015-11-06T13:03:00Z" w:initials="WU">
    <w:p w14:paraId="6B9D0F75" w14:textId="77777777" w:rsidR="00676E6A" w:rsidRDefault="00676E6A">
      <w:pPr>
        <w:pStyle w:val="CommentText"/>
      </w:pPr>
      <w:r>
        <w:rPr>
          <w:rStyle w:val="CommentReference"/>
        </w:rPr>
        <w:annotationRef/>
      </w:r>
      <w:r>
        <w:t>Coptic reader has Ps 3 here!</w:t>
      </w:r>
    </w:p>
  </w:comment>
  <w:comment w:id="116" w:author="Windows User" w:date="2015-11-02T08:54:00Z" w:initials="WU">
    <w:p w14:paraId="0366F544" w14:textId="77777777" w:rsidR="00676E6A" w:rsidRDefault="00676E6A">
      <w:pPr>
        <w:pStyle w:val="CommentText"/>
      </w:pPr>
      <w:r>
        <w:rPr>
          <w:rStyle w:val="CommentReference"/>
        </w:rPr>
        <w:annotationRef/>
      </w:r>
      <w:r>
        <w:t>Is there a phrase missing here?</w:t>
      </w:r>
    </w:p>
  </w:comment>
  <w:comment w:id="122" w:author="Windows User" w:date="2015-10-30T08:56:00Z" w:initials="WU">
    <w:p w14:paraId="1FDBEBA0" w14:textId="77777777" w:rsidR="00676E6A" w:rsidRDefault="00676E6A">
      <w:pPr>
        <w:pStyle w:val="CommentText"/>
      </w:pPr>
      <w:r>
        <w:rPr>
          <w:rStyle w:val="CommentReference"/>
        </w:rPr>
        <w:annotationRef/>
      </w:r>
      <w:r>
        <w:t xml:space="preserve">Should Glory be </w:t>
      </w:r>
      <w:proofErr w:type="gramStart"/>
      <w:r>
        <w:t>be</w:t>
      </w:r>
      <w:proofErr w:type="gramEnd"/>
      <w:r>
        <w:t xml:space="preserve"> here?</w:t>
      </w:r>
    </w:p>
  </w:comment>
  <w:comment w:id="127" w:author="Brett Slote" w:date="2016-05-02T12:37:00Z" w:initials="BS">
    <w:p w14:paraId="6A57FE90" w14:textId="269377C2" w:rsidR="00676E6A" w:rsidRDefault="00676E6A">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676E6A" w:rsidRDefault="00676E6A"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676E6A" w:rsidRDefault="00676E6A" w:rsidP="000C38C3">
      <w:pPr>
        <w:pStyle w:val="CommentText"/>
      </w:pPr>
      <w:r>
        <w:rPr>
          <w:rStyle w:val="CommentReference"/>
        </w:rPr>
        <w:annotationRef/>
      </w:r>
      <w:r>
        <w:t>works or deeds?</w:t>
      </w:r>
    </w:p>
  </w:comment>
  <w:comment w:id="130" w:author="Windows User" w:date="2015-11-21T13:24:00Z" w:initials="WU">
    <w:p w14:paraId="00EA2A44" w14:textId="77777777" w:rsidR="00676E6A" w:rsidRDefault="00676E6A" w:rsidP="000C38C3">
      <w:pPr>
        <w:pStyle w:val="CommentText"/>
      </w:pPr>
      <w:r>
        <w:rPr>
          <w:rStyle w:val="CommentReference"/>
        </w:rPr>
        <w:annotationRef/>
      </w:r>
      <w:r>
        <w:t>review</w:t>
      </w:r>
    </w:p>
  </w:comment>
  <w:comment w:id="131" w:author="Windows User" w:date="2015-10-30T08:56:00Z" w:initials="BS">
    <w:p w14:paraId="326418FE" w14:textId="77777777" w:rsidR="00676E6A" w:rsidRDefault="00676E6A" w:rsidP="000C38C3">
      <w:pPr>
        <w:pStyle w:val="CommentText"/>
      </w:pPr>
      <w:r>
        <w:rPr>
          <w:rStyle w:val="CommentReference"/>
        </w:rPr>
        <w:annotationRef/>
      </w:r>
      <w:r>
        <w:t>does Coptic have 'high'?</w:t>
      </w:r>
    </w:p>
  </w:comment>
  <w:comment w:id="132" w:author="Windows User" w:date="2015-11-21T13:24:00Z" w:initials="WU">
    <w:p w14:paraId="451F9B25" w14:textId="77777777" w:rsidR="00676E6A" w:rsidRDefault="00676E6A" w:rsidP="000C38C3">
      <w:pPr>
        <w:pStyle w:val="CommentText"/>
      </w:pPr>
      <w:r>
        <w:rPr>
          <w:rStyle w:val="CommentReference"/>
        </w:rPr>
        <w:annotationRef/>
      </w:r>
      <w:r>
        <w:t>review, add variant</w:t>
      </w:r>
    </w:p>
  </w:comment>
  <w:comment w:id="133" w:author="Windows User" w:date="2015-10-30T08:56:00Z" w:initials="BS">
    <w:p w14:paraId="688FBBBC" w14:textId="77777777" w:rsidR="00676E6A" w:rsidRDefault="00676E6A"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676E6A" w:rsidRDefault="00676E6A">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676E6A" w:rsidRDefault="00676E6A" w:rsidP="000278EC">
      <w:pPr>
        <w:pStyle w:val="CommentText"/>
      </w:pPr>
      <w:r>
        <w:rPr>
          <w:rStyle w:val="CommentReference"/>
        </w:rPr>
        <w:annotationRef/>
      </w:r>
      <w:r>
        <w:t>Gives light? Enlightens?</w:t>
      </w:r>
    </w:p>
  </w:comment>
  <w:comment w:id="171" w:author="Windows User" w:date="2015-10-30T08:56:00Z" w:initials="WU">
    <w:p w14:paraId="274DD96D" w14:textId="77777777" w:rsidR="00676E6A" w:rsidRDefault="00676E6A">
      <w:pPr>
        <w:pStyle w:val="CommentText"/>
      </w:pPr>
      <w:r>
        <w:rPr>
          <w:rStyle w:val="CommentReference"/>
        </w:rPr>
        <w:annotationRef/>
      </w:r>
      <w:r>
        <w:t>split after this vs?</w:t>
      </w:r>
    </w:p>
  </w:comment>
  <w:comment w:id="206" w:author="Windows User" w:date="2015-11-04T08:53:00Z" w:initials="WU">
    <w:p w14:paraId="057654D4" w14:textId="77777777" w:rsidR="00676E6A" w:rsidRDefault="00676E6A">
      <w:pPr>
        <w:pStyle w:val="CommentText"/>
      </w:pPr>
      <w:r>
        <w:rPr>
          <w:rStyle w:val="CommentReference"/>
        </w:rPr>
        <w:annotationRef/>
      </w:r>
      <w:r>
        <w:t>Life giver or giver of life?</w:t>
      </w:r>
    </w:p>
  </w:comment>
  <w:comment w:id="207" w:author="Windows User" w:date="2015-11-04T08:54:00Z" w:initials="WU">
    <w:p w14:paraId="27A10A48" w14:textId="77777777" w:rsidR="00676E6A" w:rsidRDefault="00676E6A">
      <w:pPr>
        <w:pStyle w:val="CommentText"/>
      </w:pPr>
      <w:r>
        <w:rPr>
          <w:rStyle w:val="CommentReference"/>
        </w:rPr>
        <w:annotationRef/>
      </w:r>
      <w:r>
        <w:t>Fix. Middle of this got deleted.</w:t>
      </w:r>
    </w:p>
  </w:comment>
  <w:comment w:id="218" w:author="Windows User" w:date="2015-10-30T08:56:00Z" w:initials="BS">
    <w:p w14:paraId="681427A6" w14:textId="77777777" w:rsidR="00676E6A" w:rsidRDefault="00676E6A">
      <w:pPr>
        <w:pStyle w:val="CommentText"/>
      </w:pPr>
      <w:r>
        <w:rPr>
          <w:rStyle w:val="CommentReference"/>
        </w:rPr>
        <w:annotationRef/>
      </w:r>
      <w:r>
        <w:t>coptic has confess</w:t>
      </w:r>
    </w:p>
  </w:comment>
  <w:comment w:id="242" w:author="Microsoft Office User" w:date="2015-12-11T19:51:00Z" w:initials="Office">
    <w:p w14:paraId="37A50849" w14:textId="7A27E5BD" w:rsidR="00676E6A" w:rsidRDefault="00676E6A">
      <w:pPr>
        <w:pStyle w:val="CommentText"/>
      </w:pPr>
      <w:r>
        <w:rPr>
          <w:rStyle w:val="CommentReference"/>
        </w:rPr>
        <w:annotationRef/>
      </w:r>
      <w:r>
        <w:t>this one needs rewording</w:t>
      </w:r>
    </w:p>
  </w:comment>
  <w:comment w:id="336" w:author="Windows User" w:date="2015-11-02T12:45:00Z" w:initials="WU">
    <w:p w14:paraId="7D99A743" w14:textId="77777777" w:rsidR="00676E6A" w:rsidRDefault="00676E6A"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676E6A" w:rsidRDefault="00676E6A" w:rsidP="00D31F38">
      <w:pPr>
        <w:pStyle w:val="CommentText"/>
      </w:pPr>
      <w:r>
        <w:rPr>
          <w:rStyle w:val="CommentReference"/>
        </w:rPr>
        <w:annotationRef/>
      </w:r>
      <w:r>
        <w:t>flesh or body?</w:t>
      </w:r>
    </w:p>
  </w:comment>
  <w:comment w:id="338" w:author="Windows User" w:date="2015-10-30T08:56:00Z" w:initials="WU">
    <w:p w14:paraId="0375B80F" w14:textId="77777777" w:rsidR="00676E6A" w:rsidRDefault="00676E6A" w:rsidP="00D31F38">
      <w:pPr>
        <w:pStyle w:val="CommentText"/>
      </w:pPr>
      <w:r>
        <w:rPr>
          <w:rStyle w:val="CommentReference"/>
        </w:rPr>
        <w:annotationRef/>
      </w:r>
      <w:r>
        <w:t>Send up, or ascribe?</w:t>
      </w:r>
    </w:p>
  </w:comment>
  <w:comment w:id="339" w:author="Windows User" w:date="2015-10-30T08:56:00Z" w:initials="WU">
    <w:p w14:paraId="5622D018" w14:textId="77777777" w:rsidR="00676E6A" w:rsidRDefault="00676E6A" w:rsidP="00D31F38">
      <w:pPr>
        <w:pStyle w:val="CommentText"/>
      </w:pPr>
      <w:r>
        <w:rPr>
          <w:rStyle w:val="CommentReference"/>
        </w:rPr>
        <w:annotationRef/>
      </w:r>
      <w:r>
        <w:t>doxology or glorification?</w:t>
      </w:r>
    </w:p>
  </w:comment>
  <w:comment w:id="340" w:author="Windows User" w:date="2015-10-30T08:56:00Z" w:initials="WU">
    <w:p w14:paraId="10960ED9" w14:textId="77777777" w:rsidR="00676E6A" w:rsidRDefault="00676E6A"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676E6A" w:rsidRDefault="00676E6A" w:rsidP="00D31F38">
      <w:pPr>
        <w:pStyle w:val="CommentText"/>
      </w:pPr>
      <w:r>
        <w:rPr>
          <w:rStyle w:val="CommentReference"/>
        </w:rPr>
        <w:annotationRef/>
      </w:r>
      <w:r>
        <w:t>You?</w:t>
      </w:r>
    </w:p>
  </w:comment>
  <w:comment w:id="342" w:author="Windows User" w:date="2015-10-30T08:56:00Z" w:initials="WU">
    <w:p w14:paraId="744CF838" w14:textId="77777777" w:rsidR="00676E6A" w:rsidRDefault="00676E6A" w:rsidP="00D31F38">
      <w:pPr>
        <w:pStyle w:val="CommentText"/>
      </w:pPr>
      <w:r>
        <w:rPr>
          <w:rStyle w:val="CommentReference"/>
        </w:rPr>
        <w:annotationRef/>
      </w:r>
      <w:r>
        <w:t xml:space="preserve">To the Sanctuary or </w:t>
      </w:r>
      <w:proofErr w:type="gramStart"/>
      <w:r>
        <w:t>O</w:t>
      </w:r>
      <w:proofErr w:type="gramEnd"/>
      <w:r>
        <w:t xml:space="preserve"> you saints???</w:t>
      </w:r>
    </w:p>
  </w:comment>
  <w:comment w:id="343" w:author="Windows User" w:date="2015-10-30T08:56:00Z" w:initials="WU">
    <w:p w14:paraId="47DB61A6" w14:textId="77777777" w:rsidR="00676E6A" w:rsidRDefault="00676E6A"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676E6A" w:rsidRDefault="00676E6A" w:rsidP="00D31F38">
      <w:pPr>
        <w:pStyle w:val="CommentText"/>
      </w:pPr>
      <w:r>
        <w:rPr>
          <w:rStyle w:val="CommentReference"/>
        </w:rPr>
        <w:annotationRef/>
      </w:r>
      <w:r>
        <w:t>supplication or cry?</w:t>
      </w:r>
    </w:p>
  </w:comment>
  <w:comment w:id="345" w:author="Windows User" w:date="2015-10-30T08:56:00Z" w:initials="WU">
    <w:p w14:paraId="4FD2340C" w14:textId="77777777" w:rsidR="00676E6A" w:rsidRDefault="00676E6A"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676E6A" w:rsidRDefault="00676E6A" w:rsidP="00D31F38">
      <w:pPr>
        <w:pStyle w:val="CommentText"/>
      </w:pPr>
      <w:r>
        <w:rPr>
          <w:rStyle w:val="CommentReference"/>
        </w:rPr>
        <w:annotationRef/>
      </w:r>
      <w:r>
        <w:t>revive or deliver?</w:t>
      </w:r>
    </w:p>
  </w:comment>
  <w:comment w:id="347" w:author="Windows User" w:date="2015-10-30T08:56:00Z" w:initials="WU">
    <w:p w14:paraId="45934B86" w14:textId="77777777" w:rsidR="00676E6A" w:rsidRDefault="00676E6A"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676E6A" w:rsidRDefault="00676E6A" w:rsidP="00D31F38">
      <w:pPr>
        <w:pStyle w:val="CommentText"/>
      </w:pPr>
      <w:r>
        <w:rPr>
          <w:rStyle w:val="CommentReference"/>
        </w:rPr>
        <w:annotationRef/>
      </w:r>
      <w:r>
        <w:t>blessing or praise?</w:t>
      </w:r>
    </w:p>
  </w:comment>
  <w:comment w:id="349" w:author="Windows User" w:date="2015-10-30T08:56:00Z" w:initials="WU">
    <w:p w14:paraId="30167A78" w14:textId="77777777" w:rsidR="00676E6A" w:rsidRDefault="00676E6A"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676E6A" w:rsidRDefault="00676E6A" w:rsidP="00D31F38">
      <w:pPr>
        <w:pStyle w:val="CommentText"/>
      </w:pPr>
      <w:r>
        <w:rPr>
          <w:rStyle w:val="CommentReference"/>
        </w:rPr>
        <w:annotationRef/>
      </w:r>
      <w:r>
        <w:t>rightous, true, or truth?</w:t>
      </w:r>
    </w:p>
  </w:comment>
  <w:comment w:id="351" w:author="Windows User" w:date="2015-10-30T08:56:00Z" w:initials="WU">
    <w:p w14:paraId="668FF70C" w14:textId="77777777" w:rsidR="00676E6A" w:rsidRDefault="00676E6A" w:rsidP="00D31F38">
      <w:pPr>
        <w:pStyle w:val="CommentText"/>
      </w:pPr>
      <w:r>
        <w:rPr>
          <w:rStyle w:val="CommentReference"/>
        </w:rPr>
        <w:annotationRef/>
      </w:r>
      <w:r>
        <w:t>meditation, or delight?</w:t>
      </w:r>
    </w:p>
  </w:comment>
  <w:comment w:id="352" w:author="Windows User" w:date="2015-10-30T08:56:00Z" w:initials="WU">
    <w:p w14:paraId="3C05865D" w14:textId="77777777" w:rsidR="00676E6A" w:rsidRDefault="00676E6A" w:rsidP="00D31F38">
      <w:pPr>
        <w:pStyle w:val="CommentText"/>
      </w:pPr>
      <w:r>
        <w:rPr>
          <w:rStyle w:val="CommentReference"/>
        </w:rPr>
        <w:annotationRef/>
      </w:r>
      <w:r>
        <w:t>forever or always?</w:t>
      </w:r>
    </w:p>
  </w:comment>
  <w:comment w:id="353" w:author="Windows User" w:date="2015-10-30T08:56:00Z" w:initials="WU">
    <w:p w14:paraId="3B00730E" w14:textId="77777777" w:rsidR="00676E6A" w:rsidRDefault="00676E6A" w:rsidP="00D31F38">
      <w:pPr>
        <w:pStyle w:val="CommentText"/>
      </w:pPr>
      <w:r>
        <w:rPr>
          <w:rStyle w:val="CommentReference"/>
        </w:rPr>
        <w:annotationRef/>
      </w:r>
      <w:r>
        <w:t>and forever?</w:t>
      </w:r>
    </w:p>
  </w:comment>
  <w:comment w:id="354" w:author="Windows User" w:date="2015-10-30T08:56:00Z" w:initials="WU">
    <w:p w14:paraId="1B4AAEB0" w14:textId="77777777" w:rsidR="00676E6A" w:rsidRDefault="00676E6A" w:rsidP="00D31F38">
      <w:pPr>
        <w:pStyle w:val="CommentText"/>
      </w:pPr>
      <w:r>
        <w:rPr>
          <w:rStyle w:val="CommentReference"/>
        </w:rPr>
        <w:annotationRef/>
      </w:r>
      <w:r>
        <w:t>be?</w:t>
      </w:r>
    </w:p>
  </w:comment>
  <w:comment w:id="355" w:author="Windows User" w:date="2015-10-30T08:56:00Z" w:initials="WU">
    <w:p w14:paraId="1B1C5E2C" w14:textId="77777777" w:rsidR="00676E6A" w:rsidRDefault="00676E6A" w:rsidP="00D31F38">
      <w:pPr>
        <w:pStyle w:val="CommentText"/>
      </w:pPr>
      <w:r>
        <w:rPr>
          <w:rStyle w:val="CommentReference"/>
        </w:rPr>
        <w:annotationRef/>
      </w:r>
      <w:r>
        <w:t>be?</w:t>
      </w:r>
    </w:p>
  </w:comment>
  <w:comment w:id="356" w:author="Windows User" w:date="2015-10-30T08:56:00Z" w:initials="WU">
    <w:p w14:paraId="2A55755C" w14:textId="77777777" w:rsidR="00676E6A" w:rsidRDefault="00676E6A"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676E6A" w:rsidRDefault="00676E6A" w:rsidP="00D31F38">
      <w:pPr>
        <w:pStyle w:val="CommentText"/>
      </w:pPr>
      <w:r>
        <w:rPr>
          <w:rStyle w:val="CommentReference"/>
        </w:rPr>
        <w:annotationRef/>
      </w:r>
      <w:r>
        <w:t>utter or declare?</w:t>
      </w:r>
    </w:p>
  </w:comment>
  <w:comment w:id="365" w:author="Windows User" w:date="2015-10-30T08:56:00Z" w:initials="BS">
    <w:p w14:paraId="5E20C97F" w14:textId="77777777" w:rsidR="00676E6A" w:rsidRDefault="00676E6A" w:rsidP="00D31F38">
      <w:pPr>
        <w:pStyle w:val="CommentText"/>
      </w:pPr>
      <w:r>
        <w:rPr>
          <w:rStyle w:val="CommentReference"/>
        </w:rPr>
        <w:annotationRef/>
      </w:r>
      <w:r>
        <w:t>look at? look upon? regard?</w:t>
      </w:r>
    </w:p>
  </w:comment>
  <w:comment w:id="366" w:author="Windows User" w:date="2015-10-30T08:56:00Z" w:initials="BS">
    <w:p w14:paraId="2ADF0207" w14:textId="77777777" w:rsidR="00676E6A" w:rsidRDefault="00676E6A" w:rsidP="00D31F38">
      <w:pPr>
        <w:pStyle w:val="CommentText"/>
      </w:pPr>
      <w:r>
        <w:rPr>
          <w:rStyle w:val="CommentReference"/>
        </w:rPr>
        <w:annotationRef/>
      </w:r>
      <w:r>
        <w:t>no one?</w:t>
      </w:r>
    </w:p>
  </w:comment>
  <w:comment w:id="367" w:author="Windows User" w:date="2015-10-30T08:56:00Z" w:initials="BS">
    <w:p w14:paraId="485D87CE" w14:textId="77777777" w:rsidR="00676E6A" w:rsidRDefault="00676E6A" w:rsidP="00D31F38">
      <w:pPr>
        <w:pStyle w:val="CommentText"/>
      </w:pPr>
      <w:r>
        <w:rPr>
          <w:rStyle w:val="CommentReference"/>
        </w:rPr>
        <w:annotationRef/>
      </w:r>
      <w:r>
        <w:t>in?</w:t>
      </w:r>
    </w:p>
    <w:p w14:paraId="472FCBB1" w14:textId="77777777" w:rsidR="00676E6A" w:rsidRDefault="00676E6A" w:rsidP="00D31F38">
      <w:pPr>
        <w:pStyle w:val="CommentText"/>
      </w:pPr>
    </w:p>
  </w:comment>
  <w:comment w:id="368" w:author="Windows User" w:date="2015-10-30T08:56:00Z" w:initials="BS">
    <w:p w14:paraId="0FA627AF" w14:textId="77777777" w:rsidR="00676E6A" w:rsidRDefault="00676E6A" w:rsidP="00D31F38">
      <w:pPr>
        <w:pStyle w:val="CommentText"/>
      </w:pPr>
      <w:r>
        <w:rPr>
          <w:rStyle w:val="CommentReference"/>
        </w:rPr>
        <w:annotationRef/>
      </w:r>
      <w:r>
        <w:t>before?</w:t>
      </w:r>
    </w:p>
  </w:comment>
  <w:comment w:id="369" w:author="Windows User" w:date="2015-10-30T08:56:00Z" w:initials="BS">
    <w:p w14:paraId="744D2B01" w14:textId="77777777" w:rsidR="00676E6A" w:rsidRDefault="00676E6A"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676E6A" w:rsidRDefault="00676E6A"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676E6A" w:rsidRDefault="00676E6A"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676E6A" w:rsidRDefault="00676E6A"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676E6A" w:rsidRDefault="00676E6A" w:rsidP="00D31F38">
      <w:pPr>
        <w:pStyle w:val="CommentText"/>
      </w:pPr>
      <w:r>
        <w:rPr>
          <w:rStyle w:val="CommentReference"/>
        </w:rPr>
        <w:annotationRef/>
      </w:r>
      <w:r>
        <w:t>spices or ointment</w:t>
      </w:r>
    </w:p>
  </w:comment>
  <w:comment w:id="374" w:author="Windows User" w:date="2015-10-30T08:56:00Z" w:initials="BS">
    <w:p w14:paraId="5C973492" w14:textId="77777777" w:rsidR="00676E6A" w:rsidRDefault="00676E6A" w:rsidP="00D31F38">
      <w:pPr>
        <w:pStyle w:val="CommentText"/>
      </w:pPr>
      <w:r>
        <w:rPr>
          <w:rStyle w:val="CommentReference"/>
        </w:rPr>
        <w:annotationRef/>
      </w:r>
      <w:r>
        <w:t>Is risen or has risen?</w:t>
      </w:r>
    </w:p>
  </w:comment>
  <w:comment w:id="375" w:author="Windows User" w:date="2015-10-30T08:56:00Z" w:initials="BS">
    <w:p w14:paraId="2FC8AFF7" w14:textId="77777777" w:rsidR="00676E6A" w:rsidRDefault="00676E6A"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676E6A" w:rsidRDefault="00676E6A"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676E6A" w:rsidRDefault="00676E6A" w:rsidP="00D31F38">
      <w:pPr>
        <w:pStyle w:val="CommentText"/>
      </w:pPr>
      <w:r>
        <w:rPr>
          <w:rStyle w:val="CommentReference"/>
        </w:rPr>
        <w:annotationRef/>
      </w:r>
      <w:r>
        <w:t xml:space="preserve">decay? </w:t>
      </w:r>
    </w:p>
  </w:comment>
  <w:comment w:id="379" w:author="Windows User" w:date="2015-10-30T08:56:00Z" w:initials="WU">
    <w:p w14:paraId="70A28C39" w14:textId="77777777" w:rsidR="00676E6A" w:rsidRDefault="00676E6A"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676E6A" w:rsidRDefault="00676E6A"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676E6A" w:rsidRDefault="00676E6A"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676E6A" w:rsidRDefault="00676E6A"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676E6A" w:rsidRDefault="00676E6A"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676E6A" w:rsidRDefault="00676E6A" w:rsidP="00D31F38">
      <w:pPr>
        <w:pStyle w:val="CommentText"/>
      </w:pPr>
      <w:r>
        <w:rPr>
          <w:rStyle w:val="CommentReference"/>
        </w:rPr>
        <w:annotationRef/>
      </w:r>
      <w:r>
        <w:t>crushed or destroyed?</w:t>
      </w:r>
    </w:p>
  </w:comment>
  <w:comment w:id="385" w:author="Windows User" w:date="2015-10-30T08:56:00Z" w:initials="WU">
    <w:p w14:paraId="2D37744E" w14:textId="77777777" w:rsidR="00676E6A" w:rsidRDefault="00676E6A"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676E6A" w:rsidRDefault="00676E6A" w:rsidP="00D31F38">
      <w:pPr>
        <w:pStyle w:val="CommentText"/>
      </w:pPr>
      <w:r>
        <w:rPr>
          <w:rStyle w:val="CommentReference"/>
        </w:rPr>
        <w:annotationRef/>
      </w:r>
      <w:r>
        <w:t>sent or sent forth?</w:t>
      </w:r>
    </w:p>
  </w:comment>
  <w:comment w:id="387" w:author="Windows User" w:date="2015-10-30T08:56:00Z" w:initials="WU">
    <w:p w14:paraId="6E78BA80" w14:textId="77777777" w:rsidR="00676E6A" w:rsidRDefault="00676E6A" w:rsidP="00D31F38">
      <w:pPr>
        <w:pStyle w:val="CommentText"/>
      </w:pPr>
      <w:r>
        <w:rPr>
          <w:rStyle w:val="CommentReference"/>
        </w:rPr>
        <w:annotationRef/>
      </w:r>
      <w:r>
        <w:t>or saints? ft note?</w:t>
      </w:r>
    </w:p>
  </w:comment>
  <w:comment w:id="388" w:author="Windows User" w:date="2015-10-30T08:56:00Z" w:initials="WU">
    <w:p w14:paraId="2897BA2F" w14:textId="77777777" w:rsidR="00676E6A" w:rsidRDefault="00676E6A"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676E6A" w:rsidRDefault="00676E6A" w:rsidP="00D31F38">
      <w:pPr>
        <w:pStyle w:val="CommentText"/>
      </w:pPr>
      <w:r>
        <w:rPr>
          <w:rStyle w:val="CommentReference"/>
        </w:rPr>
        <w:annotationRef/>
      </w:r>
      <w:r>
        <w:t>redeemed? or chose?</w:t>
      </w:r>
    </w:p>
  </w:comment>
  <w:comment w:id="390" w:author="Windows User" w:date="2015-10-30T08:56:00Z" w:initials="WU">
    <w:p w14:paraId="0E9DC1B8" w14:textId="77777777" w:rsidR="00676E6A" w:rsidRDefault="00676E6A"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676E6A" w:rsidRDefault="00676E6A" w:rsidP="00D31F38">
      <w:pPr>
        <w:pStyle w:val="CommentText"/>
      </w:pPr>
      <w:r>
        <w:rPr>
          <w:rStyle w:val="CommentReference"/>
        </w:rPr>
        <w:annotationRef/>
      </w:r>
      <w:r>
        <w:t>Nets has pangs.</w:t>
      </w:r>
    </w:p>
  </w:comment>
  <w:comment w:id="392" w:author="Windows User" w:date="2015-10-30T08:56:00Z" w:initials="WU">
    <w:p w14:paraId="6297DC8C" w14:textId="77777777" w:rsidR="00676E6A" w:rsidRDefault="00676E6A"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676E6A" w:rsidRDefault="00676E6A"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676E6A" w:rsidRDefault="00676E6A"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676E6A" w:rsidRDefault="00676E6A" w:rsidP="00D31F38">
      <w:pPr>
        <w:pStyle w:val="CommentText"/>
      </w:pPr>
      <w:r>
        <w:rPr>
          <w:rStyle w:val="CommentReference"/>
        </w:rPr>
        <w:annotationRef/>
      </w:r>
      <w:r>
        <w:t>For? or Since?</w:t>
      </w:r>
    </w:p>
  </w:comment>
  <w:comment w:id="396" w:author="Windows User" w:date="2015-10-30T08:56:00Z" w:initials="WU">
    <w:p w14:paraId="031A7CF6" w14:textId="77777777" w:rsidR="00676E6A" w:rsidRDefault="00676E6A"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676E6A" w:rsidRDefault="00676E6A">
      <w:pPr>
        <w:pStyle w:val="CommentText"/>
      </w:pPr>
      <w:r>
        <w:rPr>
          <w:rStyle w:val="CommentReference"/>
        </w:rPr>
        <w:annotationRef/>
      </w:r>
      <w:r>
        <w:t>Or “he has greatly glorified Himself, as NETS?</w:t>
      </w:r>
    </w:p>
  </w:comment>
  <w:comment w:id="398" w:author="Windows User" w:date="2015-10-30T08:56:00Z" w:initials="WU">
    <w:p w14:paraId="2A38A2FD" w14:textId="77777777" w:rsidR="00676E6A" w:rsidRDefault="00676E6A"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676E6A" w:rsidRDefault="00676E6A"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676E6A" w:rsidRDefault="00676E6A" w:rsidP="00D31F38">
      <w:pPr>
        <w:pStyle w:val="CommentText"/>
      </w:pPr>
      <w:r>
        <w:rPr>
          <w:rStyle w:val="CommentReference"/>
        </w:rPr>
        <w:annotationRef/>
      </w:r>
      <w:r>
        <w:t>path or walkway?</w:t>
      </w:r>
    </w:p>
  </w:comment>
  <w:comment w:id="407" w:author="Brett Slote" w:date="2015-10-30T08:56:00Z" w:initials="BS">
    <w:p w14:paraId="049D3BBD" w14:textId="77777777" w:rsidR="00676E6A" w:rsidRDefault="00676E6A" w:rsidP="00D31F38">
      <w:pPr>
        <w:pStyle w:val="CommentText"/>
      </w:pPr>
      <w:r>
        <w:rPr>
          <w:rStyle w:val="CommentReference"/>
        </w:rPr>
        <w:annotationRef/>
      </w:r>
      <w:proofErr w:type="gramStart"/>
      <w:r>
        <w:t>needs :</w:t>
      </w:r>
      <w:proofErr w:type="gramEnd"/>
      <w:r>
        <w:t xml:space="preserve"> at least to indicate breaks in tune</w:t>
      </w:r>
    </w:p>
  </w:comment>
  <w:comment w:id="408" w:author="Windows User" w:date="2015-10-30T08:56:00Z" w:initials="WU">
    <w:p w14:paraId="1F09658E" w14:textId="77777777" w:rsidR="00676E6A" w:rsidRDefault="00676E6A"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676E6A" w:rsidRDefault="00676E6A"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676E6A" w:rsidRDefault="00676E6A" w:rsidP="00D31F38">
      <w:pPr>
        <w:pStyle w:val="CommentText"/>
      </w:pPr>
      <w:r>
        <w:rPr>
          <w:rStyle w:val="CommentReference"/>
        </w:rPr>
        <w:annotationRef/>
      </w:r>
      <w:r>
        <w:t>praising or singing?</w:t>
      </w:r>
    </w:p>
  </w:comment>
  <w:comment w:id="411" w:author="Windows User" w:date="2015-10-30T08:56:00Z" w:initials="WU">
    <w:p w14:paraId="56B7B31B" w14:textId="77777777" w:rsidR="00676E6A" w:rsidRDefault="00676E6A"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676E6A" w:rsidRDefault="00676E6A" w:rsidP="00344A59">
      <w:pPr>
        <w:pStyle w:val="CommentText"/>
      </w:pPr>
      <w:r>
        <w:rPr>
          <w:rStyle w:val="CommentReference"/>
        </w:rPr>
        <w:annotationRef/>
      </w:r>
      <w:r>
        <w:t>check</w:t>
      </w:r>
    </w:p>
  </w:comment>
  <w:comment w:id="432" w:author="Windows User" w:date="2015-10-30T08:56:00Z" w:initials="BS">
    <w:p w14:paraId="396316C8" w14:textId="77777777" w:rsidR="00676E6A" w:rsidRDefault="00676E6A"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676E6A" w:rsidRDefault="00676E6A"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676E6A" w:rsidRDefault="00676E6A" w:rsidP="00D31F38">
      <w:pPr>
        <w:pStyle w:val="CommentText"/>
      </w:pPr>
      <w:r>
        <w:rPr>
          <w:rStyle w:val="CommentReference"/>
        </w:rPr>
        <w:annotationRef/>
      </w:r>
      <w:r>
        <w:t>heavens?</w:t>
      </w:r>
    </w:p>
  </w:comment>
  <w:comment w:id="446" w:author="Windows User" w:date="2015-10-30T08:56:00Z" w:initials="BS">
    <w:p w14:paraId="57E2DDC4" w14:textId="77777777" w:rsidR="00676E6A" w:rsidRDefault="00676E6A" w:rsidP="00D31F38">
      <w:pPr>
        <w:pStyle w:val="CommentText"/>
      </w:pPr>
      <w:r>
        <w:rPr>
          <w:rStyle w:val="CommentReference"/>
        </w:rPr>
        <w:annotationRef/>
      </w:r>
      <w:r>
        <w:t>NETS omits clouds</w:t>
      </w:r>
    </w:p>
  </w:comment>
  <w:comment w:id="447" w:author="Windows User" w:date="2015-10-30T08:56:00Z" w:initials="BS">
    <w:p w14:paraId="35628364" w14:textId="77777777" w:rsidR="00676E6A" w:rsidRDefault="00676E6A" w:rsidP="00D31F38">
      <w:pPr>
        <w:pStyle w:val="CommentText"/>
      </w:pPr>
      <w:r>
        <w:rPr>
          <w:rStyle w:val="CommentReference"/>
        </w:rPr>
        <w:annotationRef/>
      </w:r>
      <w:r>
        <w:t>NETS omits this vs</w:t>
      </w:r>
    </w:p>
  </w:comment>
  <w:comment w:id="448" w:author="Windows User" w:date="2015-10-30T08:56:00Z" w:initials="BS">
    <w:p w14:paraId="1F576F58" w14:textId="77777777" w:rsidR="00676E6A" w:rsidRDefault="00676E6A"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676E6A" w:rsidRDefault="00676E6A"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676E6A" w:rsidRDefault="00676E6A"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676E6A" w:rsidRDefault="00676E6A" w:rsidP="00D31F38">
      <w:pPr>
        <w:pStyle w:val="CommentText"/>
      </w:pPr>
      <w:r>
        <w:rPr>
          <w:rStyle w:val="CommentReference"/>
        </w:rPr>
        <w:annotationRef/>
      </w:r>
      <w:r>
        <w:t>Get rid of ye’s!</w:t>
      </w:r>
    </w:p>
  </w:comment>
  <w:comment w:id="452" w:author="Windows User" w:date="2015-10-30T08:56:00Z" w:initials="BS">
    <w:p w14:paraId="66BEE13E" w14:textId="77777777" w:rsidR="00676E6A" w:rsidRDefault="00676E6A" w:rsidP="00D31F38">
      <w:pPr>
        <w:pStyle w:val="CommentText"/>
      </w:pPr>
      <w:r>
        <w:rPr>
          <w:rStyle w:val="CommentReference"/>
        </w:rPr>
        <w:annotationRef/>
      </w:r>
      <w:r>
        <w:t>NETS has sea-monsters</w:t>
      </w:r>
    </w:p>
  </w:comment>
  <w:comment w:id="453" w:author="Windows User" w:date="2015-10-30T08:56:00Z" w:initials="BS">
    <w:p w14:paraId="43D401E2" w14:textId="77777777" w:rsidR="00676E6A" w:rsidRDefault="00676E6A"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676E6A" w:rsidRDefault="00676E6A" w:rsidP="00D31F38">
      <w:pPr>
        <w:pStyle w:val="CommentText"/>
      </w:pPr>
      <w:r>
        <w:rPr>
          <w:rStyle w:val="CommentReference"/>
        </w:rPr>
        <w:annotationRef/>
      </w:r>
      <w:r>
        <w:t>NETS has all humans on earth</w:t>
      </w:r>
    </w:p>
  </w:comment>
  <w:comment w:id="455" w:author="Windows User" w:date="2015-10-30T08:56:00Z" w:initials="BS">
    <w:p w14:paraId="6D54AC70" w14:textId="77777777" w:rsidR="00676E6A" w:rsidRDefault="00676E6A"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676E6A" w:rsidRDefault="00676E6A" w:rsidP="00D31F38">
      <w:pPr>
        <w:pStyle w:val="CommentText"/>
      </w:pPr>
      <w:r>
        <w:rPr>
          <w:rStyle w:val="CommentReference"/>
        </w:rPr>
        <w:annotationRef/>
      </w:r>
      <w:r>
        <w:t>NETS ends quite differently</w:t>
      </w:r>
    </w:p>
  </w:comment>
  <w:comment w:id="462" w:author="Windows User" w:date="2015-10-30T08:56:00Z" w:initials="BS">
    <w:p w14:paraId="72C14B6E" w14:textId="77777777" w:rsidR="00676E6A" w:rsidRDefault="00676E6A"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676E6A" w:rsidRDefault="00676E6A" w:rsidP="003758F4">
      <w:pPr>
        <w:pStyle w:val="CommentText"/>
      </w:pPr>
      <w:r>
        <w:rPr>
          <w:rStyle w:val="CommentReference"/>
        </w:rPr>
        <w:annotationRef/>
      </w:r>
      <w:r>
        <w:t>heavens?</w:t>
      </w:r>
    </w:p>
  </w:comment>
  <w:comment w:id="464" w:author="Windows User" w:date="2015-10-30T08:56:00Z" w:initials="BS">
    <w:p w14:paraId="18B419AF" w14:textId="77777777" w:rsidR="00676E6A" w:rsidRDefault="00676E6A"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676E6A" w:rsidRDefault="00676E6A"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676E6A" w:rsidRDefault="00676E6A"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676E6A" w:rsidRDefault="00676E6A" w:rsidP="003758F4">
      <w:pPr>
        <w:pStyle w:val="CommentText"/>
      </w:pPr>
      <w:r>
        <w:rPr>
          <w:rStyle w:val="CommentReference"/>
        </w:rPr>
        <w:annotationRef/>
      </w:r>
      <w:r>
        <w:t>NETS has all humans on earth</w:t>
      </w:r>
    </w:p>
  </w:comment>
  <w:comment w:id="468" w:author="Windows User" w:date="2015-10-30T08:56:00Z" w:initials="BS">
    <w:p w14:paraId="4CB6D1D8" w14:textId="77777777" w:rsidR="00676E6A" w:rsidRDefault="00676E6A"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676E6A" w:rsidRDefault="00676E6A" w:rsidP="003758F4">
      <w:pPr>
        <w:pStyle w:val="CommentText"/>
      </w:pPr>
      <w:r>
        <w:rPr>
          <w:rStyle w:val="CommentReference"/>
        </w:rPr>
        <w:annotationRef/>
      </w:r>
      <w:r>
        <w:t>NETS ends quite differently</w:t>
      </w:r>
    </w:p>
  </w:comment>
  <w:comment w:id="471" w:author="Windows User" w:date="2015-10-30T08:56:00Z" w:initials="BS">
    <w:p w14:paraId="499D113D" w14:textId="77777777" w:rsidR="00676E6A" w:rsidRDefault="00676E6A" w:rsidP="00D31F38">
      <w:pPr>
        <w:pStyle w:val="CommentText"/>
      </w:pPr>
      <w:r>
        <w:rPr>
          <w:rStyle w:val="CommentReference"/>
        </w:rPr>
        <w:annotationRef/>
      </w:r>
      <w:r>
        <w:t>giver, or maker?</w:t>
      </w:r>
    </w:p>
  </w:comment>
  <w:comment w:id="472" w:author="Windows User" w:date="2015-10-30T08:56:00Z" w:initials="BS">
    <w:p w14:paraId="29AB3125" w14:textId="77777777" w:rsidR="00676E6A" w:rsidRDefault="00676E6A" w:rsidP="00D31F38">
      <w:pPr>
        <w:pStyle w:val="CommentText"/>
      </w:pPr>
      <w:r>
        <w:rPr>
          <w:rStyle w:val="CommentReference"/>
        </w:rPr>
        <w:annotationRef/>
      </w:r>
      <w:r>
        <w:t>even NETS has Hananias</w:t>
      </w:r>
    </w:p>
  </w:comment>
  <w:comment w:id="473" w:author="Windows User" w:date="2015-10-30T08:56:00Z" w:initials="BS">
    <w:p w14:paraId="27892612" w14:textId="77777777" w:rsidR="00676E6A" w:rsidRDefault="00676E6A"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676E6A" w:rsidRDefault="00676E6A" w:rsidP="00D31F38">
      <w:pPr>
        <w:pStyle w:val="CommentText"/>
      </w:pPr>
      <w:r>
        <w:rPr>
          <w:rStyle w:val="CommentReference"/>
        </w:rPr>
        <w:annotationRef/>
      </w:r>
      <w:r>
        <w:t>Coptic doesn't have "Our God"</w:t>
      </w:r>
    </w:p>
  </w:comment>
  <w:comment w:id="475" w:author="Windows User" w:date="2015-10-30T08:56:00Z" w:initials="BS">
    <w:p w14:paraId="5F8EC33A" w14:textId="77777777" w:rsidR="00676E6A" w:rsidRDefault="00676E6A" w:rsidP="00D31F38">
      <w:pPr>
        <w:pStyle w:val="CommentText"/>
      </w:pPr>
      <w:r>
        <w:rPr>
          <w:rStyle w:val="CommentReference"/>
        </w:rPr>
        <w:annotationRef/>
      </w:r>
      <w:r>
        <w:t>celebrate or proclaim?</w:t>
      </w:r>
    </w:p>
  </w:comment>
  <w:comment w:id="476" w:author="Windows User" w:date="2015-10-30T08:56:00Z" w:initials="BS">
    <w:p w14:paraId="02E465F6" w14:textId="77777777" w:rsidR="00676E6A" w:rsidRDefault="00676E6A" w:rsidP="00D31F38">
      <w:pPr>
        <w:pStyle w:val="CommentText"/>
      </w:pPr>
      <w:r>
        <w:rPr>
          <w:rStyle w:val="CommentReference"/>
        </w:rPr>
        <w:annotationRef/>
      </w:r>
      <w:r>
        <w:t>persevere or be sober?</w:t>
      </w:r>
    </w:p>
  </w:comment>
  <w:comment w:id="477" w:author="Windows User" w:date="2015-10-30T08:56:00Z" w:initials="BS">
    <w:p w14:paraId="0F283256" w14:textId="77777777" w:rsidR="00676E6A" w:rsidRDefault="00676E6A"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676E6A" w:rsidRDefault="00676E6A" w:rsidP="00D31F38">
      <w:pPr>
        <w:pStyle w:val="CommentText"/>
      </w:pPr>
      <w:r>
        <w:rPr>
          <w:rStyle w:val="CommentReference"/>
        </w:rPr>
        <w:annotationRef/>
      </w:r>
      <w:r>
        <w:t>esmo is bless, not praise...</w:t>
      </w:r>
    </w:p>
  </w:comment>
  <w:comment w:id="479" w:author="Windows User" w:date="2015-10-30T08:56:00Z" w:initials="BS">
    <w:p w14:paraId="22452F1B" w14:textId="77777777" w:rsidR="00676E6A" w:rsidRDefault="00676E6A"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676E6A" w:rsidRDefault="00676E6A"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676E6A" w:rsidRDefault="00676E6A"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676E6A" w:rsidRDefault="00676E6A"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676E6A" w:rsidRDefault="00676E6A" w:rsidP="00D31F38">
      <w:pPr>
        <w:pStyle w:val="CommentText"/>
      </w:pPr>
      <w:r>
        <w:rPr>
          <w:rStyle w:val="CommentReference"/>
        </w:rPr>
        <w:annotationRef/>
      </w:r>
      <w:r>
        <w:t>disobedient? heretics?</w:t>
      </w:r>
    </w:p>
  </w:comment>
  <w:comment w:id="484" w:author="Windows User" w:date="2015-10-30T08:56:00Z" w:initials="BS">
    <w:p w14:paraId="298A6523" w14:textId="77777777" w:rsidR="00676E6A" w:rsidRDefault="00676E6A" w:rsidP="00D31F38">
      <w:pPr>
        <w:pStyle w:val="CommentText"/>
      </w:pPr>
      <w:r>
        <w:rPr>
          <w:rStyle w:val="CommentReference"/>
        </w:rPr>
        <w:annotationRef/>
      </w:r>
      <w:r>
        <w:t>souls or spirits?</w:t>
      </w:r>
    </w:p>
  </w:comment>
  <w:comment w:id="485" w:author="Windows User" w:date="2015-10-30T08:56:00Z" w:initials="BS">
    <w:p w14:paraId="3D56C030" w14:textId="77777777" w:rsidR="00676E6A" w:rsidRDefault="00676E6A" w:rsidP="00D31F38">
      <w:pPr>
        <w:pStyle w:val="CommentText"/>
      </w:pPr>
      <w:r>
        <w:rPr>
          <w:rStyle w:val="CommentReference"/>
        </w:rPr>
        <w:annotationRef/>
      </w:r>
      <w:r>
        <w:t>humble or contrite?</w:t>
      </w:r>
    </w:p>
  </w:comment>
  <w:comment w:id="486" w:author="Windows User" w:date="2015-10-30T08:56:00Z" w:initials="BS">
    <w:p w14:paraId="4417CE6C" w14:textId="77777777" w:rsidR="00676E6A" w:rsidRDefault="00676E6A" w:rsidP="00D31F38">
      <w:pPr>
        <w:pStyle w:val="CommentText"/>
      </w:pPr>
      <w:r>
        <w:rPr>
          <w:rStyle w:val="CommentReference"/>
        </w:rPr>
        <w:annotationRef/>
      </w:r>
      <w:r>
        <w:t>hearts?</w:t>
      </w:r>
    </w:p>
  </w:comment>
  <w:comment w:id="487" w:author="Windows User" w:date="2015-10-30T08:56:00Z" w:initials="BS">
    <w:p w14:paraId="6056EF08" w14:textId="77777777" w:rsidR="00676E6A" w:rsidRDefault="00676E6A" w:rsidP="00D31F38">
      <w:pPr>
        <w:pStyle w:val="CommentText"/>
      </w:pPr>
      <w:r>
        <w:rPr>
          <w:rStyle w:val="CommentReference"/>
        </w:rPr>
        <w:annotationRef/>
      </w:r>
      <w:r>
        <w:t>this or LA?</w:t>
      </w:r>
    </w:p>
  </w:comment>
  <w:comment w:id="488" w:author="Windows User" w:date="2015-10-30T08:56:00Z" w:initials="BS">
    <w:p w14:paraId="021CF208" w14:textId="77777777" w:rsidR="00676E6A" w:rsidRDefault="00676E6A" w:rsidP="00D31F38">
      <w:pPr>
        <w:pStyle w:val="CommentText"/>
      </w:pPr>
      <w:r>
        <w:rPr>
          <w:rStyle w:val="CommentReference"/>
        </w:rPr>
        <w:annotationRef/>
      </w:r>
      <w:r>
        <w:t>righteous of, or who revere</w:t>
      </w:r>
    </w:p>
  </w:comment>
  <w:comment w:id="489" w:author="Windows User" w:date="2015-10-30T08:56:00Z" w:initials="BS">
    <w:p w14:paraId="2B7DD481" w14:textId="77777777" w:rsidR="00676E6A" w:rsidRDefault="00676E6A"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676E6A" w:rsidRDefault="00676E6A" w:rsidP="00D31F38">
      <w:pPr>
        <w:pStyle w:val="CommentText"/>
      </w:pPr>
      <w:r>
        <w:rPr>
          <w:rStyle w:val="CommentReference"/>
        </w:rPr>
        <w:annotationRef/>
      </w:r>
      <w:r>
        <w:t>that he may praise and say?</w:t>
      </w:r>
    </w:p>
  </w:comment>
  <w:comment w:id="508" w:author="Windows User" w:date="2015-11-21T13:00:00Z" w:initials="WU">
    <w:p w14:paraId="72B45ACE" w14:textId="77777777" w:rsidR="00676E6A" w:rsidRDefault="00676E6A" w:rsidP="00D31F38">
      <w:pPr>
        <w:pStyle w:val="CommentText"/>
      </w:pPr>
      <w:r>
        <w:rPr>
          <w:rStyle w:val="CommentReference"/>
        </w:rPr>
        <w:annotationRef/>
      </w:r>
      <w:r>
        <w:t>Check, and 2 above.</w:t>
      </w:r>
    </w:p>
  </w:comment>
  <w:comment w:id="509" w:author="Brett Slote" w:date="2015-10-30T08:56:00Z" w:initials="BS">
    <w:p w14:paraId="0C0C90F8" w14:textId="77777777" w:rsidR="00676E6A" w:rsidRDefault="00676E6A"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676E6A" w:rsidRDefault="00676E6A" w:rsidP="00D31F38">
      <w:pPr>
        <w:pStyle w:val="CommentText"/>
      </w:pPr>
      <w:r>
        <w:rPr>
          <w:rStyle w:val="CommentReference"/>
        </w:rPr>
        <w:annotationRef/>
      </w:r>
      <w:r>
        <w:t>check</w:t>
      </w:r>
    </w:p>
  </w:comment>
  <w:comment w:id="511" w:author="Windows User" w:date="2015-11-21T13:00:00Z" w:initials="WU">
    <w:p w14:paraId="0CFC2594" w14:textId="77777777" w:rsidR="00676E6A" w:rsidRDefault="00676E6A" w:rsidP="00D31F38">
      <w:pPr>
        <w:pStyle w:val="CommentText"/>
      </w:pPr>
      <w:r>
        <w:rPr>
          <w:rStyle w:val="CommentReference"/>
        </w:rPr>
        <w:annotationRef/>
      </w:r>
      <w:r>
        <w:t>check</w:t>
      </w:r>
    </w:p>
  </w:comment>
  <w:comment w:id="512" w:author="Windows User" w:date="2015-11-21T13:01:00Z" w:initials="WU">
    <w:p w14:paraId="403A6460" w14:textId="77777777" w:rsidR="00676E6A" w:rsidRDefault="00676E6A" w:rsidP="00D31F38">
      <w:pPr>
        <w:pStyle w:val="CommentText"/>
      </w:pPr>
      <w:r>
        <w:rPr>
          <w:rStyle w:val="CommentReference"/>
        </w:rPr>
        <w:annotationRef/>
      </w:r>
      <w:r>
        <w:t>check, find Copitic</w:t>
      </w:r>
    </w:p>
  </w:comment>
  <w:comment w:id="513" w:author="Windows User" w:date="2015-10-30T08:56:00Z" w:initials="BS">
    <w:p w14:paraId="1B2986E7" w14:textId="77777777" w:rsidR="00676E6A" w:rsidRDefault="00676E6A"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676E6A" w:rsidRDefault="00676E6A" w:rsidP="00D31F38">
      <w:pPr>
        <w:pStyle w:val="CommentText"/>
      </w:pPr>
      <w:r>
        <w:rPr>
          <w:rStyle w:val="CommentReference"/>
        </w:rPr>
        <w:annotationRef/>
      </w:r>
      <w:r>
        <w:t>add</w:t>
      </w:r>
    </w:p>
  </w:comment>
  <w:comment w:id="517" w:author="Windows User" w:date="2015-10-30T08:56:00Z" w:initials="BS">
    <w:p w14:paraId="76CF17E1" w14:textId="77777777" w:rsidR="00676E6A" w:rsidRDefault="00676E6A"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676E6A" w:rsidRDefault="00676E6A" w:rsidP="00D31F38">
      <w:pPr>
        <w:pStyle w:val="CommentText"/>
      </w:pPr>
      <w:r>
        <w:rPr>
          <w:rStyle w:val="CommentReference"/>
        </w:rPr>
        <w:annotationRef/>
      </w:r>
      <w:r>
        <w:t>Communion or commemoration?</w:t>
      </w:r>
    </w:p>
  </w:comment>
  <w:comment w:id="519" w:author="Windows User" w:date="2015-11-21T13:01:00Z" w:initials="WU">
    <w:p w14:paraId="3C8EDFD6" w14:textId="77777777" w:rsidR="00676E6A" w:rsidRDefault="00676E6A" w:rsidP="00D31F38">
      <w:pPr>
        <w:pStyle w:val="CommentText"/>
      </w:pPr>
      <w:r>
        <w:rPr>
          <w:rStyle w:val="CommentReference"/>
        </w:rPr>
        <w:annotationRef/>
      </w:r>
      <w:r>
        <w:t>Check, and 2 above</w:t>
      </w:r>
    </w:p>
  </w:comment>
  <w:comment w:id="520" w:author="Brett Slote" w:date="2015-10-30T08:56:00Z" w:initials="BS">
    <w:p w14:paraId="502DF58D" w14:textId="77777777" w:rsidR="00676E6A" w:rsidRDefault="00676E6A"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676E6A" w:rsidRDefault="00676E6A" w:rsidP="00D31F38">
      <w:pPr>
        <w:pStyle w:val="CommentText"/>
      </w:pPr>
      <w:r>
        <w:rPr>
          <w:rStyle w:val="CommentReference"/>
        </w:rPr>
        <w:annotationRef/>
      </w:r>
      <w:r>
        <w:t>check</w:t>
      </w:r>
    </w:p>
  </w:comment>
  <w:comment w:id="522" w:author="Windows User" w:date="2015-10-30T08:56:00Z" w:initials="BS">
    <w:p w14:paraId="303AD0FE" w14:textId="77777777" w:rsidR="00676E6A" w:rsidRDefault="00676E6A"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676E6A" w:rsidRDefault="00676E6A" w:rsidP="00D31F38">
      <w:pPr>
        <w:pStyle w:val="CommentText"/>
      </w:pPr>
      <w:r>
        <w:rPr>
          <w:rStyle w:val="CommentReference"/>
        </w:rPr>
        <w:annotationRef/>
      </w:r>
      <w:r>
        <w:t>check.  Add Coptic</w:t>
      </w:r>
    </w:p>
  </w:comment>
  <w:comment w:id="529" w:author="Windows User" w:date="2015-11-02T12:45:00Z" w:initials="BS">
    <w:p w14:paraId="02E474EA" w14:textId="77777777" w:rsidR="00676E6A" w:rsidRDefault="00676E6A" w:rsidP="00D31F38">
      <w:pPr>
        <w:pStyle w:val="CommentText"/>
      </w:pPr>
      <w:r>
        <w:rPr>
          <w:rStyle w:val="CommentReference"/>
        </w:rPr>
        <w:annotationRef/>
      </w:r>
      <w:r>
        <w:t>Godhead or Divinity?</w:t>
      </w:r>
    </w:p>
  </w:comment>
  <w:comment w:id="530" w:author="Windows User" w:date="2015-10-30T08:56:00Z" w:initials="BS">
    <w:p w14:paraId="1165D588" w14:textId="77777777" w:rsidR="00676E6A" w:rsidRDefault="00676E6A"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676E6A" w:rsidRDefault="00676E6A"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676E6A" w:rsidRDefault="00676E6A"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676E6A" w:rsidRDefault="00676E6A" w:rsidP="00D31F38">
      <w:pPr>
        <w:pStyle w:val="CommentText"/>
      </w:pPr>
      <w:r>
        <w:rPr>
          <w:rStyle w:val="CommentReference"/>
        </w:rPr>
        <w:annotationRef/>
      </w:r>
      <w:r>
        <w:t>check</w:t>
      </w:r>
    </w:p>
  </w:comment>
  <w:comment w:id="546" w:author="Windows User" w:date="2015-11-21T13:03:00Z" w:initials="WU">
    <w:p w14:paraId="2CFCDBC4" w14:textId="77777777" w:rsidR="00676E6A" w:rsidRDefault="00676E6A" w:rsidP="00D31F38">
      <w:pPr>
        <w:pStyle w:val="CommentText"/>
      </w:pPr>
      <w:r>
        <w:rPr>
          <w:rStyle w:val="CommentReference"/>
        </w:rPr>
        <w:annotationRef/>
      </w:r>
      <w:r>
        <w:t>check</w:t>
      </w:r>
    </w:p>
  </w:comment>
  <w:comment w:id="547" w:author="Windows User" w:date="2015-11-21T13:04:00Z" w:initials="WU">
    <w:p w14:paraId="7B87BF1F" w14:textId="77777777" w:rsidR="00676E6A" w:rsidRDefault="00676E6A" w:rsidP="00D31F38">
      <w:pPr>
        <w:pStyle w:val="CommentText"/>
      </w:pPr>
      <w:r>
        <w:rPr>
          <w:rStyle w:val="CommentReference"/>
        </w:rPr>
        <w:annotationRef/>
      </w:r>
      <w:r>
        <w:t>check</w:t>
      </w:r>
    </w:p>
  </w:comment>
  <w:comment w:id="548" w:author="Windows User" w:date="2015-10-30T08:56:00Z" w:initials="BS">
    <w:p w14:paraId="469A8399" w14:textId="77777777" w:rsidR="00676E6A" w:rsidRDefault="00676E6A"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676E6A" w:rsidRDefault="00676E6A"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676E6A" w:rsidRDefault="00676E6A"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676E6A" w:rsidRDefault="00676E6A" w:rsidP="00D31F38">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557" w:author="Windows User" w:date="2015-10-30T08:56:00Z" w:initials="BS">
    <w:p w14:paraId="10510650" w14:textId="77777777" w:rsidR="00676E6A" w:rsidRDefault="00676E6A"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676E6A" w:rsidRDefault="00676E6A" w:rsidP="00D31F38">
      <w:pPr>
        <w:pStyle w:val="CommentText"/>
      </w:pPr>
      <w:r>
        <w:rPr>
          <w:rStyle w:val="CommentReference"/>
        </w:rPr>
        <w:annotationRef/>
      </w:r>
      <w:r>
        <w:t>NETS has rebukes. punishments?</w:t>
      </w:r>
    </w:p>
  </w:comment>
  <w:comment w:id="564" w:author="Windows User" w:date="2015-10-30T08:56:00Z" w:initials="BS">
    <w:p w14:paraId="37F1C98E" w14:textId="77777777" w:rsidR="00676E6A" w:rsidRDefault="00676E6A" w:rsidP="00D31F38">
      <w:pPr>
        <w:pStyle w:val="CommentText"/>
      </w:pPr>
      <w:r>
        <w:rPr>
          <w:rStyle w:val="CommentReference"/>
        </w:rPr>
        <w:annotationRef/>
      </w:r>
      <w:r>
        <w:t>psaltry? or lyre?</w:t>
      </w:r>
    </w:p>
  </w:comment>
  <w:comment w:id="565" w:author="Windows User" w:date="2015-10-30T08:56:00Z" w:initials="BS">
    <w:p w14:paraId="51CE2A65" w14:textId="77777777" w:rsidR="00676E6A" w:rsidRDefault="00676E6A" w:rsidP="00D31F38">
      <w:pPr>
        <w:pStyle w:val="CommentText"/>
      </w:pPr>
      <w:r>
        <w:rPr>
          <w:rStyle w:val="CommentReference"/>
        </w:rPr>
        <w:annotationRef/>
      </w:r>
      <w:r>
        <w:t>NETS has drum and dance.</w:t>
      </w:r>
    </w:p>
  </w:comment>
  <w:comment w:id="578" w:author="Windows User" w:date="2015-11-21T13:04:00Z" w:initials="WU">
    <w:p w14:paraId="43A5D1B1" w14:textId="77777777" w:rsidR="00676E6A" w:rsidRDefault="00676E6A" w:rsidP="00E35F1F">
      <w:pPr>
        <w:pStyle w:val="CommentText"/>
      </w:pPr>
      <w:r>
        <w:rPr>
          <w:rStyle w:val="CommentReference"/>
        </w:rPr>
        <w:annotationRef/>
      </w:r>
      <w:r>
        <w:t>check</w:t>
      </w:r>
    </w:p>
  </w:comment>
  <w:comment w:id="579" w:author="Windows User" w:date="2015-11-21T13:04:00Z" w:initials="WU">
    <w:p w14:paraId="4B6A4DE4" w14:textId="77777777" w:rsidR="00676E6A" w:rsidRDefault="00676E6A" w:rsidP="00E35F1F">
      <w:pPr>
        <w:pStyle w:val="CommentText"/>
      </w:pPr>
      <w:r>
        <w:rPr>
          <w:rStyle w:val="CommentReference"/>
        </w:rPr>
        <w:annotationRef/>
      </w:r>
      <w:r>
        <w:t>check</w:t>
      </w:r>
    </w:p>
  </w:comment>
  <w:comment w:id="580" w:author="Windows User" w:date="2015-10-30T08:56:00Z" w:initials="BS">
    <w:p w14:paraId="483AEE75" w14:textId="77777777" w:rsidR="00676E6A" w:rsidRDefault="00676E6A" w:rsidP="00E35F1F">
      <w:pPr>
        <w:pStyle w:val="CommentText"/>
      </w:pPr>
      <w:r>
        <w:rPr>
          <w:rStyle w:val="CommentReference"/>
        </w:rPr>
        <w:annotationRef/>
      </w:r>
      <w:r>
        <w:t>tense? praise or will praise?</w:t>
      </w:r>
    </w:p>
  </w:comment>
  <w:comment w:id="581" w:author="Windows User" w:date="2015-10-30T08:56:00Z" w:initials="BS">
    <w:p w14:paraId="17DAD50D" w14:textId="77777777" w:rsidR="00676E6A" w:rsidRDefault="00676E6A" w:rsidP="00E35F1F">
      <w:pPr>
        <w:pStyle w:val="CommentText"/>
      </w:pPr>
      <w:r>
        <w:rPr>
          <w:rStyle w:val="CommentReference"/>
        </w:rPr>
        <w:annotationRef/>
      </w:r>
      <w:r>
        <w:t>earth? land? creation?</w:t>
      </w:r>
    </w:p>
  </w:comment>
  <w:comment w:id="582" w:author="Windows User" w:date="2015-11-21T13:05:00Z" w:initials="WU">
    <w:p w14:paraId="412BFF55" w14:textId="77777777" w:rsidR="00676E6A" w:rsidRDefault="00676E6A" w:rsidP="00E35F1F">
      <w:pPr>
        <w:pStyle w:val="CommentText"/>
      </w:pPr>
      <w:r>
        <w:rPr>
          <w:rStyle w:val="CommentReference"/>
        </w:rPr>
        <w:annotationRef/>
      </w:r>
      <w:r>
        <w:t>check</w:t>
      </w:r>
    </w:p>
  </w:comment>
  <w:comment w:id="583" w:author="Windows User" w:date="2015-10-30T08:56:00Z" w:initials="BS">
    <w:p w14:paraId="4FEF2EC7" w14:textId="77777777" w:rsidR="00676E6A" w:rsidRDefault="00676E6A"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676E6A" w:rsidRDefault="00676E6A"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676E6A" w:rsidRDefault="00676E6A"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676E6A" w:rsidRDefault="00676E6A" w:rsidP="00E35F1F">
      <w:pPr>
        <w:pStyle w:val="CommentText"/>
      </w:pPr>
      <w:r>
        <w:rPr>
          <w:rStyle w:val="CommentReference"/>
        </w:rPr>
        <w:annotationRef/>
      </w:r>
      <w:r>
        <w:t>patience or longsuffering?</w:t>
      </w:r>
    </w:p>
  </w:comment>
  <w:comment w:id="587" w:author="Windows User" w:date="2015-10-30T08:56:00Z" w:initials="BS">
    <w:p w14:paraId="2E20A232" w14:textId="77777777" w:rsidR="00676E6A" w:rsidRDefault="00676E6A" w:rsidP="00E35F1F">
      <w:pPr>
        <w:pStyle w:val="CommentText"/>
      </w:pPr>
      <w:r>
        <w:rPr>
          <w:rStyle w:val="CommentReference"/>
        </w:rPr>
        <w:annotationRef/>
      </w:r>
      <w:r>
        <w:t>just "at the first watch"?</w:t>
      </w:r>
    </w:p>
  </w:comment>
  <w:comment w:id="588" w:author="Windows User" w:date="2015-10-30T08:56:00Z" w:initials="BS">
    <w:p w14:paraId="34FB1BC0" w14:textId="77777777" w:rsidR="00676E6A" w:rsidRDefault="00676E6A" w:rsidP="00E35F1F">
      <w:pPr>
        <w:pStyle w:val="CommentText"/>
      </w:pPr>
      <w:r>
        <w:rPr>
          <w:rStyle w:val="CommentReference"/>
        </w:rPr>
        <w:annotationRef/>
      </w:r>
      <w:r>
        <w:t>sweet, or easy?</w:t>
      </w:r>
    </w:p>
  </w:comment>
  <w:comment w:id="589" w:author="Windows User" w:date="2015-10-30T08:56:00Z" w:initials="BS">
    <w:p w14:paraId="20646872" w14:textId="77777777" w:rsidR="00676E6A" w:rsidRDefault="00676E6A" w:rsidP="00E35F1F">
      <w:pPr>
        <w:pStyle w:val="CommentText"/>
      </w:pPr>
      <w:r>
        <w:rPr>
          <w:rStyle w:val="CommentReference"/>
        </w:rPr>
        <w:annotationRef/>
      </w:r>
      <w:r>
        <w:t xml:space="preserve">less accurate than beloved, but sounds a lot </w:t>
      </w:r>
      <w:proofErr w:type="gramStart"/>
      <w:r>
        <w:t>better..</w:t>
      </w:r>
      <w:proofErr w:type="gramEnd"/>
    </w:p>
  </w:comment>
  <w:comment w:id="590" w:author="Windows User" w:date="2015-10-30T08:56:00Z" w:initials="BS">
    <w:p w14:paraId="4707B322" w14:textId="77777777" w:rsidR="00676E6A" w:rsidRDefault="00676E6A" w:rsidP="00E35F1F">
      <w:pPr>
        <w:pStyle w:val="CommentText"/>
      </w:pPr>
      <w:r>
        <w:rPr>
          <w:rStyle w:val="CommentReference"/>
        </w:rPr>
        <w:annotationRef/>
      </w:r>
      <w:r>
        <w:t>sound better if omit of?</w:t>
      </w:r>
    </w:p>
  </w:comment>
  <w:comment w:id="591" w:author="Windows User" w:date="2015-10-30T08:56:00Z" w:initials="BS">
    <w:p w14:paraId="0D6FF167" w14:textId="77777777" w:rsidR="00676E6A" w:rsidRDefault="00676E6A" w:rsidP="00E35F1F">
      <w:pPr>
        <w:pStyle w:val="CommentText"/>
      </w:pPr>
      <w:r>
        <w:rPr>
          <w:rStyle w:val="CommentReference"/>
        </w:rPr>
        <w:annotationRef/>
      </w:r>
      <w:r>
        <w:t>truth, or righteousness?</w:t>
      </w:r>
    </w:p>
  </w:comment>
  <w:comment w:id="592" w:author="Windows User" w:date="2015-10-30T08:56:00Z" w:initials="BS">
    <w:p w14:paraId="1A8CABED" w14:textId="77777777" w:rsidR="00676E6A" w:rsidRDefault="00676E6A" w:rsidP="00E35F1F">
      <w:pPr>
        <w:pStyle w:val="CommentText"/>
      </w:pPr>
      <w:r>
        <w:rPr>
          <w:rStyle w:val="CommentReference"/>
        </w:rPr>
        <w:annotationRef/>
      </w:r>
      <w:r>
        <w:t>true, or perfecvt?</w:t>
      </w:r>
    </w:p>
  </w:comment>
  <w:comment w:id="593" w:author="Windows User" w:date="2015-10-30T08:56:00Z" w:initials="BS">
    <w:p w14:paraId="21AC5CB8" w14:textId="77777777" w:rsidR="00676E6A" w:rsidRDefault="00676E6A" w:rsidP="00E35F1F">
      <w:pPr>
        <w:pStyle w:val="CommentText"/>
      </w:pPr>
      <w:r>
        <w:rPr>
          <w:rStyle w:val="CommentReference"/>
        </w:rPr>
        <w:annotationRef/>
      </w:r>
      <w:r>
        <w:t>and?</w:t>
      </w:r>
    </w:p>
  </w:comment>
  <w:comment w:id="594" w:author="Windows User" w:date="2015-10-30T08:56:00Z" w:initials="BS">
    <w:p w14:paraId="6C6DCC78" w14:textId="77777777" w:rsidR="00676E6A" w:rsidRDefault="00676E6A" w:rsidP="00E35F1F">
      <w:pPr>
        <w:pStyle w:val="CommentText"/>
      </w:pPr>
      <w:r>
        <w:rPr>
          <w:rStyle w:val="CommentReference"/>
        </w:rPr>
        <w:annotationRef/>
      </w:r>
      <w:r>
        <w:t xml:space="preserve">gather is in first line in Coptic, but tune flows better </w:t>
      </w:r>
      <w:proofErr w:type="gramStart"/>
      <w:r>
        <w:t>here..</w:t>
      </w:r>
      <w:proofErr w:type="gramEnd"/>
    </w:p>
  </w:comment>
  <w:comment w:id="595" w:author="Windows User" w:date="2015-10-30T08:56:00Z" w:initials="BS">
    <w:p w14:paraId="4B49F853" w14:textId="77777777" w:rsidR="00676E6A" w:rsidRDefault="00676E6A" w:rsidP="00E35F1F">
      <w:pPr>
        <w:pStyle w:val="CommentText"/>
      </w:pPr>
      <w:r>
        <w:rPr>
          <w:rStyle w:val="CommentReference"/>
        </w:rPr>
        <w:annotationRef/>
      </w:r>
      <w:r>
        <w:t>will?</w:t>
      </w:r>
    </w:p>
  </w:comment>
  <w:comment w:id="596" w:author="Windows User" w:date="2015-10-30T08:56:00Z" w:initials="BS">
    <w:p w14:paraId="6FC8752C" w14:textId="77777777" w:rsidR="00676E6A" w:rsidRDefault="00676E6A" w:rsidP="00E35F1F">
      <w:pPr>
        <w:pStyle w:val="CommentText"/>
      </w:pPr>
      <w:r>
        <w:rPr>
          <w:rStyle w:val="CommentReference"/>
        </w:rPr>
        <w:annotationRef/>
      </w:r>
      <w:r>
        <w:t>save? keep? deliver?</w:t>
      </w:r>
    </w:p>
  </w:comment>
  <w:comment w:id="597" w:author="Windows User" w:date="2015-10-30T08:56:00Z" w:initials="BS">
    <w:p w14:paraId="7843FDD6" w14:textId="77777777" w:rsidR="00676E6A" w:rsidRDefault="00676E6A"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676E6A" w:rsidRDefault="00676E6A"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676E6A" w:rsidRDefault="00676E6A"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676E6A" w:rsidRDefault="00676E6A"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676E6A" w:rsidRDefault="00676E6A" w:rsidP="00E35F1F">
      <w:pPr>
        <w:pStyle w:val="CommentText"/>
      </w:pPr>
      <w:r>
        <w:rPr>
          <w:rStyle w:val="CommentReference"/>
        </w:rPr>
        <w:annotationRef/>
      </w:r>
      <w:r>
        <w:t>tense?</w:t>
      </w:r>
    </w:p>
  </w:comment>
  <w:comment w:id="613" w:author="Windows User" w:date="2015-10-30T08:56:00Z" w:initials="BS">
    <w:p w14:paraId="5C472088" w14:textId="77777777" w:rsidR="00676E6A" w:rsidRDefault="00676E6A" w:rsidP="00E35F1F">
      <w:pPr>
        <w:pStyle w:val="CommentText"/>
      </w:pPr>
      <w:r>
        <w:rPr>
          <w:rStyle w:val="CommentReference"/>
        </w:rPr>
        <w:annotationRef/>
      </w:r>
      <w:r>
        <w:t>exalt or magnify?</w:t>
      </w:r>
    </w:p>
  </w:comment>
  <w:comment w:id="614" w:author="Windows User" w:date="2015-10-30T08:56:00Z" w:initials="BS">
    <w:p w14:paraId="2FB7E2BD" w14:textId="77777777" w:rsidR="00676E6A" w:rsidRDefault="00676E6A" w:rsidP="00E35F1F">
      <w:pPr>
        <w:pStyle w:val="CommentText"/>
      </w:pPr>
      <w:r>
        <w:rPr>
          <w:rStyle w:val="CommentReference"/>
        </w:rPr>
        <w:annotationRef/>
      </w:r>
      <w:r>
        <w:t>or iwn?</w:t>
      </w:r>
    </w:p>
  </w:comment>
  <w:comment w:id="618" w:author="Windows User" w:date="2015-10-30T08:56:00Z" w:initials="BS">
    <w:p w14:paraId="3C8244A0" w14:textId="77777777" w:rsidR="00676E6A" w:rsidRDefault="00676E6A"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676E6A" w:rsidRDefault="00676E6A"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676E6A" w:rsidRDefault="00676E6A"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676E6A" w:rsidRDefault="00676E6A"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676E6A" w:rsidRDefault="00676E6A" w:rsidP="00E35F1F">
      <w:pPr>
        <w:pStyle w:val="CommentText"/>
      </w:pPr>
      <w:r>
        <w:rPr>
          <w:rStyle w:val="CommentReference"/>
        </w:rPr>
        <w:annotationRef/>
      </w:r>
      <w:r>
        <w:t>coessential or consubstantial?</w:t>
      </w:r>
    </w:p>
  </w:comment>
  <w:comment w:id="623" w:author="Windows User" w:date="2015-10-30T08:56:00Z" w:initials="BS">
    <w:p w14:paraId="66C0B0D7" w14:textId="77777777" w:rsidR="00676E6A" w:rsidRDefault="00676E6A" w:rsidP="00E35F1F">
      <w:pPr>
        <w:pStyle w:val="CommentText"/>
      </w:pPr>
      <w:r>
        <w:rPr>
          <w:rStyle w:val="CommentReference"/>
        </w:rPr>
        <w:annotationRef/>
      </w:r>
      <w:r>
        <w:t>made one or joined?</w:t>
      </w:r>
    </w:p>
  </w:comment>
  <w:comment w:id="624" w:author="Windows User" w:date="2015-10-30T08:56:00Z" w:initials="BS">
    <w:p w14:paraId="094D26E3" w14:textId="77777777" w:rsidR="00676E6A" w:rsidRDefault="00676E6A" w:rsidP="00E35F1F">
      <w:pPr>
        <w:pStyle w:val="CommentText"/>
      </w:pPr>
      <w:r>
        <w:rPr>
          <w:rStyle w:val="CommentReference"/>
        </w:rPr>
        <w:annotationRef/>
      </w:r>
      <w:r>
        <w:t xml:space="preserve">does this </w:t>
      </w:r>
      <w:proofErr w:type="gramStart"/>
      <w:r>
        <w:t>rephrasing</w:t>
      </w:r>
      <w:proofErr w:type="gramEnd"/>
      <w:r>
        <w:t xml:space="preserve"> capture it ok?</w:t>
      </w:r>
    </w:p>
  </w:comment>
  <w:comment w:id="625" w:author="Windows User" w:date="2015-10-30T08:56:00Z" w:initials="BS">
    <w:p w14:paraId="6FD992D3" w14:textId="77777777" w:rsidR="00676E6A" w:rsidRDefault="00676E6A"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676E6A" w:rsidRDefault="00676E6A" w:rsidP="00E35F1F">
      <w:pPr>
        <w:pStyle w:val="CommentText"/>
      </w:pPr>
      <w:r>
        <w:rPr>
          <w:rStyle w:val="CommentReference"/>
        </w:rPr>
        <w:annotationRef/>
      </w:r>
      <w:r>
        <w:t>woven or fine?</w:t>
      </w:r>
    </w:p>
  </w:comment>
  <w:comment w:id="627" w:author="Windows User" w:date="2015-10-30T08:56:00Z" w:initials="BS">
    <w:p w14:paraId="7A9FC970" w14:textId="77777777" w:rsidR="00676E6A" w:rsidRDefault="00676E6A" w:rsidP="00E35F1F">
      <w:pPr>
        <w:pStyle w:val="CommentText"/>
      </w:pPr>
      <w:r>
        <w:rPr>
          <w:rStyle w:val="CommentReference"/>
        </w:rPr>
        <w:annotationRef/>
      </w:r>
      <w:r>
        <w:t>palin</w:t>
      </w:r>
    </w:p>
  </w:comment>
  <w:comment w:id="628" w:author="Windows User" w:date="2015-10-30T08:56:00Z" w:initials="BS">
    <w:p w14:paraId="5EFFC3EC" w14:textId="77777777" w:rsidR="00676E6A" w:rsidRDefault="00676E6A" w:rsidP="00E35F1F">
      <w:pPr>
        <w:pStyle w:val="CommentText"/>
      </w:pPr>
      <w:r>
        <w:rPr>
          <w:rStyle w:val="CommentReference"/>
        </w:rPr>
        <w:annotationRef/>
      </w:r>
      <w:r>
        <w:t>exalt or magnify?</w:t>
      </w:r>
    </w:p>
  </w:comment>
  <w:comment w:id="629" w:author="Windows User" w:date="2015-10-30T08:56:00Z" w:initials="BS">
    <w:p w14:paraId="150C26DA" w14:textId="77777777" w:rsidR="00676E6A" w:rsidRDefault="00676E6A" w:rsidP="00E35F1F">
      <w:pPr>
        <w:pStyle w:val="CommentText"/>
      </w:pPr>
      <w:r>
        <w:rPr>
          <w:rStyle w:val="CommentReference"/>
        </w:rPr>
        <w:annotationRef/>
      </w:r>
      <w:r>
        <w:t>or iwn?</w:t>
      </w:r>
    </w:p>
  </w:comment>
  <w:comment w:id="633" w:author="Windows User" w:date="2015-10-30T08:56:00Z" w:initials="BS">
    <w:p w14:paraId="0E3B452D" w14:textId="77777777" w:rsidR="00676E6A" w:rsidRDefault="00676E6A" w:rsidP="00E35F1F">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634" w:author="Windows User" w:date="2015-10-30T08:56:00Z" w:initials="BS">
    <w:p w14:paraId="12D989DF" w14:textId="77777777" w:rsidR="00676E6A" w:rsidRDefault="00676E6A" w:rsidP="00E35F1F">
      <w:pPr>
        <w:pStyle w:val="CommentText"/>
      </w:pPr>
      <w:r>
        <w:rPr>
          <w:rStyle w:val="CommentReference"/>
        </w:rPr>
        <w:annotationRef/>
      </w:r>
      <w:r>
        <w:t>forged or beaten?</w:t>
      </w:r>
    </w:p>
  </w:comment>
  <w:comment w:id="635" w:author="Windows User" w:date="2015-10-30T08:56:00Z" w:initials="BS">
    <w:p w14:paraId="3E8ADE2B" w14:textId="77777777" w:rsidR="00676E6A" w:rsidRDefault="00676E6A"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676E6A" w:rsidRDefault="00676E6A"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676E6A" w:rsidRDefault="00676E6A" w:rsidP="00E35F1F">
      <w:pPr>
        <w:pStyle w:val="CommentText"/>
      </w:pPr>
      <w:r>
        <w:rPr>
          <w:rStyle w:val="CommentReference"/>
        </w:rPr>
        <w:annotationRef/>
      </w:r>
      <w:r>
        <w:t>why does Abouna omit sin?</w:t>
      </w:r>
    </w:p>
  </w:comment>
  <w:comment w:id="638" w:author="Windows User" w:date="2015-10-30T08:56:00Z" w:initials="BS">
    <w:p w14:paraId="027A16CD" w14:textId="77777777" w:rsidR="00676E6A" w:rsidRDefault="00676E6A" w:rsidP="00E35F1F">
      <w:pPr>
        <w:pStyle w:val="CommentText"/>
      </w:pPr>
      <w:r>
        <w:rPr>
          <w:rStyle w:val="CommentReference"/>
        </w:rPr>
        <w:annotationRef/>
      </w:r>
      <w:r>
        <w:t>exalt or magnify?</w:t>
      </w:r>
    </w:p>
  </w:comment>
  <w:comment w:id="639" w:author="Windows User" w:date="2015-10-30T08:56:00Z" w:initials="BS">
    <w:p w14:paraId="20C9574B" w14:textId="77777777" w:rsidR="00676E6A" w:rsidRDefault="00676E6A" w:rsidP="00E35F1F">
      <w:pPr>
        <w:pStyle w:val="CommentText"/>
      </w:pPr>
      <w:r>
        <w:rPr>
          <w:rStyle w:val="CommentReference"/>
        </w:rPr>
        <w:annotationRef/>
      </w:r>
      <w:r>
        <w:t>or iwn?</w:t>
      </w:r>
    </w:p>
  </w:comment>
  <w:comment w:id="643" w:author="Windows User" w:date="2015-10-30T08:56:00Z" w:initials="BS">
    <w:p w14:paraId="6726A127" w14:textId="77777777" w:rsidR="00676E6A" w:rsidRDefault="00676E6A"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676E6A" w:rsidRDefault="00676E6A"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676E6A" w:rsidRDefault="00676E6A" w:rsidP="00E35F1F">
      <w:pPr>
        <w:pStyle w:val="CommentText"/>
      </w:pPr>
      <w:r>
        <w:rPr>
          <w:rStyle w:val="CommentReference"/>
        </w:rPr>
        <w:annotationRef/>
      </w:r>
      <w:r>
        <w:t>exalt or magnify?</w:t>
      </w:r>
    </w:p>
  </w:comment>
  <w:comment w:id="646" w:author="Windows User" w:date="2015-10-30T08:56:00Z" w:initials="BS">
    <w:p w14:paraId="3A4414A4" w14:textId="77777777" w:rsidR="00676E6A" w:rsidRDefault="00676E6A" w:rsidP="00E35F1F">
      <w:pPr>
        <w:pStyle w:val="CommentText"/>
      </w:pPr>
      <w:r>
        <w:rPr>
          <w:rStyle w:val="CommentReference"/>
        </w:rPr>
        <w:annotationRef/>
      </w:r>
      <w:r>
        <w:t>or iwn?</w:t>
      </w:r>
    </w:p>
  </w:comment>
  <w:comment w:id="650" w:author="Windows User" w:date="2015-10-30T08:56:00Z" w:initials="BS">
    <w:p w14:paraId="60D89983" w14:textId="77777777" w:rsidR="00676E6A" w:rsidRDefault="00676E6A" w:rsidP="00E35F1F">
      <w:pPr>
        <w:pStyle w:val="CommentText"/>
      </w:pPr>
      <w:r>
        <w:rPr>
          <w:rStyle w:val="CommentReference"/>
        </w:rPr>
        <w:annotationRef/>
      </w:r>
      <w:r>
        <w:t>perpetual lamp?</w:t>
      </w:r>
    </w:p>
  </w:comment>
  <w:comment w:id="651" w:author="Windows User" w:date="2015-10-30T08:56:00Z" w:initials="BS">
    <w:p w14:paraId="708630CC" w14:textId="77777777" w:rsidR="00676E6A" w:rsidRDefault="00676E6A" w:rsidP="00E35F1F">
      <w:pPr>
        <w:pStyle w:val="CommentText"/>
      </w:pPr>
      <w:r>
        <w:rPr>
          <w:rStyle w:val="CommentReference"/>
        </w:rPr>
        <w:annotationRef/>
      </w:r>
      <w:r>
        <w:t>parousia?</w:t>
      </w:r>
    </w:p>
  </w:comment>
  <w:comment w:id="652" w:author="Windows User" w:date="2015-10-30T08:56:00Z" w:initials="BS">
    <w:p w14:paraId="670AE5C3" w14:textId="77777777" w:rsidR="00676E6A" w:rsidRDefault="00676E6A" w:rsidP="00E35F1F">
      <w:pPr>
        <w:pStyle w:val="CommentText"/>
      </w:pPr>
      <w:r>
        <w:rPr>
          <w:rStyle w:val="CommentReference"/>
        </w:rPr>
        <w:annotationRef/>
      </w:r>
      <w:r>
        <w:t>tense?</w:t>
      </w:r>
    </w:p>
  </w:comment>
  <w:comment w:id="653" w:author="Windows User" w:date="2015-10-30T08:56:00Z" w:initials="BS">
    <w:p w14:paraId="281D5A29" w14:textId="77777777" w:rsidR="00676E6A" w:rsidRDefault="00676E6A" w:rsidP="00E35F1F">
      <w:pPr>
        <w:pStyle w:val="CommentText"/>
      </w:pPr>
      <w:r>
        <w:rPr>
          <w:rStyle w:val="CommentReference"/>
        </w:rPr>
        <w:annotationRef/>
      </w:r>
      <w:r>
        <w:t>enlightens?</w:t>
      </w:r>
    </w:p>
  </w:comment>
  <w:comment w:id="654" w:author="Windows User" w:date="2015-10-30T08:56:00Z" w:initials="BS">
    <w:p w14:paraId="09189517" w14:textId="77777777" w:rsidR="00676E6A" w:rsidRDefault="00676E6A" w:rsidP="00E35F1F">
      <w:pPr>
        <w:pStyle w:val="CommentText"/>
      </w:pPr>
      <w:r>
        <w:rPr>
          <w:rStyle w:val="CommentReference"/>
        </w:rPr>
        <w:annotationRef/>
      </w:r>
      <w:r>
        <w:t>exalt or magnify?</w:t>
      </w:r>
    </w:p>
  </w:comment>
  <w:comment w:id="655" w:author="Windows User" w:date="2015-10-30T08:56:00Z" w:initials="BS">
    <w:p w14:paraId="0F1C3DB1" w14:textId="77777777" w:rsidR="00676E6A" w:rsidRDefault="00676E6A" w:rsidP="00E35F1F">
      <w:pPr>
        <w:pStyle w:val="CommentText"/>
      </w:pPr>
      <w:r>
        <w:rPr>
          <w:rStyle w:val="CommentReference"/>
        </w:rPr>
        <w:annotationRef/>
      </w:r>
      <w:r>
        <w:t>or iwn?</w:t>
      </w:r>
    </w:p>
  </w:comment>
  <w:comment w:id="659" w:author="Windows User" w:date="2015-10-30T08:56:00Z" w:initials="BS">
    <w:p w14:paraId="49777AD4" w14:textId="77777777" w:rsidR="00676E6A" w:rsidRDefault="00676E6A" w:rsidP="00E35F1F">
      <w:pPr>
        <w:pStyle w:val="CommentText"/>
      </w:pPr>
      <w:r>
        <w:rPr>
          <w:rStyle w:val="CommentReference"/>
        </w:rPr>
        <w:annotationRef/>
      </w:r>
      <w:r>
        <w:t>this order better or worse?</w:t>
      </w:r>
    </w:p>
  </w:comment>
  <w:comment w:id="660" w:author="Windows User" w:date="2015-10-30T08:56:00Z" w:initials="BS">
    <w:p w14:paraId="07AFF474" w14:textId="77777777" w:rsidR="00676E6A" w:rsidRDefault="00676E6A" w:rsidP="00E35F1F">
      <w:pPr>
        <w:pStyle w:val="CommentText"/>
      </w:pPr>
      <w:r>
        <w:rPr>
          <w:rStyle w:val="CommentReference"/>
        </w:rPr>
        <w:annotationRef/>
      </w:r>
      <w:r>
        <w:t>I think upon should stay here</w:t>
      </w:r>
    </w:p>
  </w:comment>
  <w:comment w:id="661" w:author="Windows User" w:date="2015-10-30T08:56:00Z" w:initials="BS">
    <w:p w14:paraId="0441CD07" w14:textId="77777777" w:rsidR="00676E6A" w:rsidRDefault="00676E6A" w:rsidP="00E35F1F">
      <w:pPr>
        <w:pStyle w:val="CommentText"/>
      </w:pPr>
      <w:r>
        <w:rPr>
          <w:rStyle w:val="CommentReference"/>
        </w:rPr>
        <w:annotationRef/>
      </w:r>
      <w:r>
        <w:t>exalt or magnify?</w:t>
      </w:r>
    </w:p>
  </w:comment>
  <w:comment w:id="662" w:author="Windows User" w:date="2015-10-30T08:56:00Z" w:initials="BS">
    <w:p w14:paraId="6B633293" w14:textId="77777777" w:rsidR="00676E6A" w:rsidRDefault="00676E6A" w:rsidP="00E35F1F">
      <w:pPr>
        <w:pStyle w:val="CommentText"/>
      </w:pPr>
      <w:r>
        <w:rPr>
          <w:rStyle w:val="CommentReference"/>
        </w:rPr>
        <w:annotationRef/>
      </w:r>
      <w:r>
        <w:t>or iwn?</w:t>
      </w:r>
    </w:p>
  </w:comment>
  <w:comment w:id="670" w:author="Windows User" w:date="2015-10-30T08:56:00Z" w:initials="BS">
    <w:p w14:paraId="5798119C" w14:textId="77777777" w:rsidR="00676E6A" w:rsidRDefault="00676E6A" w:rsidP="00E35F1F">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671" w:author="Windows User" w:date="2015-10-30T08:56:00Z" w:initials="BS">
    <w:p w14:paraId="7FE87033" w14:textId="77777777" w:rsidR="00676E6A" w:rsidRDefault="00676E6A"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676E6A" w:rsidRDefault="00676E6A"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676E6A" w:rsidRDefault="00676E6A"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676E6A" w:rsidRDefault="00676E6A" w:rsidP="00E35F1F">
      <w:pPr>
        <w:pStyle w:val="CommentText"/>
      </w:pPr>
      <w:r>
        <w:rPr>
          <w:rStyle w:val="CommentReference"/>
        </w:rPr>
        <w:annotationRef/>
      </w:r>
      <w:r>
        <w:t>exalt or magnify?</w:t>
      </w:r>
    </w:p>
  </w:comment>
  <w:comment w:id="675" w:author="Windows User" w:date="2015-10-30T08:56:00Z" w:initials="BS">
    <w:p w14:paraId="6604F03B" w14:textId="77777777" w:rsidR="00676E6A" w:rsidRDefault="00676E6A" w:rsidP="00E35F1F">
      <w:pPr>
        <w:pStyle w:val="CommentText"/>
      </w:pPr>
      <w:r>
        <w:rPr>
          <w:rStyle w:val="CommentReference"/>
        </w:rPr>
        <w:annotationRef/>
      </w:r>
      <w:r>
        <w:t>or iwn?</w:t>
      </w:r>
    </w:p>
  </w:comment>
  <w:comment w:id="679" w:author="Windows User" w:date="2015-10-30T08:56:00Z" w:initials="BS">
    <w:p w14:paraId="6680EED5" w14:textId="77777777" w:rsidR="00676E6A" w:rsidRDefault="00676E6A" w:rsidP="00E35F1F">
      <w:pPr>
        <w:pStyle w:val="CommentText"/>
      </w:pPr>
      <w:r>
        <w:rPr>
          <w:rStyle w:val="CommentReference"/>
        </w:rPr>
        <w:annotationRef/>
      </w:r>
      <w:r>
        <w:t>does this work?</w:t>
      </w:r>
    </w:p>
  </w:comment>
  <w:comment w:id="680" w:author="Windows User" w:date="2015-10-30T08:56:00Z" w:initials="BS">
    <w:p w14:paraId="7B5754B1" w14:textId="77777777" w:rsidR="00676E6A" w:rsidRDefault="00676E6A" w:rsidP="00E35F1F">
      <w:pPr>
        <w:pStyle w:val="CommentText"/>
      </w:pPr>
      <w:r>
        <w:rPr>
          <w:rStyle w:val="CommentReference"/>
        </w:rPr>
        <w:annotationRef/>
      </w:r>
      <w:r>
        <w:t>is this right?</w:t>
      </w:r>
    </w:p>
  </w:comment>
  <w:comment w:id="681" w:author="Windows User" w:date="2015-10-30T08:56:00Z" w:initials="BS">
    <w:p w14:paraId="6058F90B" w14:textId="77777777" w:rsidR="00676E6A" w:rsidRDefault="00676E6A" w:rsidP="00E35F1F">
      <w:pPr>
        <w:pStyle w:val="CommentText"/>
      </w:pPr>
      <w:r>
        <w:rPr>
          <w:rStyle w:val="CommentReference"/>
        </w:rPr>
        <w:annotationRef/>
      </w:r>
      <w:r>
        <w:t>?</w:t>
      </w:r>
    </w:p>
  </w:comment>
  <w:comment w:id="682" w:author="Windows User" w:date="2015-10-30T08:56:00Z" w:initials="BS">
    <w:p w14:paraId="505706D1" w14:textId="77777777" w:rsidR="00676E6A" w:rsidRDefault="00676E6A" w:rsidP="00E35F1F">
      <w:pPr>
        <w:pStyle w:val="CommentText"/>
      </w:pPr>
      <w:r>
        <w:rPr>
          <w:rStyle w:val="CommentReference"/>
        </w:rPr>
        <w:annotationRef/>
      </w:r>
      <w:r>
        <w:t>about or to?</w:t>
      </w:r>
    </w:p>
  </w:comment>
  <w:comment w:id="683" w:author="Windows User" w:date="2015-10-30T08:56:00Z" w:initials="BS">
    <w:p w14:paraId="35AD6860" w14:textId="77777777" w:rsidR="00676E6A" w:rsidRDefault="00676E6A" w:rsidP="00E35F1F">
      <w:pPr>
        <w:pStyle w:val="CommentText"/>
      </w:pPr>
      <w:r>
        <w:rPr>
          <w:rStyle w:val="CommentReference"/>
        </w:rPr>
        <w:annotationRef/>
      </w:r>
      <w:r>
        <w:t>proclaim or cry?</w:t>
      </w:r>
    </w:p>
  </w:comment>
  <w:comment w:id="684" w:author="Windows User" w:date="2015-10-30T08:56:00Z" w:initials="BS">
    <w:p w14:paraId="588A0CA8" w14:textId="77777777" w:rsidR="00676E6A" w:rsidRDefault="00676E6A" w:rsidP="00E35F1F">
      <w:pPr>
        <w:pStyle w:val="CommentText"/>
      </w:pPr>
      <w:r>
        <w:rPr>
          <w:rStyle w:val="CommentReference"/>
        </w:rPr>
        <w:annotationRef/>
      </w:r>
      <w:r>
        <w:t>??</w:t>
      </w:r>
    </w:p>
  </w:comment>
  <w:comment w:id="685" w:author="Windows User" w:date="2015-10-30T08:56:00Z" w:initials="BS">
    <w:p w14:paraId="43146472" w14:textId="77777777" w:rsidR="00676E6A" w:rsidRDefault="00676E6A" w:rsidP="00E35F1F">
      <w:pPr>
        <w:pStyle w:val="CommentText"/>
      </w:pPr>
      <w:r>
        <w:rPr>
          <w:rStyle w:val="CommentReference"/>
        </w:rPr>
        <w:annotationRef/>
      </w:r>
      <w:r>
        <w:t>just?</w:t>
      </w:r>
    </w:p>
  </w:comment>
  <w:comment w:id="686" w:author="Windows User" w:date="2015-10-30T08:56:00Z" w:initials="BS">
    <w:p w14:paraId="005E33F9" w14:textId="77777777" w:rsidR="00676E6A" w:rsidRDefault="00676E6A" w:rsidP="00E35F1F">
      <w:pPr>
        <w:pStyle w:val="CommentText"/>
      </w:pPr>
      <w:r>
        <w:rPr>
          <w:rStyle w:val="CommentReference"/>
        </w:rPr>
        <w:annotationRef/>
      </w:r>
      <w:r>
        <w:t>chaste or meek?</w:t>
      </w:r>
    </w:p>
  </w:comment>
  <w:comment w:id="687" w:author="Windows User" w:date="2015-10-30T08:56:00Z" w:initials="BS">
    <w:p w14:paraId="38FC80AB" w14:textId="77777777" w:rsidR="00676E6A" w:rsidRDefault="00676E6A" w:rsidP="00E35F1F">
      <w:pPr>
        <w:pStyle w:val="CommentText"/>
      </w:pPr>
      <w:r>
        <w:rPr>
          <w:rStyle w:val="CommentReference"/>
        </w:rPr>
        <w:annotationRef/>
      </w:r>
      <w:r>
        <w:t>St. Isaac? Holy issac?</w:t>
      </w:r>
    </w:p>
  </w:comment>
  <w:comment w:id="688" w:author="Windows User" w:date="2015-10-30T08:56:00Z" w:initials="BS">
    <w:p w14:paraId="49E0F637" w14:textId="77777777" w:rsidR="00676E6A" w:rsidRDefault="00676E6A" w:rsidP="00E35F1F">
      <w:pPr>
        <w:pStyle w:val="CommentText"/>
      </w:pPr>
      <w:r>
        <w:rPr>
          <w:rStyle w:val="CommentReference"/>
        </w:rPr>
        <w:annotationRef/>
      </w:r>
      <w:r>
        <w:t>ten thousand time?</w:t>
      </w:r>
    </w:p>
  </w:comment>
  <w:comment w:id="689" w:author="Windows User" w:date="2015-10-30T08:56:00Z" w:initials="BS">
    <w:p w14:paraId="565278E4" w14:textId="77777777" w:rsidR="00676E6A" w:rsidRDefault="00676E6A"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676E6A" w:rsidRDefault="00676E6A" w:rsidP="00E35F1F">
      <w:pPr>
        <w:pStyle w:val="CommentText"/>
      </w:pPr>
      <w:r>
        <w:rPr>
          <w:rStyle w:val="CommentReference"/>
        </w:rPr>
        <w:annotationRef/>
      </w:r>
      <w:r>
        <w:t>honour or pride?</w:t>
      </w:r>
    </w:p>
  </w:comment>
  <w:comment w:id="691" w:author="Windows User" w:date="2015-10-30T08:56:00Z" w:initials="BS">
    <w:p w14:paraId="28840E47" w14:textId="77777777" w:rsidR="00676E6A" w:rsidRDefault="00676E6A" w:rsidP="00E35F1F">
      <w:pPr>
        <w:pStyle w:val="CommentText"/>
      </w:pPr>
      <w:r>
        <w:rPr>
          <w:rStyle w:val="CommentReference"/>
        </w:rPr>
        <w:annotationRef/>
      </w:r>
      <w:r>
        <w:t>spouse or friend???</w:t>
      </w:r>
    </w:p>
  </w:comment>
  <w:comment w:id="692" w:author="Windows User" w:date="2015-10-30T08:56:00Z" w:initials="BS">
    <w:p w14:paraId="6D247103" w14:textId="77777777" w:rsidR="00676E6A" w:rsidRDefault="00676E6A"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676E6A" w:rsidRDefault="00676E6A"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676E6A" w:rsidRDefault="00676E6A"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676E6A" w:rsidRDefault="00676E6A"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676E6A" w:rsidRDefault="00676E6A"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676E6A" w:rsidRDefault="00676E6A" w:rsidP="00E35F1F">
      <w:pPr>
        <w:pStyle w:val="CommentText"/>
      </w:pPr>
      <w:r>
        <w:rPr>
          <w:rStyle w:val="CommentReference"/>
        </w:rPr>
        <w:annotationRef/>
      </w:r>
      <w:r>
        <w:t>Are more honoured?</w:t>
      </w:r>
    </w:p>
  </w:comment>
  <w:comment w:id="704" w:author="Windows User" w:date="2015-10-30T08:56:00Z" w:initials="WU">
    <w:p w14:paraId="38104BB5" w14:textId="77777777" w:rsidR="00676E6A" w:rsidRDefault="00676E6A"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676E6A" w:rsidRDefault="00676E6A"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676E6A" w:rsidRDefault="00676E6A"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676E6A" w:rsidRDefault="00676E6A" w:rsidP="00E35F1F">
      <w:pPr>
        <w:pStyle w:val="CommentText"/>
      </w:pPr>
      <w:r>
        <w:rPr>
          <w:rStyle w:val="CommentReference"/>
        </w:rPr>
        <w:annotationRef/>
      </w:r>
      <w:r>
        <w:t>The Virgin Mary?</w:t>
      </w:r>
    </w:p>
  </w:comment>
  <w:comment w:id="717" w:author="Windows User" w:date="2015-10-30T08:56:00Z" w:initials="WU">
    <w:p w14:paraId="104BFD73" w14:textId="77777777" w:rsidR="00676E6A" w:rsidRDefault="00676E6A"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676E6A" w:rsidRDefault="00676E6A"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676E6A" w:rsidRDefault="00676E6A" w:rsidP="00E35F1F">
      <w:pPr>
        <w:pStyle w:val="CommentText"/>
      </w:pPr>
      <w:r>
        <w:rPr>
          <w:rStyle w:val="CommentReference"/>
        </w:rPr>
        <w:annotationRef/>
      </w:r>
      <w:r>
        <w:t>Not lampstand?</w:t>
      </w:r>
    </w:p>
  </w:comment>
  <w:comment w:id="723" w:author="Windows User" w:date="2015-10-30T08:56:00Z" w:initials="WU">
    <w:p w14:paraId="71035455" w14:textId="77777777" w:rsidR="00676E6A" w:rsidRDefault="00676E6A"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676E6A" w:rsidRDefault="00676E6A"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676E6A" w:rsidRDefault="00676E6A" w:rsidP="00E35F1F">
      <w:pPr>
        <w:pStyle w:val="CommentText"/>
      </w:pPr>
      <w:r>
        <w:rPr>
          <w:rStyle w:val="CommentReference"/>
        </w:rPr>
        <w:annotationRef/>
      </w:r>
      <w:r>
        <w:t>Tense(s) of this vs?</w:t>
      </w:r>
    </w:p>
  </w:comment>
  <w:comment w:id="729" w:author="Windows User" w:date="2015-10-30T08:56:00Z" w:initials="WU">
    <w:p w14:paraId="596EE3A5" w14:textId="77777777" w:rsidR="00676E6A" w:rsidRDefault="00676E6A"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676E6A" w:rsidRPr="00FA5B8C" w:rsidRDefault="00676E6A"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676E6A" w:rsidRDefault="00676E6A"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676E6A" w:rsidRDefault="00676E6A"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676E6A" w:rsidRDefault="00676E6A" w:rsidP="00E35F1F">
      <w:pPr>
        <w:pStyle w:val="CommentText"/>
      </w:pPr>
      <w:r>
        <w:rPr>
          <w:rStyle w:val="CommentReference"/>
        </w:rPr>
        <w:annotationRef/>
      </w:r>
      <w:r>
        <w:t>Care or concern?</w:t>
      </w:r>
    </w:p>
  </w:comment>
  <w:comment w:id="743" w:author="Windows User" w:date="2015-10-30T08:56:00Z" w:initials="WU">
    <w:p w14:paraId="78E58888" w14:textId="77777777" w:rsidR="00676E6A" w:rsidRDefault="00676E6A" w:rsidP="00E35F1F">
      <w:pPr>
        <w:pStyle w:val="CommentText"/>
      </w:pPr>
      <w:r>
        <w:rPr>
          <w:rStyle w:val="CommentReference"/>
        </w:rPr>
        <w:annotationRef/>
      </w:r>
      <w:r>
        <w:t>Uhm…</w:t>
      </w:r>
      <w:proofErr w:type="gramStart"/>
      <w:r>
        <w:t>. ?</w:t>
      </w:r>
      <w:proofErr w:type="gramEnd"/>
      <w:r>
        <w:t xml:space="preserve"> Coptic clearly says Sabbaton…. But wasn’t it the first day?</w:t>
      </w:r>
    </w:p>
  </w:comment>
  <w:comment w:id="752" w:author="Windows User" w:date="2015-10-30T08:56:00Z" w:initials="WU">
    <w:p w14:paraId="18B3CB42" w14:textId="77777777" w:rsidR="00676E6A" w:rsidRDefault="00676E6A" w:rsidP="00E35F1F">
      <w:pPr>
        <w:pStyle w:val="CommentText"/>
      </w:pPr>
      <w:r>
        <w:rPr>
          <w:rStyle w:val="CommentReference"/>
        </w:rPr>
        <w:annotationRef/>
      </w:r>
      <w:r>
        <w:t>Exceedingly? Too? So?</w:t>
      </w:r>
    </w:p>
  </w:comment>
  <w:comment w:id="753" w:author="Windows User" w:date="2015-10-30T08:56:00Z" w:initials="WU">
    <w:p w14:paraId="44897493" w14:textId="77777777" w:rsidR="00676E6A" w:rsidRDefault="00676E6A" w:rsidP="00E35F1F">
      <w:pPr>
        <w:pStyle w:val="CommentText"/>
      </w:pPr>
      <w:r>
        <w:rPr>
          <w:rStyle w:val="CommentReference"/>
        </w:rPr>
        <w:annotationRef/>
      </w:r>
      <w:r>
        <w:t>Count or heed?</w:t>
      </w:r>
    </w:p>
  </w:comment>
  <w:comment w:id="754" w:author="Windows User" w:date="2015-10-30T08:56:00Z" w:initials="WU">
    <w:p w14:paraId="6849FDD2" w14:textId="77777777" w:rsidR="00676E6A" w:rsidRDefault="00676E6A" w:rsidP="00E35F1F">
      <w:pPr>
        <w:pStyle w:val="CommentText"/>
      </w:pPr>
      <w:r>
        <w:rPr>
          <w:rStyle w:val="CommentReference"/>
        </w:rPr>
        <w:annotationRef/>
      </w:r>
      <w:r>
        <w:t>Ramez, I or me?</w:t>
      </w:r>
    </w:p>
  </w:comment>
  <w:comment w:id="755" w:author="Windows User" w:date="2015-10-30T08:56:00Z" w:initials="WU">
    <w:p w14:paraId="799B59FF" w14:textId="77777777" w:rsidR="00676E6A" w:rsidRDefault="00676E6A"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676E6A" w:rsidRDefault="00676E6A"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676E6A" w:rsidRDefault="00676E6A" w:rsidP="00E35F1F">
      <w:pPr>
        <w:pStyle w:val="CommentText"/>
      </w:pPr>
      <w:r>
        <w:rPr>
          <w:rStyle w:val="CommentReference"/>
        </w:rPr>
        <w:annotationRef/>
      </w:r>
      <w:r>
        <w:t>Kind-hearted or merciful?</w:t>
      </w:r>
    </w:p>
  </w:comment>
  <w:comment w:id="758" w:author="Windows User" w:date="2015-10-30T08:56:00Z" w:initials="WU">
    <w:p w14:paraId="1370FE87" w14:textId="77777777" w:rsidR="00676E6A" w:rsidRDefault="00676E6A" w:rsidP="00E35F1F">
      <w:pPr>
        <w:pStyle w:val="CommentText"/>
      </w:pPr>
      <w:r>
        <w:rPr>
          <w:rStyle w:val="CommentReference"/>
        </w:rPr>
        <w:annotationRef/>
      </w:r>
      <w:r>
        <w:t>Compassions or tender mercies?</w:t>
      </w:r>
    </w:p>
  </w:comment>
  <w:comment w:id="759" w:author="Windows User" w:date="2015-10-30T08:56:00Z" w:initials="WU">
    <w:p w14:paraId="70E14B72" w14:textId="77777777" w:rsidR="00676E6A" w:rsidRDefault="00676E6A" w:rsidP="00E35F1F">
      <w:pPr>
        <w:pStyle w:val="CommentText"/>
      </w:pPr>
      <w:r>
        <w:rPr>
          <w:rStyle w:val="CommentReference"/>
        </w:rPr>
        <w:annotationRef/>
      </w:r>
      <w:r>
        <w:t>May He or that He may</w:t>
      </w:r>
    </w:p>
  </w:comment>
  <w:comment w:id="771" w:author="Windows User" w:date="2015-10-30T08:56:00Z" w:initials="BS">
    <w:p w14:paraId="1CD83694" w14:textId="77777777" w:rsidR="00676E6A" w:rsidRDefault="00676E6A" w:rsidP="00E35F1F">
      <w:pPr>
        <w:pStyle w:val="CommentText"/>
      </w:pPr>
      <w:r>
        <w:rPr>
          <w:rStyle w:val="CommentReference"/>
        </w:rPr>
        <w:annotationRef/>
      </w:r>
      <w:r>
        <w:t>very greatly is redundant...</w:t>
      </w:r>
    </w:p>
  </w:comment>
  <w:comment w:id="772" w:author="Windows User" w:date="2015-10-30T08:56:00Z" w:initials="BS">
    <w:p w14:paraId="2DB29619" w14:textId="77777777" w:rsidR="00676E6A" w:rsidRDefault="00676E6A" w:rsidP="00E35F1F">
      <w:pPr>
        <w:pStyle w:val="CommentText"/>
      </w:pPr>
      <w:r>
        <w:rPr>
          <w:rStyle w:val="CommentReference"/>
        </w:rPr>
        <w:annotationRef/>
      </w:r>
      <w:r>
        <w:t>above? in?</w:t>
      </w:r>
    </w:p>
  </w:comment>
  <w:comment w:id="773" w:author="Windows User" w:date="2015-10-30T08:56:00Z" w:initials="BS">
    <w:p w14:paraId="3734F7C0" w14:textId="77777777" w:rsidR="00676E6A" w:rsidRDefault="00676E6A"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676E6A" w:rsidRDefault="00676E6A" w:rsidP="00E35F1F">
      <w:pPr>
        <w:pStyle w:val="CommentText"/>
      </w:pPr>
      <w:r>
        <w:rPr>
          <w:rStyle w:val="CommentReference"/>
        </w:rPr>
        <w:annotationRef/>
      </w:r>
      <w:r>
        <w:t>mediated or put into practice?</w:t>
      </w:r>
    </w:p>
  </w:comment>
  <w:comment w:id="775" w:author="Windows User" w:date="2015-10-30T08:56:00Z" w:initials="BS">
    <w:p w14:paraId="6417B5A7" w14:textId="77777777" w:rsidR="00676E6A" w:rsidRDefault="00676E6A"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676E6A" w:rsidRDefault="00676E6A"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676E6A" w:rsidRDefault="00676E6A" w:rsidP="00E35F1F">
      <w:pPr>
        <w:pStyle w:val="CommentText"/>
      </w:pPr>
      <w:r>
        <w:rPr>
          <w:rStyle w:val="CommentReference"/>
        </w:rPr>
        <w:annotationRef/>
      </w:r>
      <w:r>
        <w:t>thoughts or senses?</w:t>
      </w:r>
    </w:p>
  </w:comment>
  <w:comment w:id="778" w:author="Windows User" w:date="2015-10-30T08:56:00Z" w:initials="BS">
    <w:p w14:paraId="5092C47C" w14:textId="77777777" w:rsidR="00676E6A" w:rsidRDefault="00676E6A" w:rsidP="00E35F1F">
      <w:pPr>
        <w:pStyle w:val="CommentText"/>
      </w:pPr>
      <w:r>
        <w:rPr>
          <w:rStyle w:val="CommentReference"/>
        </w:rPr>
        <w:annotationRef/>
      </w:r>
      <w:r>
        <w:t>lay? set? cast?</w:t>
      </w:r>
    </w:p>
  </w:comment>
  <w:comment w:id="779" w:author="Windows User" w:date="2015-10-30T08:56:00Z" w:initials="BS">
    <w:p w14:paraId="2988A4E9" w14:textId="77777777" w:rsidR="00676E6A" w:rsidRDefault="00676E6A"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676E6A" w:rsidRDefault="00676E6A" w:rsidP="00E35F1F">
      <w:pPr>
        <w:pStyle w:val="CommentText"/>
      </w:pPr>
      <w:r>
        <w:rPr>
          <w:rStyle w:val="CommentReference"/>
        </w:rPr>
        <w:annotationRef/>
      </w:r>
      <w:r>
        <w:t>types?</w:t>
      </w:r>
    </w:p>
  </w:comment>
  <w:comment w:id="789" w:author="Windows User" w:date="2015-10-30T08:56:00Z" w:initials="BS">
    <w:p w14:paraId="6A283326" w14:textId="77777777" w:rsidR="00676E6A" w:rsidRDefault="00676E6A"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676E6A" w:rsidRDefault="00676E6A" w:rsidP="00E35F1F">
      <w:pPr>
        <w:pStyle w:val="CommentText"/>
      </w:pPr>
      <w:r>
        <w:rPr>
          <w:rStyle w:val="CommentReference"/>
        </w:rPr>
        <w:annotationRef/>
      </w:r>
      <w:r>
        <w:t>risen, or shone?</w:t>
      </w:r>
    </w:p>
  </w:comment>
  <w:comment w:id="797" w:author="Windows User" w:date="2015-10-30T08:56:00Z" w:initials="BS">
    <w:p w14:paraId="4B4155FC" w14:textId="77777777" w:rsidR="00676E6A" w:rsidRDefault="00676E6A" w:rsidP="00E35F1F">
      <w:pPr>
        <w:pStyle w:val="CommentText"/>
      </w:pPr>
      <w:r>
        <w:rPr>
          <w:rStyle w:val="CommentReference"/>
        </w:rPr>
        <w:annotationRef/>
      </w:r>
      <w:r>
        <w:t>cap?</w:t>
      </w:r>
    </w:p>
  </w:comment>
  <w:comment w:id="798" w:author="Windows User" w:date="2015-10-30T08:56:00Z" w:initials="BS">
    <w:p w14:paraId="248C83A2" w14:textId="77777777" w:rsidR="00676E6A" w:rsidRDefault="00676E6A" w:rsidP="00E35F1F">
      <w:pPr>
        <w:pStyle w:val="CommentText"/>
      </w:pPr>
      <w:r>
        <w:rPr>
          <w:rStyle w:val="CommentReference"/>
        </w:rPr>
        <w:annotationRef/>
      </w:r>
      <w:r>
        <w:t>save? redeem?</w:t>
      </w:r>
    </w:p>
  </w:comment>
  <w:comment w:id="802" w:author="Windows User" w:date="2015-11-02T09:17:00Z" w:initials="BS">
    <w:p w14:paraId="3DA2A496" w14:textId="77777777" w:rsidR="00676E6A" w:rsidRDefault="00676E6A"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676E6A" w:rsidRDefault="00676E6A" w:rsidP="00E35F1F">
      <w:pPr>
        <w:pStyle w:val="CommentText"/>
      </w:pPr>
      <w:r>
        <w:rPr>
          <w:rStyle w:val="CommentReference"/>
        </w:rPr>
        <w:annotationRef/>
      </w:r>
      <w:r>
        <w:t>or should " be down here</w:t>
      </w:r>
    </w:p>
  </w:comment>
  <w:comment w:id="807" w:author="Windows User" w:date="2015-10-30T08:56:00Z" w:initials="BS">
    <w:p w14:paraId="061FF9BB" w14:textId="77777777" w:rsidR="00676E6A" w:rsidRDefault="00676E6A"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676E6A" w:rsidRDefault="00676E6A"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676E6A" w:rsidRDefault="00676E6A"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676E6A" w:rsidRDefault="00676E6A"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676E6A" w:rsidRDefault="00676E6A" w:rsidP="00E35F1F">
      <w:pPr>
        <w:pStyle w:val="CommentText"/>
      </w:pPr>
      <w:r>
        <w:rPr>
          <w:rStyle w:val="CommentReference"/>
        </w:rPr>
        <w:annotationRef/>
      </w:r>
      <w:r>
        <w:t>dividing wall?</w:t>
      </w:r>
    </w:p>
  </w:comment>
  <w:comment w:id="824" w:author="Windows User" w:date="2015-10-30T08:56:00Z" w:initials="BS">
    <w:p w14:paraId="0BDB9E8A" w14:textId="77777777" w:rsidR="00676E6A" w:rsidRDefault="00676E6A"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676E6A" w:rsidRDefault="00676E6A"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676E6A" w:rsidRDefault="00676E6A"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676E6A" w:rsidRDefault="00676E6A"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676E6A" w:rsidRDefault="00676E6A"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676E6A" w:rsidRDefault="00676E6A" w:rsidP="00E35F1F">
      <w:pPr>
        <w:pStyle w:val="CommentText"/>
      </w:pPr>
      <w:r>
        <w:rPr>
          <w:rStyle w:val="CommentReference"/>
        </w:rPr>
        <w:annotationRef/>
      </w:r>
      <w:r>
        <w:t>or "sining"?</w:t>
      </w:r>
    </w:p>
  </w:comment>
  <w:comment w:id="834" w:author="Windows User" w:date="2015-10-30T08:56:00Z" w:initials="BS">
    <w:p w14:paraId="1CF8EF29" w14:textId="77777777" w:rsidR="00676E6A" w:rsidRDefault="00676E6A"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676E6A" w:rsidRDefault="00676E6A"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676E6A" w:rsidRDefault="00676E6A"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676E6A" w:rsidRDefault="00676E6A"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676E6A" w:rsidRDefault="00676E6A"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676E6A" w:rsidRDefault="00676E6A"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676E6A" w:rsidRDefault="00676E6A" w:rsidP="00E35F1F">
      <w:pPr>
        <w:pStyle w:val="CommentText"/>
      </w:pPr>
      <w:r>
        <w:rPr>
          <w:rStyle w:val="CommentReference"/>
        </w:rPr>
        <w:annotationRef/>
      </w:r>
      <w:r>
        <w:t>Received or bought?</w:t>
      </w:r>
    </w:p>
  </w:comment>
  <w:comment w:id="872" w:author="Brett Slote" w:date="2015-10-30T08:56:00Z" w:initials="BS">
    <w:p w14:paraId="705AFE6E" w14:textId="77777777" w:rsidR="00676E6A" w:rsidRDefault="00676E6A"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676E6A" w:rsidRDefault="00676E6A" w:rsidP="00E35F1F">
      <w:pPr>
        <w:pStyle w:val="CommentText"/>
      </w:pPr>
      <w:r>
        <w:rPr>
          <w:rStyle w:val="CommentReference"/>
        </w:rPr>
        <w:annotationRef/>
      </w:r>
      <w:r>
        <w:t>Uncircumscript?</w:t>
      </w:r>
    </w:p>
  </w:comment>
  <w:comment w:id="878" w:author="Brett Slote" w:date="2015-10-30T08:56:00Z" w:initials="BS">
    <w:p w14:paraId="39A4B3F9" w14:textId="77777777" w:rsidR="00676E6A" w:rsidRDefault="00676E6A" w:rsidP="00E35F1F">
      <w:pPr>
        <w:pStyle w:val="CommentText"/>
      </w:pPr>
      <w:r>
        <w:rPr>
          <w:rStyle w:val="CommentReference"/>
        </w:rPr>
        <w:annotationRef/>
      </w:r>
      <w:r>
        <w:t>Orthodox?</w:t>
      </w:r>
    </w:p>
  </w:comment>
  <w:comment w:id="879" w:author="Brett Slote" w:date="2015-10-30T08:56:00Z" w:initials="BS">
    <w:p w14:paraId="7E993A49" w14:textId="77777777" w:rsidR="00676E6A" w:rsidRDefault="00676E6A" w:rsidP="00E35F1F">
      <w:pPr>
        <w:pStyle w:val="CommentText"/>
      </w:pPr>
      <w:r>
        <w:rPr>
          <w:rStyle w:val="CommentReference"/>
        </w:rPr>
        <w:annotationRef/>
      </w:r>
      <w:r>
        <w:t>Faith?</w:t>
      </w:r>
    </w:p>
  </w:comment>
  <w:comment w:id="882" w:author="Brett Slote" w:date="2015-10-30T08:56:00Z" w:initials="BS">
    <w:p w14:paraId="575DF2C3" w14:textId="77777777" w:rsidR="00676E6A" w:rsidRDefault="00676E6A" w:rsidP="00E35F1F">
      <w:pPr>
        <w:pStyle w:val="CommentText"/>
      </w:pPr>
      <w:r>
        <w:rPr>
          <w:rStyle w:val="CommentReference"/>
        </w:rPr>
        <w:annotationRef/>
      </w:r>
      <w:r>
        <w:t>Need a consistent policy</w:t>
      </w:r>
    </w:p>
  </w:comment>
  <w:comment w:id="886" w:author="Brett Slote" w:date="2015-10-30T08:56:00Z" w:initials="BS">
    <w:p w14:paraId="4A370093" w14:textId="77777777" w:rsidR="00676E6A" w:rsidRDefault="00676E6A" w:rsidP="00E35F1F">
      <w:pPr>
        <w:pStyle w:val="CommentText"/>
      </w:pPr>
      <w:r>
        <w:rPr>
          <w:rStyle w:val="CommentReference"/>
        </w:rPr>
        <w:annotationRef/>
      </w:r>
      <w:r>
        <w:t>Ramez, He or Him?</w:t>
      </w:r>
    </w:p>
  </w:comment>
  <w:comment w:id="887" w:author="Brett Slote" w:date="2015-10-30T08:56:00Z" w:initials="BS">
    <w:p w14:paraId="3B1DEA29" w14:textId="77777777" w:rsidR="00676E6A" w:rsidRDefault="00676E6A" w:rsidP="00E35F1F">
      <w:pPr>
        <w:pStyle w:val="CommentText"/>
      </w:pPr>
      <w:r>
        <w:rPr>
          <w:rStyle w:val="CommentReference"/>
        </w:rPr>
        <w:annotationRef/>
      </w:r>
      <w:r>
        <w:t>On? By?</w:t>
      </w:r>
    </w:p>
  </w:comment>
  <w:comment w:id="888" w:author="Windows User" w:date="2015-11-21T13:15:00Z" w:initials="WU">
    <w:p w14:paraId="05ACE9CF" w14:textId="77777777" w:rsidR="00676E6A" w:rsidRDefault="00676E6A" w:rsidP="00E35F1F">
      <w:pPr>
        <w:pStyle w:val="CommentText"/>
      </w:pPr>
      <w:r>
        <w:rPr>
          <w:rStyle w:val="CommentReference"/>
        </w:rPr>
        <w:annotationRef/>
      </w:r>
      <w:r>
        <w:t>check</w:t>
      </w:r>
    </w:p>
  </w:comment>
  <w:comment w:id="896" w:author="Windows User" w:date="2015-10-30T08:56:00Z" w:initials="BS">
    <w:p w14:paraId="5592658B" w14:textId="77777777" w:rsidR="00676E6A" w:rsidRDefault="00676E6A"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676E6A" w:rsidRDefault="00676E6A"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676E6A" w:rsidRDefault="00676E6A" w:rsidP="00E35F1F">
      <w:pPr>
        <w:pStyle w:val="CommentText"/>
      </w:pPr>
      <w:r>
        <w:rPr>
          <w:rStyle w:val="CommentReference"/>
        </w:rPr>
        <w:annotationRef/>
      </w:r>
      <w:r>
        <w:t>adjective? severe?</w:t>
      </w:r>
    </w:p>
  </w:comment>
  <w:comment w:id="907" w:author="Windows User" w:date="2015-11-21T13:15:00Z" w:initials="WU">
    <w:p w14:paraId="071C1D6C" w14:textId="77777777" w:rsidR="00676E6A" w:rsidRDefault="00676E6A" w:rsidP="00E35F1F">
      <w:pPr>
        <w:pStyle w:val="CommentText"/>
      </w:pPr>
      <w:r>
        <w:rPr>
          <w:rStyle w:val="CommentReference"/>
        </w:rPr>
        <w:annotationRef/>
      </w:r>
      <w:r>
        <w:t>check</w:t>
      </w:r>
    </w:p>
  </w:comment>
  <w:comment w:id="909" w:author="Windows User" w:date="2015-10-30T08:56:00Z" w:initials="BS">
    <w:p w14:paraId="5CA1796C" w14:textId="77777777" w:rsidR="00676E6A" w:rsidRDefault="00676E6A" w:rsidP="00E35F1F">
      <w:pPr>
        <w:pStyle w:val="CommentText"/>
      </w:pPr>
      <w:r>
        <w:rPr>
          <w:rStyle w:val="CommentReference"/>
        </w:rPr>
        <w:annotationRef/>
      </w:r>
      <w:r>
        <w:t>too literal?</w:t>
      </w:r>
    </w:p>
  </w:comment>
  <w:comment w:id="912" w:author="Windows User" w:date="2015-10-30T08:56:00Z" w:initials="BS">
    <w:p w14:paraId="39BBFF20" w14:textId="77777777" w:rsidR="00676E6A" w:rsidRDefault="00676E6A" w:rsidP="00E35F1F">
      <w:pPr>
        <w:pStyle w:val="CommentText"/>
      </w:pPr>
      <w:r>
        <w:rPr>
          <w:rStyle w:val="CommentReference"/>
        </w:rPr>
        <w:annotationRef/>
      </w:r>
      <w:r>
        <w:t>awkward</w:t>
      </w:r>
    </w:p>
  </w:comment>
  <w:comment w:id="913" w:author="Windows User" w:date="2015-10-30T08:56:00Z" w:initials="BS">
    <w:p w14:paraId="7C372EC3" w14:textId="77777777" w:rsidR="00676E6A" w:rsidRDefault="00676E6A"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676E6A" w:rsidRDefault="00676E6A" w:rsidP="00E35F1F">
      <w:pPr>
        <w:pStyle w:val="CommentText"/>
      </w:pPr>
      <w:r>
        <w:rPr>
          <w:rStyle w:val="CommentReference"/>
        </w:rPr>
        <w:annotationRef/>
      </w:r>
      <w:r>
        <w:t>awkward</w:t>
      </w:r>
    </w:p>
  </w:comment>
  <w:comment w:id="916" w:author="Windows User" w:date="2015-10-30T08:56:00Z" w:initials="BS">
    <w:p w14:paraId="512D6CE2" w14:textId="77777777" w:rsidR="00676E6A" w:rsidRDefault="00676E6A" w:rsidP="00E35F1F">
      <w:pPr>
        <w:pStyle w:val="CommentText"/>
      </w:pPr>
      <w:r>
        <w:rPr>
          <w:rStyle w:val="CommentReference"/>
        </w:rPr>
        <w:annotationRef/>
      </w:r>
      <w:r>
        <w:t>terribly awkward</w:t>
      </w:r>
    </w:p>
  </w:comment>
  <w:comment w:id="917" w:author="Windows User" w:date="2015-11-21T13:16:00Z" w:initials="WU">
    <w:p w14:paraId="56B70852" w14:textId="77777777" w:rsidR="00676E6A" w:rsidRDefault="00676E6A" w:rsidP="00E35F1F">
      <w:pPr>
        <w:pStyle w:val="CommentText"/>
      </w:pPr>
      <w:r>
        <w:rPr>
          <w:rStyle w:val="CommentReference"/>
        </w:rPr>
        <w:annotationRef/>
      </w:r>
      <w:r>
        <w:t>check</w:t>
      </w:r>
    </w:p>
  </w:comment>
  <w:comment w:id="918" w:author="Windows User" w:date="2015-11-21T13:16:00Z" w:initials="WU">
    <w:p w14:paraId="46C7130C" w14:textId="77777777" w:rsidR="00676E6A" w:rsidRDefault="00676E6A" w:rsidP="00E35F1F">
      <w:pPr>
        <w:pStyle w:val="CommentText"/>
      </w:pPr>
      <w:r>
        <w:rPr>
          <w:rStyle w:val="CommentReference"/>
        </w:rPr>
        <w:annotationRef/>
      </w:r>
      <w:r>
        <w:t>check</w:t>
      </w:r>
    </w:p>
  </w:comment>
  <w:comment w:id="919" w:author="Windows User" w:date="2015-11-21T13:16:00Z" w:initials="WU">
    <w:p w14:paraId="5E32845B" w14:textId="77777777" w:rsidR="00676E6A" w:rsidRDefault="00676E6A" w:rsidP="00E35F1F">
      <w:pPr>
        <w:pStyle w:val="CommentText"/>
      </w:pPr>
      <w:r>
        <w:rPr>
          <w:rStyle w:val="CommentReference"/>
        </w:rPr>
        <w:annotationRef/>
      </w:r>
      <w:r>
        <w:t>check</w:t>
      </w:r>
    </w:p>
  </w:comment>
  <w:comment w:id="920" w:author="Windows User" w:date="2015-11-21T13:16:00Z" w:initials="WU">
    <w:p w14:paraId="530C7E75" w14:textId="77777777" w:rsidR="00676E6A" w:rsidRDefault="00676E6A" w:rsidP="00E35F1F">
      <w:pPr>
        <w:pStyle w:val="CommentText"/>
      </w:pPr>
      <w:r>
        <w:rPr>
          <w:rStyle w:val="CommentReference"/>
        </w:rPr>
        <w:annotationRef/>
      </w:r>
      <w:r>
        <w:t>check</w:t>
      </w:r>
    </w:p>
  </w:comment>
  <w:comment w:id="922" w:author="Windows User" w:date="2015-10-30T08:56:00Z" w:initials="BS">
    <w:p w14:paraId="215C41D2" w14:textId="77777777" w:rsidR="00676E6A" w:rsidRDefault="00676E6A" w:rsidP="00E35F1F">
      <w:pPr>
        <w:pStyle w:val="CommentText"/>
      </w:pPr>
      <w:r>
        <w:rPr>
          <w:rStyle w:val="CommentReference"/>
        </w:rPr>
        <w:annotationRef/>
      </w:r>
      <w:r>
        <w:t>sat?</w:t>
      </w:r>
    </w:p>
  </w:comment>
  <w:comment w:id="923" w:author="Windows User" w:date="2015-11-21T13:17:00Z" w:initials="WU">
    <w:p w14:paraId="6B55DDAB" w14:textId="77777777" w:rsidR="00676E6A" w:rsidRDefault="00676E6A" w:rsidP="00E35F1F">
      <w:pPr>
        <w:pStyle w:val="CommentText"/>
      </w:pPr>
      <w:r>
        <w:rPr>
          <w:rStyle w:val="CommentReference"/>
        </w:rPr>
        <w:annotationRef/>
      </w:r>
      <w:r>
        <w:t>check</w:t>
      </w:r>
    </w:p>
  </w:comment>
  <w:comment w:id="924" w:author="Windows User" w:date="2015-11-21T13:17:00Z" w:initials="WU">
    <w:p w14:paraId="5825D4CB" w14:textId="77777777" w:rsidR="00676E6A" w:rsidRDefault="00676E6A" w:rsidP="00E35F1F">
      <w:pPr>
        <w:pStyle w:val="CommentText"/>
      </w:pPr>
      <w:r>
        <w:rPr>
          <w:rStyle w:val="CommentReference"/>
        </w:rPr>
        <w:annotationRef/>
      </w:r>
      <w:r>
        <w:t>check</w:t>
      </w:r>
    </w:p>
  </w:comment>
  <w:comment w:id="927" w:author="Windows User" w:date="2015-10-30T08:56:00Z" w:initials="BS">
    <w:p w14:paraId="3E614A56" w14:textId="77777777" w:rsidR="00676E6A" w:rsidRDefault="00676E6A"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676E6A" w:rsidRDefault="00676E6A" w:rsidP="00E35F1F">
      <w:pPr>
        <w:pStyle w:val="CommentText"/>
      </w:pPr>
      <w:r>
        <w:rPr>
          <w:rStyle w:val="CommentReference"/>
        </w:rPr>
        <w:annotationRef/>
      </w:r>
      <w:r>
        <w:t>appearing?</w:t>
      </w:r>
    </w:p>
  </w:comment>
  <w:comment w:id="929" w:author="Windows User" w:date="2015-10-30T08:56:00Z" w:initials="BS">
    <w:p w14:paraId="4735348E" w14:textId="77777777" w:rsidR="00676E6A" w:rsidRDefault="00676E6A" w:rsidP="00E35F1F">
      <w:pPr>
        <w:pStyle w:val="CommentText"/>
      </w:pPr>
      <w:r>
        <w:rPr>
          <w:rStyle w:val="CommentReference"/>
        </w:rPr>
        <w:annotationRef/>
      </w:r>
      <w:r>
        <w:t>He</w:t>
      </w:r>
    </w:p>
  </w:comment>
  <w:comment w:id="936" w:author="Windows User" w:date="2015-10-30T08:56:00Z" w:initials="BS">
    <w:p w14:paraId="5F2DFD8E" w14:textId="77777777" w:rsidR="00676E6A" w:rsidRDefault="00676E6A"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676E6A" w:rsidRDefault="00676E6A" w:rsidP="00E35F1F">
      <w:pPr>
        <w:pStyle w:val="CommentText"/>
      </w:pPr>
      <w:r>
        <w:rPr>
          <w:rStyle w:val="CommentReference"/>
        </w:rPr>
        <w:annotationRef/>
      </w:r>
      <w:r>
        <w:t>For forty days</w:t>
      </w:r>
    </w:p>
  </w:comment>
  <w:comment w:id="938" w:author="Windows User" w:date="2015-10-30T08:56:00Z" w:initials="BS">
    <w:p w14:paraId="7D69D9EF" w14:textId="77777777" w:rsidR="00676E6A" w:rsidRDefault="00676E6A"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676E6A" w:rsidRDefault="00676E6A"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676E6A" w:rsidRDefault="00676E6A"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676E6A" w:rsidRDefault="00676E6A"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676E6A" w:rsidRDefault="00676E6A"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676E6A" w:rsidRDefault="00676E6A" w:rsidP="00E35F1F">
      <w:pPr>
        <w:pStyle w:val="CommentText"/>
      </w:pPr>
      <w:r>
        <w:rPr>
          <w:rStyle w:val="CommentReference"/>
        </w:rPr>
        <w:annotationRef/>
      </w:r>
      <w:r>
        <w:t>repeat quotes or contiguious?</w:t>
      </w:r>
    </w:p>
  </w:comment>
  <w:comment w:id="954" w:author="Windows User" w:date="2015-10-30T08:56:00Z" w:initials="BS">
    <w:p w14:paraId="29400B5B" w14:textId="77777777" w:rsidR="00676E6A" w:rsidRDefault="00676E6A" w:rsidP="00E35F1F">
      <w:pPr>
        <w:pStyle w:val="CommentText"/>
      </w:pPr>
      <w:r>
        <w:rPr>
          <w:rStyle w:val="CommentReference"/>
        </w:rPr>
        <w:annotationRef/>
      </w:r>
      <w:r>
        <w:t>in strength?</w:t>
      </w:r>
    </w:p>
  </w:comment>
  <w:comment w:id="955" w:author="Windows User" w:date="2015-10-30T08:56:00Z" w:initials="BS">
    <w:p w14:paraId="19007B27" w14:textId="77777777" w:rsidR="00676E6A" w:rsidRDefault="00676E6A"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676E6A" w:rsidRDefault="00676E6A" w:rsidP="00E35F1F">
      <w:pPr>
        <w:pStyle w:val="CommentText"/>
      </w:pPr>
      <w:r>
        <w:rPr>
          <w:rStyle w:val="CommentReference"/>
        </w:rPr>
        <w:annotationRef/>
      </w:r>
      <w:r>
        <w:t>theotokos, not mav em ef Nooti</w:t>
      </w:r>
    </w:p>
  </w:comment>
  <w:comment w:id="958" w:author="Windows User" w:date="2015-10-30T08:56:00Z" w:initials="BS">
    <w:p w14:paraId="72887F8D" w14:textId="77777777" w:rsidR="00676E6A" w:rsidRDefault="00676E6A" w:rsidP="00E35F1F">
      <w:pPr>
        <w:pStyle w:val="CommentText"/>
      </w:pPr>
      <w:r>
        <w:rPr>
          <w:rStyle w:val="CommentReference"/>
        </w:rPr>
        <w:annotationRef/>
      </w:r>
      <w:r>
        <w:t>in?</w:t>
      </w:r>
    </w:p>
  </w:comment>
  <w:comment w:id="960" w:author="Windows User" w:date="2015-10-30T08:56:00Z" w:initials="BS">
    <w:p w14:paraId="79923510" w14:textId="77777777" w:rsidR="00676E6A" w:rsidRDefault="00676E6A"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676E6A" w:rsidRDefault="00676E6A" w:rsidP="00E35F1F">
      <w:pPr>
        <w:pStyle w:val="CommentText"/>
      </w:pPr>
      <w:r>
        <w:rPr>
          <w:rStyle w:val="CommentReference"/>
        </w:rPr>
        <w:annotationRef/>
      </w:r>
      <w:r>
        <w:t>tense?</w:t>
      </w:r>
    </w:p>
  </w:comment>
  <w:comment w:id="963" w:author="Windows User" w:date="2015-10-30T08:56:00Z" w:initials="BS">
    <w:p w14:paraId="2626B3B0" w14:textId="77777777" w:rsidR="00676E6A" w:rsidRDefault="00676E6A" w:rsidP="00E35F1F">
      <w:pPr>
        <w:pStyle w:val="CommentText"/>
      </w:pPr>
      <w:r>
        <w:rPr>
          <w:rStyle w:val="CommentReference"/>
        </w:rPr>
        <w:annotationRef/>
      </w:r>
      <w:r>
        <w:t>too far for a pronoun</w:t>
      </w:r>
    </w:p>
  </w:comment>
  <w:comment w:id="964" w:author="Windows User" w:date="2015-10-30T08:56:00Z" w:initials="BS">
    <w:p w14:paraId="35C833E4" w14:textId="77777777" w:rsidR="00676E6A" w:rsidRDefault="00676E6A" w:rsidP="00E35F1F">
      <w:pPr>
        <w:pStyle w:val="CommentText"/>
      </w:pPr>
      <w:r>
        <w:rPr>
          <w:rStyle w:val="CommentReference"/>
        </w:rPr>
        <w:annotationRef/>
      </w:r>
      <w:r>
        <w:t>deemed or made?</w:t>
      </w:r>
    </w:p>
  </w:comment>
  <w:comment w:id="966" w:author="Windows User" w:date="2015-10-30T08:56:00Z" w:initials="BS">
    <w:p w14:paraId="5C7B7A35" w14:textId="77777777" w:rsidR="00676E6A" w:rsidRDefault="00676E6A"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676E6A" w:rsidRDefault="00676E6A" w:rsidP="00E35F1F">
      <w:pPr>
        <w:pStyle w:val="CommentText"/>
      </w:pPr>
      <w:r>
        <w:rPr>
          <w:rStyle w:val="CommentReference"/>
        </w:rPr>
        <w:annotationRef/>
      </w:r>
      <w:r>
        <w:t>rises or shines?</w:t>
      </w:r>
    </w:p>
  </w:comment>
  <w:comment w:id="971" w:author="Windows User" w:date="2015-10-30T08:56:00Z" w:initials="BS">
    <w:p w14:paraId="5671149C" w14:textId="77777777" w:rsidR="00676E6A" w:rsidRDefault="00676E6A" w:rsidP="00E35F1F">
      <w:pPr>
        <w:pStyle w:val="CommentText"/>
      </w:pPr>
      <w:r>
        <w:rPr>
          <w:rStyle w:val="CommentReference"/>
        </w:rPr>
        <w:annotationRef/>
      </w:r>
      <w:r>
        <w:t>destroyed or damaged?</w:t>
      </w:r>
    </w:p>
  </w:comment>
  <w:comment w:id="979" w:author="Windows User" w:date="2015-10-30T08:56:00Z" w:initials="BS">
    <w:p w14:paraId="4B308EB2" w14:textId="77777777" w:rsidR="00676E6A" w:rsidRDefault="00676E6A" w:rsidP="00E35F1F">
      <w:pPr>
        <w:pStyle w:val="CommentText"/>
      </w:pPr>
      <w:r>
        <w:rPr>
          <w:rStyle w:val="CommentReference"/>
        </w:rPr>
        <w:annotationRef/>
      </w:r>
      <w:r>
        <w:t>servant, or slave?</w:t>
      </w:r>
    </w:p>
  </w:comment>
  <w:comment w:id="980" w:author="Windows User" w:date="2015-10-30T08:56:00Z" w:initials="BS">
    <w:p w14:paraId="20DF1D54" w14:textId="77777777" w:rsidR="00676E6A" w:rsidRDefault="00676E6A" w:rsidP="00E35F1F">
      <w:pPr>
        <w:pStyle w:val="CommentText"/>
      </w:pPr>
      <w:r>
        <w:rPr>
          <w:rStyle w:val="CommentReference"/>
        </w:rPr>
        <w:annotationRef/>
      </w:r>
      <w:r>
        <w:t>Feels way too literal</w:t>
      </w:r>
    </w:p>
  </w:comment>
  <w:comment w:id="981" w:author="Windows User" w:date="2015-11-21T13:18:00Z" w:initials="WU">
    <w:p w14:paraId="2A74F11D" w14:textId="77777777" w:rsidR="00676E6A" w:rsidRDefault="00676E6A" w:rsidP="00E35F1F">
      <w:pPr>
        <w:pStyle w:val="CommentText"/>
      </w:pPr>
      <w:r>
        <w:rPr>
          <w:rStyle w:val="CommentReference"/>
        </w:rPr>
        <w:annotationRef/>
      </w:r>
      <w:r>
        <w:t>check</w:t>
      </w:r>
    </w:p>
  </w:comment>
  <w:comment w:id="989" w:author="Windows User" w:date="2015-10-30T08:56:00Z" w:initials="BS">
    <w:p w14:paraId="6352B7F4" w14:textId="77777777" w:rsidR="00676E6A" w:rsidRDefault="00676E6A"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676E6A" w:rsidRDefault="00676E6A"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676E6A" w:rsidRDefault="00676E6A"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676E6A" w:rsidRDefault="00676E6A"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676E6A" w:rsidRDefault="00676E6A"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676E6A" w:rsidRDefault="00676E6A" w:rsidP="00E35F1F">
      <w:pPr>
        <w:pStyle w:val="CommentText"/>
      </w:pPr>
      <w:r>
        <w:rPr>
          <w:rStyle w:val="CommentReference"/>
        </w:rPr>
        <w:annotationRef/>
      </w:r>
      <w:r>
        <w:t>net or hook?</w:t>
      </w:r>
    </w:p>
  </w:comment>
  <w:comment w:id="1003" w:author="Windows User" w:date="2015-10-30T08:56:00Z" w:initials="BS">
    <w:p w14:paraId="631E73A0" w14:textId="77777777" w:rsidR="00676E6A" w:rsidRDefault="00676E6A"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676E6A" w:rsidRDefault="00676E6A" w:rsidP="00E35F1F">
      <w:pPr>
        <w:pStyle w:val="CommentText"/>
      </w:pPr>
      <w:r>
        <w:rPr>
          <w:rStyle w:val="CommentReference"/>
        </w:rPr>
        <w:annotationRef/>
      </w:r>
      <w:r>
        <w:t>what does this mean?</w:t>
      </w:r>
    </w:p>
  </w:comment>
  <w:comment w:id="1005" w:author="Windows User" w:date="2015-10-30T08:56:00Z" w:initials="BS">
    <w:p w14:paraId="0A6E9F00" w14:textId="77777777" w:rsidR="00676E6A" w:rsidRDefault="00676E6A" w:rsidP="00E35F1F">
      <w:pPr>
        <w:pStyle w:val="CommentText"/>
      </w:pPr>
      <w:r>
        <w:rPr>
          <w:rStyle w:val="CommentReference"/>
        </w:rPr>
        <w:annotationRef/>
      </w:r>
      <w:r>
        <w:t>Path? Or Way? i.e. Christ?</w:t>
      </w:r>
    </w:p>
  </w:comment>
  <w:comment w:id="1006" w:author="Windows User" w:date="2015-10-30T08:56:00Z" w:initials="BS">
    <w:p w14:paraId="50D676B3" w14:textId="77777777" w:rsidR="00676E6A" w:rsidRDefault="00676E6A" w:rsidP="00E35F1F">
      <w:pPr>
        <w:pStyle w:val="CommentText"/>
      </w:pPr>
      <w:r>
        <w:rPr>
          <w:rStyle w:val="CommentReference"/>
        </w:rPr>
        <w:annotationRef/>
      </w:r>
      <w:r>
        <w:t>forward to? Or towards?</w:t>
      </w:r>
    </w:p>
  </w:comment>
  <w:comment w:id="1007" w:author="Windows User" w:date="2015-10-30T08:56:00Z" w:initials="BS">
    <w:p w14:paraId="4E94979B" w14:textId="77777777" w:rsidR="00676E6A" w:rsidRDefault="00676E6A" w:rsidP="00E35F1F">
      <w:pPr>
        <w:pStyle w:val="CommentText"/>
      </w:pPr>
      <w:r>
        <w:rPr>
          <w:rStyle w:val="CommentReference"/>
        </w:rPr>
        <w:annotationRef/>
      </w:r>
      <w:r>
        <w:t>gladness</w:t>
      </w:r>
    </w:p>
  </w:comment>
  <w:comment w:id="1015" w:author="Windows User" w:date="2015-10-30T08:56:00Z" w:initials="BS">
    <w:p w14:paraId="3588E256" w14:textId="77777777" w:rsidR="00676E6A" w:rsidRDefault="00676E6A"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676E6A" w:rsidRDefault="00676E6A" w:rsidP="00E35F1F">
      <w:pPr>
        <w:pStyle w:val="CommentText"/>
      </w:pPr>
      <w:r>
        <w:rPr>
          <w:rStyle w:val="CommentReference"/>
        </w:rPr>
        <w:annotationRef/>
      </w:r>
      <w:r>
        <w:t>Everyday or a day?</w:t>
      </w:r>
    </w:p>
  </w:comment>
  <w:comment w:id="1017" w:author="Windows User" w:date="2015-10-30T08:56:00Z" w:initials="BS">
    <w:p w14:paraId="7938A467" w14:textId="77777777" w:rsidR="00676E6A" w:rsidRDefault="00676E6A"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676E6A" w:rsidRDefault="00676E6A" w:rsidP="00E35F1F">
      <w:pPr>
        <w:pStyle w:val="CommentText"/>
      </w:pPr>
      <w:r>
        <w:rPr>
          <w:rStyle w:val="CommentReference"/>
        </w:rPr>
        <w:annotationRef/>
      </w:r>
      <w:r>
        <w:t>glory, splendor or beauty?</w:t>
      </w:r>
    </w:p>
  </w:comment>
  <w:comment w:id="1019" w:author="Windows User" w:date="2015-10-30T08:56:00Z" w:initials="BS">
    <w:p w14:paraId="07A7FAB4" w14:textId="77777777" w:rsidR="00676E6A" w:rsidRDefault="00676E6A" w:rsidP="00E35F1F">
      <w:pPr>
        <w:pStyle w:val="CommentText"/>
      </w:pPr>
      <w:r>
        <w:rPr>
          <w:rStyle w:val="CommentReference"/>
        </w:rPr>
        <w:annotationRef/>
      </w:r>
      <w:r>
        <w:t>from or and?</w:t>
      </w:r>
    </w:p>
  </w:comment>
  <w:comment w:id="1020" w:author="Windows User" w:date="2015-10-30T08:56:00Z" w:initials="BS">
    <w:p w14:paraId="5249720E" w14:textId="77777777" w:rsidR="00676E6A" w:rsidRDefault="00676E6A"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676E6A" w:rsidRDefault="00676E6A"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676E6A" w:rsidRDefault="00676E6A" w:rsidP="00E35F1F">
      <w:pPr>
        <w:pStyle w:val="CommentText"/>
      </w:pPr>
      <w:r>
        <w:rPr>
          <w:rStyle w:val="CommentReference"/>
        </w:rPr>
        <w:annotationRef/>
      </w:r>
      <w:r>
        <w:t>is this right?</w:t>
      </w:r>
    </w:p>
  </w:comment>
  <w:comment w:id="1023" w:author="Windows User" w:date="2015-10-30T08:56:00Z" w:initials="BS">
    <w:p w14:paraId="21BA9344" w14:textId="77777777" w:rsidR="00676E6A" w:rsidRDefault="00676E6A" w:rsidP="00E35F1F">
      <w:pPr>
        <w:pStyle w:val="CommentText"/>
      </w:pPr>
      <w:r>
        <w:rPr>
          <w:rStyle w:val="CommentReference"/>
        </w:rPr>
        <w:annotationRef/>
      </w:r>
      <w:r>
        <w:t>isn't it of?</w:t>
      </w:r>
    </w:p>
  </w:comment>
  <w:comment w:id="1024" w:author="Windows User" w:date="2015-10-30T08:56:00Z" w:initials="BS">
    <w:p w14:paraId="0DB057D8" w14:textId="77777777" w:rsidR="00676E6A" w:rsidRDefault="00676E6A" w:rsidP="00E35F1F">
      <w:pPr>
        <w:pStyle w:val="CommentText"/>
      </w:pPr>
      <w:r>
        <w:rPr>
          <w:rStyle w:val="CommentReference"/>
        </w:rPr>
        <w:annotationRef/>
      </w:r>
      <w:r>
        <w:t xml:space="preserve">isn't it </w:t>
      </w:r>
      <w:proofErr w:type="gramStart"/>
      <w:r>
        <w:t>blesses</w:t>
      </w:r>
      <w:proofErr w:type="gramEnd"/>
      <w:r>
        <w:t>?</w:t>
      </w:r>
    </w:p>
  </w:comment>
  <w:comment w:id="1025" w:author="Windows User" w:date="2015-10-30T08:56:00Z" w:initials="BS">
    <w:p w14:paraId="4126BF87" w14:textId="77777777" w:rsidR="00676E6A" w:rsidRDefault="00676E6A" w:rsidP="00E35F1F">
      <w:pPr>
        <w:pStyle w:val="CommentText"/>
      </w:pPr>
      <w:r>
        <w:rPr>
          <w:rStyle w:val="CommentReference"/>
        </w:rPr>
        <w:annotationRef/>
      </w:r>
      <w:r>
        <w:t>blessing or blessing?</w:t>
      </w:r>
    </w:p>
  </w:comment>
  <w:comment w:id="1026" w:author="Windows User" w:date="2015-10-30T08:56:00Z" w:initials="BS">
    <w:p w14:paraId="068E7184" w14:textId="77777777" w:rsidR="00676E6A" w:rsidRDefault="00676E6A"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676E6A" w:rsidRDefault="00676E6A" w:rsidP="00E35F1F">
      <w:pPr>
        <w:pStyle w:val="CommentText"/>
      </w:pPr>
      <w:r>
        <w:rPr>
          <w:rStyle w:val="CommentReference"/>
        </w:rPr>
        <w:annotationRef/>
      </w:r>
      <w:r>
        <w:t>perfect or true?</w:t>
      </w:r>
    </w:p>
  </w:comment>
  <w:comment w:id="1030" w:author="Windows User" w:date="2015-11-21T13:21:00Z" w:initials="WU">
    <w:p w14:paraId="686F5E9C" w14:textId="77777777" w:rsidR="00676E6A" w:rsidRDefault="00676E6A" w:rsidP="00E35F1F">
      <w:pPr>
        <w:pStyle w:val="CommentText"/>
      </w:pPr>
      <w:r>
        <w:rPr>
          <w:rStyle w:val="CommentReference"/>
        </w:rPr>
        <w:annotationRef/>
      </w:r>
    </w:p>
  </w:comment>
  <w:comment w:id="1037" w:author="Windows User" w:date="2015-10-30T08:56:00Z" w:initials="BS">
    <w:p w14:paraId="138D81C8" w14:textId="77777777" w:rsidR="00676E6A" w:rsidRDefault="00676E6A" w:rsidP="00E35F1F">
      <w:pPr>
        <w:pStyle w:val="CommentText"/>
      </w:pPr>
      <w:r>
        <w:rPr>
          <w:rStyle w:val="CommentReference"/>
        </w:rPr>
        <w:annotationRef/>
      </w:r>
      <w:r>
        <w:t>which word is right?</w:t>
      </w:r>
    </w:p>
  </w:comment>
  <w:comment w:id="1038" w:author="Windows User" w:date="2015-10-30T08:56:00Z" w:initials="BS">
    <w:p w14:paraId="36B899D8" w14:textId="77777777" w:rsidR="00676E6A" w:rsidRDefault="00676E6A" w:rsidP="00E35F1F">
      <w:pPr>
        <w:pStyle w:val="CommentText"/>
      </w:pPr>
      <w:r>
        <w:rPr>
          <w:rStyle w:val="CommentReference"/>
        </w:rPr>
        <w:annotationRef/>
      </w:r>
      <w:r>
        <w:t>wise?</w:t>
      </w:r>
    </w:p>
  </w:comment>
  <w:comment w:id="1040" w:author="Windows User" w:date="2015-10-30T08:56:00Z" w:initials="BS">
    <w:p w14:paraId="62F2B22F" w14:textId="77777777" w:rsidR="00676E6A" w:rsidRDefault="00676E6A" w:rsidP="00E35F1F">
      <w:pPr>
        <w:pStyle w:val="CommentText"/>
      </w:pPr>
      <w:r>
        <w:rPr>
          <w:rStyle w:val="CommentReference"/>
        </w:rPr>
        <w:annotationRef/>
      </w:r>
      <w:r>
        <w:t>bride, or bridal chamber?</w:t>
      </w:r>
    </w:p>
  </w:comment>
  <w:comment w:id="1041" w:author="Windows User" w:date="2015-10-30T08:56:00Z" w:initials="BS">
    <w:p w14:paraId="13AA9031" w14:textId="77777777" w:rsidR="00676E6A" w:rsidRDefault="00676E6A" w:rsidP="00E35F1F">
      <w:pPr>
        <w:pStyle w:val="CommentText"/>
      </w:pPr>
      <w:r>
        <w:rPr>
          <w:rStyle w:val="CommentReference"/>
        </w:rPr>
        <w:annotationRef/>
      </w:r>
      <w:r>
        <w:t>truth, logos, or true logos?</w:t>
      </w:r>
    </w:p>
  </w:comment>
  <w:comment w:id="1042" w:author="Windows User" w:date="2015-10-30T08:56:00Z" w:initials="BS">
    <w:p w14:paraId="116A567C" w14:textId="77777777" w:rsidR="00676E6A" w:rsidRDefault="00676E6A" w:rsidP="00E35F1F">
      <w:pPr>
        <w:pStyle w:val="CommentText"/>
      </w:pPr>
      <w:r>
        <w:rPr>
          <w:rStyle w:val="CommentReference"/>
        </w:rPr>
        <w:annotationRef/>
      </w:r>
      <w:r>
        <w:t>redeemed or saved?</w:t>
      </w:r>
    </w:p>
  </w:comment>
  <w:comment w:id="1044" w:author="Windows User" w:date="2015-10-30T08:56:00Z" w:initials="BS">
    <w:p w14:paraId="37848CBE" w14:textId="77777777" w:rsidR="00676E6A" w:rsidRDefault="00676E6A" w:rsidP="00E35F1F">
      <w:pPr>
        <w:pStyle w:val="CommentText"/>
      </w:pPr>
      <w:r>
        <w:rPr>
          <w:rStyle w:val="CommentReference"/>
        </w:rPr>
        <w:annotationRef/>
      </w:r>
      <w:r>
        <w:t>for us or unto us?</w:t>
      </w:r>
    </w:p>
  </w:comment>
  <w:comment w:id="1047" w:author="Windows User" w:date="2015-10-30T08:56:00Z" w:initials="BS">
    <w:p w14:paraId="7318299D" w14:textId="77777777" w:rsidR="00676E6A" w:rsidRDefault="00676E6A" w:rsidP="00E35F1F">
      <w:pPr>
        <w:pStyle w:val="CommentText"/>
      </w:pPr>
      <w:r>
        <w:rPr>
          <w:rStyle w:val="CommentReference"/>
        </w:rPr>
        <w:annotationRef/>
      </w:r>
      <w:r>
        <w:t>what does eshleelooi mean?</w:t>
      </w:r>
    </w:p>
  </w:comment>
  <w:comment w:id="1048" w:author="Windows User" w:date="2015-10-30T08:56:00Z" w:initials="BS">
    <w:p w14:paraId="01016F04" w14:textId="77777777" w:rsidR="00676E6A" w:rsidRDefault="00676E6A" w:rsidP="00E35F1F">
      <w:pPr>
        <w:pStyle w:val="CommentText"/>
      </w:pPr>
      <w:r>
        <w:rPr>
          <w:rStyle w:val="CommentReference"/>
        </w:rPr>
        <w:annotationRef/>
      </w:r>
      <w:r>
        <w:t>save or redeem?</w:t>
      </w:r>
    </w:p>
  </w:comment>
  <w:comment w:id="1050" w:author="Windows User" w:date="2015-10-30T08:56:00Z" w:initials="BS">
    <w:p w14:paraId="2F0C8D0C" w14:textId="77777777" w:rsidR="00676E6A" w:rsidRDefault="00676E6A"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676E6A" w:rsidRDefault="00676E6A"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676E6A" w:rsidRDefault="00676E6A"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676E6A" w:rsidRDefault="00676E6A" w:rsidP="00E35F1F">
      <w:pPr>
        <w:pStyle w:val="CommentText"/>
      </w:pPr>
      <w:r>
        <w:rPr>
          <w:rStyle w:val="CommentReference"/>
        </w:rPr>
        <w:annotationRef/>
      </w:r>
      <w:r>
        <w:t>Saviour or redeemer?</w:t>
      </w:r>
    </w:p>
  </w:comment>
  <w:comment w:id="1056" w:author="Windows User" w:date="2015-10-30T08:56:00Z" w:initials="BS">
    <w:p w14:paraId="7BA01F3B" w14:textId="77777777" w:rsidR="00676E6A" w:rsidRDefault="00676E6A"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676E6A" w:rsidRDefault="00676E6A"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676E6A" w:rsidRDefault="00676E6A"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676E6A" w:rsidRDefault="00676E6A"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676E6A" w:rsidRDefault="00676E6A"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676E6A" w:rsidRDefault="00676E6A"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676E6A" w:rsidRDefault="00676E6A"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676E6A" w:rsidRDefault="00676E6A"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676E6A" w:rsidRDefault="00676E6A"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676E6A" w:rsidRDefault="00676E6A"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676E6A" w:rsidRDefault="00676E6A" w:rsidP="00E35F1F">
      <w:pPr>
        <w:pStyle w:val="CommentText"/>
      </w:pPr>
      <w:r>
        <w:rPr>
          <w:rStyle w:val="CommentReference"/>
        </w:rPr>
        <w:annotationRef/>
      </w:r>
      <w:r>
        <w:t>review</w:t>
      </w:r>
    </w:p>
  </w:comment>
  <w:comment w:id="1079" w:author="Windows User" w:date="2015-10-30T08:56:00Z" w:initials="BS">
    <w:p w14:paraId="5D50DB65" w14:textId="77777777" w:rsidR="00676E6A" w:rsidRDefault="00676E6A"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676E6A" w:rsidRDefault="00676E6A" w:rsidP="00E35F1F">
      <w:pPr>
        <w:pStyle w:val="CommentText"/>
      </w:pPr>
      <w:r>
        <w:rPr>
          <w:rStyle w:val="CommentReference"/>
        </w:rPr>
        <w:annotationRef/>
      </w:r>
      <w:r>
        <w:t>works or deeds?</w:t>
      </w:r>
    </w:p>
  </w:comment>
  <w:comment w:id="1081" w:author="Windows User" w:date="2015-11-21T13:24:00Z" w:initials="WU">
    <w:p w14:paraId="7A990723" w14:textId="77777777" w:rsidR="00676E6A" w:rsidRDefault="00676E6A" w:rsidP="00E35F1F">
      <w:pPr>
        <w:pStyle w:val="CommentText"/>
      </w:pPr>
      <w:r>
        <w:rPr>
          <w:rStyle w:val="CommentReference"/>
        </w:rPr>
        <w:annotationRef/>
      </w:r>
      <w:r>
        <w:t>review</w:t>
      </w:r>
    </w:p>
  </w:comment>
  <w:comment w:id="1082" w:author="Windows User" w:date="2015-10-30T08:56:00Z" w:initials="BS">
    <w:p w14:paraId="5BB3D65B" w14:textId="77777777" w:rsidR="00676E6A" w:rsidRDefault="00676E6A" w:rsidP="00E35F1F">
      <w:pPr>
        <w:pStyle w:val="CommentText"/>
      </w:pPr>
      <w:r>
        <w:rPr>
          <w:rStyle w:val="CommentReference"/>
        </w:rPr>
        <w:annotationRef/>
      </w:r>
      <w:r>
        <w:t>does Coptic have 'high'?</w:t>
      </w:r>
    </w:p>
  </w:comment>
  <w:comment w:id="1083" w:author="Windows User" w:date="2015-11-21T13:24:00Z" w:initials="WU">
    <w:p w14:paraId="1D334F95" w14:textId="77777777" w:rsidR="00676E6A" w:rsidRDefault="00676E6A" w:rsidP="00E35F1F">
      <w:pPr>
        <w:pStyle w:val="CommentText"/>
      </w:pPr>
      <w:r>
        <w:rPr>
          <w:rStyle w:val="CommentReference"/>
        </w:rPr>
        <w:annotationRef/>
      </w:r>
      <w:r>
        <w:t>review, add variant</w:t>
      </w:r>
    </w:p>
  </w:comment>
  <w:comment w:id="1084" w:author="Windows User" w:date="2015-10-30T08:56:00Z" w:initials="BS">
    <w:p w14:paraId="5480B788" w14:textId="77777777" w:rsidR="00676E6A" w:rsidRDefault="00676E6A"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676E6A" w:rsidRDefault="00676E6A"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676E6A" w:rsidRDefault="00676E6A" w:rsidP="006869EE">
      <w:pPr>
        <w:pStyle w:val="CommentText"/>
      </w:pPr>
      <w:r>
        <w:rPr>
          <w:rStyle w:val="CommentReference"/>
        </w:rPr>
        <w:annotationRef/>
      </w:r>
      <w:r>
        <w:t>May He or that He may</w:t>
      </w:r>
    </w:p>
  </w:comment>
  <w:comment w:id="1095" w:author="Windows User" w:date="2015-10-30T08:56:00Z" w:initials="BS">
    <w:p w14:paraId="5BE9E7DF" w14:textId="77777777" w:rsidR="00676E6A" w:rsidRDefault="00676E6A" w:rsidP="006869EE">
      <w:pPr>
        <w:pStyle w:val="CommentText"/>
      </w:pPr>
      <w:r>
        <w:rPr>
          <w:rStyle w:val="CommentReference"/>
        </w:rPr>
        <w:annotationRef/>
      </w:r>
      <w:r>
        <w:t>protopresbyters?</w:t>
      </w:r>
    </w:p>
  </w:comment>
  <w:comment w:id="1096" w:author="Windows User" w:date="2015-10-30T08:56:00Z" w:initials="BS">
    <w:p w14:paraId="37712CA1" w14:textId="77777777" w:rsidR="00676E6A" w:rsidRDefault="00676E6A" w:rsidP="006869EE">
      <w:pPr>
        <w:pStyle w:val="CommentText"/>
      </w:pPr>
      <w:r>
        <w:rPr>
          <w:rStyle w:val="CommentReference"/>
        </w:rPr>
        <w:annotationRef/>
      </w:r>
      <w:r>
        <w:t>those who?</w:t>
      </w:r>
    </w:p>
  </w:comment>
  <w:comment w:id="1097" w:author="Windows User" w:date="2015-10-30T08:56:00Z" w:initials="BS">
    <w:p w14:paraId="0BC9F56F" w14:textId="77777777" w:rsidR="00676E6A" w:rsidRDefault="00676E6A" w:rsidP="006869EE">
      <w:pPr>
        <w:pStyle w:val="CommentText"/>
      </w:pPr>
      <w:r>
        <w:rPr>
          <w:rStyle w:val="CommentReference"/>
        </w:rPr>
        <w:annotationRef/>
      </w:r>
      <w:r>
        <w:t>Yourself?</w:t>
      </w:r>
    </w:p>
  </w:comment>
  <w:comment w:id="1101" w:author="Windows User" w:date="2015-11-27T20:09:00Z" w:initials="WU">
    <w:p w14:paraId="5DD947BD" w14:textId="77777777" w:rsidR="00676E6A" w:rsidRDefault="00676E6A"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676E6A" w:rsidRDefault="00676E6A"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676E6A" w:rsidRDefault="00676E6A" w:rsidP="006869EE">
      <w:pPr>
        <w:pStyle w:val="CommentText"/>
      </w:pPr>
      <w:r>
        <w:rPr>
          <w:rStyle w:val="CommentReference"/>
        </w:rPr>
        <w:annotationRef/>
      </w:r>
      <w:r>
        <w:t>Good News or Glad Tidings?</w:t>
      </w:r>
    </w:p>
  </w:comment>
  <w:comment w:id="1112" w:author="Windows User" w:date="2015-10-30T08:56:00Z" w:initials="WU">
    <w:p w14:paraId="07481CDA" w14:textId="77777777" w:rsidR="00676E6A" w:rsidRDefault="00676E6A"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676E6A" w:rsidRDefault="00676E6A"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676E6A" w:rsidRDefault="00676E6A" w:rsidP="006869EE">
      <w:pPr>
        <w:pStyle w:val="CommentText"/>
      </w:pPr>
      <w:r>
        <w:rPr>
          <w:rStyle w:val="CommentReference"/>
        </w:rPr>
        <w:annotationRef/>
      </w:r>
      <w:r>
        <w:t>Add footnote of what this is</w:t>
      </w:r>
    </w:p>
  </w:comment>
  <w:comment w:id="1123" w:author="Windows User" w:date="2016-02-10T12:41:00Z" w:initials="WU">
    <w:p w14:paraId="67A8D0BB" w14:textId="77777777" w:rsidR="00676E6A" w:rsidRDefault="00676E6A" w:rsidP="00CA3D47">
      <w:pPr>
        <w:pStyle w:val="CommentText"/>
      </w:pPr>
      <w:r>
        <w:rPr>
          <w:rStyle w:val="CommentReference"/>
        </w:rPr>
        <w:annotationRef/>
      </w:r>
      <w:r>
        <w:t>May He or that He may</w:t>
      </w:r>
    </w:p>
  </w:comment>
  <w:comment w:id="1133" w:author="Windows User" w:date="2015-10-30T08:56:00Z" w:initials="WU">
    <w:p w14:paraId="6841EDAF" w14:textId="77777777" w:rsidR="00676E6A" w:rsidRDefault="00676E6A">
      <w:pPr>
        <w:pStyle w:val="CommentText"/>
      </w:pPr>
      <w:r>
        <w:rPr>
          <w:rStyle w:val="CommentReference"/>
        </w:rPr>
        <w:annotationRef/>
      </w:r>
      <w:r>
        <w:t>Isn’t this one more faithful?</w:t>
      </w:r>
    </w:p>
  </w:comment>
  <w:comment w:id="1134" w:author="Windows User" w:date="2015-10-30T08:56:00Z" w:initials="WU">
    <w:p w14:paraId="44483F5F" w14:textId="77777777" w:rsidR="00676E6A" w:rsidRDefault="00676E6A">
      <w:pPr>
        <w:pStyle w:val="CommentText"/>
      </w:pPr>
      <w:r>
        <w:rPr>
          <w:rStyle w:val="CommentReference"/>
        </w:rPr>
        <w:annotationRef/>
      </w:r>
      <w:r>
        <w:t>Which one(s) are/is right?</w:t>
      </w:r>
    </w:p>
  </w:comment>
  <w:comment w:id="1135" w:author="Windows User" w:date="2015-10-30T08:56:00Z" w:initials="WU">
    <w:p w14:paraId="22B3EF76" w14:textId="77777777" w:rsidR="00676E6A" w:rsidRDefault="00676E6A">
      <w:pPr>
        <w:pStyle w:val="CommentText"/>
      </w:pPr>
      <w:r>
        <w:rPr>
          <w:rStyle w:val="CommentReference"/>
        </w:rPr>
        <w:annotationRef/>
      </w:r>
      <w:r>
        <w:t>Coptic doesn’t seem to have “O Lord”</w:t>
      </w:r>
    </w:p>
  </w:comment>
  <w:comment w:id="1139" w:author="Windows User" w:date="2015-10-30T08:56:00Z" w:initials="WU">
    <w:p w14:paraId="6BF65470" w14:textId="77777777" w:rsidR="00676E6A" w:rsidRDefault="00676E6A">
      <w:pPr>
        <w:pStyle w:val="CommentText"/>
      </w:pPr>
      <w:r>
        <w:rPr>
          <w:rStyle w:val="CommentReference"/>
        </w:rPr>
        <w:annotationRef/>
      </w:r>
      <w:r>
        <w:t>Called or named?</w:t>
      </w:r>
    </w:p>
  </w:comment>
  <w:comment w:id="1140" w:author="Windows User" w:date="2015-10-30T08:56:00Z" w:initials="WU">
    <w:p w14:paraId="64122CF8" w14:textId="77777777" w:rsidR="00676E6A" w:rsidRDefault="00676E6A">
      <w:pPr>
        <w:pStyle w:val="CommentText"/>
      </w:pPr>
      <w:r>
        <w:rPr>
          <w:rStyle w:val="CommentReference"/>
        </w:rPr>
        <w:annotationRef/>
      </w:r>
      <w:r>
        <w:t>John loved the Lord, or the Lord loved John?</w:t>
      </w:r>
    </w:p>
  </w:comment>
  <w:comment w:id="1142" w:author="Windows User" w:date="2015-10-30T08:56:00Z" w:initials="WU">
    <w:p w14:paraId="28540FAB" w14:textId="77777777" w:rsidR="00676E6A" w:rsidRDefault="00676E6A">
      <w:pPr>
        <w:pStyle w:val="CommentText"/>
      </w:pPr>
      <w:r>
        <w:rPr>
          <w:rStyle w:val="CommentReference"/>
        </w:rPr>
        <w:annotationRef/>
      </w:r>
      <w:r>
        <w:t>Not the Lord?</w:t>
      </w:r>
    </w:p>
  </w:comment>
  <w:comment w:id="1143" w:author="Windows User" w:date="2015-10-30T08:56:00Z" w:initials="WU">
    <w:p w14:paraId="3BE9EA57" w14:textId="77777777" w:rsidR="00676E6A" w:rsidRDefault="00676E6A">
      <w:pPr>
        <w:pStyle w:val="CommentText"/>
      </w:pPr>
      <w:r>
        <w:rPr>
          <w:rStyle w:val="CommentReference"/>
        </w:rPr>
        <w:annotationRef/>
      </w:r>
      <w:r>
        <w:t>The rest missing?</w:t>
      </w:r>
    </w:p>
  </w:comment>
  <w:comment w:id="1144" w:author="Windows User" w:date="2015-10-30T08:56:00Z" w:initials="WU">
    <w:p w14:paraId="17CFCF91" w14:textId="77777777" w:rsidR="00676E6A" w:rsidRDefault="00676E6A">
      <w:pPr>
        <w:pStyle w:val="CommentText"/>
      </w:pPr>
      <w:r>
        <w:rPr>
          <w:rStyle w:val="CommentReference"/>
        </w:rPr>
        <w:annotationRef/>
      </w:r>
      <w:r>
        <w:t>Completely different…</w:t>
      </w:r>
    </w:p>
  </w:comment>
  <w:comment w:id="1145" w:author="Windows User" w:date="2015-10-30T08:56:00Z" w:initials="WU">
    <w:p w14:paraId="1A5ABDDA" w14:textId="77777777" w:rsidR="00676E6A" w:rsidRDefault="00676E6A">
      <w:pPr>
        <w:pStyle w:val="CommentText"/>
      </w:pPr>
      <w:r>
        <w:rPr>
          <w:rStyle w:val="CommentReference"/>
        </w:rPr>
        <w:annotationRef/>
      </w:r>
      <w:r>
        <w:t>Sound or voices?</w:t>
      </w:r>
    </w:p>
  </w:comment>
  <w:comment w:id="1147" w:author="Windows User" w:date="2015-10-30T08:56:00Z" w:initials="WU">
    <w:p w14:paraId="2632154F" w14:textId="77777777" w:rsidR="00676E6A" w:rsidRDefault="00676E6A">
      <w:pPr>
        <w:pStyle w:val="CommentText"/>
      </w:pPr>
      <w:r>
        <w:rPr>
          <w:rStyle w:val="CommentReference"/>
        </w:rPr>
        <w:annotationRef/>
      </w:r>
      <w:r>
        <w:t>AAP has divinely inspired.</w:t>
      </w:r>
    </w:p>
  </w:comment>
  <w:comment w:id="1149" w:author="Windows User" w:date="2015-10-30T08:56:00Z" w:initials="WU">
    <w:p w14:paraId="6A684B9E" w14:textId="77777777" w:rsidR="00676E6A" w:rsidRDefault="00676E6A">
      <w:pPr>
        <w:pStyle w:val="CommentText"/>
      </w:pPr>
      <w:r>
        <w:rPr>
          <w:rStyle w:val="CommentReference"/>
        </w:rPr>
        <w:annotationRef/>
      </w:r>
      <w:r>
        <w:t>This one needs looking at.</w:t>
      </w:r>
    </w:p>
  </w:comment>
  <w:comment w:id="1150" w:author="Windows User" w:date="2015-10-30T08:56:00Z" w:initials="WU">
    <w:p w14:paraId="3E29D706" w14:textId="77777777" w:rsidR="00676E6A" w:rsidRDefault="00676E6A">
      <w:pPr>
        <w:pStyle w:val="CommentText"/>
      </w:pPr>
      <w:r>
        <w:rPr>
          <w:rStyle w:val="CommentReference"/>
        </w:rPr>
        <w:annotationRef/>
      </w:r>
      <w:r>
        <w:t>Partners?</w:t>
      </w:r>
    </w:p>
  </w:comment>
  <w:comment w:id="1155" w:author="Windows User" w:date="2015-10-30T08:56:00Z" w:initials="WU">
    <w:p w14:paraId="662AC6DC" w14:textId="77777777" w:rsidR="00676E6A" w:rsidRDefault="00676E6A">
      <w:pPr>
        <w:pStyle w:val="CommentText"/>
      </w:pPr>
      <w:r>
        <w:rPr>
          <w:rStyle w:val="CommentReference"/>
        </w:rPr>
        <w:annotationRef/>
      </w:r>
      <w:r>
        <w:t>What land?</w:t>
      </w:r>
    </w:p>
  </w:comment>
  <w:comment w:id="1157" w:author="Windows User" w:date="2015-10-30T08:56:00Z" w:initials="WU">
    <w:p w14:paraId="121BE348" w14:textId="77777777" w:rsidR="00676E6A" w:rsidRDefault="00676E6A">
      <w:pPr>
        <w:pStyle w:val="CommentText"/>
      </w:pPr>
      <w:r>
        <w:rPr>
          <w:rStyle w:val="CommentReference"/>
        </w:rPr>
        <w:annotationRef/>
      </w:r>
      <w:r>
        <w:t>Or englighten?</w:t>
      </w:r>
    </w:p>
  </w:comment>
  <w:comment w:id="1171" w:author="Windows User" w:date="2015-10-30T08:56:00Z" w:initials="WU">
    <w:p w14:paraId="52EAF036" w14:textId="77777777" w:rsidR="00676E6A" w:rsidRDefault="00676E6A">
      <w:pPr>
        <w:pStyle w:val="CommentText"/>
      </w:pPr>
      <w:r>
        <w:rPr>
          <w:rStyle w:val="CommentReference"/>
        </w:rPr>
        <w:annotationRef/>
      </w:r>
      <w:r>
        <w:t>What should this verse be?</w:t>
      </w:r>
    </w:p>
  </w:comment>
  <w:comment w:id="1182" w:author="Windows User" w:date="2015-10-30T08:56:00Z" w:initials="BS">
    <w:p w14:paraId="1A0E2428" w14:textId="77777777" w:rsidR="00676E6A" w:rsidRDefault="00676E6A">
      <w:pPr>
        <w:pStyle w:val="CommentText"/>
      </w:pPr>
      <w:r>
        <w:rPr>
          <w:rStyle w:val="CommentReference"/>
        </w:rPr>
        <w:annotationRef/>
      </w:r>
      <w:r>
        <w:t>wiles or snares?</w:t>
      </w:r>
    </w:p>
  </w:comment>
  <w:comment w:id="1184" w:author="Windows User" w:date="2015-10-30T08:56:00Z" w:initials="BS">
    <w:p w14:paraId="2B8DD286" w14:textId="77777777" w:rsidR="00676E6A" w:rsidRDefault="00676E6A">
      <w:pPr>
        <w:pStyle w:val="CommentText"/>
      </w:pPr>
      <w:r>
        <w:rPr>
          <w:rStyle w:val="CommentReference"/>
        </w:rPr>
        <w:annotationRef/>
      </w:r>
      <w:r>
        <w:t xml:space="preserve">I typed this Coptic... so it will have </w:t>
      </w:r>
      <w:proofErr w:type="gramStart"/>
      <w:r>
        <w:t>typos..</w:t>
      </w:r>
      <w:proofErr w:type="gramEnd"/>
    </w:p>
  </w:comment>
  <w:comment w:id="1185" w:author="Windows User" w:date="2015-10-30T08:56:00Z" w:initials="WU">
    <w:p w14:paraId="7AD216CC" w14:textId="77777777" w:rsidR="00676E6A" w:rsidRDefault="00676E6A">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676E6A" w:rsidRDefault="00676E6A">
      <w:pPr>
        <w:pStyle w:val="CommentText"/>
      </w:pPr>
      <w:r>
        <w:rPr>
          <w:rStyle w:val="CommentReference"/>
        </w:rPr>
        <w:annotationRef/>
      </w:r>
      <w:r>
        <w:t>omit 'be' in contemporary?</w:t>
      </w:r>
    </w:p>
  </w:comment>
  <w:comment w:id="1188" w:author="Windows User" w:date="2015-10-30T08:56:00Z" w:initials="BS">
    <w:p w14:paraId="6511FB80" w14:textId="77777777" w:rsidR="00676E6A" w:rsidRDefault="00676E6A">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676E6A" w:rsidRDefault="00676E6A">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676E6A" w:rsidRDefault="00676E6A">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676E6A" w:rsidRDefault="00676E6A">
      <w:pPr>
        <w:pStyle w:val="CommentText"/>
      </w:pPr>
      <w:r>
        <w:rPr>
          <w:rStyle w:val="CommentReference"/>
        </w:rPr>
        <w:annotationRef/>
      </w:r>
      <w:r>
        <w:t>Needs work.</w:t>
      </w:r>
    </w:p>
  </w:comment>
  <w:comment w:id="1214" w:author="Windows User" w:date="2015-10-30T08:56:00Z" w:initials="WU">
    <w:p w14:paraId="76E8B799" w14:textId="77777777" w:rsidR="00676E6A" w:rsidRDefault="00676E6A">
      <w:pPr>
        <w:pStyle w:val="CommentText"/>
      </w:pPr>
      <w:r>
        <w:rPr>
          <w:rStyle w:val="CommentReference"/>
        </w:rPr>
        <w:annotationRef/>
      </w:r>
      <w:r>
        <w:t>Should this be tho-out 5? Or 25?</w:t>
      </w:r>
    </w:p>
  </w:comment>
  <w:comment w:id="1221" w:author="Windows User" w:date="2015-11-11T11:06:00Z" w:initials="WU">
    <w:p w14:paraId="58D84DCF" w14:textId="77777777" w:rsidR="00676E6A" w:rsidRDefault="00676E6A">
      <w:pPr>
        <w:pStyle w:val="CommentText"/>
      </w:pPr>
      <w:r>
        <w:rPr>
          <w:rStyle w:val="CommentReference"/>
        </w:rPr>
        <w:annotationRef/>
      </w:r>
      <w:r>
        <w:t>Should this be last age or something?</w:t>
      </w:r>
    </w:p>
  </w:comment>
  <w:comment w:id="1223" w:author="Windows User" w:date="2015-11-11T11:00:00Z" w:initials="WU">
    <w:p w14:paraId="7D2DE752" w14:textId="77777777" w:rsidR="00676E6A" w:rsidRDefault="00676E6A">
      <w:pPr>
        <w:pStyle w:val="CommentText"/>
      </w:pPr>
      <w:r>
        <w:rPr>
          <w:rStyle w:val="CommentReference"/>
        </w:rPr>
        <w:annotationRef/>
      </w:r>
      <w:r>
        <w:t>This needs reviewing!</w:t>
      </w:r>
    </w:p>
  </w:comment>
  <w:comment w:id="1224" w:author="Windows User" w:date="2015-11-11T11:00:00Z" w:initials="WU">
    <w:p w14:paraId="65102EEC" w14:textId="77777777" w:rsidR="00676E6A" w:rsidRDefault="00676E6A">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676E6A" w:rsidRDefault="00676E6A">
      <w:pPr>
        <w:pStyle w:val="CommentText"/>
      </w:pPr>
      <w:r>
        <w:rPr>
          <w:rStyle w:val="CommentReference"/>
        </w:rPr>
        <w:annotationRef/>
      </w:r>
      <w:r>
        <w:t>Confirmed?</w:t>
      </w:r>
    </w:p>
  </w:comment>
  <w:comment w:id="1240" w:author="Windows User" w:date="2015-10-30T08:56:00Z" w:initials="WU">
    <w:p w14:paraId="41EDECE7" w14:textId="77777777" w:rsidR="00676E6A" w:rsidRDefault="00676E6A">
      <w:pPr>
        <w:pStyle w:val="CommentText"/>
      </w:pPr>
      <w:r>
        <w:rPr>
          <w:rStyle w:val="CommentReference"/>
        </w:rPr>
        <w:annotationRef/>
      </w:r>
      <w:r>
        <w:t>Heroes, or athletes?</w:t>
      </w:r>
    </w:p>
  </w:comment>
  <w:comment w:id="1267" w:author="Windows User" w:date="2015-10-30T08:56:00Z" w:initials="WU">
    <w:p w14:paraId="5FA627EB" w14:textId="77777777" w:rsidR="00676E6A" w:rsidRDefault="00676E6A">
      <w:pPr>
        <w:pStyle w:val="CommentText"/>
      </w:pPr>
      <w:r>
        <w:rPr>
          <w:rStyle w:val="CommentReference"/>
        </w:rPr>
        <w:annotationRef/>
      </w:r>
      <w:r>
        <w:t>Beasts or creatures?</w:t>
      </w:r>
    </w:p>
  </w:comment>
  <w:comment w:id="1268" w:author="Windows User" w:date="2015-10-30T08:56:00Z" w:initials="WU">
    <w:p w14:paraId="04563F96" w14:textId="77777777" w:rsidR="00676E6A" w:rsidRDefault="00676E6A">
      <w:pPr>
        <w:pStyle w:val="CommentText"/>
      </w:pPr>
      <w:r>
        <w:rPr>
          <w:rStyle w:val="CommentReference"/>
        </w:rPr>
        <w:annotationRef/>
      </w:r>
      <w:r>
        <w:t>Incessant? Or unceasing?</w:t>
      </w:r>
    </w:p>
  </w:comment>
  <w:comment w:id="1269" w:author="Windows User" w:date="2015-10-30T08:56:00Z" w:initials="WU">
    <w:p w14:paraId="7BD20F77" w14:textId="77777777" w:rsidR="00676E6A" w:rsidRDefault="00676E6A">
      <w:pPr>
        <w:pStyle w:val="CommentText"/>
      </w:pPr>
      <w:r>
        <w:rPr>
          <w:rStyle w:val="CommentReference"/>
        </w:rPr>
        <w:annotationRef/>
      </w:r>
      <w:r>
        <w:t>Flames of fire or fervent as fire?</w:t>
      </w:r>
    </w:p>
  </w:comment>
  <w:comment w:id="1273" w:author="Windows User" w:date="2015-10-30T08:56:00Z" w:initials="WU">
    <w:p w14:paraId="44A84E5A" w14:textId="77777777" w:rsidR="00676E6A" w:rsidRDefault="00676E6A">
      <w:pPr>
        <w:pStyle w:val="CommentText"/>
      </w:pPr>
      <w:r>
        <w:rPr>
          <w:rStyle w:val="CommentReference"/>
        </w:rPr>
        <w:annotationRef/>
      </w:r>
      <w:r>
        <w:t>Serving the Lord, or serving before the Lord?</w:t>
      </w:r>
    </w:p>
  </w:comment>
  <w:comment w:id="1287" w:author="Windows User" w:date="2015-10-30T08:56:00Z" w:initials="WU">
    <w:p w14:paraId="07D2B1EF" w14:textId="77777777" w:rsidR="00676E6A" w:rsidRDefault="00676E6A">
      <w:pPr>
        <w:pStyle w:val="CommentText"/>
      </w:pPr>
      <w:r>
        <w:rPr>
          <w:rStyle w:val="CommentReference"/>
        </w:rPr>
        <w:annotationRef/>
      </w:r>
      <w:r>
        <w:t>Or voice of God?</w:t>
      </w:r>
    </w:p>
  </w:comment>
  <w:comment w:id="1288" w:author="Windows User" w:date="2015-10-30T08:56:00Z" w:initials="WU">
    <w:p w14:paraId="3900CC21" w14:textId="77777777" w:rsidR="00676E6A" w:rsidRDefault="00676E6A">
      <w:pPr>
        <w:pStyle w:val="CommentText"/>
      </w:pPr>
      <w:r>
        <w:rPr>
          <w:rStyle w:val="CommentReference"/>
        </w:rPr>
        <w:annotationRef/>
      </w:r>
      <w:r>
        <w:t>Received or accepted?</w:t>
      </w:r>
    </w:p>
  </w:comment>
  <w:comment w:id="1293" w:author="Windows User" w:date="2015-11-06T08:39:00Z" w:initials="WU">
    <w:p w14:paraId="6EA3F191" w14:textId="77777777" w:rsidR="00676E6A" w:rsidRDefault="00676E6A">
      <w:pPr>
        <w:pStyle w:val="CommentText"/>
      </w:pPr>
      <w:r>
        <w:rPr>
          <w:rStyle w:val="CommentReference"/>
        </w:rPr>
        <w:annotationRef/>
      </w:r>
      <w:r>
        <w:t>Is this the right St. Theodore?</w:t>
      </w:r>
    </w:p>
  </w:comment>
  <w:comment w:id="1298" w:author="Windows User" w:date="2015-10-30T08:56:00Z" w:initials="WU">
    <w:p w14:paraId="227730E1" w14:textId="77777777" w:rsidR="00676E6A" w:rsidRDefault="00676E6A">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676E6A" w:rsidRDefault="00676E6A">
      <w:pPr>
        <w:pStyle w:val="CommentText"/>
      </w:pPr>
      <w:r>
        <w:rPr>
          <w:rStyle w:val="CommentReference"/>
        </w:rPr>
        <w:annotationRef/>
      </w:r>
      <w:r>
        <w:t>Building them upon the Name?</w:t>
      </w:r>
    </w:p>
  </w:comment>
  <w:comment w:id="1309" w:author="Windows User" w:date="2015-10-30T08:56:00Z" w:initials="WU">
    <w:p w14:paraId="3CFB1D1A" w14:textId="77777777" w:rsidR="00676E6A" w:rsidRDefault="00676E6A">
      <w:pPr>
        <w:pStyle w:val="CommentText"/>
      </w:pPr>
      <w:r>
        <w:rPr>
          <w:rStyle w:val="CommentReference"/>
        </w:rPr>
        <w:annotationRef/>
      </w:r>
      <w:r>
        <w:t>Placed or established?</w:t>
      </w:r>
    </w:p>
  </w:comment>
  <w:comment w:id="1310" w:author="Windows User" w:date="2015-10-30T08:56:00Z" w:initials="WU">
    <w:p w14:paraId="08983CC0" w14:textId="77777777" w:rsidR="00676E6A" w:rsidRDefault="00676E6A">
      <w:pPr>
        <w:pStyle w:val="CommentText"/>
      </w:pPr>
      <w:r>
        <w:rPr>
          <w:rStyle w:val="CommentReference"/>
        </w:rPr>
        <w:annotationRef/>
      </w:r>
      <w:r>
        <w:t>Or refused?</w:t>
      </w:r>
    </w:p>
  </w:comment>
  <w:comment w:id="1316" w:author="Windows User" w:date="2015-10-30T08:56:00Z" w:initials="WU">
    <w:p w14:paraId="535F3E1B" w14:textId="77777777" w:rsidR="00676E6A" w:rsidRDefault="00676E6A">
      <w:pPr>
        <w:pStyle w:val="CommentText"/>
      </w:pPr>
      <w:r>
        <w:rPr>
          <w:rStyle w:val="CommentReference"/>
        </w:rPr>
        <w:annotationRef/>
      </w:r>
      <w:r>
        <w:t>Sprung forth? Came forth? Blossomed?</w:t>
      </w:r>
    </w:p>
  </w:comment>
  <w:comment w:id="1328" w:author="Windows User" w:date="2015-10-30T08:56:00Z" w:initials="BS">
    <w:p w14:paraId="07DE8008" w14:textId="77777777" w:rsidR="00676E6A" w:rsidRDefault="00676E6A">
      <w:pPr>
        <w:pStyle w:val="CommentText"/>
      </w:pPr>
      <w:r>
        <w:rPr>
          <w:rStyle w:val="CommentReference"/>
        </w:rPr>
        <w:annotationRef/>
      </w:r>
      <w:r>
        <w:t>what does this mean?</w:t>
      </w:r>
    </w:p>
  </w:comment>
  <w:comment w:id="1329" w:author="Windows User" w:date="2015-10-30T08:56:00Z" w:initials="BS">
    <w:p w14:paraId="7DE26DCC" w14:textId="77777777" w:rsidR="00676E6A" w:rsidRDefault="00676E6A">
      <w:pPr>
        <w:pStyle w:val="CommentText"/>
      </w:pPr>
      <w:r>
        <w:rPr>
          <w:rStyle w:val="CommentReference"/>
        </w:rPr>
        <w:annotationRef/>
      </w:r>
      <w:r>
        <w:t>announced or proclaimed?</w:t>
      </w:r>
    </w:p>
  </w:comment>
  <w:comment w:id="1333" w:author="Windows User" w:date="2015-10-30T08:56:00Z" w:initials="WU">
    <w:p w14:paraId="729B2278" w14:textId="77777777" w:rsidR="00676E6A" w:rsidRDefault="00676E6A">
      <w:pPr>
        <w:pStyle w:val="CommentText"/>
      </w:pPr>
      <w:r>
        <w:rPr>
          <w:rStyle w:val="CommentReference"/>
        </w:rPr>
        <w:annotationRef/>
      </w:r>
      <w:r>
        <w:t>?</w:t>
      </w:r>
    </w:p>
  </w:comment>
  <w:comment w:id="1334" w:author="Windows User" w:date="2015-10-30T08:56:00Z" w:initials="WU">
    <w:p w14:paraId="44863D12" w14:textId="77777777" w:rsidR="00676E6A" w:rsidRDefault="00676E6A">
      <w:pPr>
        <w:pStyle w:val="CommentText"/>
      </w:pPr>
      <w:r>
        <w:rPr>
          <w:rStyle w:val="CommentReference"/>
        </w:rPr>
        <w:annotationRef/>
      </w:r>
      <w:r>
        <w:t>Bride, no, not bridegroom?</w:t>
      </w:r>
    </w:p>
  </w:comment>
  <w:comment w:id="1337" w:author="Windows User" w:date="2015-10-30T08:56:00Z" w:initials="WU">
    <w:p w14:paraId="6CE1AF88" w14:textId="77777777" w:rsidR="00676E6A" w:rsidRDefault="00676E6A">
      <w:pPr>
        <w:pStyle w:val="CommentText"/>
      </w:pPr>
      <w:r>
        <w:rPr>
          <w:rStyle w:val="CommentReference"/>
        </w:rPr>
        <w:annotationRef/>
      </w:r>
      <w:r>
        <w:t>Return?</w:t>
      </w:r>
    </w:p>
  </w:comment>
  <w:comment w:id="1338" w:author="Windows User" w:date="2015-10-30T08:56:00Z" w:initials="WU">
    <w:p w14:paraId="2917E600" w14:textId="77777777" w:rsidR="00676E6A" w:rsidRDefault="00676E6A">
      <w:pPr>
        <w:pStyle w:val="CommentText"/>
      </w:pPr>
      <w:r>
        <w:rPr>
          <w:rStyle w:val="CommentReference"/>
        </w:rPr>
        <w:annotationRef/>
      </w:r>
      <w:r>
        <w:t>Establishment? Building up?</w:t>
      </w:r>
    </w:p>
  </w:comment>
  <w:comment w:id="1340" w:author="Windows User" w:date="2015-10-30T08:56:00Z" w:initials="WU">
    <w:p w14:paraId="14DF4F91" w14:textId="77777777" w:rsidR="00676E6A" w:rsidRDefault="00676E6A">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676E6A" w:rsidRDefault="00676E6A">
      <w:pPr>
        <w:pStyle w:val="CommentText"/>
      </w:pPr>
      <w:r>
        <w:rPr>
          <w:rStyle w:val="CommentReference"/>
        </w:rPr>
        <w:annotationRef/>
      </w:r>
      <w:r>
        <w:t>I don’t see “the Lord is with you” in the Coptic</w:t>
      </w:r>
    </w:p>
    <w:p w14:paraId="4431CB1C" w14:textId="77777777" w:rsidR="00676E6A" w:rsidRDefault="00676E6A">
      <w:pPr>
        <w:pStyle w:val="CommentText"/>
      </w:pPr>
    </w:p>
  </w:comment>
  <w:comment w:id="1342" w:author="Windows User" w:date="2015-10-30T08:56:00Z" w:initials="WU">
    <w:p w14:paraId="4549B91A" w14:textId="77777777" w:rsidR="00676E6A" w:rsidRDefault="00676E6A">
      <w:pPr>
        <w:pStyle w:val="CommentText"/>
      </w:pPr>
      <w:r>
        <w:rPr>
          <w:rStyle w:val="CommentReference"/>
        </w:rPr>
        <w:annotationRef/>
      </w:r>
      <w:r>
        <w:t>Heavenly herald of Good News?</w:t>
      </w:r>
    </w:p>
    <w:p w14:paraId="384F02AC" w14:textId="77777777" w:rsidR="00676E6A" w:rsidRDefault="00676E6A">
      <w:pPr>
        <w:pStyle w:val="CommentText"/>
      </w:pPr>
    </w:p>
  </w:comment>
  <w:comment w:id="1349" w:author="Windows User" w:date="2015-10-30T08:56:00Z" w:initials="WU">
    <w:p w14:paraId="4A264D5C" w14:textId="77777777" w:rsidR="00676E6A" w:rsidRDefault="00676E6A">
      <w:pPr>
        <w:pStyle w:val="CommentText"/>
      </w:pPr>
      <w:r>
        <w:rPr>
          <w:rStyle w:val="CommentReference"/>
        </w:rPr>
        <w:annotationRef/>
      </w:r>
      <w:r>
        <w:t>I think we’re doing holy for ethowab, but saint for agios… open to discussion though.</w:t>
      </w:r>
    </w:p>
  </w:comment>
  <w:comment w:id="1371" w:author="Windows User" w:date="2015-10-30T08:56:00Z" w:initials="BS">
    <w:p w14:paraId="20FFD670" w14:textId="77777777" w:rsidR="00676E6A" w:rsidRDefault="00676E6A" w:rsidP="006A0382">
      <w:pPr>
        <w:pStyle w:val="CommentText"/>
      </w:pPr>
      <w:r>
        <w:rPr>
          <w:rStyle w:val="CommentReference"/>
        </w:rPr>
        <w:annotationRef/>
      </w:r>
      <w:r>
        <w:t>theotokos, not mav em ef Nooti</w:t>
      </w:r>
    </w:p>
  </w:comment>
  <w:comment w:id="1374" w:author="Windows User" w:date="2015-10-30T08:56:00Z" w:initials="WU">
    <w:p w14:paraId="3A72AA33" w14:textId="77777777" w:rsidR="00676E6A" w:rsidRDefault="00676E6A">
      <w:pPr>
        <w:pStyle w:val="CommentText"/>
      </w:pPr>
      <w:r>
        <w:rPr>
          <w:rStyle w:val="CommentReference"/>
        </w:rPr>
        <w:annotationRef/>
      </w:r>
      <w:r>
        <w:t>Redeemed?</w:t>
      </w:r>
    </w:p>
  </w:comment>
  <w:comment w:id="1375" w:author="Windows User" w:date="2015-10-30T08:56:00Z" w:initials="WU">
    <w:p w14:paraId="5BF82FF5" w14:textId="77777777" w:rsidR="00676E6A" w:rsidRDefault="00676E6A">
      <w:pPr>
        <w:pStyle w:val="CommentText"/>
      </w:pPr>
      <w:r>
        <w:rPr>
          <w:rStyle w:val="CommentReference"/>
        </w:rPr>
        <w:annotationRef/>
      </w:r>
      <w:r>
        <w:t>For? So?</w:t>
      </w:r>
    </w:p>
  </w:comment>
  <w:comment w:id="1380" w:author="Windows User" w:date="2015-10-30T08:56:00Z" w:initials="WU">
    <w:p w14:paraId="5B54A424" w14:textId="77777777" w:rsidR="00676E6A" w:rsidRDefault="00676E6A">
      <w:pPr>
        <w:pStyle w:val="CommentText"/>
      </w:pPr>
      <w:r>
        <w:rPr>
          <w:rStyle w:val="CommentReference"/>
        </w:rPr>
        <w:annotationRef/>
      </w:r>
      <w:r>
        <w:t>Or did shine and did illuminate</w:t>
      </w:r>
    </w:p>
  </w:comment>
  <w:comment w:id="1381" w:author="Windows User" w:date="2015-10-30T08:56:00Z" w:initials="WU">
    <w:p w14:paraId="5929E69F" w14:textId="77777777" w:rsidR="00676E6A" w:rsidRDefault="00676E6A">
      <w:pPr>
        <w:pStyle w:val="CommentText"/>
      </w:pPr>
      <w:r>
        <w:rPr>
          <w:rStyle w:val="CommentReference"/>
        </w:rPr>
        <w:annotationRef/>
      </w:r>
      <w:r>
        <w:t>What should this verse be?</w:t>
      </w:r>
    </w:p>
  </w:comment>
  <w:comment w:id="1382" w:author="Windows User" w:date="2015-10-30T08:56:00Z" w:initials="WU">
    <w:p w14:paraId="37815108" w14:textId="77777777" w:rsidR="00676E6A" w:rsidRDefault="00676E6A">
      <w:pPr>
        <w:pStyle w:val="CommentText"/>
      </w:pPr>
      <w:r>
        <w:rPr>
          <w:rStyle w:val="CommentReference"/>
        </w:rPr>
        <w:annotationRef/>
      </w:r>
      <w:r>
        <w:t>Uhm… does this mean something else, because saying the seal of the door Ezekiel saw was raised seems really bad …</w:t>
      </w:r>
    </w:p>
  </w:comment>
  <w:comment w:id="1383" w:author="Windows User" w:date="2015-10-30T08:56:00Z" w:initials="WU">
    <w:p w14:paraId="770E6FA0" w14:textId="77777777" w:rsidR="00676E6A" w:rsidRDefault="00676E6A">
      <w:pPr>
        <w:pStyle w:val="CommentText"/>
      </w:pPr>
      <w:r>
        <w:rPr>
          <w:rStyle w:val="CommentReference"/>
        </w:rPr>
        <w:annotationRef/>
      </w:r>
      <w:r>
        <w:t>Who?</w:t>
      </w:r>
    </w:p>
  </w:comment>
  <w:comment w:id="1384" w:author="Windows User" w:date="2015-10-30T08:56:00Z" w:initials="WU">
    <w:p w14:paraId="7FDD5784" w14:textId="77777777" w:rsidR="00676E6A" w:rsidRDefault="00676E6A">
      <w:pPr>
        <w:pStyle w:val="CommentText"/>
      </w:pPr>
      <w:r>
        <w:rPr>
          <w:rStyle w:val="CommentReference"/>
        </w:rPr>
        <w:annotationRef/>
      </w:r>
      <w:r>
        <w:t>Different adjective</w:t>
      </w:r>
    </w:p>
  </w:comment>
  <w:comment w:id="1385" w:author="Windows User" w:date="2015-10-30T08:56:00Z" w:initials="WU">
    <w:p w14:paraId="69734FAC" w14:textId="77777777" w:rsidR="00676E6A" w:rsidRDefault="00676E6A">
      <w:pPr>
        <w:pStyle w:val="CommentText"/>
      </w:pPr>
      <w:r>
        <w:rPr>
          <w:rStyle w:val="CommentReference"/>
        </w:rPr>
        <w:annotationRef/>
      </w:r>
      <w:r>
        <w:t>Sickness?</w:t>
      </w:r>
    </w:p>
  </w:comment>
  <w:comment w:id="1388" w:author="Windows User" w:date="2015-10-30T08:56:00Z" w:initials="BS">
    <w:p w14:paraId="07C468E8" w14:textId="77777777" w:rsidR="00676E6A" w:rsidRDefault="00676E6A">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1" w:author="Windows User" w:date="2015-10-30T08:56:00Z" w:initials="WU">
    <w:p w14:paraId="14F94395" w14:textId="77777777" w:rsidR="00676E6A" w:rsidRDefault="00676E6A">
      <w:pPr>
        <w:pStyle w:val="CommentText"/>
      </w:pPr>
      <w:r>
        <w:rPr>
          <w:rStyle w:val="CommentReference"/>
        </w:rPr>
        <w:annotationRef/>
      </w:r>
      <w:r>
        <w:t>What?</w:t>
      </w:r>
    </w:p>
  </w:comment>
  <w:comment w:id="1400" w:author="Windows User" w:date="2015-10-30T08:56:00Z" w:initials="WU">
    <w:p w14:paraId="39A2608E" w14:textId="77777777" w:rsidR="00676E6A" w:rsidRDefault="00676E6A">
      <w:pPr>
        <w:pStyle w:val="CommentText"/>
      </w:pPr>
      <w:r>
        <w:rPr>
          <w:rStyle w:val="CommentReference"/>
        </w:rPr>
        <w:annotationRef/>
      </w:r>
    </w:p>
  </w:comment>
  <w:comment w:id="1411" w:author="Windows User" w:date="2015-10-30T08:56:00Z" w:initials="WU">
    <w:p w14:paraId="255EEE9F" w14:textId="77777777" w:rsidR="00676E6A" w:rsidRDefault="00676E6A">
      <w:pPr>
        <w:pStyle w:val="CommentText"/>
      </w:pPr>
      <w:r>
        <w:rPr>
          <w:rStyle w:val="CommentReference"/>
        </w:rPr>
        <w:annotationRef/>
      </w:r>
      <w:r>
        <w:t>Is abouna going by a different version of the Coptic?</w:t>
      </w:r>
    </w:p>
    <w:p w14:paraId="45F504BB" w14:textId="77777777" w:rsidR="00676E6A" w:rsidRDefault="00676E6A">
      <w:pPr>
        <w:pStyle w:val="CommentText"/>
      </w:pPr>
    </w:p>
  </w:comment>
  <w:comment w:id="1413" w:author="Windows User" w:date="2015-10-30T08:56:00Z" w:initials="WU">
    <w:p w14:paraId="63C351E6" w14:textId="77777777" w:rsidR="00676E6A" w:rsidRDefault="00676E6A">
      <w:pPr>
        <w:pStyle w:val="CommentText"/>
      </w:pPr>
      <w:r>
        <w:rPr>
          <w:rStyle w:val="CommentReference"/>
        </w:rPr>
        <w:annotationRef/>
      </w:r>
      <w:r>
        <w:t>Praise and victory doesn’t make sense.</w:t>
      </w:r>
    </w:p>
  </w:comment>
  <w:comment w:id="1415" w:author="Windows User" w:date="2015-10-30T08:56:00Z" w:initials="WU">
    <w:p w14:paraId="5729C7D5" w14:textId="77777777" w:rsidR="00676E6A" w:rsidRDefault="00676E6A">
      <w:pPr>
        <w:pStyle w:val="CommentText"/>
      </w:pPr>
      <w:r>
        <w:rPr>
          <w:rStyle w:val="CommentReference"/>
        </w:rPr>
        <w:annotationRef/>
      </w:r>
      <w:r>
        <w:t>Godhead?</w:t>
      </w:r>
    </w:p>
  </w:comment>
  <w:comment w:id="1424" w:author="Windows User" w:date="2015-10-30T08:56:00Z" w:initials="WU">
    <w:p w14:paraId="78E42A11" w14:textId="77777777" w:rsidR="00676E6A" w:rsidRDefault="00676E6A">
      <w:pPr>
        <w:pStyle w:val="CommentText"/>
      </w:pPr>
      <w:r>
        <w:rPr>
          <w:rStyle w:val="CommentReference"/>
        </w:rPr>
        <w:annotationRef/>
      </w:r>
      <w:r>
        <w:t>Establish?</w:t>
      </w:r>
    </w:p>
  </w:comment>
  <w:comment w:id="1425" w:author="Windows User" w:date="2015-10-30T08:56:00Z" w:initials="WU">
    <w:p w14:paraId="642EB965" w14:textId="77777777" w:rsidR="00676E6A" w:rsidRDefault="00676E6A">
      <w:pPr>
        <w:pStyle w:val="CommentText"/>
      </w:pPr>
      <w:r>
        <w:rPr>
          <w:rStyle w:val="CommentReference"/>
        </w:rPr>
        <w:annotationRef/>
      </w:r>
      <w:r>
        <w:t>Check another source… missing puncuation</w:t>
      </w:r>
    </w:p>
  </w:comment>
  <w:comment w:id="1426" w:author="Windows User" w:date="2015-10-30T08:56:00Z" w:initials="WU">
    <w:p w14:paraId="6F8B5532" w14:textId="77777777" w:rsidR="00676E6A" w:rsidRDefault="00676E6A">
      <w:pPr>
        <w:pStyle w:val="CommentText"/>
      </w:pPr>
      <w:r>
        <w:rPr>
          <w:rStyle w:val="CommentReference"/>
        </w:rPr>
        <w:annotationRef/>
      </w:r>
      <w:r>
        <w:t>Worked?</w:t>
      </w:r>
    </w:p>
  </w:comment>
  <w:comment w:id="1427" w:author="Windows User" w:date="2015-10-30T08:56:00Z" w:initials="WU">
    <w:p w14:paraId="4F504285" w14:textId="77777777" w:rsidR="00676E6A" w:rsidRDefault="00676E6A">
      <w:pPr>
        <w:pStyle w:val="CommentText"/>
      </w:pPr>
      <w:r>
        <w:rPr>
          <w:rStyle w:val="CommentReference"/>
        </w:rPr>
        <w:annotationRef/>
      </w:r>
      <w:r>
        <w:t>Thrice holy or Trisagion?</w:t>
      </w:r>
    </w:p>
  </w:comment>
  <w:comment w:id="1429" w:author="Windows User" w:date="2015-10-30T08:56:00Z" w:initials="WU">
    <w:p w14:paraId="5514BCC2" w14:textId="77777777" w:rsidR="00676E6A" w:rsidRPr="00936DE7" w:rsidRDefault="00676E6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0" w:author="Windows User" w:date="2015-10-30T08:56:00Z" w:initials="WU">
    <w:p w14:paraId="179A5384" w14:textId="77777777" w:rsidR="00676E6A" w:rsidRDefault="00676E6A">
      <w:pPr>
        <w:pStyle w:val="CommentText"/>
      </w:pPr>
      <w:r>
        <w:rPr>
          <w:rStyle w:val="CommentReference"/>
        </w:rPr>
        <w:annotationRef/>
      </w:r>
      <w:r>
        <w:t>Right translation?</w:t>
      </w:r>
    </w:p>
  </w:comment>
  <w:comment w:id="1432" w:author="Windows User" w:date="2015-10-30T08:56:00Z" w:initials="WU">
    <w:p w14:paraId="1682BE28" w14:textId="77777777" w:rsidR="00676E6A" w:rsidRDefault="00676E6A">
      <w:pPr>
        <w:pStyle w:val="CommentText"/>
      </w:pPr>
      <w:r>
        <w:rPr>
          <w:rStyle w:val="CommentReference"/>
        </w:rPr>
        <w:annotationRef/>
      </w:r>
      <w:r>
        <w:t>What does this mean?</w:t>
      </w:r>
    </w:p>
  </w:comment>
  <w:comment w:id="1433" w:author="Windows User" w:date="2015-10-30T08:56:00Z" w:initials="WU">
    <w:p w14:paraId="30C5B7C9" w14:textId="77777777" w:rsidR="00676E6A" w:rsidRDefault="00676E6A">
      <w:pPr>
        <w:pStyle w:val="CommentText"/>
      </w:pPr>
      <w:r>
        <w:rPr>
          <w:rStyle w:val="CommentReference"/>
        </w:rPr>
        <w:annotationRef/>
      </w:r>
      <w:r>
        <w:t>To the end?</w:t>
      </w:r>
    </w:p>
  </w:comment>
  <w:comment w:id="1438" w:author="Windows User" w:date="2015-10-30T08:56:00Z" w:initials="WU">
    <w:p w14:paraId="2C2856CA" w14:textId="77777777" w:rsidR="00676E6A" w:rsidRDefault="00676E6A">
      <w:pPr>
        <w:pStyle w:val="CommentText"/>
      </w:pPr>
      <w:r>
        <w:rPr>
          <w:rStyle w:val="CommentReference"/>
        </w:rPr>
        <w:annotationRef/>
      </w:r>
      <w:r>
        <w:t>Or freedom?</w:t>
      </w:r>
    </w:p>
  </w:comment>
  <w:comment w:id="1439" w:author="Windows User" w:date="2015-10-30T08:56:00Z" w:initials="WU">
    <w:p w14:paraId="229642C6" w14:textId="77777777" w:rsidR="00676E6A" w:rsidRDefault="00676E6A">
      <w:pPr>
        <w:pStyle w:val="CommentText"/>
      </w:pPr>
      <w:r>
        <w:rPr>
          <w:rStyle w:val="CommentReference"/>
        </w:rPr>
        <w:annotationRef/>
      </w:r>
      <w:r>
        <w:t>Or establish?</w:t>
      </w:r>
    </w:p>
  </w:comment>
  <w:comment w:id="1447" w:author="Windows User" w:date="2015-10-30T08:56:00Z" w:initials="WU">
    <w:p w14:paraId="798C7307" w14:textId="77777777" w:rsidR="00676E6A" w:rsidRDefault="00676E6A">
      <w:pPr>
        <w:pStyle w:val="CommentText"/>
      </w:pPr>
      <w:r>
        <w:rPr>
          <w:rStyle w:val="CommentReference"/>
        </w:rPr>
        <w:annotationRef/>
      </w:r>
      <w:r>
        <w:t>Is this the correct date?</w:t>
      </w:r>
    </w:p>
  </w:comment>
  <w:comment w:id="1539" w:author="Windows User" w:date="2015-10-30T08:56:00Z" w:initials="WU">
    <w:p w14:paraId="1C25D03A" w14:textId="77777777" w:rsidR="00676E6A" w:rsidRDefault="00676E6A">
      <w:pPr>
        <w:pStyle w:val="CommentText"/>
      </w:pPr>
      <w:r>
        <w:rPr>
          <w:rStyle w:val="CommentReference"/>
        </w:rPr>
        <w:annotationRef/>
      </w:r>
      <w:r>
        <w:t>Can this be reworded?</w:t>
      </w:r>
    </w:p>
  </w:comment>
  <w:comment w:id="1541" w:author="Windows User" w:date="2015-10-30T08:56:00Z" w:initials="WU">
    <w:p w14:paraId="71B1FE22" w14:textId="77777777" w:rsidR="00676E6A" w:rsidRDefault="00676E6A">
      <w:pPr>
        <w:pStyle w:val="CommentText"/>
      </w:pPr>
      <w:r>
        <w:rPr>
          <w:rStyle w:val="CommentReference"/>
        </w:rPr>
        <w:annotationRef/>
      </w:r>
      <w:r>
        <w:t>Check other books for alternate word here.</w:t>
      </w:r>
    </w:p>
  </w:comment>
  <w:comment w:id="1542" w:author="Windows User" w:date="2015-10-30T08:56:00Z" w:initials="WU">
    <w:p w14:paraId="546F5FFA" w14:textId="77777777" w:rsidR="00676E6A" w:rsidRDefault="00676E6A">
      <w:pPr>
        <w:pStyle w:val="CommentText"/>
      </w:pPr>
      <w:r>
        <w:rPr>
          <w:rStyle w:val="CommentReference"/>
        </w:rPr>
        <w:annotationRef/>
      </w:r>
      <w:r>
        <w:t>Nations or peoples?</w:t>
      </w:r>
    </w:p>
  </w:comment>
  <w:comment w:id="1543" w:author="Windows User" w:date="2015-10-30T08:56:00Z" w:initials="WU">
    <w:p w14:paraId="4FC1DCF3" w14:textId="77777777" w:rsidR="00676E6A" w:rsidRDefault="00676E6A">
      <w:pPr>
        <w:pStyle w:val="CommentText"/>
      </w:pPr>
      <w:r>
        <w:rPr>
          <w:rStyle w:val="CommentReference"/>
        </w:rPr>
        <w:annotationRef/>
      </w:r>
      <w:r>
        <w:t>Burned or consumed?</w:t>
      </w:r>
    </w:p>
  </w:comment>
  <w:comment w:id="1544" w:author="Windows User" w:date="2015-10-30T08:56:00Z" w:initials="WU">
    <w:p w14:paraId="5B463C07" w14:textId="77777777" w:rsidR="00676E6A" w:rsidRDefault="00676E6A">
      <w:pPr>
        <w:pStyle w:val="CommentText"/>
      </w:pPr>
      <w:r>
        <w:rPr>
          <w:rStyle w:val="CommentReference"/>
        </w:rPr>
        <w:annotationRef/>
      </w:r>
      <w:r>
        <w:t>?</w:t>
      </w:r>
    </w:p>
  </w:comment>
  <w:comment w:id="1545" w:author="Windows User" w:date="2015-10-30T08:56:00Z" w:initials="WU">
    <w:p w14:paraId="3079CC02" w14:textId="77777777" w:rsidR="00676E6A" w:rsidRPr="0098028B" w:rsidRDefault="00676E6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6" w:author="Windows User" w:date="2015-10-30T08:56:00Z" w:initials="WU">
    <w:p w14:paraId="4B943F0B" w14:textId="77777777" w:rsidR="00676E6A" w:rsidRDefault="00676E6A">
      <w:pPr>
        <w:pStyle w:val="CommentText"/>
      </w:pPr>
      <w:r>
        <w:rPr>
          <w:rStyle w:val="CommentReference"/>
        </w:rPr>
        <w:annotationRef/>
      </w:r>
      <w:r>
        <w:t>Synaxarium has St. James dying twice… likely one of them should be St. John!</w:t>
      </w:r>
    </w:p>
  </w:comment>
  <w:comment w:id="1589" w:author="Windows User" w:date="2015-10-30T08:56:00Z" w:initials="WU">
    <w:p w14:paraId="11436C6E" w14:textId="77777777" w:rsidR="00676E6A" w:rsidRDefault="00676E6A">
      <w:pPr>
        <w:pStyle w:val="CommentText"/>
      </w:pPr>
      <w:r>
        <w:rPr>
          <w:rStyle w:val="CommentReference"/>
        </w:rPr>
        <w:annotationRef/>
      </w:r>
      <w:r>
        <w:t>Ramez says print synacarium may have him in july</w:t>
      </w:r>
    </w:p>
  </w:comment>
  <w:comment w:id="1600" w:author="Windows User" w:date="2015-10-30T08:56:00Z" w:initials="WU">
    <w:p w14:paraId="62A36CDC" w14:textId="77777777" w:rsidR="00676E6A" w:rsidRDefault="00676E6A">
      <w:pPr>
        <w:pStyle w:val="CommentText"/>
      </w:pPr>
      <w:r>
        <w:rPr>
          <w:rStyle w:val="CommentReference"/>
        </w:rPr>
        <w:annotationRef/>
      </w:r>
      <w:r>
        <w:t>Approached? What does this vs mean?</w:t>
      </w:r>
    </w:p>
  </w:comment>
  <w:comment w:id="1601" w:author="Windows User" w:date="2015-10-30T08:56:00Z" w:initials="WU">
    <w:p w14:paraId="329416E7" w14:textId="77777777" w:rsidR="00676E6A" w:rsidRPr="00035775" w:rsidRDefault="00676E6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7" w:author="Windows User" w:date="2015-10-30T08:56:00Z" w:initials="WU">
    <w:p w14:paraId="763F73BB" w14:textId="77777777" w:rsidR="00676E6A" w:rsidRDefault="00676E6A">
      <w:pPr>
        <w:pStyle w:val="CommentText"/>
      </w:pPr>
      <w:r>
        <w:rPr>
          <w:rStyle w:val="CommentReference"/>
        </w:rPr>
        <w:annotationRef/>
      </w:r>
      <w:r>
        <w:t>Thoughts?</w:t>
      </w:r>
    </w:p>
  </w:comment>
  <w:comment w:id="1628" w:author="Windows User" w:date="2015-10-30T08:56:00Z" w:initials="WU">
    <w:p w14:paraId="7B47C8A3" w14:textId="77777777" w:rsidR="00676E6A" w:rsidRDefault="00676E6A">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3" w:author="Windows User" w:date="2015-10-30T08:56:00Z" w:initials="WU">
    <w:p w14:paraId="0BE9113A" w14:textId="77777777" w:rsidR="00676E6A" w:rsidRDefault="00676E6A">
      <w:pPr>
        <w:pStyle w:val="CommentText"/>
      </w:pPr>
      <w:r>
        <w:rPr>
          <w:rStyle w:val="CommentReference"/>
        </w:rPr>
        <w:annotationRef/>
      </w:r>
      <w:r>
        <w:t>Completely different.</w:t>
      </w:r>
    </w:p>
  </w:comment>
  <w:comment w:id="1664" w:author="Windows User" w:date="2015-10-30T08:56:00Z" w:initials="WU">
    <w:p w14:paraId="074682DD" w14:textId="77777777" w:rsidR="00676E6A" w:rsidRDefault="00676E6A">
      <w:pPr>
        <w:pStyle w:val="CommentText"/>
      </w:pPr>
      <w:r>
        <w:rPr>
          <w:rStyle w:val="CommentReference"/>
        </w:rPr>
        <w:annotationRef/>
      </w:r>
      <w:r>
        <w:t>With or in?</w:t>
      </w:r>
    </w:p>
  </w:comment>
  <w:comment w:id="1665" w:author="Windows User" w:date="2015-10-30T08:56:00Z" w:initials="WU">
    <w:p w14:paraId="371712E1" w14:textId="77777777" w:rsidR="00676E6A" w:rsidRDefault="00676E6A">
      <w:pPr>
        <w:pStyle w:val="CommentText"/>
      </w:pPr>
      <w:r>
        <w:rPr>
          <w:rStyle w:val="CommentReference"/>
        </w:rPr>
        <w:annotationRef/>
      </w:r>
    </w:p>
  </w:comment>
  <w:comment w:id="1666" w:author="Windows User" w:date="2015-10-30T08:56:00Z" w:initials="WU">
    <w:p w14:paraId="0B3C1D3B" w14:textId="77777777" w:rsidR="00676E6A" w:rsidRDefault="00676E6A">
      <w:pPr>
        <w:pStyle w:val="CommentText"/>
      </w:pPr>
      <w:r>
        <w:rPr>
          <w:rStyle w:val="CommentReference"/>
        </w:rPr>
        <w:annotationRef/>
      </w:r>
      <w:r>
        <w:t>Sound or voice?</w:t>
      </w:r>
    </w:p>
  </w:comment>
  <w:comment w:id="1668" w:author="Windows User" w:date="2015-10-30T08:56:00Z" w:initials="WU">
    <w:p w14:paraId="1C3A0B98" w14:textId="77777777" w:rsidR="00676E6A" w:rsidRDefault="00676E6A">
      <w:pPr>
        <w:pStyle w:val="CommentText"/>
      </w:pPr>
      <w:r>
        <w:rPr>
          <w:rStyle w:val="CommentReference"/>
        </w:rPr>
        <w:annotationRef/>
      </w:r>
      <w:r>
        <w:t>Open to suggetions.</w:t>
      </w:r>
    </w:p>
  </w:comment>
  <w:comment w:id="1669" w:author="Windows User" w:date="2015-10-30T08:56:00Z" w:initials="WU">
    <w:p w14:paraId="79DB91AB" w14:textId="77777777" w:rsidR="00676E6A" w:rsidRDefault="00676E6A">
      <w:pPr>
        <w:pStyle w:val="CommentText"/>
      </w:pPr>
      <w:r>
        <w:rPr>
          <w:rStyle w:val="CommentReference"/>
        </w:rPr>
        <w:annotationRef/>
      </w:r>
      <w:r>
        <w:t>Before?</w:t>
      </w:r>
    </w:p>
  </w:comment>
  <w:comment w:id="1670" w:author="Windows User" w:date="2015-10-30T08:56:00Z" w:initials="WU">
    <w:p w14:paraId="777049F3" w14:textId="77777777" w:rsidR="00676E6A" w:rsidRDefault="00676E6A">
      <w:pPr>
        <w:pStyle w:val="CommentText"/>
      </w:pPr>
      <w:r>
        <w:rPr>
          <w:rStyle w:val="CommentReference"/>
        </w:rPr>
        <w:annotationRef/>
      </w:r>
      <w:r>
        <w:t>Nations?</w:t>
      </w:r>
    </w:p>
  </w:comment>
  <w:comment w:id="1671" w:author="Windows User" w:date="2015-10-30T08:56:00Z" w:initials="WU">
    <w:p w14:paraId="29D1E0CC" w14:textId="77777777" w:rsidR="00676E6A" w:rsidRDefault="00676E6A">
      <w:pPr>
        <w:pStyle w:val="CommentText"/>
      </w:pPr>
      <w:r>
        <w:rPr>
          <w:rStyle w:val="CommentReference"/>
        </w:rPr>
        <w:annotationRef/>
      </w:r>
      <w:r>
        <w:t>?</w:t>
      </w:r>
    </w:p>
  </w:comment>
  <w:comment w:id="1712" w:author="Windows User" w:date="2015-10-30T08:56:00Z" w:initials="WU">
    <w:p w14:paraId="73A9ACC7" w14:textId="77777777" w:rsidR="00676E6A" w:rsidRDefault="00676E6A">
      <w:pPr>
        <w:pStyle w:val="CommentText"/>
      </w:pPr>
      <w:r>
        <w:rPr>
          <w:rStyle w:val="CommentReference"/>
        </w:rPr>
        <w:annotationRef/>
      </w:r>
      <w:r>
        <w:t>?</w:t>
      </w:r>
    </w:p>
  </w:comment>
  <w:comment w:id="1719" w:author="Windows User" w:date="2015-10-30T08:56:00Z" w:initials="WU">
    <w:p w14:paraId="4F5630C0" w14:textId="77777777" w:rsidR="00676E6A" w:rsidRDefault="00676E6A">
      <w:pPr>
        <w:pStyle w:val="CommentText"/>
      </w:pPr>
      <w:r>
        <w:rPr>
          <w:rStyle w:val="CommentReference"/>
        </w:rPr>
        <w:annotationRef/>
      </w:r>
      <w:r>
        <w:t>Abba Noub, abanoub, Apa Noub, Apnoub?</w:t>
      </w:r>
    </w:p>
  </w:comment>
  <w:comment w:id="1720" w:author="Windows User" w:date="2015-10-30T08:56:00Z" w:initials="WU">
    <w:p w14:paraId="3899034D" w14:textId="77777777" w:rsidR="00676E6A" w:rsidRDefault="00676E6A">
      <w:pPr>
        <w:pStyle w:val="CommentText"/>
      </w:pPr>
      <w:r>
        <w:rPr>
          <w:rStyle w:val="CommentReference"/>
        </w:rPr>
        <w:annotationRef/>
      </w:r>
      <w:r>
        <w:t>Upright, or orthodox?</w:t>
      </w:r>
    </w:p>
  </w:comment>
  <w:comment w:id="1729" w:author="Windows User" w:date="2015-10-30T08:56:00Z" w:initials="WU">
    <w:p w14:paraId="61207ABC" w14:textId="77777777" w:rsidR="00676E6A" w:rsidRDefault="00676E6A">
      <w:pPr>
        <w:pStyle w:val="CommentText"/>
      </w:pPr>
      <w:r>
        <w:rPr>
          <w:rStyle w:val="CommentReference"/>
        </w:rPr>
        <w:annotationRef/>
      </w:r>
      <w:r>
        <w:t>Are we going with ti agia = saint and ti ethowab = the holy?</w:t>
      </w:r>
    </w:p>
  </w:comment>
  <w:comment w:id="1751" w:author="Windows User" w:date="2015-11-18T20:43:00Z" w:initials="WU">
    <w:p w14:paraId="08613E46" w14:textId="00F90E8C" w:rsidR="00676E6A" w:rsidRDefault="00676E6A">
      <w:pPr>
        <w:pStyle w:val="CommentText"/>
      </w:pPr>
      <w:r>
        <w:rPr>
          <w:rStyle w:val="CommentReference"/>
        </w:rPr>
        <w:annotationRef/>
      </w:r>
      <w:r>
        <w:t>Is this for Adam days? Or just Sundays?</w:t>
      </w:r>
    </w:p>
  </w:comment>
  <w:comment w:id="1752" w:author="Windows User" w:date="2015-11-18T20:38:00Z" w:initials="WU">
    <w:p w14:paraId="43F9C3B7" w14:textId="77777777" w:rsidR="00676E6A" w:rsidRDefault="00676E6A">
      <w:pPr>
        <w:pStyle w:val="CommentText"/>
      </w:pPr>
      <w:r>
        <w:rPr>
          <w:rStyle w:val="CommentReference"/>
        </w:rPr>
        <w:annotationRef/>
      </w:r>
      <w:r>
        <w:t>What does this mean? I feel like we put something else somewhere else</w:t>
      </w:r>
    </w:p>
  </w:comment>
  <w:comment w:id="1754" w:author="Windows User" w:date="2015-11-19T22:12:00Z" w:initials="WU">
    <w:p w14:paraId="79F037D4" w14:textId="77777777" w:rsidR="00676E6A" w:rsidRDefault="00676E6A">
      <w:pPr>
        <w:pStyle w:val="CommentText"/>
      </w:pPr>
      <w:r>
        <w:rPr>
          <w:rStyle w:val="CommentReference"/>
        </w:rPr>
        <w:annotationRef/>
      </w:r>
      <w:r>
        <w:t>Theotokos forever, or ever-Theotokos?</w:t>
      </w:r>
    </w:p>
  </w:comment>
  <w:comment w:id="1755" w:author="Windows User" w:date="2015-11-19T22:12:00Z" w:initials="WU">
    <w:p w14:paraId="7E2C6DDB" w14:textId="77777777" w:rsidR="00676E6A" w:rsidRDefault="00676E6A">
      <w:pPr>
        <w:pStyle w:val="CommentText"/>
      </w:pPr>
      <w:r>
        <w:rPr>
          <w:rStyle w:val="CommentReference"/>
        </w:rPr>
        <w:annotationRef/>
      </w:r>
      <w:r>
        <w:t>What does this mean?</w:t>
      </w:r>
    </w:p>
  </w:comment>
  <w:comment w:id="1756" w:author="Windows User" w:date="2015-11-19T22:12:00Z" w:initials="WU">
    <w:p w14:paraId="71146019" w14:textId="77777777" w:rsidR="00676E6A" w:rsidRDefault="00676E6A">
      <w:pPr>
        <w:pStyle w:val="CommentText"/>
      </w:pPr>
      <w:r>
        <w:rPr>
          <w:rStyle w:val="CommentReference"/>
        </w:rPr>
        <w:annotationRef/>
      </w:r>
      <w:r>
        <w:t>What does this mean?</w:t>
      </w:r>
    </w:p>
  </w:comment>
  <w:comment w:id="1757" w:author="Windows User" w:date="2015-11-19T22:12:00Z" w:initials="WU">
    <w:p w14:paraId="24E4F57A" w14:textId="77777777" w:rsidR="00676E6A" w:rsidRDefault="00676E6A">
      <w:pPr>
        <w:pStyle w:val="CommentText"/>
      </w:pPr>
      <w:r>
        <w:rPr>
          <w:rStyle w:val="CommentReference"/>
        </w:rPr>
        <w:annotationRef/>
      </w:r>
      <w:r>
        <w:t>Praying or interceding?</w:t>
      </w:r>
    </w:p>
  </w:comment>
  <w:comment w:id="1775" w:author="Windows User" w:date="2015-10-30T08:56:00Z" w:initials="WU">
    <w:p w14:paraId="36116F5D" w14:textId="77777777" w:rsidR="00676E6A" w:rsidRPr="00F905FE" w:rsidRDefault="00676E6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6" w:author="Windows User" w:date="2015-10-30T08:56:00Z" w:initials="WU">
    <w:p w14:paraId="55EA204B" w14:textId="77777777" w:rsidR="00676E6A" w:rsidRDefault="00676E6A">
      <w:pPr>
        <w:pStyle w:val="CommentText"/>
      </w:pPr>
      <w:r>
        <w:rPr>
          <w:rStyle w:val="CommentReference"/>
        </w:rPr>
        <w:annotationRef/>
      </w:r>
      <w:r>
        <w:t>Typo?</w:t>
      </w:r>
    </w:p>
  </w:comment>
  <w:comment w:id="1797" w:author="Windows User" w:date="2015-10-30T08:56:00Z" w:initials="WU">
    <w:p w14:paraId="11E5D177" w14:textId="77777777" w:rsidR="00676E6A" w:rsidRPr="00DD5DBC" w:rsidRDefault="00676E6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9" w:author="Windows User" w:date="2015-10-30T08:56:00Z" w:initials="WU">
    <w:p w14:paraId="38A16B24" w14:textId="77777777" w:rsidR="00676E6A" w:rsidRDefault="00676E6A">
      <w:pPr>
        <w:pStyle w:val="CommentText"/>
      </w:pPr>
      <w:r>
        <w:rPr>
          <w:rStyle w:val="CommentReference"/>
        </w:rPr>
        <w:annotationRef/>
      </w:r>
      <w:r>
        <w:t>What does the Coptic say?</w:t>
      </w:r>
    </w:p>
  </w:comment>
  <w:comment w:id="1800" w:author="Windows User" w:date="2015-10-30T08:56:00Z" w:initials="WU">
    <w:p w14:paraId="239824AA" w14:textId="77777777" w:rsidR="00676E6A" w:rsidRDefault="00676E6A">
      <w:pPr>
        <w:pStyle w:val="CommentText"/>
      </w:pPr>
      <w:r>
        <w:rPr>
          <w:rStyle w:val="CommentReference"/>
        </w:rPr>
        <w:annotationRef/>
      </w:r>
      <w:r>
        <w:t>What is being quoted? 2Cor 5?</w:t>
      </w:r>
    </w:p>
  </w:comment>
  <w:comment w:id="1803" w:author="Windows User" w:date="2015-10-30T08:56:00Z" w:initials="WU">
    <w:p w14:paraId="1EC34668" w14:textId="77777777" w:rsidR="00676E6A" w:rsidRDefault="00676E6A">
      <w:pPr>
        <w:pStyle w:val="CommentText"/>
      </w:pPr>
      <w:r>
        <w:rPr>
          <w:rStyle w:val="CommentReference"/>
        </w:rPr>
        <w:annotationRef/>
      </w:r>
      <w:r>
        <w:t>This is clearly a late composition, bastardizing other hymns. “our father in heaven, the sinless one, with your good father…” right.</w:t>
      </w:r>
    </w:p>
  </w:comment>
  <w:comment w:id="1804" w:author="Windows User" w:date="2015-10-30T08:56:00Z" w:initials="WU">
    <w:p w14:paraId="4470C38C" w14:textId="77777777" w:rsidR="00676E6A" w:rsidRDefault="00676E6A">
      <w:pPr>
        <w:pStyle w:val="CommentText"/>
      </w:pPr>
      <w:r>
        <w:rPr>
          <w:rStyle w:val="CommentReference"/>
        </w:rPr>
        <w:annotationRef/>
      </w:r>
      <w:r>
        <w:t>Coptic is different from previous verse. What should English be?</w:t>
      </w:r>
    </w:p>
  </w:comment>
  <w:comment w:id="1805" w:author="Windows User" w:date="2015-10-30T08:56:00Z" w:initials="WU">
    <w:p w14:paraId="350A9B71" w14:textId="77777777" w:rsidR="00676E6A" w:rsidRDefault="00676E6A">
      <w:pPr>
        <w:pStyle w:val="CommentText"/>
      </w:pPr>
      <w:r>
        <w:rPr>
          <w:rStyle w:val="CommentReference"/>
        </w:rPr>
        <w:annotationRef/>
      </w:r>
      <w:r>
        <w:t>Or athletes? Or athletic martyrs?</w:t>
      </w:r>
    </w:p>
  </w:comment>
  <w:comment w:id="1806" w:author="Windows User" w:date="2015-10-30T08:56:00Z" w:initials="WU">
    <w:p w14:paraId="72F9FFC3" w14:textId="77777777" w:rsidR="00676E6A" w:rsidRDefault="00676E6A">
      <w:pPr>
        <w:pStyle w:val="CommentText"/>
      </w:pPr>
      <w:r>
        <w:rPr>
          <w:rStyle w:val="CommentReference"/>
        </w:rPr>
        <w:annotationRef/>
      </w:r>
      <w:r>
        <w:t>Or of the martyrs?</w:t>
      </w:r>
    </w:p>
  </w:comment>
  <w:comment w:id="1807" w:author="Windows User" w:date="2015-10-30T08:56:00Z" w:initials="WU">
    <w:p w14:paraId="7BD5C124" w14:textId="77777777" w:rsidR="00676E6A" w:rsidRDefault="00676E6A">
      <w:pPr>
        <w:pStyle w:val="CommentText"/>
      </w:pPr>
      <w:r>
        <w:rPr>
          <w:rStyle w:val="CommentReference"/>
        </w:rPr>
        <w:annotationRef/>
      </w:r>
      <w:r>
        <w:t>Carries or lifts?</w:t>
      </w:r>
    </w:p>
  </w:comment>
  <w:comment w:id="1808" w:author="Windows User" w:date="2015-10-30T08:56:00Z" w:initials="WU">
    <w:p w14:paraId="525F7218" w14:textId="77777777" w:rsidR="00676E6A" w:rsidRDefault="00676E6A">
      <w:pPr>
        <w:pStyle w:val="CommentText"/>
      </w:pPr>
      <w:r>
        <w:rPr>
          <w:rStyle w:val="CommentReference"/>
        </w:rPr>
        <w:annotationRef/>
      </w:r>
      <w:r>
        <w:t>Churches?</w:t>
      </w:r>
    </w:p>
    <w:p w14:paraId="32A8F1D7" w14:textId="77777777" w:rsidR="00676E6A" w:rsidRDefault="00676E6A">
      <w:pPr>
        <w:pStyle w:val="CommentText"/>
      </w:pPr>
    </w:p>
  </w:comment>
  <w:comment w:id="1809" w:author="Windows User" w:date="2015-10-30T08:56:00Z" w:initials="WU">
    <w:p w14:paraId="165286E5" w14:textId="77777777" w:rsidR="00676E6A" w:rsidRDefault="00676E6A">
      <w:pPr>
        <w:pStyle w:val="CommentText"/>
      </w:pPr>
      <w:r>
        <w:rPr>
          <w:rStyle w:val="CommentReference"/>
        </w:rPr>
        <w:annotationRef/>
      </w:r>
      <w:r>
        <w:t>End?</w:t>
      </w:r>
    </w:p>
  </w:comment>
  <w:comment w:id="1818" w:author="Windows User" w:date="2015-10-30T08:56:00Z" w:initials="WU">
    <w:p w14:paraId="770DC519" w14:textId="77777777" w:rsidR="00676E6A" w:rsidRDefault="00676E6A">
      <w:pPr>
        <w:pStyle w:val="CommentText"/>
      </w:pPr>
      <w:r>
        <w:rPr>
          <w:rStyle w:val="CommentReference"/>
        </w:rPr>
        <w:annotationRef/>
      </w:r>
      <w:r>
        <w:t>Or full stop. You are worthy of the glory,</w:t>
      </w:r>
    </w:p>
  </w:comment>
  <w:comment w:id="1824" w:author="Windows User" w:date="2015-10-30T08:56:00Z" w:initials="WU">
    <w:p w14:paraId="664F3BFA" w14:textId="77777777" w:rsidR="00676E6A" w:rsidRDefault="00676E6A">
      <w:pPr>
        <w:pStyle w:val="CommentText"/>
      </w:pPr>
      <w:r>
        <w:rPr>
          <w:rStyle w:val="CommentReference"/>
        </w:rPr>
        <w:annotationRef/>
      </w:r>
      <w:r>
        <w:t>?</w:t>
      </w:r>
    </w:p>
  </w:comment>
  <w:comment w:id="1827" w:author="Windows User" w:date="2015-10-30T08:56:00Z" w:initials="WU">
    <w:p w14:paraId="08BCD53E" w14:textId="77777777" w:rsidR="00676E6A" w:rsidRDefault="00676E6A">
      <w:pPr>
        <w:pStyle w:val="CommentText"/>
      </w:pPr>
      <w:r>
        <w:rPr>
          <w:rStyle w:val="CommentReference"/>
        </w:rPr>
        <w:annotationRef/>
      </w:r>
      <w:r>
        <w:t>Is? Or will be? Exalted, or highly exalted?</w:t>
      </w:r>
    </w:p>
  </w:comment>
  <w:comment w:id="1829" w:author="Windows User" w:date="2015-10-30T08:56:00Z" w:initials="WU">
    <w:p w14:paraId="4F4D62D2" w14:textId="77777777" w:rsidR="00676E6A" w:rsidRDefault="00676E6A">
      <w:pPr>
        <w:pStyle w:val="CommentText"/>
      </w:pPr>
      <w:r>
        <w:rPr>
          <w:rStyle w:val="CommentReference"/>
        </w:rPr>
        <w:annotationRef/>
      </w:r>
      <w:r>
        <w:t>Bring or offer</w:t>
      </w:r>
    </w:p>
  </w:comment>
  <w:comment w:id="1830" w:author="Windows User" w:date="2015-10-30T08:56:00Z" w:initials="WU">
    <w:p w14:paraId="66D4EE13" w14:textId="77777777" w:rsidR="00676E6A" w:rsidRDefault="00676E6A">
      <w:pPr>
        <w:pStyle w:val="CommentText"/>
      </w:pPr>
      <w:r>
        <w:rPr>
          <w:rStyle w:val="CommentReference"/>
        </w:rPr>
        <w:annotationRef/>
      </w:r>
      <w:r>
        <w:t>Spelling?</w:t>
      </w:r>
    </w:p>
  </w:comment>
  <w:comment w:id="1836" w:author="Windows User" w:date="2015-11-17T22:12:00Z" w:initials="WU">
    <w:p w14:paraId="412F0631" w14:textId="77777777" w:rsidR="00676E6A" w:rsidRDefault="00676E6A">
      <w:pPr>
        <w:pStyle w:val="CommentText"/>
      </w:pPr>
      <w:r>
        <w:rPr>
          <w:rStyle w:val="CommentReference"/>
        </w:rPr>
        <w:annotationRef/>
      </w:r>
      <w:r>
        <w:t>Literally trampled, right? Or crushed?</w:t>
      </w:r>
    </w:p>
  </w:comment>
  <w:comment w:id="1837" w:author="Windows User" w:date="2015-11-17T22:12:00Z" w:initials="WU">
    <w:p w14:paraId="135DCC31" w14:textId="77777777" w:rsidR="00676E6A" w:rsidRDefault="00676E6A">
      <w:pPr>
        <w:pStyle w:val="CommentText"/>
      </w:pPr>
      <w:r>
        <w:rPr>
          <w:rStyle w:val="CommentReference"/>
        </w:rPr>
        <w:annotationRef/>
      </w:r>
      <w:r>
        <w:t>Authority? Might? Reign?</w:t>
      </w:r>
    </w:p>
  </w:comment>
  <w:comment w:id="1840" w:author="Windows User" w:date="2015-10-30T08:56:00Z" w:initials="WU">
    <w:p w14:paraId="11BE3C4D" w14:textId="77777777" w:rsidR="00676E6A" w:rsidRDefault="00676E6A">
      <w:pPr>
        <w:pStyle w:val="CommentText"/>
      </w:pPr>
      <w:r>
        <w:rPr>
          <w:rStyle w:val="CommentReference"/>
        </w:rPr>
        <w:annotationRef/>
      </w:r>
      <w:r>
        <w:t>Name or Holy Name?</w:t>
      </w:r>
    </w:p>
  </w:comment>
  <w:comment w:id="1850" w:author="Windows User" w:date="2015-10-30T08:56:00Z" w:initials="WU">
    <w:p w14:paraId="4A1C10F1" w14:textId="77777777" w:rsidR="00676E6A" w:rsidRDefault="00676E6A">
      <w:pPr>
        <w:pStyle w:val="CommentText"/>
      </w:pPr>
      <w:r>
        <w:rPr>
          <w:rStyle w:val="CommentReference"/>
        </w:rPr>
        <w:annotationRef/>
      </w:r>
      <w:r>
        <w:t>Christ or Jesus Christ?</w:t>
      </w:r>
    </w:p>
  </w:comment>
  <w:comment w:id="1856" w:author="Windows User" w:date="2015-10-30T08:56:00Z" w:initials="WU">
    <w:p w14:paraId="31C2C585" w14:textId="77777777" w:rsidR="00676E6A" w:rsidRDefault="00676E6A">
      <w:pPr>
        <w:pStyle w:val="CommentText"/>
      </w:pPr>
      <w:r>
        <w:rPr>
          <w:rStyle w:val="CommentReference"/>
        </w:rPr>
        <w:annotationRef/>
      </w:r>
      <w:r>
        <w:t>Name or Holy Name?</w:t>
      </w:r>
    </w:p>
  </w:comment>
  <w:comment w:id="1857" w:author="Windows User" w:date="2015-10-30T08:56:00Z" w:initials="WU">
    <w:p w14:paraId="18203C3C" w14:textId="77777777" w:rsidR="00676E6A" w:rsidRDefault="00676E6A">
      <w:pPr>
        <w:pStyle w:val="CommentText"/>
      </w:pPr>
      <w:r>
        <w:rPr>
          <w:rStyle w:val="CommentReference"/>
        </w:rPr>
        <w:annotationRef/>
      </w:r>
      <w:r>
        <w:t>To Him? Or by His might/power?</w:t>
      </w:r>
    </w:p>
  </w:comment>
  <w:comment w:id="1858" w:author="Windows User" w:date="2015-10-30T08:56:00Z" w:initials="WU">
    <w:p w14:paraId="27B39720" w14:textId="77777777" w:rsidR="00676E6A" w:rsidRDefault="00676E6A">
      <w:pPr>
        <w:pStyle w:val="CommentText"/>
      </w:pPr>
      <w:r>
        <w:rPr>
          <w:rStyle w:val="CommentReference"/>
        </w:rPr>
        <w:annotationRef/>
      </w:r>
      <w:r>
        <w:t>Might, or may?</w:t>
      </w:r>
    </w:p>
  </w:comment>
  <w:comment w:id="1859" w:author="Windows User" w:date="2015-10-30T08:56:00Z" w:initials="WU">
    <w:p w14:paraId="2FB96B7C" w14:textId="77777777" w:rsidR="00676E6A" w:rsidRDefault="00676E6A" w:rsidP="00F77A5B">
      <w:pPr>
        <w:pStyle w:val="CommentText"/>
      </w:pPr>
      <w:r>
        <w:rPr>
          <w:rStyle w:val="CommentReference"/>
        </w:rPr>
        <w:annotationRef/>
      </w:r>
      <w:r>
        <w:t>Christ or Jesus Christ?</w:t>
      </w:r>
    </w:p>
  </w:comment>
  <w:comment w:id="1862" w:author="Windows User" w:date="2015-10-30T08:56:00Z" w:initials="WU">
    <w:p w14:paraId="775D4B1C" w14:textId="77777777" w:rsidR="00676E6A" w:rsidRDefault="00676E6A">
      <w:pPr>
        <w:pStyle w:val="CommentText"/>
      </w:pPr>
      <w:r>
        <w:rPr>
          <w:rStyle w:val="CommentReference"/>
        </w:rPr>
        <w:annotationRef/>
      </w:r>
      <w:r>
        <w:t>Miracles?</w:t>
      </w:r>
    </w:p>
  </w:comment>
  <w:comment w:id="1868" w:author="Windows User" w:date="2015-10-30T08:56:00Z" w:initials="WU">
    <w:p w14:paraId="511773EC" w14:textId="77777777" w:rsidR="00676E6A" w:rsidRDefault="00676E6A">
      <w:pPr>
        <w:pStyle w:val="CommentText"/>
      </w:pPr>
      <w:r>
        <w:rPr>
          <w:rStyle w:val="CommentReference"/>
        </w:rPr>
        <w:annotationRef/>
      </w:r>
      <w:r>
        <w:t>Name or Holy Name?</w:t>
      </w:r>
    </w:p>
  </w:comment>
  <w:comment w:id="1869" w:author="Windows User" w:date="2015-10-30T08:56:00Z" w:initials="WU">
    <w:p w14:paraId="0BC6FD3A" w14:textId="77777777" w:rsidR="00676E6A" w:rsidRDefault="00676E6A">
      <w:pPr>
        <w:pStyle w:val="CommentText"/>
      </w:pPr>
      <w:r>
        <w:rPr>
          <w:rStyle w:val="CommentReference"/>
        </w:rPr>
        <w:annotationRef/>
      </w:r>
      <w:r>
        <w:t>To Him? Or by His might/power?</w:t>
      </w:r>
    </w:p>
  </w:comment>
  <w:comment w:id="1870" w:author="Windows User" w:date="2015-10-30T08:56:00Z" w:initials="WU">
    <w:p w14:paraId="6BED6166" w14:textId="77777777" w:rsidR="00676E6A" w:rsidRDefault="00676E6A">
      <w:pPr>
        <w:pStyle w:val="CommentText"/>
      </w:pPr>
      <w:r>
        <w:rPr>
          <w:rStyle w:val="CommentReference"/>
        </w:rPr>
        <w:annotationRef/>
      </w:r>
      <w:r>
        <w:t>Might, or may?</w:t>
      </w:r>
    </w:p>
  </w:comment>
  <w:comment w:id="1875" w:author="Brett Slote" w:date="2016-05-06T20:19:00Z" w:initials="BS">
    <w:p w14:paraId="184BF56F" w14:textId="0C1ED1E8" w:rsidR="00676E6A" w:rsidRDefault="00676E6A">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3249DC" w14:textId="77777777" w:rsidR="001F30FC" w:rsidRDefault="001F30FC" w:rsidP="006D61CA">
      <w:pPr>
        <w:spacing w:after="0" w:line="240" w:lineRule="auto"/>
      </w:pPr>
      <w:r>
        <w:separator/>
      </w:r>
    </w:p>
  </w:endnote>
  <w:endnote w:type="continuationSeparator" w:id="0">
    <w:p w14:paraId="10E24349" w14:textId="77777777" w:rsidR="001F30FC" w:rsidRDefault="001F30FC"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1FFE81E2" w:rsidR="00676E6A" w:rsidRPr="004D6538" w:rsidRDefault="00676E6A"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54429F">
      <w:rPr>
        <w:noProof/>
        <w:lang w:val="en-US"/>
      </w:rPr>
      <w:t>200</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676E6A" w:rsidRPr="009654EE" w:rsidRDefault="00676E6A"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492B2BFF" w:rsidR="00676E6A" w:rsidRPr="009654EE" w:rsidRDefault="00676E6A"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54429F">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53EB36C0" w:rsidR="00676E6A" w:rsidRPr="006D61CA" w:rsidRDefault="00676E6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4429F">
      <w:rPr>
        <w:noProof/>
        <w:lang w:val="en-US"/>
      </w:rPr>
      <w:t>199</w:t>
    </w:r>
    <w:r w:rsidRPr="006D61CA">
      <w:rPr>
        <w:lang w:val="en-US"/>
      </w:rPr>
      <w:fldChar w:fldCharType="end"/>
    </w:r>
  </w:p>
  <w:p w14:paraId="1546C8BA" w14:textId="77777777" w:rsidR="00676E6A" w:rsidRDefault="00676E6A"/>
  <w:p w14:paraId="578F45FC" w14:textId="77777777" w:rsidR="00676E6A" w:rsidRDefault="00676E6A"/>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1AD73C8E" w:rsidR="00676E6A" w:rsidRPr="006D61CA" w:rsidRDefault="00676E6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4429F">
      <w:rPr>
        <w:noProof/>
        <w:lang w:val="en-US"/>
      </w:rPr>
      <w:t>1127</w:t>
    </w:r>
    <w:r w:rsidRPr="006D61CA">
      <w:rPr>
        <w:lang w:val="en-US"/>
      </w:rPr>
      <w:fldChar w:fldCharType="end"/>
    </w:r>
  </w:p>
  <w:p w14:paraId="6E3E0469" w14:textId="77777777" w:rsidR="00676E6A" w:rsidRDefault="00676E6A"/>
  <w:p w14:paraId="5C3C24E2" w14:textId="77777777" w:rsidR="00676E6A" w:rsidRDefault="00676E6A"/>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031CE4CD" w:rsidR="00676E6A" w:rsidRPr="004D6538" w:rsidRDefault="00676E6A"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54429F">
      <w:rPr>
        <w:noProof/>
        <w:lang w:val="en-US"/>
      </w:rPr>
      <w:t>1126</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64E75B" w14:textId="77777777" w:rsidR="001F30FC" w:rsidRDefault="001F30FC" w:rsidP="006D61CA">
      <w:pPr>
        <w:spacing w:after="0" w:line="240" w:lineRule="auto"/>
      </w:pPr>
      <w:r>
        <w:separator/>
      </w:r>
    </w:p>
  </w:footnote>
  <w:footnote w:type="continuationSeparator" w:id="0">
    <w:p w14:paraId="0EE5E718" w14:textId="77777777" w:rsidR="001F30FC" w:rsidRDefault="001F30FC" w:rsidP="006D61CA">
      <w:pPr>
        <w:spacing w:after="0" w:line="240" w:lineRule="auto"/>
      </w:pPr>
      <w:r>
        <w:continuationSeparator/>
      </w:r>
    </w:p>
  </w:footnote>
  <w:footnote w:id="1">
    <w:p w14:paraId="1854ACC6" w14:textId="57C6305A" w:rsidR="00676E6A" w:rsidRDefault="00676E6A"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676E6A" w:rsidRDefault="00676E6A" w:rsidP="00F94412">
      <w:pPr>
        <w:pStyle w:val="footnote"/>
      </w:pPr>
      <w:r>
        <w:rPr>
          <w:rStyle w:val="FootnoteReference"/>
        </w:rPr>
        <w:footnoteRef/>
      </w:r>
      <w:r>
        <w:t xml:space="preserve"> [JS] or “assemblies”</w:t>
      </w:r>
    </w:p>
  </w:footnote>
  <w:footnote w:id="3">
    <w:p w14:paraId="5E4DFE5E" w14:textId="69B73039" w:rsidR="00676E6A" w:rsidRPr="00926B87" w:rsidRDefault="00676E6A"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 xml:space="preserve">Burmester, O.H.E. “The Horologion of the Egyptian </w:t>
      </w:r>
      <w:proofErr w:type="gramStart"/>
      <w:r w:rsidRPr="00926B87">
        <w:rPr>
          <w:rFonts w:eastAsia="Times New Roman" w:cs="Times New Roman"/>
          <w:sz w:val="18"/>
          <w:lang w:val="en-US"/>
        </w:rPr>
        <w:t>Church :</w:t>
      </w:r>
      <w:proofErr w:type="gramEnd"/>
      <w:r w:rsidRPr="00926B87">
        <w:rPr>
          <w:rFonts w:eastAsia="Times New Roman" w:cs="Times New Roman"/>
          <w:sz w:val="18"/>
          <w:lang w:val="en-US"/>
        </w:rPr>
        <w:t xml:space="preserve"> Coptic and Arabic text from a mediaeval manuscript”. Edizioni del Centro Francescano di Studi Orientali Cristiani. Cairo: 1973</w:t>
      </w:r>
    </w:p>
    <w:p w14:paraId="0E848071" w14:textId="1A64254E" w:rsidR="00676E6A" w:rsidRDefault="00676E6A" w:rsidP="00031314">
      <w:pPr>
        <w:pStyle w:val="footnote"/>
      </w:pPr>
    </w:p>
  </w:footnote>
  <w:footnote w:id="4">
    <w:p w14:paraId="5EDE2D3A" w14:textId="77777777" w:rsidR="00676E6A" w:rsidRDefault="00676E6A"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676E6A" w:rsidRDefault="00676E6A" w:rsidP="00323889">
      <w:pPr>
        <w:pStyle w:val="footnote"/>
      </w:pPr>
      <w:r>
        <w:rPr>
          <w:rStyle w:val="FootnoteReference"/>
        </w:rPr>
        <w:footnoteRef/>
      </w:r>
      <w:r>
        <w:t xml:space="preserve"> Or “The Lord’s Annointed”</w:t>
      </w:r>
    </w:p>
  </w:footnote>
  <w:footnote w:id="6">
    <w:p w14:paraId="31BBF667" w14:textId="77777777" w:rsidR="00676E6A" w:rsidRPr="00926B87" w:rsidRDefault="00676E6A"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p w14:paraId="3B76CFD3" w14:textId="73AC3D63" w:rsidR="00676E6A" w:rsidRDefault="00676E6A" w:rsidP="00441BAC">
      <w:pPr>
        <w:pStyle w:val="footnote"/>
      </w:pPr>
    </w:p>
  </w:footnote>
  <w:footnote w:id="7">
    <w:p w14:paraId="580FAEDD" w14:textId="77777777" w:rsidR="00676E6A" w:rsidRDefault="00676E6A" w:rsidP="00130E47">
      <w:pPr>
        <w:pStyle w:val="footnote"/>
      </w:pPr>
      <w:r>
        <w:rPr>
          <w:rStyle w:val="FootnoteReference"/>
        </w:rPr>
        <w:footnoteRef/>
      </w:r>
      <w:r>
        <w:t xml:space="preserve"> Or “The Lord’s Annointed”</w:t>
      </w:r>
    </w:p>
  </w:footnote>
  <w:footnote w:id="8">
    <w:p w14:paraId="74D64774" w14:textId="4A8F239B" w:rsidR="00676E6A" w:rsidRDefault="00676E6A"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676E6A" w:rsidRDefault="00676E6A"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0">
    <w:p w14:paraId="5720D5E2" w14:textId="77777777" w:rsidR="00676E6A" w:rsidRDefault="00676E6A"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676E6A" w:rsidRDefault="00676E6A" w:rsidP="00485E0C">
      <w:pPr>
        <w:pStyle w:val="footnote"/>
      </w:pPr>
      <w:r>
        <w:rPr>
          <w:rStyle w:val="FootnoteReference"/>
          <w:rFonts w:cs="@MingLiU"/>
          <w:szCs w:val="18"/>
        </w:rPr>
        <w:footnoteRef/>
      </w:r>
      <w:r w:rsidRPr="003C6041">
        <w:t>Literally, unbroken fence</w:t>
      </w:r>
    </w:p>
  </w:footnote>
  <w:footnote w:id="12">
    <w:p w14:paraId="7C2A9DE8" w14:textId="15E62972" w:rsidR="00676E6A" w:rsidRDefault="00676E6A"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3">
    <w:p w14:paraId="09F8D73A" w14:textId="16300F8E" w:rsidR="00676E6A" w:rsidRDefault="00676E6A"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4">
    <w:p w14:paraId="2A658EFC" w14:textId="19BD2A62" w:rsidR="00676E6A" w:rsidRDefault="00676E6A"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5">
    <w:p w14:paraId="152B14E5" w14:textId="77777777" w:rsidR="00676E6A" w:rsidRDefault="00676E6A"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676E6A" w:rsidRDefault="00676E6A" w:rsidP="006800D4">
      <w:pPr>
        <w:pStyle w:val="footnote"/>
      </w:pPr>
      <w:r>
        <w:rPr>
          <w:rStyle w:val="FootnoteReference"/>
        </w:rPr>
        <w:footnoteRef/>
      </w:r>
      <w:r>
        <w:t xml:space="preserve"> Or ‘Unique’</w:t>
      </w:r>
    </w:p>
  </w:footnote>
  <w:footnote w:id="17">
    <w:p w14:paraId="4D9AA31B" w14:textId="77777777" w:rsidR="00676E6A" w:rsidRDefault="00676E6A"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676E6A" w:rsidRDefault="00676E6A"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9">
    <w:p w14:paraId="55E6A2D2" w14:textId="54BBD7DD" w:rsidR="00676E6A" w:rsidRDefault="00676E6A"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676E6A" w:rsidRDefault="00676E6A"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676E6A" w:rsidRDefault="00676E6A"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2">
    <w:p w14:paraId="52EF2EE1" w14:textId="5A872874" w:rsidR="00676E6A" w:rsidRDefault="00676E6A"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w:t>
      </w:r>
      <w:proofErr w:type="gramStart"/>
      <w:r>
        <w:t>incorruptible</w:t>
      </w:r>
      <w:proofErr w:type="gramEnd"/>
      <w:r>
        <w:t xml:space="preserv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676E6A" w:rsidRDefault="00676E6A"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4">
    <w:p w14:paraId="3F3CFE0D" w14:textId="2B4C27CA" w:rsidR="00676E6A" w:rsidRDefault="00676E6A"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5">
    <w:p w14:paraId="21EB05D3" w14:textId="3E0DE2CA" w:rsidR="00676E6A" w:rsidRPr="004A3E27" w:rsidRDefault="00676E6A"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676E6A" w:rsidRPr="004A3E27" w:rsidRDefault="00676E6A"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676E6A" w:rsidRPr="004A3E27" w:rsidRDefault="00676E6A"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676E6A" w:rsidRPr="004A3E27" w:rsidRDefault="00676E6A"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676E6A" w:rsidRDefault="00676E6A"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676E6A" w:rsidRPr="004A3E27" w:rsidRDefault="00676E6A"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676E6A" w:rsidRPr="004A3E27" w:rsidRDefault="00676E6A"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676E6A" w:rsidRPr="004A3E27" w:rsidRDefault="00676E6A"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676E6A" w:rsidRDefault="00676E6A" w:rsidP="00AC01E8">
      <w:pPr>
        <w:pStyle w:val="footnote"/>
      </w:pPr>
      <w:r>
        <w:rPr>
          <w:rStyle w:val="FootnoteReference"/>
        </w:rPr>
        <w:footnoteRef/>
      </w:r>
      <w:r>
        <w:t xml:space="preserve"> [JS] or “enlarged me”</w:t>
      </w:r>
    </w:p>
  </w:footnote>
  <w:footnote w:id="34">
    <w:p w14:paraId="369566FF" w14:textId="769E6598" w:rsidR="00676E6A" w:rsidRPr="004A3E27" w:rsidRDefault="00676E6A"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676E6A" w:rsidRPr="004A3E27" w:rsidRDefault="00676E6A"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676E6A" w:rsidRPr="004A3E27" w:rsidRDefault="00676E6A"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676E6A" w:rsidRPr="004A3E27" w:rsidRDefault="00676E6A"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676E6A" w:rsidRDefault="00676E6A" w:rsidP="00AC01E8">
      <w:pPr>
        <w:pStyle w:val="footnote"/>
      </w:pPr>
      <w:r>
        <w:rPr>
          <w:rStyle w:val="FootnoteReference"/>
        </w:rPr>
        <w:footnoteRef/>
      </w:r>
      <w:r>
        <w:t xml:space="preserve"> [JS] literally, “face”</w:t>
      </w:r>
    </w:p>
  </w:footnote>
  <w:footnote w:id="39">
    <w:p w14:paraId="4A85A605" w14:textId="3B66CCF4" w:rsidR="0054429F" w:rsidRDefault="0054429F"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676E6A" w:rsidRPr="004A3E27" w:rsidRDefault="00676E6A"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676E6A" w:rsidRPr="004A3E27" w:rsidRDefault="00676E6A"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676E6A" w:rsidRDefault="00676E6A" w:rsidP="00FE33CB">
      <w:pPr>
        <w:pStyle w:val="footnote"/>
      </w:pPr>
      <w:r>
        <w:rPr>
          <w:rStyle w:val="FootnoteReference"/>
        </w:rPr>
        <w:footnoteRef/>
      </w:r>
      <w:r>
        <w:t xml:space="preserve"> [JS] or “and You will see me.”</w:t>
      </w:r>
    </w:p>
  </w:footnote>
  <w:footnote w:id="43">
    <w:p w14:paraId="2738F1D2" w14:textId="121829F4" w:rsidR="00676E6A" w:rsidRDefault="00676E6A" w:rsidP="00DC2AAA">
      <w:pPr>
        <w:pStyle w:val="footnote"/>
      </w:pPr>
      <w:r>
        <w:rPr>
          <w:rStyle w:val="FootnoteReference"/>
        </w:rPr>
        <w:footnoteRef/>
      </w:r>
      <w:r>
        <w:t xml:space="preserve"> [JS] or lawlessness</w:t>
      </w:r>
    </w:p>
  </w:footnote>
  <w:footnote w:id="44">
    <w:p w14:paraId="0C722E17" w14:textId="0C245CCD" w:rsidR="00676E6A" w:rsidRDefault="00676E6A" w:rsidP="00423962">
      <w:pPr>
        <w:pStyle w:val="footnote"/>
      </w:pPr>
      <w:r>
        <w:rPr>
          <w:rStyle w:val="FootnoteReference"/>
        </w:rPr>
        <w:footnoteRef/>
      </w:r>
      <w:r>
        <w:t xml:space="preserve"> [JS] “do obeisance”, “worship”, referring to the physical act</w:t>
      </w:r>
    </w:p>
  </w:footnote>
  <w:footnote w:id="45">
    <w:p w14:paraId="673FFF4D" w14:textId="4AC67C07" w:rsidR="00676E6A" w:rsidRPr="004A3E27" w:rsidRDefault="00676E6A"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676E6A" w:rsidRDefault="00676E6A"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676E6A" w:rsidRPr="004A3E27" w:rsidRDefault="00676E6A"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676E6A" w:rsidRPr="004A3E27" w:rsidRDefault="00676E6A"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676E6A" w:rsidRDefault="00676E6A" w:rsidP="00530F84">
      <w:pPr>
        <w:pStyle w:val="footnote"/>
      </w:pPr>
      <w:r>
        <w:rPr>
          <w:rStyle w:val="FootnoteReference"/>
        </w:rPr>
        <w:footnoteRef/>
      </w:r>
      <w:r>
        <w:t xml:space="preserve"> [JS] or “give thanks”. The word conveys “thankfully confess with praise”</w:t>
      </w:r>
    </w:p>
  </w:footnote>
  <w:footnote w:id="50">
    <w:p w14:paraId="3C274CF7" w14:textId="753C99BC" w:rsidR="00676E6A" w:rsidRPr="004A3E27" w:rsidRDefault="00676E6A"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676E6A" w:rsidRDefault="00676E6A" w:rsidP="00530F84">
      <w:pPr>
        <w:pStyle w:val="footnote"/>
      </w:pPr>
      <w:r>
        <w:rPr>
          <w:rStyle w:val="FootnoteReference"/>
        </w:rPr>
        <w:footnoteRef/>
      </w:r>
      <w:r>
        <w:t xml:space="preserve"> [JS] Fr. Lazarus and Brenton interpolate “my enemy”</w:t>
      </w:r>
    </w:p>
  </w:footnote>
  <w:footnote w:id="52">
    <w:p w14:paraId="4AC07AFE" w14:textId="206B4893" w:rsidR="00676E6A" w:rsidRPr="004A3E27" w:rsidRDefault="00676E6A"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676E6A" w:rsidRPr="004A3E27" w:rsidRDefault="00676E6A" w:rsidP="00C06875">
      <w:pPr>
        <w:pStyle w:val="footnote"/>
      </w:pPr>
      <w:r w:rsidRPr="004A3E27">
        <w:rPr>
          <w:rStyle w:val="FootnoteReference"/>
        </w:rPr>
        <w:footnoteRef/>
      </w:r>
      <w:r w:rsidRPr="004A3E27">
        <w:t xml:space="preserve"> Empties fall (Ephes. 5:18).</w:t>
      </w:r>
    </w:p>
  </w:footnote>
  <w:footnote w:id="54">
    <w:p w14:paraId="5DDCA66E" w14:textId="77777777" w:rsidR="00676E6A" w:rsidRPr="004A3E27" w:rsidRDefault="00676E6A"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3FBE71C1" w14:textId="749D259D" w:rsidR="00676E6A" w:rsidRDefault="00676E6A" w:rsidP="00741EF6">
      <w:pPr>
        <w:pStyle w:val="footnote"/>
      </w:pPr>
      <w:r>
        <w:rPr>
          <w:rStyle w:val="FootnoteReference"/>
        </w:rPr>
        <w:footnoteRef/>
      </w:r>
      <w:r>
        <w:t xml:space="preserve"> [JS] or “give thanks to”, or “thankfully confess the Lord with Praise”</w:t>
      </w:r>
    </w:p>
  </w:footnote>
  <w:footnote w:id="56">
    <w:p w14:paraId="74E99F4D" w14:textId="77777777" w:rsidR="00676E6A" w:rsidRPr="004A3E27" w:rsidRDefault="00676E6A"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676E6A" w:rsidRPr="004A3E27" w:rsidRDefault="00676E6A" w:rsidP="00C06875">
      <w:pPr>
        <w:pStyle w:val="footnote"/>
      </w:pPr>
      <w:r w:rsidRPr="004A3E27">
        <w:rPr>
          <w:rStyle w:val="FootnoteReference"/>
        </w:rPr>
        <w:footnoteRef/>
      </w:r>
      <w:r w:rsidRPr="004A3E27">
        <w:t xml:space="preserve"> Mt. 21:16.</w:t>
      </w:r>
    </w:p>
  </w:footnote>
  <w:footnote w:id="58">
    <w:p w14:paraId="263154A0" w14:textId="77777777" w:rsidR="00676E6A" w:rsidRPr="004A3E27" w:rsidRDefault="00676E6A"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676E6A" w:rsidRPr="004A3E27" w:rsidRDefault="00676E6A" w:rsidP="00C06875">
      <w:pPr>
        <w:pStyle w:val="footnote"/>
      </w:pPr>
      <w:r w:rsidRPr="004A3E27">
        <w:rPr>
          <w:rStyle w:val="FootnoteReference"/>
        </w:rPr>
        <w:footnoteRef/>
      </w:r>
      <w:r w:rsidRPr="004A3E27">
        <w:t xml:space="preserve"> Heb. 2:6-8. The Sovereignty of the Son of Man (Messiah).</w:t>
      </w:r>
    </w:p>
  </w:footnote>
  <w:footnote w:id="60">
    <w:p w14:paraId="04C11CE1" w14:textId="67416AE0" w:rsidR="00676E6A" w:rsidRDefault="00676E6A" w:rsidP="00741EF6">
      <w:pPr>
        <w:pStyle w:val="footnote"/>
      </w:pPr>
      <w:r>
        <w:rPr>
          <w:rStyle w:val="FootnoteReference"/>
        </w:rPr>
        <w:footnoteRef/>
      </w:r>
      <w:r>
        <w:t xml:space="preserve"> [JS] or “thank”, “I will thankfully confess You with praise”</w:t>
      </w:r>
    </w:p>
  </w:footnote>
  <w:footnote w:id="61">
    <w:p w14:paraId="4A64FA1B" w14:textId="245FE10B" w:rsidR="00676E6A" w:rsidRDefault="00676E6A" w:rsidP="005C7C41">
      <w:pPr>
        <w:pStyle w:val="footnote"/>
      </w:pPr>
      <w:r>
        <w:rPr>
          <w:rStyle w:val="FootnoteReference"/>
        </w:rPr>
        <w:footnoteRef/>
      </w:r>
      <w:r>
        <w:t xml:space="preserve"> [JS] Or, “I will confess You with thanksgiving”</w:t>
      </w:r>
    </w:p>
  </w:footnote>
  <w:footnote w:id="62">
    <w:p w14:paraId="70996BAC" w14:textId="67EDD120" w:rsidR="00676E6A" w:rsidRDefault="00676E6A" w:rsidP="00741EF6">
      <w:pPr>
        <w:pStyle w:val="footnote"/>
      </w:pPr>
      <w:r>
        <w:rPr>
          <w:rStyle w:val="FootnoteReference"/>
        </w:rPr>
        <w:footnoteRef/>
      </w:r>
      <w:r>
        <w:t xml:space="preserve"> [JS] literally, “from before Your face”</w:t>
      </w:r>
    </w:p>
  </w:footnote>
  <w:footnote w:id="63">
    <w:p w14:paraId="1EEFD7A1" w14:textId="55BF803F" w:rsidR="00676E6A" w:rsidRPr="004A3E27" w:rsidRDefault="00676E6A"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4">
    <w:p w14:paraId="722FF076" w14:textId="77777777" w:rsidR="00676E6A" w:rsidRPr="004A3E27" w:rsidRDefault="00676E6A"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5">
    <w:p w14:paraId="3428C8D1" w14:textId="77777777" w:rsidR="00676E6A" w:rsidRPr="004A3E27" w:rsidRDefault="00676E6A"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6">
    <w:p w14:paraId="1BACCDC6" w14:textId="77777777" w:rsidR="00676E6A" w:rsidRPr="004A3E27" w:rsidRDefault="00676E6A"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7">
    <w:p w14:paraId="35D4643B" w14:textId="1AD327CF" w:rsidR="00676E6A" w:rsidRDefault="00676E6A" w:rsidP="00AF711D">
      <w:pPr>
        <w:pStyle w:val="footnote"/>
      </w:pPr>
      <w:r>
        <w:rPr>
          <w:rStyle w:val="FootnoteReference"/>
        </w:rPr>
        <w:footnoteRef/>
      </w:r>
      <w:r>
        <w:t xml:space="preserve"> [JS] literally, “arm”</w:t>
      </w:r>
    </w:p>
  </w:footnote>
  <w:footnote w:id="68">
    <w:p w14:paraId="4F5EE238" w14:textId="67FB8443" w:rsidR="00676E6A" w:rsidRPr="004A3E27" w:rsidRDefault="00676E6A" w:rsidP="00BD5BBE">
      <w:pPr>
        <w:pStyle w:val="footnote"/>
      </w:pPr>
      <w:r w:rsidRPr="004A3E27">
        <w:rPr>
          <w:rStyle w:val="FootnoteReference"/>
        </w:rPr>
        <w:footnoteRef/>
      </w:r>
      <w:r w:rsidRPr="004A3E27">
        <w:t xml:space="preserve"> </w:t>
      </w:r>
      <w:r>
        <w:t>cf</w:t>
      </w:r>
      <w:r w:rsidRPr="004A3E27">
        <w:t>. 2 Cor. 6:16; 1 Cor. 6:19.</w:t>
      </w:r>
    </w:p>
  </w:footnote>
  <w:footnote w:id="69">
    <w:p w14:paraId="06196E84" w14:textId="09CA15AE" w:rsidR="00676E6A" w:rsidRPr="004A3E27" w:rsidRDefault="00676E6A" w:rsidP="00BD5BBE">
      <w:pPr>
        <w:pStyle w:val="footnote"/>
      </w:pPr>
      <w:r w:rsidRPr="004A3E27">
        <w:rPr>
          <w:rStyle w:val="FootnoteReference"/>
        </w:rPr>
        <w:footnoteRef/>
      </w:r>
      <w:r w:rsidRPr="004A3E27">
        <w:t xml:space="preserve"> </w:t>
      </w:r>
      <w:r>
        <w:t>cf</w:t>
      </w:r>
      <w:r w:rsidRPr="004A3E27">
        <w:t>. Mt. 10:19, 20; Luke 21:12-19.</w:t>
      </w:r>
    </w:p>
  </w:footnote>
  <w:footnote w:id="70">
    <w:p w14:paraId="18B16E36" w14:textId="67403665" w:rsidR="00676E6A" w:rsidRPr="004A3E27" w:rsidRDefault="00676E6A"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1">
    <w:p w14:paraId="11679EA7" w14:textId="08137300" w:rsidR="00676E6A" w:rsidRDefault="00676E6A"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2">
    <w:p w14:paraId="6D7546C6" w14:textId="173E810C" w:rsidR="00676E6A" w:rsidRDefault="00676E6A" w:rsidP="003F1DDB">
      <w:pPr>
        <w:pStyle w:val="footnote"/>
      </w:pPr>
      <w:r>
        <w:rPr>
          <w:rStyle w:val="FootnoteReference"/>
        </w:rPr>
        <w:footnoteRef/>
      </w:r>
      <w:r>
        <w:t xml:space="preserve"> [JS] from Fr. Athanasius</w:t>
      </w:r>
    </w:p>
  </w:footnote>
  <w:footnote w:id="73">
    <w:p w14:paraId="69DDC031" w14:textId="072B35A0" w:rsidR="00676E6A" w:rsidRPr="004A3E27" w:rsidRDefault="00676E6A"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4">
    <w:p w14:paraId="7B2308F0" w14:textId="163ED086" w:rsidR="00676E6A" w:rsidRPr="004A3E27" w:rsidRDefault="00676E6A"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5">
    <w:p w14:paraId="0A1AEA09" w14:textId="719947E0" w:rsidR="00676E6A" w:rsidRPr="004A3E27" w:rsidRDefault="00676E6A"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6">
    <w:p w14:paraId="4590FEB6" w14:textId="77777777" w:rsidR="00676E6A" w:rsidRPr="004A3E27" w:rsidRDefault="00676E6A" w:rsidP="00BD5BBE">
      <w:pPr>
        <w:pStyle w:val="footnote"/>
      </w:pPr>
      <w:r w:rsidRPr="004A3E27">
        <w:rPr>
          <w:rStyle w:val="FootnoteReference"/>
        </w:rPr>
        <w:footnoteRef/>
      </w:r>
      <w:r w:rsidRPr="004A3E27">
        <w:t xml:space="preserve"> At: </w:t>
      </w:r>
      <w:r w:rsidRPr="004A3E27">
        <w:rPr>
          <w:i/>
        </w:rPr>
        <w:t>or</w:t>
      </w:r>
      <w:r w:rsidRPr="004A3E27">
        <w:t>, In.</w:t>
      </w:r>
    </w:p>
  </w:footnote>
  <w:footnote w:id="77">
    <w:p w14:paraId="668862BB" w14:textId="77777777" w:rsidR="00676E6A" w:rsidRPr="004A3E27" w:rsidRDefault="00676E6A" w:rsidP="00BD5BBE">
      <w:pPr>
        <w:pStyle w:val="footnote"/>
      </w:pPr>
      <w:r w:rsidRPr="004A3E27">
        <w:rPr>
          <w:rStyle w:val="FootnoteReference"/>
        </w:rPr>
        <w:footnoteRef/>
      </w:r>
      <w:r w:rsidRPr="004A3E27">
        <w:t xml:space="preserve"> i.e. Hear Christ who intercedes on our behalf (1 Cor. 1:30; Rom. 8: 34).</w:t>
      </w:r>
    </w:p>
  </w:footnote>
  <w:footnote w:id="78">
    <w:p w14:paraId="6CFE3221" w14:textId="05261702" w:rsidR="00676E6A" w:rsidRPr="004A3E27" w:rsidRDefault="00676E6A" w:rsidP="007C28F0">
      <w:pPr>
        <w:pStyle w:val="footnote"/>
      </w:pPr>
      <w:r w:rsidRPr="004A3E27">
        <w:rPr>
          <w:rStyle w:val="FootnoteReference"/>
        </w:rPr>
        <w:footnoteRef/>
      </w:r>
      <w:r w:rsidRPr="004A3E27">
        <w:t xml:space="preserve"> </w:t>
      </w:r>
      <w:r>
        <w:t>cf</w:t>
      </w:r>
      <w:r w:rsidRPr="004A3E27">
        <w:t>. 2 Tim. 2:3, 12.</w:t>
      </w:r>
    </w:p>
  </w:footnote>
  <w:footnote w:id="79">
    <w:p w14:paraId="5F29B1F0" w14:textId="77777777" w:rsidR="00676E6A" w:rsidRPr="004A3E27" w:rsidRDefault="00676E6A"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0">
    <w:p w14:paraId="5D9C28AA" w14:textId="77777777" w:rsidR="00676E6A" w:rsidRPr="004A3E27" w:rsidRDefault="00676E6A" w:rsidP="00BD5BBE">
      <w:pPr>
        <w:pStyle w:val="footnote"/>
      </w:pPr>
      <w:r w:rsidRPr="004A3E27">
        <w:rPr>
          <w:rStyle w:val="FootnoteReference"/>
        </w:rPr>
        <w:footnoteRef/>
      </w:r>
      <w:r w:rsidRPr="004A3E27">
        <w:t xml:space="preserve"> ‘They cast Me out of their city and now surround Me on the cross’ (St. Augustine).</w:t>
      </w:r>
    </w:p>
  </w:footnote>
  <w:footnote w:id="81">
    <w:p w14:paraId="4AD0F1DA" w14:textId="77777777" w:rsidR="00676E6A" w:rsidRPr="004A3E27" w:rsidRDefault="00676E6A"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2">
    <w:p w14:paraId="1D6BB5F1" w14:textId="7BEDD296" w:rsidR="00676E6A" w:rsidRDefault="00676E6A" w:rsidP="00D47452">
      <w:pPr>
        <w:pStyle w:val="footnote"/>
      </w:pPr>
      <w:r>
        <w:rPr>
          <w:rStyle w:val="FootnoteReference"/>
        </w:rPr>
        <w:footnoteRef/>
      </w:r>
      <w:r>
        <w:t xml:space="preserve"> [JS] or “foundation”</w:t>
      </w:r>
    </w:p>
  </w:footnote>
  <w:footnote w:id="83">
    <w:p w14:paraId="3C5663F2" w14:textId="2A9D9C12" w:rsidR="00676E6A" w:rsidRDefault="00676E6A" w:rsidP="00D47452">
      <w:pPr>
        <w:pStyle w:val="footnote"/>
      </w:pPr>
      <w:r>
        <w:rPr>
          <w:rStyle w:val="FootnoteReference"/>
        </w:rPr>
        <w:footnoteRef/>
      </w:r>
      <w:r>
        <w:t xml:space="preserve"> [JS] Fr. Lazarus has “my saviour”. I.e. the power of my salvation, or the One with power to save me.</w:t>
      </w:r>
    </w:p>
  </w:footnote>
  <w:footnote w:id="84">
    <w:p w14:paraId="4CDB07D8" w14:textId="14188044" w:rsidR="00676E6A" w:rsidRPr="004A3E27" w:rsidRDefault="00676E6A" w:rsidP="00BD5BBE">
      <w:pPr>
        <w:pStyle w:val="footnote"/>
      </w:pPr>
      <w:r w:rsidRPr="004A3E27">
        <w:rPr>
          <w:rStyle w:val="FootnoteReference"/>
        </w:rPr>
        <w:footnoteRef/>
      </w:r>
      <w:r w:rsidRPr="004A3E27">
        <w:t xml:space="preserve"> </w:t>
      </w:r>
      <w:r>
        <w:t>Cf</w:t>
      </w:r>
      <w:r w:rsidRPr="004A3E27">
        <w:t>. Acts 2:24.</w:t>
      </w:r>
    </w:p>
  </w:footnote>
  <w:footnote w:id="85">
    <w:p w14:paraId="09C8C689" w14:textId="5B1E38B7" w:rsidR="00676E6A" w:rsidRPr="004A3E27" w:rsidRDefault="00676E6A" w:rsidP="00BD5BBE">
      <w:pPr>
        <w:pStyle w:val="footnote"/>
      </w:pPr>
      <w:r w:rsidRPr="004A3E27">
        <w:rPr>
          <w:rStyle w:val="FootnoteReference"/>
        </w:rPr>
        <w:footnoteRef/>
      </w:r>
      <w:r w:rsidRPr="004A3E27">
        <w:t xml:space="preserve"> </w:t>
      </w:r>
      <w:r>
        <w:t>cf</w:t>
      </w:r>
      <w:r w:rsidRPr="004A3E27">
        <w:t>. Exodus 9:23.</w:t>
      </w:r>
    </w:p>
  </w:footnote>
  <w:footnote w:id="86">
    <w:p w14:paraId="1AF95C05" w14:textId="4DAED5F3" w:rsidR="00676E6A" w:rsidRDefault="00676E6A" w:rsidP="00D47452">
      <w:pPr>
        <w:pStyle w:val="footnote"/>
      </w:pPr>
      <w:r>
        <w:rPr>
          <w:rStyle w:val="FootnoteReference"/>
        </w:rPr>
        <w:footnoteRef/>
      </w:r>
      <w:r>
        <w:t xml:space="preserve"> [JS] literally, “then the sptrings of water were seen/appeared”</w:t>
      </w:r>
    </w:p>
  </w:footnote>
  <w:footnote w:id="87">
    <w:p w14:paraId="767519CF" w14:textId="3A0C4171" w:rsidR="00676E6A" w:rsidRPr="004A3E27" w:rsidRDefault="00676E6A"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8">
    <w:p w14:paraId="056C0234" w14:textId="77777777" w:rsidR="00676E6A" w:rsidRPr="004A3E27" w:rsidRDefault="00676E6A" w:rsidP="00BD5BBE">
      <w:pPr>
        <w:pStyle w:val="footnote"/>
      </w:pPr>
      <w:r w:rsidRPr="004A3E27">
        <w:rPr>
          <w:rStyle w:val="FootnoteReference"/>
        </w:rPr>
        <w:footnoteRef/>
      </w:r>
      <w:r w:rsidRPr="004A3E27">
        <w:t xml:space="preserve"> Twist and wrestle (Gen. 32: 4). And he will untwist the twister and the twisted (144:15).</w:t>
      </w:r>
    </w:p>
  </w:footnote>
  <w:footnote w:id="89">
    <w:p w14:paraId="1B9D3CDD" w14:textId="1592BE4E" w:rsidR="00676E6A" w:rsidRPr="004A3E27" w:rsidRDefault="00676E6A" w:rsidP="00BD5BBE">
      <w:pPr>
        <w:pStyle w:val="footnote"/>
      </w:pPr>
      <w:r w:rsidRPr="004A3E27">
        <w:rPr>
          <w:rStyle w:val="FootnoteReference"/>
        </w:rPr>
        <w:footnoteRef/>
      </w:r>
      <w:r w:rsidRPr="004A3E27">
        <w:t xml:space="preserve"> </w:t>
      </w:r>
      <w:r>
        <w:t>cf</w:t>
      </w:r>
      <w:r w:rsidRPr="004A3E27">
        <w:t>. Rev. 21:23.</w:t>
      </w:r>
    </w:p>
  </w:footnote>
  <w:footnote w:id="90">
    <w:p w14:paraId="7A34B80F" w14:textId="77777777" w:rsidR="00676E6A" w:rsidRPr="004A3E27" w:rsidRDefault="00676E6A"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1">
    <w:p w14:paraId="5386061E" w14:textId="77777777" w:rsidR="00676E6A" w:rsidRPr="004A3E27" w:rsidRDefault="00676E6A"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2">
    <w:p w14:paraId="7F859200" w14:textId="0E8BB508" w:rsidR="00676E6A" w:rsidRDefault="00676E6A" w:rsidP="006303CE">
      <w:pPr>
        <w:pStyle w:val="footnote"/>
      </w:pPr>
      <w:r>
        <w:rPr>
          <w:rStyle w:val="FootnoteReference"/>
        </w:rPr>
        <w:footnoteRef/>
      </w:r>
      <w:r>
        <w:t xml:space="preserve"> [JS] or “give thanks to You”, or “thankfully confess You with praise”</w:t>
      </w:r>
    </w:p>
  </w:footnote>
  <w:footnote w:id="93">
    <w:p w14:paraId="57A591AD" w14:textId="5B4F539E" w:rsidR="00676E6A" w:rsidRPr="004A3E27" w:rsidRDefault="00676E6A"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4">
    <w:p w14:paraId="05D27F74" w14:textId="77777777" w:rsidR="00676E6A" w:rsidRPr="004A3E27" w:rsidRDefault="00676E6A"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5">
    <w:p w14:paraId="07D44CE8" w14:textId="682DE898" w:rsidR="00676E6A" w:rsidRDefault="00676E6A" w:rsidP="00D019CA">
      <w:pPr>
        <w:pStyle w:val="footnote"/>
      </w:pPr>
      <w:r>
        <w:rPr>
          <w:rStyle w:val="FootnoteReference"/>
        </w:rPr>
        <w:footnoteRef/>
      </w:r>
      <w:r>
        <w:t xml:space="preserve"> [JS] lit. day to day</w:t>
      </w:r>
    </w:p>
  </w:footnote>
  <w:footnote w:id="96">
    <w:p w14:paraId="4D739E0B" w14:textId="0FB443F5" w:rsidR="00676E6A" w:rsidRDefault="00676E6A" w:rsidP="00D019CA">
      <w:pPr>
        <w:pStyle w:val="footnote"/>
      </w:pPr>
      <w:r>
        <w:rPr>
          <w:rStyle w:val="FootnoteReference"/>
        </w:rPr>
        <w:footnoteRef/>
      </w:r>
      <w:r>
        <w:t xml:space="preserve"> [JS] Fr. Lazarus has “and no sound of them is heard.” And then prepends “yet” to the next vs.</w:t>
      </w:r>
    </w:p>
  </w:footnote>
  <w:footnote w:id="97">
    <w:p w14:paraId="7770444D" w14:textId="77777777" w:rsidR="00676E6A" w:rsidRPr="004A3E27" w:rsidRDefault="00676E6A" w:rsidP="00BD5BBE">
      <w:pPr>
        <w:pStyle w:val="footnote"/>
      </w:pPr>
      <w:r w:rsidRPr="004A3E27">
        <w:rPr>
          <w:rStyle w:val="FootnoteReference"/>
        </w:rPr>
        <w:footnoteRef/>
      </w:r>
      <w:r w:rsidRPr="004A3E27">
        <w:t xml:space="preserve"> Rom. 10:18.</w:t>
      </w:r>
    </w:p>
  </w:footnote>
  <w:footnote w:id="98">
    <w:p w14:paraId="774F183E" w14:textId="35452E5D" w:rsidR="00676E6A" w:rsidRDefault="00676E6A" w:rsidP="005E2409">
      <w:pPr>
        <w:pStyle w:val="footnote"/>
      </w:pPr>
      <w:r>
        <w:rPr>
          <w:rStyle w:val="FootnoteReference"/>
        </w:rPr>
        <w:footnoteRef/>
      </w:r>
      <w:r>
        <w:t xml:space="preserve"> [JS] Fr. Lazarus has “sanctuary”</w:t>
      </w:r>
    </w:p>
  </w:footnote>
  <w:footnote w:id="99">
    <w:p w14:paraId="28F942E6" w14:textId="353F357B" w:rsidR="00676E6A" w:rsidRPr="004A3E27" w:rsidRDefault="00676E6A" w:rsidP="00BD5BBE">
      <w:pPr>
        <w:pStyle w:val="footnote"/>
      </w:pPr>
      <w:r w:rsidRPr="004A3E27">
        <w:rPr>
          <w:rStyle w:val="FootnoteReference"/>
        </w:rPr>
        <w:footnoteRef/>
      </w:r>
      <w:r w:rsidRPr="004A3E27">
        <w:t xml:space="preserve"> </w:t>
      </w:r>
      <w:r>
        <w:t>cf</w:t>
      </w:r>
      <w:r w:rsidRPr="004A3E27">
        <w:t>. Ps. 88:38.</w:t>
      </w:r>
    </w:p>
  </w:footnote>
  <w:footnote w:id="100">
    <w:p w14:paraId="2DBF8356" w14:textId="76DCF8DE" w:rsidR="00676E6A" w:rsidRDefault="00676E6A" w:rsidP="005E2409">
      <w:pPr>
        <w:pStyle w:val="footnote"/>
      </w:pPr>
      <w:r>
        <w:rPr>
          <w:rStyle w:val="FootnoteReference"/>
        </w:rPr>
        <w:footnoteRef/>
      </w:r>
      <w:r>
        <w:t xml:space="preserve"> [JS] literally “giant”</w:t>
      </w:r>
    </w:p>
  </w:footnote>
  <w:footnote w:id="101">
    <w:p w14:paraId="4D5F61F1" w14:textId="397EFA8A" w:rsidR="00676E6A" w:rsidRDefault="00676E6A" w:rsidP="005E2409">
      <w:pPr>
        <w:pStyle w:val="footnote"/>
      </w:pPr>
      <w:r>
        <w:rPr>
          <w:rStyle w:val="FootnoteReference"/>
        </w:rPr>
        <w:footnoteRef/>
      </w:r>
      <w:r>
        <w:t xml:space="preserve"> [JS] or “it”</w:t>
      </w:r>
    </w:p>
  </w:footnote>
  <w:footnote w:id="102">
    <w:p w14:paraId="7D882E05" w14:textId="2F32DF97" w:rsidR="00676E6A" w:rsidRPr="004A3E27" w:rsidRDefault="00676E6A" w:rsidP="00BD5BBE">
      <w:pPr>
        <w:pStyle w:val="footnote"/>
      </w:pPr>
      <w:r w:rsidRPr="004A3E27">
        <w:rPr>
          <w:rStyle w:val="FootnoteReference"/>
        </w:rPr>
        <w:footnoteRef/>
      </w:r>
      <w:r w:rsidRPr="004A3E27">
        <w:t xml:space="preserve"> </w:t>
      </w:r>
      <w:r>
        <w:t>cf</w:t>
      </w:r>
      <w:r w:rsidRPr="004A3E27">
        <w:t>. Ps. 118:72.</w:t>
      </w:r>
    </w:p>
  </w:footnote>
  <w:footnote w:id="103">
    <w:p w14:paraId="6C5A660E" w14:textId="77777777" w:rsidR="00676E6A" w:rsidRPr="004A3E27" w:rsidRDefault="00676E6A"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4">
    <w:p w14:paraId="630A2B2F" w14:textId="0471B728" w:rsidR="00676E6A" w:rsidRPr="004A3E27" w:rsidRDefault="00676E6A"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5">
    <w:p w14:paraId="5268EBEE" w14:textId="2E7234AE" w:rsidR="00676E6A" w:rsidRDefault="00676E6A" w:rsidP="00223CB5">
      <w:pPr>
        <w:pStyle w:val="footnote"/>
      </w:pPr>
      <w:r>
        <w:rPr>
          <w:rStyle w:val="FootnoteReference"/>
        </w:rPr>
        <w:footnoteRef/>
      </w:r>
      <w:r>
        <w:t xml:space="preserve"> [JS] literally “holy place”.</w:t>
      </w:r>
    </w:p>
  </w:footnote>
  <w:footnote w:id="106">
    <w:p w14:paraId="383B4369" w14:textId="77D437E1" w:rsidR="00676E6A" w:rsidRDefault="00676E6A" w:rsidP="005A7201">
      <w:pPr>
        <w:pStyle w:val="footnote"/>
      </w:pPr>
      <w:r>
        <w:rPr>
          <w:rStyle w:val="FootnoteReference"/>
        </w:rPr>
        <w:footnoteRef/>
      </w:r>
      <w:r>
        <w:t xml:space="preserve"> Fr. Athanasius has “We will confess to You, O Lord in Thy salvation, and in the Name of our God we shall grow: </w:t>
      </w:r>
      <w:proofErr w:type="gramStart"/>
      <w:r>
        <w:t>the</w:t>
      </w:r>
      <w:proofErr w:type="gramEnd"/>
      <w:r>
        <w:t xml:space="preserve"> Lord will fulfil all your petitions.</w:t>
      </w:r>
    </w:p>
  </w:footnote>
  <w:footnote w:id="107">
    <w:p w14:paraId="18278CE8" w14:textId="798A67A6" w:rsidR="00676E6A" w:rsidRPr="004A3E27" w:rsidRDefault="00676E6A"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8">
    <w:p w14:paraId="0EFF903C" w14:textId="6B531BF6" w:rsidR="00676E6A" w:rsidRDefault="00676E6A" w:rsidP="002E647A">
      <w:pPr>
        <w:pStyle w:val="footnote"/>
      </w:pPr>
      <w:r>
        <w:rPr>
          <w:rStyle w:val="FootnoteReference"/>
        </w:rPr>
        <w:footnoteRef/>
      </w:r>
      <w:r>
        <w:t xml:space="preserve"> [JS] or “gone before him”, Fr. Athanasius has “overtaken him” (Liturgy of Tobi 1)</w:t>
      </w:r>
    </w:p>
  </w:footnote>
  <w:footnote w:id="109">
    <w:p w14:paraId="1559CF30" w14:textId="345B8878" w:rsidR="00676E6A" w:rsidRDefault="00676E6A" w:rsidP="00A10A86">
      <w:pPr>
        <w:pStyle w:val="footnote"/>
      </w:pPr>
      <w:r>
        <w:rPr>
          <w:rStyle w:val="FootnoteReference"/>
        </w:rPr>
        <w:footnoteRef/>
      </w:r>
      <w:r>
        <w:t xml:space="preserve"> [JS] or “his glory is great by your salvation/deliverance”</w:t>
      </w:r>
    </w:p>
  </w:footnote>
  <w:footnote w:id="110">
    <w:p w14:paraId="40556A29" w14:textId="77777777" w:rsidR="00676E6A" w:rsidRPr="004A3E27" w:rsidRDefault="00676E6A"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1">
    <w:p w14:paraId="27D6847B" w14:textId="77777777" w:rsidR="00676E6A" w:rsidRPr="004A3E27" w:rsidRDefault="00676E6A" w:rsidP="00BD5BBE">
      <w:pPr>
        <w:pStyle w:val="footnote"/>
      </w:pPr>
      <w:r w:rsidRPr="004A3E27">
        <w:rPr>
          <w:rStyle w:val="FootnoteReference"/>
        </w:rPr>
        <w:footnoteRef/>
      </w:r>
      <w:r w:rsidRPr="004A3E27">
        <w:t xml:space="preserve"> ‘Christ died that we might live’ (1 Thess. 5:10; 1 Pet. 2:24).</w:t>
      </w:r>
    </w:p>
  </w:footnote>
  <w:footnote w:id="112">
    <w:p w14:paraId="6BA53780" w14:textId="3A4D561C" w:rsidR="00676E6A" w:rsidRPr="004A3E27" w:rsidRDefault="00676E6A"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3">
    <w:p w14:paraId="3C4F1B04" w14:textId="0B824CBF" w:rsidR="00676E6A" w:rsidRPr="004A3E27" w:rsidRDefault="00676E6A"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4">
    <w:p w14:paraId="49AF07F8" w14:textId="1ADD3608" w:rsidR="00676E6A" w:rsidRDefault="00676E6A" w:rsidP="00614947">
      <w:pPr>
        <w:pStyle w:val="footnote"/>
      </w:pPr>
      <w:r>
        <w:rPr>
          <w:rStyle w:val="FootnoteReference"/>
        </w:rPr>
        <w:footnoteRef/>
      </w:r>
      <w:r>
        <w:t xml:space="preserve"> [JS] Fr. Lazarus has “dwell in the holy place”.</w:t>
      </w:r>
    </w:p>
  </w:footnote>
  <w:footnote w:id="115">
    <w:p w14:paraId="41CC497C" w14:textId="77777777" w:rsidR="00676E6A" w:rsidRPr="004A3E27" w:rsidRDefault="00676E6A" w:rsidP="00BD5BBE">
      <w:pPr>
        <w:pStyle w:val="footnote"/>
      </w:pPr>
      <w:r w:rsidRPr="004A3E27">
        <w:rPr>
          <w:rStyle w:val="FootnoteReference"/>
        </w:rPr>
        <w:footnoteRef/>
      </w:r>
      <w:r w:rsidRPr="004A3E27">
        <w:t xml:space="preserve"> Mt. 27:39,43; Wis. 2:12-20.</w:t>
      </w:r>
    </w:p>
  </w:footnote>
  <w:footnote w:id="116">
    <w:p w14:paraId="552BFC80" w14:textId="77777777" w:rsidR="00676E6A" w:rsidRPr="004A3E27" w:rsidRDefault="00676E6A" w:rsidP="00BD5BBE">
      <w:pPr>
        <w:pStyle w:val="footnote"/>
      </w:pPr>
      <w:r w:rsidRPr="004A3E27">
        <w:rPr>
          <w:rStyle w:val="FootnoteReference"/>
        </w:rPr>
        <w:footnoteRef/>
      </w:r>
      <w:r w:rsidRPr="004A3E27">
        <w:t xml:space="preserve"> Lam. 2:16; 3:46.</w:t>
      </w:r>
    </w:p>
  </w:footnote>
  <w:footnote w:id="117">
    <w:p w14:paraId="1382AE44" w14:textId="77777777" w:rsidR="00676E6A" w:rsidRPr="004A3E27" w:rsidRDefault="00676E6A" w:rsidP="00BD5BBE">
      <w:pPr>
        <w:pStyle w:val="footnote"/>
      </w:pPr>
      <w:r w:rsidRPr="004A3E27">
        <w:rPr>
          <w:rStyle w:val="FootnoteReference"/>
        </w:rPr>
        <w:footnoteRef/>
      </w:r>
      <w:r w:rsidRPr="004A3E27">
        <w:t xml:space="preserve"> Jn. 19:37.</w:t>
      </w:r>
    </w:p>
  </w:footnote>
  <w:footnote w:id="118">
    <w:p w14:paraId="17643289" w14:textId="77777777" w:rsidR="00676E6A" w:rsidRPr="004A3E27" w:rsidRDefault="00676E6A" w:rsidP="00BD5BBE">
      <w:pPr>
        <w:pStyle w:val="footnote"/>
      </w:pPr>
      <w:r w:rsidRPr="004A3E27">
        <w:rPr>
          <w:rStyle w:val="FootnoteReference"/>
        </w:rPr>
        <w:footnoteRef/>
      </w:r>
      <w:r w:rsidRPr="004A3E27">
        <w:t xml:space="preserve"> Jn. 19:24.</w:t>
      </w:r>
    </w:p>
  </w:footnote>
  <w:footnote w:id="119">
    <w:p w14:paraId="79F35E59" w14:textId="3AF86606" w:rsidR="00676E6A" w:rsidRPr="004A3E27" w:rsidRDefault="00676E6A"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20">
    <w:p w14:paraId="17B5651D" w14:textId="24ADEBC4" w:rsidR="00676E6A" w:rsidRDefault="00676E6A" w:rsidP="00ED0D70">
      <w:pPr>
        <w:pStyle w:val="footnote"/>
      </w:pPr>
      <w:r>
        <w:rPr>
          <w:rStyle w:val="FootnoteReference"/>
        </w:rPr>
        <w:footnoteRef/>
      </w:r>
      <w:r>
        <w:t xml:space="preserve"> [JS]Others have “and my only-begotten from the hand of the dog.”</w:t>
      </w:r>
    </w:p>
  </w:footnote>
  <w:footnote w:id="121">
    <w:p w14:paraId="18C385E9" w14:textId="2415B4A3" w:rsidR="00676E6A" w:rsidRDefault="00676E6A" w:rsidP="00ED0D70">
      <w:pPr>
        <w:pStyle w:val="footnote"/>
      </w:pPr>
      <w:r>
        <w:rPr>
          <w:rStyle w:val="FootnoteReference"/>
        </w:rPr>
        <w:footnoteRef/>
      </w:r>
      <w:r>
        <w:t xml:space="preserve"> [JS] Fr. Lazarus has “the rhinoceros.”</w:t>
      </w:r>
    </w:p>
  </w:footnote>
  <w:footnote w:id="122">
    <w:p w14:paraId="08777F76" w14:textId="77777777" w:rsidR="00676E6A" w:rsidRPr="004A3E27" w:rsidRDefault="00676E6A" w:rsidP="00BD5BBE">
      <w:pPr>
        <w:pStyle w:val="footnote"/>
      </w:pPr>
      <w:r w:rsidRPr="004A3E27">
        <w:rPr>
          <w:rStyle w:val="FootnoteReference"/>
        </w:rPr>
        <w:footnoteRef/>
      </w:r>
      <w:r w:rsidRPr="004A3E27">
        <w:t xml:space="preserve"> Hebrews 2:12.</w:t>
      </w:r>
    </w:p>
  </w:footnote>
  <w:footnote w:id="123">
    <w:p w14:paraId="1C395EA2" w14:textId="6F37561F" w:rsidR="00676E6A" w:rsidRDefault="00676E6A" w:rsidP="000651AA">
      <w:pPr>
        <w:pStyle w:val="footnote"/>
      </w:pPr>
      <w:r>
        <w:rPr>
          <w:rStyle w:val="FootnoteReference"/>
        </w:rPr>
        <w:footnoteRef/>
      </w:r>
      <w:r>
        <w:t xml:space="preserve"> [JS] literally “all you seed of Jacob”</w:t>
      </w:r>
    </w:p>
  </w:footnote>
  <w:footnote w:id="124">
    <w:p w14:paraId="077193E5" w14:textId="6727B2C9" w:rsidR="00676E6A" w:rsidRDefault="00676E6A" w:rsidP="007A2D16">
      <w:pPr>
        <w:pStyle w:val="footnote"/>
      </w:pPr>
      <w:r>
        <w:rPr>
          <w:rStyle w:val="FootnoteReference"/>
        </w:rPr>
        <w:footnoteRef/>
      </w:r>
      <w:r>
        <w:t xml:space="preserve"> [JS] Congregation or assembly, not building.</w:t>
      </w:r>
    </w:p>
  </w:footnote>
  <w:footnote w:id="125">
    <w:p w14:paraId="332BD906" w14:textId="38FB3FF8" w:rsidR="00676E6A" w:rsidRDefault="00676E6A" w:rsidP="007A2D16">
      <w:pPr>
        <w:pStyle w:val="footnote"/>
      </w:pPr>
      <w:r>
        <w:rPr>
          <w:rStyle w:val="FootnoteReference"/>
        </w:rPr>
        <w:footnoteRef/>
      </w:r>
      <w:r>
        <w:t xml:space="preserve"> [JS] or “give thanks to”</w:t>
      </w:r>
    </w:p>
  </w:footnote>
  <w:footnote w:id="126">
    <w:p w14:paraId="5B6174F4" w14:textId="35F5BA44" w:rsidR="00676E6A" w:rsidRDefault="00676E6A" w:rsidP="000651AA">
      <w:pPr>
        <w:pStyle w:val="footnote"/>
      </w:pPr>
      <w:r>
        <w:rPr>
          <w:rStyle w:val="FootnoteReference"/>
        </w:rPr>
        <w:footnoteRef/>
      </w:r>
      <w:r>
        <w:t xml:space="preserve"> [JS] did obeisance, i.e. the physical act of bowing down.</w:t>
      </w:r>
    </w:p>
  </w:footnote>
  <w:footnote w:id="127">
    <w:p w14:paraId="6B61808C" w14:textId="77777777" w:rsidR="00676E6A" w:rsidRPr="004A3E27" w:rsidRDefault="00676E6A"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8">
    <w:p w14:paraId="168D5AEC" w14:textId="77777777" w:rsidR="00676E6A" w:rsidRPr="004A3E27" w:rsidRDefault="00676E6A" w:rsidP="00BD5BBE">
      <w:pPr>
        <w:pStyle w:val="footnote"/>
      </w:pPr>
      <w:r w:rsidRPr="004A3E27">
        <w:rPr>
          <w:rStyle w:val="FootnoteReference"/>
        </w:rPr>
        <w:footnoteRef/>
      </w:r>
      <w:r w:rsidRPr="004A3E27">
        <w:t xml:space="preserve"> Romans 3:24-26; John 17:4; 19:30.</w:t>
      </w:r>
    </w:p>
  </w:footnote>
  <w:footnote w:id="129">
    <w:p w14:paraId="47E5BE1D" w14:textId="6D6B1127" w:rsidR="00676E6A" w:rsidRPr="004A3E27" w:rsidRDefault="00676E6A"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0">
    <w:p w14:paraId="53BB4915" w14:textId="013E80AC" w:rsidR="00676E6A" w:rsidRPr="004A3E27" w:rsidRDefault="00676E6A"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1">
    <w:p w14:paraId="52EF8FB5" w14:textId="7D5C89FB" w:rsidR="00676E6A" w:rsidRPr="004A3E27" w:rsidRDefault="00676E6A" w:rsidP="00BD5BBE">
      <w:pPr>
        <w:pStyle w:val="footnote"/>
      </w:pPr>
      <w:r w:rsidRPr="004A3E27">
        <w:rPr>
          <w:rStyle w:val="FootnoteReference"/>
        </w:rPr>
        <w:footnoteRef/>
      </w:r>
      <w:r w:rsidRPr="004A3E27">
        <w:t xml:space="preserve"> </w:t>
      </w:r>
      <w:r>
        <w:t>cf</w:t>
      </w:r>
      <w:r w:rsidRPr="004A3E27">
        <w:t>. Ps. 26:4.</w:t>
      </w:r>
    </w:p>
  </w:footnote>
  <w:footnote w:id="132">
    <w:p w14:paraId="4B68EDDE" w14:textId="12EE5F02" w:rsidR="00676E6A" w:rsidRPr="004A3E27" w:rsidRDefault="00676E6A" w:rsidP="00BD5BBE">
      <w:pPr>
        <w:pStyle w:val="footnote"/>
      </w:pPr>
      <w:r w:rsidRPr="004A3E27">
        <w:rPr>
          <w:rStyle w:val="FootnoteReference"/>
        </w:rPr>
        <w:footnoteRef/>
      </w:r>
      <w:r w:rsidRPr="004A3E27">
        <w:t xml:space="preserve"> 1 Cor. 10:26-28; </w:t>
      </w:r>
      <w:r>
        <w:t>cf</w:t>
      </w:r>
      <w:r w:rsidRPr="004A3E27">
        <w:t>. Psalm 49:12.</w:t>
      </w:r>
    </w:p>
  </w:footnote>
  <w:footnote w:id="133">
    <w:p w14:paraId="137A32B2" w14:textId="77777777" w:rsidR="00676E6A" w:rsidRPr="004A3E27" w:rsidRDefault="00676E6A" w:rsidP="00BD5BBE">
      <w:pPr>
        <w:pStyle w:val="footnote"/>
      </w:pPr>
      <w:r w:rsidRPr="004A3E27">
        <w:rPr>
          <w:rStyle w:val="FootnoteReference"/>
        </w:rPr>
        <w:footnoteRef/>
      </w:r>
      <w:r w:rsidRPr="004A3E27">
        <w:t xml:space="preserve"> Is. 2:2; Dan. 2:35; 1 Cor. 10:4.</w:t>
      </w:r>
    </w:p>
  </w:footnote>
  <w:footnote w:id="134">
    <w:p w14:paraId="51F7905C" w14:textId="09ECCFBD" w:rsidR="00676E6A" w:rsidRPr="004A3E27" w:rsidRDefault="00676E6A"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5">
    <w:p w14:paraId="7B989AF7" w14:textId="411DE777" w:rsidR="00676E6A" w:rsidRDefault="00676E6A" w:rsidP="005A5E13">
      <w:pPr>
        <w:pStyle w:val="footnote"/>
      </w:pPr>
      <w:r>
        <w:rPr>
          <w:rStyle w:val="FootnoteReference"/>
        </w:rPr>
        <w:footnoteRef/>
      </w:r>
      <w:r>
        <w:t xml:space="preserve"> [JS] literally: “because they are from of old”.</w:t>
      </w:r>
    </w:p>
  </w:footnote>
  <w:footnote w:id="136">
    <w:p w14:paraId="78816607" w14:textId="60AD0FEA" w:rsidR="00676E6A" w:rsidRDefault="00676E6A" w:rsidP="00055722">
      <w:pPr>
        <w:pStyle w:val="footnote"/>
      </w:pPr>
      <w:r>
        <w:rPr>
          <w:rStyle w:val="FootnoteReference"/>
        </w:rPr>
        <w:footnoteRef/>
      </w:r>
      <w:r>
        <w:t xml:space="preserve"> [JS] literally, “so He sets a law for those who sin in the way.”</w:t>
      </w:r>
    </w:p>
  </w:footnote>
  <w:footnote w:id="137">
    <w:p w14:paraId="2169EE05" w14:textId="77777777" w:rsidR="00676E6A" w:rsidRPr="004A3E27" w:rsidRDefault="00676E6A" w:rsidP="00BD5BBE">
      <w:pPr>
        <w:pStyle w:val="footnote"/>
      </w:pPr>
      <w:r w:rsidRPr="004A3E27">
        <w:rPr>
          <w:rStyle w:val="FootnoteReference"/>
        </w:rPr>
        <w:footnoteRef/>
      </w:r>
      <w:r w:rsidRPr="004A3E27">
        <w:t xml:space="preserve"> seek: </w:t>
      </w:r>
      <w:r w:rsidRPr="004A3E27">
        <w:rPr>
          <w:i/>
        </w:rPr>
        <w:t>Heb</w:t>
      </w:r>
      <w:r w:rsidRPr="004A3E27">
        <w:t>. keep</w:t>
      </w:r>
    </w:p>
  </w:footnote>
  <w:footnote w:id="138">
    <w:p w14:paraId="77DCEC10" w14:textId="465E547A" w:rsidR="00676E6A" w:rsidRPr="004A3E27" w:rsidRDefault="00676E6A"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9">
    <w:p w14:paraId="10589304" w14:textId="75C5928C" w:rsidR="00676E6A" w:rsidRDefault="00676E6A" w:rsidP="00055722">
      <w:pPr>
        <w:pStyle w:val="footnote"/>
      </w:pPr>
      <w:r>
        <w:rPr>
          <w:rStyle w:val="FootnoteReference"/>
        </w:rPr>
        <w:footnoteRef/>
      </w:r>
      <w:r>
        <w:t xml:space="preserve"> [JS] NETS and Fr. Athanasius have “You will”</w:t>
      </w:r>
    </w:p>
  </w:footnote>
  <w:footnote w:id="140">
    <w:p w14:paraId="71590F21" w14:textId="77777777" w:rsidR="00676E6A" w:rsidRPr="004A3E27" w:rsidRDefault="00676E6A"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1">
    <w:p w14:paraId="42C6F902" w14:textId="27671EF5" w:rsidR="00676E6A" w:rsidRDefault="00676E6A" w:rsidP="003B7D97">
      <w:pPr>
        <w:pStyle w:val="footnote"/>
      </w:pPr>
      <w:r>
        <w:rPr>
          <w:rStyle w:val="FootnoteReference"/>
        </w:rPr>
        <w:footnoteRef/>
      </w:r>
      <w:r>
        <w:t xml:space="preserve"> Present in Fr. Athanasius and OSB.</w:t>
      </w:r>
    </w:p>
  </w:footnote>
  <w:footnote w:id="142">
    <w:p w14:paraId="00A665CB" w14:textId="42EDEB47" w:rsidR="00676E6A" w:rsidRPr="004A3E27" w:rsidRDefault="00676E6A"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3">
    <w:p w14:paraId="3EE7CB91" w14:textId="1CBB3112" w:rsidR="00676E6A" w:rsidRDefault="00676E6A" w:rsidP="003B7D97">
      <w:pPr>
        <w:pStyle w:val="footnote"/>
      </w:pPr>
      <w:r>
        <w:rPr>
          <w:rStyle w:val="FootnoteReference"/>
        </w:rPr>
        <w:footnoteRef/>
      </w:r>
      <w:r>
        <w:t xml:space="preserve"> Fr. Lazarus has “lonely and poor”. Fr. Athanasius has “an only son”. Others have “only-begotten and poor”</w:t>
      </w:r>
    </w:p>
  </w:footnote>
  <w:footnote w:id="144">
    <w:p w14:paraId="0A9BD984" w14:textId="77777777" w:rsidR="00676E6A" w:rsidRPr="004A3E27" w:rsidRDefault="00676E6A"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5">
    <w:p w14:paraId="17F45C59" w14:textId="65DF2916" w:rsidR="00676E6A" w:rsidRPr="004A3E27" w:rsidRDefault="00676E6A"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6">
    <w:p w14:paraId="14877493" w14:textId="77777777" w:rsidR="00676E6A" w:rsidRPr="004A3E27" w:rsidRDefault="00676E6A"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7">
    <w:p w14:paraId="489B5950" w14:textId="37592C41" w:rsidR="00676E6A" w:rsidRDefault="00676E6A" w:rsidP="00550F3A">
      <w:pPr>
        <w:pStyle w:val="footnote"/>
      </w:pPr>
      <w:r>
        <w:rPr>
          <w:rStyle w:val="FootnoteReference"/>
        </w:rPr>
        <w:footnoteRef/>
      </w:r>
      <w:r>
        <w:t xml:space="preserve"> [JS] literally, “place”</w:t>
      </w:r>
    </w:p>
  </w:footnote>
  <w:footnote w:id="148">
    <w:p w14:paraId="2B8FEA02" w14:textId="77777777" w:rsidR="00676E6A" w:rsidRPr="004A3E27" w:rsidRDefault="00676E6A" w:rsidP="00BD5BBE">
      <w:pPr>
        <w:pStyle w:val="footnote"/>
      </w:pPr>
      <w:r w:rsidRPr="004A3E27">
        <w:rPr>
          <w:rStyle w:val="FootnoteReference"/>
        </w:rPr>
        <w:footnoteRef/>
      </w:r>
      <w:r w:rsidRPr="004A3E27">
        <w:t xml:space="preserve"> churches: assemblies, gatherings, congregations (not buildings).</w:t>
      </w:r>
    </w:p>
  </w:footnote>
  <w:footnote w:id="149">
    <w:p w14:paraId="4B110C34" w14:textId="6E0E41E0" w:rsidR="00676E6A" w:rsidRPr="004A3E27" w:rsidRDefault="00676E6A"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0">
    <w:p w14:paraId="680E154C" w14:textId="77777777" w:rsidR="00676E6A" w:rsidRPr="004A3E27" w:rsidRDefault="00676E6A"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676E6A" w:rsidRPr="004A3E27" w:rsidRDefault="00676E6A" w:rsidP="00BD5BBE">
      <w:pPr>
        <w:pStyle w:val="footnote"/>
      </w:pPr>
      <w:r w:rsidRPr="004A3E27">
        <w:tab/>
        <w:t>‘No sweeter fragrance than to follow Christ,</w:t>
      </w:r>
    </w:p>
    <w:p w14:paraId="506149C0" w14:textId="77777777" w:rsidR="00676E6A" w:rsidRPr="004A3E27" w:rsidRDefault="00676E6A" w:rsidP="00BD5BBE">
      <w:pPr>
        <w:pStyle w:val="footnote"/>
      </w:pPr>
      <w:r w:rsidRPr="004A3E27">
        <w:tab/>
        <w:t>when man makes offerings of a holy life,</w:t>
      </w:r>
    </w:p>
    <w:p w14:paraId="3F57220B" w14:textId="77777777" w:rsidR="00676E6A" w:rsidRPr="004A3E27" w:rsidRDefault="00676E6A" w:rsidP="00BD5BBE">
      <w:pPr>
        <w:pStyle w:val="footnote"/>
      </w:pPr>
      <w:r w:rsidRPr="004A3E27">
        <w:tab/>
        <w:t>and offers golden deeds in sacrifice’ (St. Prosper).</w:t>
      </w:r>
    </w:p>
  </w:footnote>
  <w:footnote w:id="151">
    <w:p w14:paraId="0CC1CAEE" w14:textId="1E5BC75B" w:rsidR="00676E6A" w:rsidRPr="004A3E27" w:rsidRDefault="00676E6A" w:rsidP="00BD5BBE">
      <w:pPr>
        <w:pStyle w:val="footnote"/>
      </w:pPr>
      <w:r w:rsidRPr="004A3E27">
        <w:rPr>
          <w:rStyle w:val="FootnoteReference"/>
        </w:rPr>
        <w:footnoteRef/>
      </w:r>
      <w:r w:rsidRPr="004A3E27">
        <w:t xml:space="preserve"> </w:t>
      </w:r>
      <w:r>
        <w:t>cf</w:t>
      </w:r>
      <w:r w:rsidRPr="004A3E27">
        <w:t>. Psalm 21:11.</w:t>
      </w:r>
    </w:p>
  </w:footnote>
  <w:footnote w:id="152">
    <w:p w14:paraId="0192B227" w14:textId="50425B88" w:rsidR="00676E6A" w:rsidRPr="004A3E27" w:rsidRDefault="00676E6A" w:rsidP="00BD5BBE">
      <w:pPr>
        <w:pStyle w:val="footnote"/>
      </w:pPr>
      <w:r w:rsidRPr="004A3E27">
        <w:rPr>
          <w:rStyle w:val="FootnoteReference"/>
        </w:rPr>
        <w:footnoteRef/>
      </w:r>
      <w:r w:rsidRPr="004A3E27">
        <w:t xml:space="preserve"> </w:t>
      </w:r>
      <w:r>
        <w:t>cf</w:t>
      </w:r>
      <w:r w:rsidRPr="004A3E27">
        <w:t>. Isaiah 5:12.</w:t>
      </w:r>
    </w:p>
  </w:footnote>
  <w:footnote w:id="153">
    <w:p w14:paraId="20F0DD6B" w14:textId="4B10F54B" w:rsidR="00676E6A" w:rsidRDefault="00676E6A" w:rsidP="005922FD">
      <w:pPr>
        <w:pStyle w:val="footnote"/>
      </w:pPr>
      <w:r>
        <w:rPr>
          <w:rStyle w:val="FootnoteReference"/>
        </w:rPr>
        <w:footnoteRef/>
      </w:r>
      <w:r>
        <w:t xml:space="preserve"> [JS] confess: or “give thanks to”, or “thankfully confess”</w:t>
      </w:r>
    </w:p>
  </w:footnote>
  <w:footnote w:id="154">
    <w:p w14:paraId="73C943A7" w14:textId="0F5D3F1A" w:rsidR="00676E6A" w:rsidRPr="004A3E27" w:rsidRDefault="00676E6A" w:rsidP="00BD5BBE">
      <w:pPr>
        <w:pStyle w:val="footnote"/>
      </w:pPr>
      <w:r w:rsidRPr="004A3E27">
        <w:rPr>
          <w:rStyle w:val="FootnoteReference"/>
        </w:rPr>
        <w:footnoteRef/>
      </w:r>
      <w:r w:rsidRPr="004A3E27">
        <w:t xml:space="preserve"> </w:t>
      </w:r>
      <w:r>
        <w:t>Cf</w:t>
      </w:r>
      <w:r w:rsidRPr="004A3E27">
        <w:t>. Isaiah 40:11; John 10:11.</w:t>
      </w:r>
    </w:p>
  </w:footnote>
  <w:footnote w:id="155">
    <w:p w14:paraId="73195CDE" w14:textId="44A40FB8" w:rsidR="00676E6A" w:rsidRDefault="00676E6A" w:rsidP="008A40DF">
      <w:pPr>
        <w:pStyle w:val="footnote"/>
      </w:pPr>
      <w:r>
        <w:rPr>
          <w:rStyle w:val="FootnoteReference"/>
        </w:rPr>
        <w:footnoteRef/>
      </w:r>
      <w:r>
        <w:t xml:space="preserve"> [JS] “do obeisance”, i.e. a physical act.</w:t>
      </w:r>
    </w:p>
  </w:footnote>
  <w:footnote w:id="156">
    <w:p w14:paraId="0B35546F" w14:textId="519CF713" w:rsidR="00676E6A" w:rsidRPr="004A3E27" w:rsidRDefault="00676E6A"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7">
    <w:p w14:paraId="17F4E198" w14:textId="77777777" w:rsidR="00676E6A" w:rsidRPr="004A3E27" w:rsidRDefault="00676E6A"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8">
    <w:p w14:paraId="287F51B2" w14:textId="77777777" w:rsidR="00676E6A" w:rsidRPr="004A3E27" w:rsidRDefault="00676E6A"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9">
    <w:p w14:paraId="376DEC76" w14:textId="77777777" w:rsidR="00676E6A" w:rsidRPr="004A3E27" w:rsidRDefault="00676E6A"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0">
    <w:p w14:paraId="0F1539B2" w14:textId="75077CCC" w:rsidR="00676E6A" w:rsidRPr="004A3E27" w:rsidRDefault="00676E6A" w:rsidP="00BD5BBE">
      <w:pPr>
        <w:pStyle w:val="footnote"/>
      </w:pPr>
      <w:r w:rsidRPr="004A3E27">
        <w:rPr>
          <w:rStyle w:val="FootnoteReference"/>
        </w:rPr>
        <w:footnoteRef/>
      </w:r>
      <w:r w:rsidRPr="004A3E27">
        <w:t xml:space="preserve"> Blood signifies death (</w:t>
      </w:r>
      <w:r>
        <w:t>cf</w:t>
      </w:r>
      <w:r w:rsidRPr="004A3E27">
        <w:t>. Lev. 17:14).</w:t>
      </w:r>
    </w:p>
  </w:footnote>
  <w:footnote w:id="161">
    <w:p w14:paraId="3C531870" w14:textId="77777777" w:rsidR="00676E6A" w:rsidRPr="004A3E27" w:rsidRDefault="00676E6A"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2">
    <w:p w14:paraId="14F5D59E" w14:textId="2CBEB04C" w:rsidR="00676E6A" w:rsidRDefault="00676E6A" w:rsidP="00643BB8">
      <w:pPr>
        <w:pStyle w:val="footnote"/>
      </w:pPr>
      <w:r>
        <w:rPr>
          <w:rStyle w:val="FootnoteReference"/>
        </w:rPr>
        <w:footnoteRef/>
      </w:r>
      <w:r>
        <w:t xml:space="preserve"> [JS] or “give thanks to You”, or “thankfully confess You with praise”</w:t>
      </w:r>
    </w:p>
  </w:footnote>
  <w:footnote w:id="163">
    <w:p w14:paraId="5ADD520F" w14:textId="77777777" w:rsidR="00676E6A" w:rsidRPr="004A3E27" w:rsidRDefault="00676E6A"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4">
    <w:p w14:paraId="77A1ED53" w14:textId="77777777" w:rsidR="00676E6A" w:rsidRPr="004A3E27" w:rsidRDefault="00676E6A" w:rsidP="00BD5BBE">
      <w:pPr>
        <w:pStyle w:val="footnote"/>
      </w:pPr>
      <w:r w:rsidRPr="004A3E27">
        <w:rPr>
          <w:rStyle w:val="FootnoteReference"/>
        </w:rPr>
        <w:footnoteRef/>
      </w:r>
      <w:r w:rsidRPr="004A3E27">
        <w:t xml:space="preserve"> Luke 23:46.</w:t>
      </w:r>
    </w:p>
  </w:footnote>
  <w:footnote w:id="165">
    <w:p w14:paraId="1A1A8E3A" w14:textId="6D5B65DB" w:rsidR="00676E6A" w:rsidRPr="004A3E27" w:rsidRDefault="00676E6A"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6">
    <w:p w14:paraId="07CF1154" w14:textId="0A7B732E" w:rsidR="00676E6A" w:rsidRPr="004A3E27" w:rsidRDefault="00676E6A"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7">
    <w:p w14:paraId="5BAFF231" w14:textId="34FCFC7D" w:rsidR="00676E6A" w:rsidRDefault="00676E6A"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68">
    <w:p w14:paraId="2DD87738" w14:textId="77777777" w:rsidR="00676E6A" w:rsidRPr="004A3E27" w:rsidRDefault="00676E6A" w:rsidP="00BD5BBE">
      <w:pPr>
        <w:pStyle w:val="footnote"/>
      </w:pPr>
      <w:r w:rsidRPr="004A3E27">
        <w:rPr>
          <w:rStyle w:val="FootnoteReference"/>
        </w:rPr>
        <w:footnoteRef/>
      </w:r>
      <w:r w:rsidRPr="004A3E27">
        <w:t xml:space="preserve"> The sense of separation from God is the great illusion and madness.</w:t>
      </w:r>
    </w:p>
  </w:footnote>
  <w:footnote w:id="169">
    <w:p w14:paraId="585E1DF2" w14:textId="7DBE80A8" w:rsidR="00676E6A" w:rsidRDefault="00676E6A" w:rsidP="00E87C17">
      <w:pPr>
        <w:pStyle w:val="footnote"/>
      </w:pPr>
      <w:r>
        <w:rPr>
          <w:rStyle w:val="FootnoteReference"/>
        </w:rPr>
        <w:footnoteRef/>
      </w:r>
      <w:r>
        <w:t xml:space="preserve"> [JS] or “seeks out”</w:t>
      </w:r>
    </w:p>
  </w:footnote>
  <w:footnote w:id="170">
    <w:p w14:paraId="33F185A4" w14:textId="47E8B164" w:rsidR="00676E6A" w:rsidRDefault="00676E6A"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w:t>
      </w:r>
    </w:p>
  </w:footnote>
  <w:footnote w:id="171">
    <w:p w14:paraId="64625F8E" w14:textId="77777777" w:rsidR="00676E6A" w:rsidRPr="004A3E27" w:rsidRDefault="00676E6A"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2">
    <w:p w14:paraId="2CF8BDFA" w14:textId="519D5556" w:rsidR="00676E6A" w:rsidRPr="004A3E27" w:rsidRDefault="00676E6A"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3">
    <w:p w14:paraId="5D9CEF2B" w14:textId="77777777" w:rsidR="00676E6A" w:rsidRPr="004A3E27" w:rsidRDefault="00676E6A"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4">
    <w:p w14:paraId="6173F75B" w14:textId="6720A6F1" w:rsidR="00676E6A" w:rsidRDefault="00676E6A" w:rsidP="00E87C17">
      <w:pPr>
        <w:pStyle w:val="footnote"/>
      </w:pPr>
      <w:r>
        <w:rPr>
          <w:rStyle w:val="FootnoteReference"/>
        </w:rPr>
        <w:footnoteRef/>
      </w:r>
      <w:r>
        <w:t xml:space="preserve"> [JS] or, “boast”</w:t>
      </w:r>
    </w:p>
  </w:footnote>
  <w:footnote w:id="175">
    <w:p w14:paraId="68902C2B" w14:textId="73BB21C7" w:rsidR="00676E6A" w:rsidRPr="004A3E27" w:rsidRDefault="00676E6A"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w:t>
      </w:r>
      <w:proofErr w:type="gramStart"/>
      <w:r>
        <w:t>holy</w:t>
      </w:r>
      <w:proofErr w:type="gramEnd"/>
      <w:r>
        <w:t xml:space="preserve"> Name” in place of “all you upright in heart”. See Vespers of Athor 9.</w:t>
      </w:r>
    </w:p>
  </w:footnote>
  <w:footnote w:id="176">
    <w:p w14:paraId="556A07DE" w14:textId="42C5306E" w:rsidR="00676E6A" w:rsidRDefault="00676E6A" w:rsidP="00E87C17">
      <w:pPr>
        <w:pStyle w:val="footnote"/>
      </w:pPr>
      <w:r>
        <w:rPr>
          <w:rStyle w:val="FootnoteReference"/>
        </w:rPr>
        <w:footnoteRef/>
      </w:r>
      <w:r>
        <w:t xml:space="preserve"> [JS] or “give thanks to”, or “thankfully confess the Lord with praise with the lyre”</w:t>
      </w:r>
    </w:p>
  </w:footnote>
  <w:footnote w:id="177">
    <w:p w14:paraId="2DE8E71A" w14:textId="43288821" w:rsidR="00676E6A" w:rsidRDefault="00676E6A" w:rsidP="00643986">
      <w:pPr>
        <w:pStyle w:val="footnote"/>
      </w:pPr>
      <w:r>
        <w:rPr>
          <w:rStyle w:val="FootnoteReference"/>
        </w:rPr>
        <w:footnoteRef/>
      </w:r>
      <w:r>
        <w:t xml:space="preserve"> [JS] or “Confess the Lord with the harp.</w:t>
      </w:r>
    </w:p>
  </w:footnote>
  <w:footnote w:id="178">
    <w:p w14:paraId="7DFB6EDE" w14:textId="2BE29A55" w:rsidR="00676E6A" w:rsidRPr="004A3E27" w:rsidRDefault="00676E6A"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9">
    <w:p w14:paraId="31D94784" w14:textId="1209EEE8" w:rsidR="00676E6A" w:rsidRPr="004A3E27" w:rsidRDefault="00676E6A"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0">
    <w:p w14:paraId="77995902" w14:textId="77777777" w:rsidR="00676E6A" w:rsidRPr="004A3E27" w:rsidRDefault="00676E6A" w:rsidP="00BD5BBE">
      <w:pPr>
        <w:pStyle w:val="footnote"/>
      </w:pPr>
      <w:r w:rsidRPr="004A3E27">
        <w:rPr>
          <w:rStyle w:val="FootnoteReference"/>
        </w:rPr>
        <w:footnoteRef/>
      </w:r>
      <w:r w:rsidRPr="004A3E27">
        <w:t xml:space="preserve"> Naturally and spiritually (Jn. 3:3-6).</w:t>
      </w:r>
    </w:p>
  </w:footnote>
  <w:footnote w:id="181">
    <w:p w14:paraId="21961A60" w14:textId="0C801544" w:rsidR="00676E6A" w:rsidRDefault="00676E6A" w:rsidP="002C27B3">
      <w:pPr>
        <w:pStyle w:val="footnote"/>
      </w:pPr>
      <w:r>
        <w:rPr>
          <w:rStyle w:val="FootnoteReference"/>
        </w:rPr>
        <w:footnoteRef/>
      </w:r>
      <w:r>
        <w:t xml:space="preserve"> [JS] Fr. Lazarus has “plans”</w:t>
      </w:r>
    </w:p>
  </w:footnote>
  <w:footnote w:id="182">
    <w:p w14:paraId="13FB143C" w14:textId="0A8A9BB8" w:rsidR="00676E6A" w:rsidRDefault="00676E6A" w:rsidP="00831460">
      <w:pPr>
        <w:pStyle w:val="footnote"/>
      </w:pPr>
      <w:r>
        <w:rPr>
          <w:rStyle w:val="FootnoteReference"/>
        </w:rPr>
        <w:footnoteRef/>
      </w:r>
      <w:r>
        <w:t xml:space="preserve"> [JS] or “fashioned”</w:t>
      </w:r>
    </w:p>
  </w:footnote>
  <w:footnote w:id="183">
    <w:p w14:paraId="1CA3C8B8" w14:textId="7384D6BF" w:rsidR="00676E6A" w:rsidRDefault="00676E6A" w:rsidP="00366380">
      <w:pPr>
        <w:pStyle w:val="footnote"/>
      </w:pPr>
      <w:r>
        <w:rPr>
          <w:rStyle w:val="FootnoteReference"/>
        </w:rPr>
        <w:footnoteRef/>
      </w:r>
      <w:r>
        <w:t xml:space="preserve"> Fr. Athanasius has “My soul shall make her boast in the Lord”</w:t>
      </w:r>
    </w:p>
  </w:footnote>
  <w:footnote w:id="184">
    <w:p w14:paraId="50F89B8F" w14:textId="77777777" w:rsidR="00676E6A" w:rsidRPr="004A3E27" w:rsidRDefault="00676E6A"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5">
    <w:p w14:paraId="6C74A446" w14:textId="6A369907" w:rsidR="00676E6A" w:rsidRPr="004A3E27" w:rsidRDefault="00676E6A" w:rsidP="00BD5BBE">
      <w:pPr>
        <w:pStyle w:val="footnote"/>
      </w:pPr>
      <w:r w:rsidRPr="004A3E27">
        <w:rPr>
          <w:rStyle w:val="FootnoteReference"/>
        </w:rPr>
        <w:footnoteRef/>
      </w:r>
      <w:r w:rsidRPr="004A3E27">
        <w:t xml:space="preserve"> ‘The land of the living.’</w:t>
      </w:r>
      <w:r>
        <w:t xml:space="preserve"> [JS] Others have “earth”</w:t>
      </w:r>
    </w:p>
  </w:footnote>
  <w:footnote w:id="186">
    <w:p w14:paraId="2D88893B" w14:textId="5E64FA88" w:rsidR="00676E6A" w:rsidRDefault="00676E6A" w:rsidP="00E42174">
      <w:pPr>
        <w:pStyle w:val="footnote"/>
      </w:pPr>
      <w:r>
        <w:rPr>
          <w:rStyle w:val="FootnoteReference"/>
        </w:rPr>
        <w:footnoteRef/>
      </w:r>
      <w:r>
        <w:t xml:space="preserve"> [JS] or “contrite in heart”</w:t>
      </w:r>
    </w:p>
  </w:footnote>
  <w:footnote w:id="187">
    <w:p w14:paraId="7E58A13C" w14:textId="1AC06A85" w:rsidR="00676E6A" w:rsidRDefault="00676E6A" w:rsidP="00F803AB">
      <w:pPr>
        <w:pStyle w:val="footnote"/>
      </w:pPr>
      <w:r>
        <w:rPr>
          <w:rStyle w:val="FootnoteReference"/>
        </w:rPr>
        <w:footnoteRef/>
      </w:r>
      <w:r>
        <w:t xml:space="preserve"> [JS] Coptic has “eat their hearts”, which Fr. Athanasius renders, “regret”</w:t>
      </w:r>
    </w:p>
  </w:footnote>
  <w:footnote w:id="188">
    <w:p w14:paraId="54D93979" w14:textId="34E7EB30" w:rsidR="00676E6A" w:rsidRDefault="00676E6A" w:rsidP="00F803AB">
      <w:pPr>
        <w:pStyle w:val="footnote"/>
      </w:pPr>
      <w:r>
        <w:rPr>
          <w:rStyle w:val="FootnoteReference"/>
        </w:rPr>
        <w:footnoteRef/>
      </w:r>
      <w:r>
        <w:t xml:space="preserve"> [JS] or regret.</w:t>
      </w:r>
    </w:p>
  </w:footnote>
  <w:footnote w:id="189">
    <w:p w14:paraId="51CEFDC6" w14:textId="77777777" w:rsidR="00676E6A" w:rsidRPr="004A3E27" w:rsidRDefault="00676E6A"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0">
    <w:p w14:paraId="703EC24D" w14:textId="0A8D7841" w:rsidR="00676E6A" w:rsidRDefault="00676E6A" w:rsidP="00442FE7">
      <w:pPr>
        <w:pStyle w:val="footnote"/>
      </w:pPr>
      <w:r>
        <w:rPr>
          <w:rStyle w:val="FootnoteReference"/>
        </w:rPr>
        <w:footnoteRef/>
      </w:r>
      <w:r>
        <w:t xml:space="preserve"> [JS] literally “and my soul with barrenness/childlessness.”</w:t>
      </w:r>
    </w:p>
  </w:footnote>
  <w:footnote w:id="191">
    <w:p w14:paraId="0CEA87F3" w14:textId="77777777" w:rsidR="00676E6A" w:rsidRPr="004A3E27" w:rsidRDefault="00676E6A" w:rsidP="00BD5BBE">
      <w:pPr>
        <w:pStyle w:val="footnote"/>
      </w:pPr>
      <w:r w:rsidRPr="004A3E27">
        <w:rPr>
          <w:rStyle w:val="FootnoteReference"/>
        </w:rPr>
        <w:footnoteRef/>
      </w:r>
      <w:r w:rsidRPr="004A3E27">
        <w:t xml:space="preserve"> John 19:1; Mt. 27:26.</w:t>
      </w:r>
    </w:p>
  </w:footnote>
  <w:footnote w:id="192">
    <w:p w14:paraId="1C6E21CA" w14:textId="4A1BFD04" w:rsidR="00676E6A" w:rsidRPr="004A3E27" w:rsidRDefault="00676E6A" w:rsidP="00BD5BBE">
      <w:pPr>
        <w:pStyle w:val="footnote"/>
      </w:pPr>
      <w:r w:rsidRPr="004A3E27">
        <w:rPr>
          <w:rStyle w:val="FootnoteReference"/>
        </w:rPr>
        <w:footnoteRef/>
      </w:r>
      <w:r w:rsidRPr="004A3E27">
        <w:t xml:space="preserve"> </w:t>
      </w:r>
      <w:r>
        <w:t>cf</w:t>
      </w:r>
      <w:r w:rsidRPr="004A3E27">
        <w:t>. Psalm 21:21.</w:t>
      </w:r>
    </w:p>
  </w:footnote>
  <w:footnote w:id="193">
    <w:p w14:paraId="7BC55212" w14:textId="5213FE4B" w:rsidR="00676E6A" w:rsidRDefault="00676E6A" w:rsidP="004E0429">
      <w:pPr>
        <w:pStyle w:val="footnote"/>
      </w:pPr>
      <w:r>
        <w:rPr>
          <w:rStyle w:val="FootnoteReference"/>
        </w:rPr>
        <w:footnoteRef/>
      </w:r>
      <w:r>
        <w:t xml:space="preserve"> [JS] or “give thanks to You,” or “thankfully confess You with praise in the great Church”</w:t>
      </w:r>
    </w:p>
  </w:footnote>
  <w:footnote w:id="194">
    <w:p w14:paraId="5E06AF48" w14:textId="4CED25A0" w:rsidR="00676E6A" w:rsidRDefault="00676E6A" w:rsidP="00E14083">
      <w:pPr>
        <w:pStyle w:val="footnote"/>
      </w:pPr>
      <w:r>
        <w:rPr>
          <w:rStyle w:val="FootnoteReference"/>
        </w:rPr>
        <w:footnoteRef/>
      </w:r>
      <w:r>
        <w:t xml:space="preserve"> [JS] [] found in Coptic</w:t>
      </w:r>
    </w:p>
  </w:footnote>
  <w:footnote w:id="195">
    <w:p w14:paraId="4812F1D0" w14:textId="6C4603E2" w:rsidR="00676E6A" w:rsidRPr="004A3E27" w:rsidRDefault="00676E6A" w:rsidP="00BD5BBE">
      <w:pPr>
        <w:pStyle w:val="footnote"/>
      </w:pPr>
      <w:r w:rsidRPr="004A3E27">
        <w:rPr>
          <w:rStyle w:val="FootnoteReference"/>
        </w:rPr>
        <w:footnoteRef/>
      </w:r>
      <w:r w:rsidRPr="004A3E27">
        <w:t xml:space="preserve"> </w:t>
      </w:r>
      <w:r>
        <w:t>cf</w:t>
      </w:r>
      <w:r w:rsidRPr="004A3E27">
        <w:t>. John 15:25.</w:t>
      </w:r>
    </w:p>
  </w:footnote>
  <w:footnote w:id="196">
    <w:p w14:paraId="2072EB12" w14:textId="0F03BC61" w:rsidR="00676E6A" w:rsidRDefault="00676E6A" w:rsidP="004E0429">
      <w:pPr>
        <w:pStyle w:val="footnote"/>
      </w:pPr>
      <w:r>
        <w:rPr>
          <w:rStyle w:val="FootnoteReference"/>
        </w:rPr>
        <w:footnoteRef/>
      </w:r>
      <w:r>
        <w:t xml:space="preserve"> [JS] or “Aha! Aha!” Or “Well done! Well done!”</w:t>
      </w:r>
    </w:p>
  </w:footnote>
  <w:footnote w:id="197">
    <w:p w14:paraId="55852630" w14:textId="7161891F" w:rsidR="00676E6A" w:rsidRDefault="00676E6A" w:rsidP="004D4897">
      <w:pPr>
        <w:pStyle w:val="footnote"/>
      </w:pPr>
      <w:r>
        <w:rPr>
          <w:rStyle w:val="FootnoteReference"/>
        </w:rPr>
        <w:footnoteRef/>
      </w:r>
      <w:r>
        <w:t xml:space="preserve"> [JS] others have “righteousness”. NETS has “vindication”.</w:t>
      </w:r>
    </w:p>
  </w:footnote>
  <w:footnote w:id="198">
    <w:p w14:paraId="5AE758E3" w14:textId="591B2CD9" w:rsidR="00676E6A" w:rsidRDefault="00676E6A" w:rsidP="004E0429">
      <w:pPr>
        <w:pStyle w:val="footnote"/>
      </w:pPr>
      <w:r>
        <w:rPr>
          <w:rStyle w:val="FootnoteReference"/>
        </w:rPr>
        <w:footnoteRef/>
      </w:r>
      <w:r>
        <w:t xml:space="preserve"> [JS] Fr. Lazarus has, “towering mountains”</w:t>
      </w:r>
    </w:p>
  </w:footnote>
  <w:footnote w:id="199">
    <w:p w14:paraId="6484AC83" w14:textId="6D53CC8C" w:rsidR="00676E6A" w:rsidRPr="004A3E27" w:rsidRDefault="00676E6A" w:rsidP="00BD5BBE">
      <w:pPr>
        <w:pStyle w:val="footnote"/>
      </w:pPr>
      <w:r w:rsidRPr="004A3E27">
        <w:rPr>
          <w:rStyle w:val="FootnoteReference"/>
        </w:rPr>
        <w:footnoteRef/>
      </w:r>
      <w:r w:rsidRPr="004A3E27">
        <w:t xml:space="preserve"> </w:t>
      </w:r>
      <w:r>
        <w:t>cf</w:t>
      </w:r>
      <w:r w:rsidRPr="004A3E27">
        <w:t>. Psalm 109:7.</w:t>
      </w:r>
    </w:p>
  </w:footnote>
  <w:footnote w:id="200">
    <w:p w14:paraId="4449FD0E" w14:textId="7B6566B0" w:rsidR="00676E6A" w:rsidRDefault="00676E6A" w:rsidP="00090695">
      <w:pPr>
        <w:pStyle w:val="footnote"/>
      </w:pPr>
      <w:r>
        <w:rPr>
          <w:rStyle w:val="FootnoteReference"/>
        </w:rPr>
        <w:footnoteRef/>
      </w:r>
      <w:r>
        <w:t xml:space="preserve"> [JS] OSB has “many waters”</w:t>
      </w:r>
    </w:p>
  </w:footnote>
  <w:footnote w:id="201">
    <w:p w14:paraId="50DAFDF2" w14:textId="77777777" w:rsidR="00676E6A" w:rsidRPr="004A3E27" w:rsidRDefault="00676E6A"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2">
    <w:p w14:paraId="7C4D1D61" w14:textId="77777777" w:rsidR="00676E6A" w:rsidRPr="004A3E27" w:rsidRDefault="00676E6A" w:rsidP="00BD5BBE">
      <w:pPr>
        <w:pStyle w:val="footnote"/>
      </w:pPr>
      <w:r w:rsidRPr="004A3E27">
        <w:rPr>
          <w:rStyle w:val="FootnoteReference"/>
        </w:rPr>
        <w:footnoteRef/>
      </w:r>
      <w:r w:rsidRPr="004A3E27">
        <w:t xml:space="preserve"> ‘The Prophet asks to be free from passion’ (St. Athanasius).</w:t>
      </w:r>
    </w:p>
  </w:footnote>
  <w:footnote w:id="203">
    <w:p w14:paraId="356D04BB" w14:textId="77777777" w:rsidR="00676E6A" w:rsidRPr="004A3E27" w:rsidRDefault="00676E6A" w:rsidP="00BD5BBE">
      <w:pPr>
        <w:pStyle w:val="footnote"/>
      </w:pPr>
      <w:r w:rsidRPr="004A3E27">
        <w:rPr>
          <w:rStyle w:val="FootnoteReference"/>
        </w:rPr>
        <w:footnoteRef/>
      </w:r>
      <w:r w:rsidRPr="004A3E27">
        <w:t xml:space="preserve"> Prov. 24:19.</w:t>
      </w:r>
    </w:p>
  </w:footnote>
  <w:footnote w:id="204">
    <w:p w14:paraId="325B4264" w14:textId="77777777" w:rsidR="00676E6A" w:rsidRPr="004A3E27" w:rsidRDefault="00676E6A"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5">
    <w:p w14:paraId="720EC29A" w14:textId="0B7E8B17" w:rsidR="00676E6A" w:rsidRPr="004A3E27" w:rsidRDefault="00676E6A"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6">
    <w:p w14:paraId="3B4C8AB4" w14:textId="77777777" w:rsidR="00676E6A" w:rsidRPr="004A3E27" w:rsidRDefault="00676E6A"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7">
    <w:p w14:paraId="6BB4D62E" w14:textId="6D468D83" w:rsidR="00676E6A" w:rsidRDefault="00676E6A" w:rsidP="00402CB0">
      <w:pPr>
        <w:pStyle w:val="footnote"/>
      </w:pPr>
      <w:r>
        <w:rPr>
          <w:rStyle w:val="FootnoteReference"/>
        </w:rPr>
        <w:footnoteRef/>
      </w:r>
      <w:r>
        <w:t xml:space="preserve"> [JS] or “judgment”</w:t>
      </w:r>
    </w:p>
  </w:footnote>
  <w:footnote w:id="208">
    <w:p w14:paraId="0271DF81" w14:textId="5DFB25DB" w:rsidR="00676E6A" w:rsidRPr="004A3E27" w:rsidRDefault="00676E6A"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9">
    <w:p w14:paraId="20ECCFFC" w14:textId="001E9B2E" w:rsidR="00676E6A" w:rsidRDefault="00676E6A" w:rsidP="00402CB0">
      <w:pPr>
        <w:pStyle w:val="footnote"/>
      </w:pPr>
      <w:r>
        <w:rPr>
          <w:rStyle w:val="FootnoteReference"/>
        </w:rPr>
        <w:footnoteRef/>
      </w:r>
      <w:r>
        <w:t xml:space="preserve"> [JS] or “fret”</w:t>
      </w:r>
    </w:p>
  </w:footnote>
  <w:footnote w:id="210">
    <w:p w14:paraId="0F35B29D" w14:textId="57DF774F" w:rsidR="00676E6A" w:rsidRDefault="00676E6A" w:rsidP="00414006">
      <w:pPr>
        <w:pStyle w:val="footnote"/>
      </w:pPr>
      <w:r>
        <w:rPr>
          <w:rStyle w:val="FootnoteReference"/>
        </w:rPr>
        <w:footnoteRef/>
      </w:r>
      <w:r>
        <w:t xml:space="preserve"> [JS] or “land”</w:t>
      </w:r>
    </w:p>
  </w:footnote>
  <w:footnote w:id="211">
    <w:p w14:paraId="65980F9C" w14:textId="79143A5A" w:rsidR="00676E6A" w:rsidRPr="004A3E27" w:rsidRDefault="00676E6A"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2">
    <w:p w14:paraId="159BB2E9" w14:textId="77777777" w:rsidR="00676E6A" w:rsidRPr="004A3E27" w:rsidRDefault="00676E6A"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3">
    <w:p w14:paraId="031AB7AD" w14:textId="155ED80A" w:rsidR="00676E6A" w:rsidRDefault="00676E6A" w:rsidP="00090695">
      <w:pPr>
        <w:pStyle w:val="footnote"/>
      </w:pPr>
      <w:r>
        <w:rPr>
          <w:rStyle w:val="FootnoteReference"/>
        </w:rPr>
        <w:footnoteRef/>
      </w:r>
      <w:r>
        <w:t xml:space="preserve"> [JS] literally, “seed”, here and throughout</w:t>
      </w:r>
    </w:p>
  </w:footnote>
  <w:footnote w:id="214">
    <w:p w14:paraId="112B59F5" w14:textId="77777777" w:rsidR="00676E6A" w:rsidRPr="004A3E27" w:rsidRDefault="00676E6A" w:rsidP="00BD5BBE">
      <w:pPr>
        <w:pStyle w:val="footnote"/>
      </w:pPr>
      <w:r w:rsidRPr="004A3E27">
        <w:rPr>
          <w:rStyle w:val="FootnoteReference"/>
        </w:rPr>
        <w:footnoteRef/>
      </w:r>
      <w:r w:rsidRPr="004A3E27">
        <w:t xml:space="preserve"> ‘Remove sin, and then whatever you see in man is of God’ (St. Augustine)</w:t>
      </w:r>
    </w:p>
  </w:footnote>
  <w:footnote w:id="215">
    <w:p w14:paraId="4726C027" w14:textId="77777777" w:rsidR="00676E6A" w:rsidRPr="004A3E27" w:rsidRDefault="00676E6A" w:rsidP="00BD5BBE">
      <w:pPr>
        <w:pStyle w:val="footnote"/>
      </w:pPr>
      <w:r w:rsidRPr="004A3E27">
        <w:rPr>
          <w:rStyle w:val="FootnoteReference"/>
        </w:rPr>
        <w:footnoteRef/>
      </w:r>
      <w:r w:rsidRPr="004A3E27">
        <w:t xml:space="preserve"> Compare Ps. 36:1, 37 with Proverbs 24: 19-20 (RSV) and Mt. 5:5-9.</w:t>
      </w:r>
    </w:p>
  </w:footnote>
  <w:footnote w:id="216">
    <w:p w14:paraId="34A68231" w14:textId="7DBC6A92" w:rsidR="00676E6A" w:rsidRPr="004A3E27" w:rsidRDefault="00676E6A" w:rsidP="00BD5BBE">
      <w:pPr>
        <w:pStyle w:val="footnote"/>
      </w:pPr>
      <w:r w:rsidRPr="004A3E27">
        <w:rPr>
          <w:rStyle w:val="FootnoteReference"/>
        </w:rPr>
        <w:footnoteRef/>
      </w:r>
      <w:r w:rsidRPr="004A3E27">
        <w:t xml:space="preserve"> </w:t>
      </w:r>
      <w:r>
        <w:t>cf</w:t>
      </w:r>
      <w:r w:rsidRPr="004A3E27">
        <w:t>. Heb. 12:5-13. Psalm 6:2 is identical with 37:2.</w:t>
      </w:r>
    </w:p>
  </w:footnote>
  <w:footnote w:id="217">
    <w:p w14:paraId="247EFE9B" w14:textId="072BF8DF" w:rsidR="00676E6A" w:rsidRDefault="00676E6A" w:rsidP="003F50A7">
      <w:pPr>
        <w:pStyle w:val="footnote"/>
      </w:pPr>
      <w:r>
        <w:rPr>
          <w:rStyle w:val="FootnoteReference"/>
        </w:rPr>
        <w:footnoteRef/>
      </w:r>
      <w:r>
        <w:t xml:space="preserve"> [JS] literally “with a sad face”</w:t>
      </w:r>
    </w:p>
  </w:footnote>
  <w:footnote w:id="218">
    <w:p w14:paraId="18445857" w14:textId="0B799012" w:rsidR="00676E6A" w:rsidRDefault="00676E6A" w:rsidP="003F50A7">
      <w:pPr>
        <w:pStyle w:val="footnote"/>
      </w:pPr>
      <w:r>
        <w:rPr>
          <w:rStyle w:val="FootnoteReference"/>
        </w:rPr>
        <w:footnoteRef/>
      </w:r>
      <w:r>
        <w:t xml:space="preserve"> [JS] literally “loins”</w:t>
      </w:r>
    </w:p>
  </w:footnote>
  <w:footnote w:id="219">
    <w:p w14:paraId="72DD6C76" w14:textId="7D200E30" w:rsidR="00676E6A" w:rsidRPr="004A3E27" w:rsidRDefault="00676E6A" w:rsidP="00BD5BBE">
      <w:pPr>
        <w:pStyle w:val="footnote"/>
      </w:pPr>
      <w:r w:rsidRPr="004A3E27">
        <w:rPr>
          <w:rStyle w:val="FootnoteReference"/>
        </w:rPr>
        <w:footnoteRef/>
      </w:r>
      <w:r w:rsidRPr="004A3E27">
        <w:t xml:space="preserve"> </w:t>
      </w:r>
      <w:r>
        <w:t>cf</w:t>
      </w:r>
      <w:r w:rsidRPr="004A3E27">
        <w:t>. Mt. 19:20. ‘One thing you lack’ (Mk. 10:21).</w:t>
      </w:r>
    </w:p>
  </w:footnote>
  <w:footnote w:id="220">
    <w:p w14:paraId="78445EFB" w14:textId="5C9ECAC5" w:rsidR="00676E6A" w:rsidRDefault="00676E6A" w:rsidP="002538F7">
      <w:pPr>
        <w:pStyle w:val="footnote"/>
      </w:pPr>
      <w:r>
        <w:rPr>
          <w:rStyle w:val="FootnoteReference"/>
        </w:rPr>
        <w:footnoteRef/>
      </w:r>
      <w:r>
        <w:t xml:space="preserve"> [JS] or “walks about like a phantom”</w:t>
      </w:r>
    </w:p>
  </w:footnote>
  <w:footnote w:id="221">
    <w:p w14:paraId="3396E2D4" w14:textId="4AC28F88" w:rsidR="00676E6A" w:rsidRPr="004A3E27" w:rsidRDefault="00676E6A"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2">
    <w:p w14:paraId="3E88B183" w14:textId="77777777" w:rsidR="00676E6A" w:rsidRPr="004A3E27" w:rsidRDefault="00676E6A"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3">
    <w:p w14:paraId="1D0EC7E8" w14:textId="072DDC66" w:rsidR="00676E6A" w:rsidRPr="004A3E27" w:rsidRDefault="00676E6A"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4">
    <w:p w14:paraId="5B17D689" w14:textId="77777777" w:rsidR="00676E6A" w:rsidRPr="004A3E27" w:rsidRDefault="00676E6A"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5">
    <w:p w14:paraId="3C8E3C02" w14:textId="38940012" w:rsidR="00676E6A" w:rsidRPr="004A3E27" w:rsidRDefault="00676E6A" w:rsidP="00BD5BBE">
      <w:pPr>
        <w:pStyle w:val="footnote"/>
      </w:pPr>
      <w:r w:rsidRPr="004A3E27">
        <w:rPr>
          <w:rStyle w:val="FootnoteReference"/>
        </w:rPr>
        <w:footnoteRef/>
      </w:r>
      <w:r w:rsidRPr="004A3E27">
        <w:t xml:space="preserve"> The great universal Church (</w:t>
      </w:r>
      <w:r>
        <w:t>cf</w:t>
      </w:r>
      <w:r w:rsidRPr="004A3E27">
        <w:t>. St. Athanasius).</w:t>
      </w:r>
    </w:p>
  </w:footnote>
  <w:footnote w:id="226">
    <w:p w14:paraId="33B520D7" w14:textId="67F93C2C" w:rsidR="00676E6A" w:rsidRDefault="00676E6A" w:rsidP="000F12A5">
      <w:pPr>
        <w:pStyle w:val="footnote"/>
      </w:pPr>
      <w:r>
        <w:rPr>
          <w:rStyle w:val="FootnoteReference"/>
        </w:rPr>
        <w:footnoteRef/>
      </w:r>
      <w:r>
        <w:t xml:space="preserve"> Fr. Athanasius adds here “my truth”. See Matins of the 12 Day of Paopi.</w:t>
      </w:r>
    </w:p>
  </w:footnote>
  <w:footnote w:id="227">
    <w:p w14:paraId="215A183B" w14:textId="1FC8DE97" w:rsidR="00676E6A" w:rsidRDefault="00676E6A" w:rsidP="005B3452">
      <w:pPr>
        <w:pStyle w:val="footnote"/>
      </w:pPr>
      <w:r>
        <w:rPr>
          <w:rStyle w:val="FootnoteReference"/>
        </w:rPr>
        <w:footnoteRef/>
      </w:r>
      <w:r>
        <w:t xml:space="preserve"> [JS] or “Aha! Aha!” or “Well done! Well done!”</w:t>
      </w:r>
    </w:p>
  </w:footnote>
  <w:footnote w:id="228">
    <w:p w14:paraId="37A0E454" w14:textId="77777777" w:rsidR="00676E6A" w:rsidRPr="004A3E27" w:rsidRDefault="00676E6A" w:rsidP="00BD5BBE">
      <w:pPr>
        <w:pStyle w:val="footnote"/>
      </w:pPr>
      <w:r w:rsidRPr="004A3E27">
        <w:rPr>
          <w:rStyle w:val="FootnoteReference"/>
        </w:rPr>
        <w:footnoteRef/>
      </w:r>
      <w:r w:rsidRPr="004A3E27">
        <w:t xml:space="preserve"> John 13:30.</w:t>
      </w:r>
    </w:p>
  </w:footnote>
  <w:footnote w:id="229">
    <w:p w14:paraId="32644EEC" w14:textId="77777777" w:rsidR="00676E6A" w:rsidRPr="004A3E27" w:rsidRDefault="00676E6A"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0">
    <w:p w14:paraId="4D34767F" w14:textId="77777777" w:rsidR="00676E6A" w:rsidRPr="004A3E27" w:rsidRDefault="00676E6A"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1">
    <w:p w14:paraId="70B2B9E7" w14:textId="77777777" w:rsidR="00676E6A" w:rsidRPr="004A3E27" w:rsidRDefault="00676E6A" w:rsidP="00BD5BBE">
      <w:pPr>
        <w:pStyle w:val="footnote"/>
      </w:pPr>
      <w:r w:rsidRPr="004A3E27">
        <w:rPr>
          <w:rStyle w:val="FootnoteReference"/>
        </w:rPr>
        <w:footnoteRef/>
      </w:r>
      <w:r w:rsidRPr="004A3E27">
        <w:t xml:space="preserve"> With the Gospel of forgiveness (1 Sam. 24:17-20; Lk. 23:34).</w:t>
      </w:r>
    </w:p>
  </w:footnote>
  <w:footnote w:id="232">
    <w:p w14:paraId="276D5CC0" w14:textId="69BE5264" w:rsidR="00676E6A" w:rsidRDefault="00676E6A" w:rsidP="008612F3">
      <w:pPr>
        <w:pStyle w:val="footnote"/>
      </w:pPr>
      <w:r>
        <w:rPr>
          <w:rStyle w:val="FootnoteReference"/>
        </w:rPr>
        <w:footnoteRef/>
      </w:r>
      <w:r>
        <w:t xml:space="preserve"> [JS] or “from age to age. So be it! So be it!”</w:t>
      </w:r>
    </w:p>
  </w:footnote>
  <w:footnote w:id="233">
    <w:p w14:paraId="2B9F5A56" w14:textId="77777777" w:rsidR="00676E6A" w:rsidRPr="004A3E27" w:rsidRDefault="00676E6A"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4">
    <w:p w14:paraId="7C55B28F" w14:textId="7EC58CB5" w:rsidR="00676E6A" w:rsidRDefault="00676E6A" w:rsidP="005B3452">
      <w:pPr>
        <w:pStyle w:val="footnote"/>
      </w:pPr>
      <w:r>
        <w:rPr>
          <w:rStyle w:val="FootnoteReference"/>
        </w:rPr>
        <w:footnoteRef/>
      </w:r>
      <w:r>
        <w:t xml:space="preserve"> [JS] or “thanksgiving”, or “thankful confession with praise”</w:t>
      </w:r>
    </w:p>
  </w:footnote>
  <w:footnote w:id="235">
    <w:p w14:paraId="53A5AE10" w14:textId="0674C819" w:rsidR="00676E6A" w:rsidRDefault="00676E6A" w:rsidP="008A1194">
      <w:pPr>
        <w:pStyle w:val="footnote"/>
      </w:pPr>
      <w:r>
        <w:rPr>
          <w:rStyle w:val="FootnoteReference"/>
        </w:rPr>
        <w:footnoteRef/>
      </w:r>
      <w:r>
        <w:t xml:space="preserve"> [JS]</w:t>
      </w:r>
      <w:r w:rsidR="00E80F0D">
        <w:t xml:space="preserve"> or “for I will give thanks to Him,” or “I will thankfully confess Him with praise”</w:t>
      </w:r>
    </w:p>
  </w:footnote>
  <w:footnote w:id="236">
    <w:p w14:paraId="2A3805B8" w14:textId="42A42089" w:rsidR="0054429F" w:rsidRDefault="0054429F" w:rsidP="0054429F">
      <w:pPr>
        <w:pStyle w:val="footnote"/>
      </w:pPr>
      <w:r>
        <w:rPr>
          <w:rStyle w:val="FootnoteReference"/>
        </w:rPr>
        <w:footnoteRef/>
      </w:r>
      <w:r>
        <w:t xml:space="preserve"> [JS] literally confess to Him, i.e. give thankful prase to Him by confessing Him.</w:t>
      </w:r>
    </w:p>
  </w:footnote>
  <w:footnote w:id="237">
    <w:p w14:paraId="3BCC68DE" w14:textId="1191DE34" w:rsidR="00676E6A" w:rsidRDefault="00676E6A" w:rsidP="00AD1AC9">
      <w:pPr>
        <w:pStyle w:val="footnote"/>
      </w:pPr>
      <w:r>
        <w:rPr>
          <w:rStyle w:val="FootnoteReference"/>
        </w:rPr>
        <w:footnoteRef/>
      </w:r>
      <w:r>
        <w:t xml:space="preserve"> [JS] Fr. Lazarus has “dwelling”</w:t>
      </w:r>
    </w:p>
  </w:footnote>
  <w:footnote w:id="238">
    <w:p w14:paraId="03275919" w14:textId="77777777" w:rsidR="00676E6A" w:rsidRPr="004A3E27" w:rsidRDefault="00676E6A"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9">
    <w:p w14:paraId="6E7F4F1E" w14:textId="416FA7A8" w:rsidR="00676E6A" w:rsidRDefault="00676E6A" w:rsidP="005B3452">
      <w:pPr>
        <w:pStyle w:val="footnote"/>
      </w:pPr>
      <w:r>
        <w:rPr>
          <w:rStyle w:val="FootnoteReference"/>
        </w:rPr>
        <w:footnoteRef/>
      </w:r>
      <w:r>
        <w:t xml:space="preserve"> [JS] “I will give thanks to You on the lyre”, or “I will thankfully confess You with praise with the lyre”</w:t>
      </w:r>
    </w:p>
  </w:footnote>
  <w:footnote w:id="240">
    <w:p w14:paraId="0FDCCB36" w14:textId="0CCB7207" w:rsidR="00676E6A" w:rsidRDefault="00676E6A" w:rsidP="006C1793">
      <w:pPr>
        <w:pStyle w:val="footnote"/>
      </w:pPr>
      <w:r>
        <w:rPr>
          <w:rStyle w:val="FootnoteReference"/>
        </w:rPr>
        <w:footnoteRef/>
      </w:r>
      <w:r>
        <w:t xml:space="preserve"> [JS] or “I will give thanks to Him,” or “I will thankfully confess Him with praies”</w:t>
      </w:r>
    </w:p>
  </w:footnote>
  <w:footnote w:id="241">
    <w:p w14:paraId="1791CAEF" w14:textId="44F0ADBF" w:rsidR="00676E6A" w:rsidRPr="004A3E27" w:rsidRDefault="00676E6A"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2">
    <w:p w14:paraId="75A6D655" w14:textId="0B7DAC2D" w:rsidR="00676E6A" w:rsidRDefault="00676E6A" w:rsidP="006C1793">
      <w:pPr>
        <w:pStyle w:val="footnote"/>
      </w:pPr>
      <w:r>
        <w:rPr>
          <w:rStyle w:val="FootnoteReference"/>
        </w:rPr>
        <w:footnoteRef/>
      </w:r>
      <w:r>
        <w:t xml:space="preserve"> [JS] or “presence”</w:t>
      </w:r>
    </w:p>
  </w:footnote>
  <w:footnote w:id="243">
    <w:p w14:paraId="14C8DE9A" w14:textId="1AF2328A" w:rsidR="00676E6A" w:rsidRDefault="00676E6A" w:rsidP="006C1793">
      <w:pPr>
        <w:pStyle w:val="footnote"/>
      </w:pPr>
      <w:r>
        <w:rPr>
          <w:rStyle w:val="FootnoteReference"/>
        </w:rPr>
        <w:footnoteRef/>
      </w:r>
      <w:r>
        <w:t xml:space="preserve"> [JS] or “boast in” or “praise”</w:t>
      </w:r>
    </w:p>
  </w:footnote>
  <w:footnote w:id="244">
    <w:p w14:paraId="66A26B87" w14:textId="54FC310A" w:rsidR="00676E6A" w:rsidRDefault="00676E6A" w:rsidP="006C1793">
      <w:pPr>
        <w:pStyle w:val="footnote"/>
      </w:pPr>
      <w:r>
        <w:rPr>
          <w:rStyle w:val="FootnoteReference"/>
        </w:rPr>
        <w:footnoteRef/>
      </w:r>
      <w:r>
        <w:t xml:space="preserve"> [JS] or “give thanks to”, or “thankfully confess Your Name with praise”</w:t>
      </w:r>
    </w:p>
  </w:footnote>
  <w:footnote w:id="245">
    <w:p w14:paraId="4F22E4CE" w14:textId="77777777" w:rsidR="00676E6A" w:rsidRPr="004A3E27" w:rsidRDefault="00676E6A"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6">
    <w:p w14:paraId="08B0833D" w14:textId="77777777" w:rsidR="00676E6A" w:rsidRPr="004A3E27" w:rsidRDefault="00676E6A"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7">
    <w:p w14:paraId="76A76AD0" w14:textId="77777777" w:rsidR="00676E6A" w:rsidRPr="004A3E27" w:rsidRDefault="00676E6A"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8">
    <w:p w14:paraId="1CFC6A89" w14:textId="0F4C8BEE" w:rsidR="00676E6A" w:rsidRDefault="00676E6A" w:rsidP="00676E6A">
      <w:pPr>
        <w:pStyle w:val="footnote"/>
      </w:pPr>
      <w:r>
        <w:rPr>
          <w:rStyle w:val="FootnoteReference"/>
        </w:rPr>
        <w:footnoteRef/>
      </w:r>
      <w:r>
        <w:t xml:space="preserve"> [JS] or “grace was poured out on Your lips”</w:t>
      </w:r>
    </w:p>
  </w:footnote>
  <w:footnote w:id="249">
    <w:p w14:paraId="0FB99B7C" w14:textId="516B1CB2" w:rsidR="00676E6A" w:rsidRPr="004A3E27" w:rsidRDefault="00676E6A" w:rsidP="00BD5BBE">
      <w:pPr>
        <w:pStyle w:val="footnote"/>
      </w:pPr>
      <w:r w:rsidRPr="004A3E27">
        <w:rPr>
          <w:rStyle w:val="FootnoteReference"/>
        </w:rPr>
        <w:footnoteRef/>
      </w:r>
      <w:r w:rsidRPr="004A3E27">
        <w:t xml:space="preserve"> </w:t>
      </w:r>
      <w:r>
        <w:t>cf</w:t>
      </w:r>
      <w:r w:rsidRPr="004A3E27">
        <w:t>. Rev. 19:11-16.</w:t>
      </w:r>
    </w:p>
  </w:footnote>
  <w:footnote w:id="250">
    <w:p w14:paraId="5E8EA981" w14:textId="77777777" w:rsidR="00676E6A" w:rsidRPr="004A3E27" w:rsidRDefault="00676E6A"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1">
    <w:p w14:paraId="2209A251" w14:textId="77777777" w:rsidR="00676E6A" w:rsidRPr="004A3E27" w:rsidRDefault="00676E6A"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2">
    <w:p w14:paraId="1503C91E" w14:textId="77777777" w:rsidR="00676E6A" w:rsidRDefault="00676E6A" w:rsidP="005E56A9">
      <w:pPr>
        <w:pStyle w:val="footnote"/>
      </w:pPr>
      <w:r>
        <w:rPr>
          <w:rStyle w:val="FootnoteReference"/>
        </w:rPr>
        <w:footnoteRef/>
      </w:r>
      <w:r>
        <w:t xml:space="preserve"> [JS] myrrh: resin for incense; stacte: a component of the Temple incense; cassia: cinnamon.</w:t>
      </w:r>
    </w:p>
  </w:footnote>
  <w:footnote w:id="253">
    <w:p w14:paraId="5BF4F4E3" w14:textId="0D86ACD7" w:rsidR="00676E6A" w:rsidRDefault="00676E6A" w:rsidP="00E10FAF">
      <w:pPr>
        <w:pStyle w:val="footnote"/>
      </w:pPr>
      <w:r>
        <w:rPr>
          <w:rStyle w:val="FootnoteReference"/>
        </w:rPr>
        <w:footnoteRef/>
      </w:r>
      <w:r>
        <w:t xml:space="preserve"> [JS] literally “do obeisance”, i.e. “bow down to”</w:t>
      </w:r>
    </w:p>
  </w:footnote>
  <w:footnote w:id="254">
    <w:p w14:paraId="66A4B8D8" w14:textId="2A1C62C8" w:rsidR="00676E6A" w:rsidRPr="004A3E27" w:rsidRDefault="00676E6A"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5">
    <w:p w14:paraId="3B2B6F3D" w14:textId="77777777" w:rsidR="00676E6A" w:rsidRPr="004A3E27" w:rsidRDefault="00676E6A" w:rsidP="00714A98">
      <w:pPr>
        <w:pStyle w:val="footnote"/>
      </w:pPr>
      <w:r w:rsidRPr="004A3E27">
        <w:rPr>
          <w:rStyle w:val="FootnoteReference"/>
        </w:rPr>
        <w:footnoteRef/>
      </w:r>
      <w:r w:rsidRPr="004A3E27">
        <w:t xml:space="preserve"> Rev. 22:1.</w:t>
      </w:r>
    </w:p>
  </w:footnote>
  <w:footnote w:id="256">
    <w:p w14:paraId="0C57446A" w14:textId="77777777" w:rsidR="00676E6A" w:rsidRDefault="00676E6A" w:rsidP="00714A98">
      <w:pPr>
        <w:pStyle w:val="footnote"/>
      </w:pPr>
      <w:r>
        <w:rPr>
          <w:rStyle w:val="FootnoteReference"/>
        </w:rPr>
        <w:footnoteRef/>
      </w:r>
      <w:r>
        <w:t xml:space="preserve"> Fr. Lazarus has “dwelling-place”</w:t>
      </w:r>
    </w:p>
  </w:footnote>
  <w:footnote w:id="257">
    <w:p w14:paraId="77903F63" w14:textId="77777777" w:rsidR="00676E6A" w:rsidRDefault="00676E6A" w:rsidP="00714A98">
      <w:pPr>
        <w:pStyle w:val="footnote"/>
      </w:pPr>
      <w:r>
        <w:rPr>
          <w:rStyle w:val="FootnoteReference"/>
        </w:rPr>
        <w:footnoteRef/>
      </w:r>
      <w:r>
        <w:t xml:space="preserve"> [JS] the city’s</w:t>
      </w:r>
    </w:p>
  </w:footnote>
  <w:footnote w:id="258">
    <w:p w14:paraId="73DCC24E" w14:textId="7E226D89" w:rsidR="00676E6A" w:rsidRPr="004A3E27" w:rsidRDefault="00676E6A"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9">
    <w:p w14:paraId="0D6388ED" w14:textId="683F8CF0" w:rsidR="00676E6A" w:rsidRPr="004A3E27" w:rsidRDefault="00676E6A" w:rsidP="00714A98">
      <w:pPr>
        <w:pStyle w:val="footnote"/>
      </w:pPr>
      <w:r w:rsidRPr="004A3E27">
        <w:rPr>
          <w:rStyle w:val="FootnoteReference"/>
        </w:rPr>
        <w:footnoteRef/>
      </w:r>
      <w:r w:rsidRPr="004A3E27">
        <w:t xml:space="preserve"> </w:t>
      </w:r>
      <w:r>
        <w:t>cf</w:t>
      </w:r>
      <w:r w:rsidRPr="004A3E27">
        <w:t>. 75:4; Is. 2:4; 11:9; 65:25; Hos. 2:18; Zac. 9:10.</w:t>
      </w:r>
    </w:p>
  </w:footnote>
  <w:footnote w:id="260">
    <w:p w14:paraId="739DF71C" w14:textId="7B9E3A9D" w:rsidR="00676E6A" w:rsidRPr="004A3E27" w:rsidRDefault="00676E6A"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1">
    <w:p w14:paraId="341712F2" w14:textId="77777777" w:rsidR="00676E6A" w:rsidRPr="004A3E27" w:rsidRDefault="00676E6A" w:rsidP="00BD5BBE">
      <w:pPr>
        <w:pStyle w:val="footnote"/>
      </w:pPr>
      <w:r w:rsidRPr="004A3E27">
        <w:rPr>
          <w:rStyle w:val="FootnoteReference"/>
        </w:rPr>
        <w:footnoteRef/>
      </w:r>
      <w:r w:rsidRPr="004A3E27">
        <w:t xml:space="preserve"> ‘The calling of the Gentiles is to be understood, as in 71:9’ (St. Athanasius).</w:t>
      </w:r>
    </w:p>
  </w:footnote>
  <w:footnote w:id="262">
    <w:p w14:paraId="743E9AAD" w14:textId="55C8741B" w:rsidR="00676E6A" w:rsidRPr="004A3E27" w:rsidRDefault="00676E6A"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3">
    <w:p w14:paraId="20C0CF5B" w14:textId="605C1673" w:rsidR="00676E6A" w:rsidRPr="004A3E27" w:rsidRDefault="00676E6A" w:rsidP="00BD5BBE">
      <w:pPr>
        <w:pStyle w:val="footnote"/>
      </w:pPr>
      <w:r w:rsidRPr="004A3E27">
        <w:rPr>
          <w:rStyle w:val="FootnoteReference"/>
        </w:rPr>
        <w:footnoteRef/>
      </w:r>
      <w:r w:rsidRPr="004A3E27">
        <w:t xml:space="preserve"> </w:t>
      </w:r>
      <w:r>
        <w:t>Cf</w:t>
      </w:r>
      <w:r w:rsidRPr="004A3E27">
        <w:t>. Ex. 15:17; Is. 58:14: I Pet. 1:4.</w:t>
      </w:r>
    </w:p>
  </w:footnote>
  <w:footnote w:id="264">
    <w:p w14:paraId="1FDF9287" w14:textId="77777777" w:rsidR="00676E6A" w:rsidRPr="004A3E27" w:rsidRDefault="00676E6A"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5">
    <w:p w14:paraId="3490B998" w14:textId="1EB3F17C" w:rsidR="00676E6A" w:rsidRDefault="00676E6A" w:rsidP="008C19B4">
      <w:pPr>
        <w:pStyle w:val="footnote"/>
      </w:pPr>
      <w:r>
        <w:rPr>
          <w:rStyle w:val="FootnoteReference"/>
        </w:rPr>
        <w:footnoteRef/>
      </w:r>
      <w:r>
        <w:t xml:space="preserve"> [JS] or “beautifully situated”</w:t>
      </w:r>
    </w:p>
  </w:footnote>
  <w:footnote w:id="266">
    <w:p w14:paraId="5F050EEC" w14:textId="7F9EDEA1" w:rsidR="00676E6A" w:rsidRPr="004A3E27" w:rsidRDefault="00676E6A"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7">
    <w:p w14:paraId="51B5ACBD" w14:textId="77777777" w:rsidR="00676E6A" w:rsidRPr="004A3E27" w:rsidRDefault="00676E6A"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8">
    <w:p w14:paraId="6CAE8B9B" w14:textId="5A8E6334" w:rsidR="00676E6A" w:rsidRPr="004A3E27" w:rsidRDefault="00676E6A"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9">
    <w:p w14:paraId="1586EC07" w14:textId="381B84AF" w:rsidR="00676E6A" w:rsidRDefault="00676E6A" w:rsidP="00183599">
      <w:pPr>
        <w:pStyle w:val="footnote"/>
      </w:pPr>
      <w:r>
        <w:rPr>
          <w:rStyle w:val="FootnoteReference"/>
        </w:rPr>
        <w:footnoteRef/>
      </w:r>
      <w:r>
        <w:t xml:space="preserve"> [JS] Fr. Lazarus adds “justice and right judgment” to “righteousness”</w:t>
      </w:r>
    </w:p>
  </w:footnote>
  <w:footnote w:id="270">
    <w:p w14:paraId="7F2EAAD2" w14:textId="77777777" w:rsidR="00676E6A" w:rsidRPr="004A3E27" w:rsidRDefault="00676E6A"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1">
    <w:p w14:paraId="3C5C41AF" w14:textId="77777777" w:rsidR="00676E6A" w:rsidRPr="004A3E27" w:rsidRDefault="00676E6A"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2">
    <w:p w14:paraId="55E3C647" w14:textId="417C46F1" w:rsidR="00676E6A" w:rsidRDefault="00676E6A" w:rsidP="00183599">
      <w:pPr>
        <w:pStyle w:val="footnote"/>
      </w:pPr>
      <w:r>
        <w:rPr>
          <w:rStyle w:val="FootnoteReference"/>
        </w:rPr>
        <w:footnoteRef/>
      </w:r>
      <w:r>
        <w:t xml:space="preserve"> [JS] or “eternally”</w:t>
      </w:r>
    </w:p>
  </w:footnote>
  <w:footnote w:id="273">
    <w:p w14:paraId="398A65D2" w14:textId="3A913DFE" w:rsidR="00676E6A" w:rsidRDefault="00676E6A"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4">
    <w:p w14:paraId="2DAC0755" w14:textId="21183A3B" w:rsidR="00676E6A" w:rsidRDefault="00676E6A" w:rsidP="00183599">
      <w:pPr>
        <w:pStyle w:val="footnote"/>
      </w:pPr>
      <w:r>
        <w:rPr>
          <w:rStyle w:val="FootnoteReference"/>
        </w:rPr>
        <w:footnoteRef/>
      </w:r>
      <w:r>
        <w:t xml:space="preserve"> [JS] or “workers of iniquity”</w:t>
      </w:r>
    </w:p>
  </w:footnote>
  <w:footnote w:id="275">
    <w:p w14:paraId="3A50B91B" w14:textId="77777777" w:rsidR="00676E6A" w:rsidRPr="004A3E27" w:rsidRDefault="00676E6A"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6">
    <w:p w14:paraId="4E4A30D1" w14:textId="62ED497C" w:rsidR="00676E6A" w:rsidRDefault="00676E6A" w:rsidP="00183599">
      <w:pPr>
        <w:pStyle w:val="footnote"/>
      </w:pPr>
      <w:r>
        <w:rPr>
          <w:rStyle w:val="FootnoteReference"/>
        </w:rPr>
        <w:footnoteRef/>
      </w:r>
      <w:r>
        <w:t xml:space="preserve"> [JS] or “ransom”</w:t>
      </w:r>
    </w:p>
  </w:footnote>
  <w:footnote w:id="277">
    <w:p w14:paraId="058ED3C9" w14:textId="6776EDA1" w:rsidR="00676E6A" w:rsidRDefault="00676E6A" w:rsidP="001B710E">
      <w:pPr>
        <w:pStyle w:val="footnote"/>
      </w:pPr>
      <w:r>
        <w:rPr>
          <w:rStyle w:val="FootnoteReference"/>
        </w:rPr>
        <w:footnoteRef/>
      </w:r>
      <w:r>
        <w:t xml:space="preserve"> [JS] or tabernacles.</w:t>
      </w:r>
    </w:p>
  </w:footnote>
  <w:footnote w:id="278">
    <w:p w14:paraId="329608F2" w14:textId="7CC39845" w:rsidR="00676E6A" w:rsidRDefault="00676E6A" w:rsidP="00183599">
      <w:pPr>
        <w:pStyle w:val="footnote"/>
      </w:pPr>
      <w:r>
        <w:rPr>
          <w:rStyle w:val="FootnoteReference"/>
        </w:rPr>
        <w:footnoteRef/>
      </w:r>
      <w:r>
        <w:t xml:space="preserve"> [JS] or “acknowledge,” or “thank,” or “thankfully confess You with praise when…”</w:t>
      </w:r>
    </w:p>
  </w:footnote>
  <w:footnote w:id="279">
    <w:p w14:paraId="25D034C3" w14:textId="2662C64E" w:rsidR="00676E6A" w:rsidRDefault="00676E6A" w:rsidP="005E4259">
      <w:pPr>
        <w:pStyle w:val="footnote"/>
      </w:pPr>
      <w:r>
        <w:rPr>
          <w:rStyle w:val="FootnoteReference"/>
        </w:rPr>
        <w:footnoteRef/>
      </w:r>
      <w:r>
        <w:t xml:space="preserve"> [JS] or “I will not find fault with your sacrifices”</w:t>
      </w:r>
    </w:p>
  </w:footnote>
  <w:footnote w:id="280">
    <w:p w14:paraId="45DA152E" w14:textId="77777777" w:rsidR="00676E6A" w:rsidRPr="004A3E27" w:rsidRDefault="00676E6A"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1">
    <w:p w14:paraId="43CC2ABF" w14:textId="536DD164" w:rsidR="00676E6A" w:rsidRDefault="00676E6A" w:rsidP="007E0330">
      <w:pPr>
        <w:pStyle w:val="footnote"/>
      </w:pPr>
      <w:r>
        <w:rPr>
          <w:rStyle w:val="FootnoteReference"/>
        </w:rPr>
        <w:footnoteRef/>
      </w:r>
      <w:r>
        <w:t xml:space="preserve"> [JS] [] found in Coptic</w:t>
      </w:r>
    </w:p>
  </w:footnote>
  <w:footnote w:id="282">
    <w:p w14:paraId="5A6B4D6B" w14:textId="65293C06" w:rsidR="00676E6A" w:rsidRPr="004A3E27" w:rsidRDefault="00676E6A"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3">
    <w:p w14:paraId="7D7FC96A" w14:textId="1FA8AB7E" w:rsidR="00676E6A" w:rsidRDefault="00676E6A" w:rsidP="007E0330">
      <w:pPr>
        <w:pStyle w:val="footnote"/>
      </w:pPr>
      <w:r>
        <w:rPr>
          <w:rStyle w:val="FootnoteReference"/>
        </w:rPr>
        <w:footnoteRef/>
      </w:r>
      <w:r>
        <w:t xml:space="preserve"> [JS] “showed me” or “made known to me”</w:t>
      </w:r>
    </w:p>
  </w:footnote>
  <w:footnote w:id="284">
    <w:p w14:paraId="6185D531" w14:textId="77777777" w:rsidR="00676E6A" w:rsidRPr="004A3E27" w:rsidRDefault="00676E6A" w:rsidP="00BD5BBE">
      <w:pPr>
        <w:pStyle w:val="footnote"/>
      </w:pPr>
      <w:r w:rsidRPr="004A3E27">
        <w:rPr>
          <w:rStyle w:val="FootnoteReference"/>
        </w:rPr>
        <w:footnoteRef/>
      </w:r>
      <w:r w:rsidRPr="004A3E27">
        <w:t xml:space="preserve"> Exodus 12:22; John 19:29; Hebrews 9:19.</w:t>
      </w:r>
    </w:p>
  </w:footnote>
  <w:footnote w:id="285">
    <w:p w14:paraId="3533F1BB" w14:textId="71B96EA6" w:rsidR="00676E6A" w:rsidRDefault="00676E6A" w:rsidP="007E0330">
      <w:pPr>
        <w:pStyle w:val="footnote"/>
      </w:pPr>
      <w:r>
        <w:rPr>
          <w:rStyle w:val="FootnoteReference"/>
        </w:rPr>
        <w:footnoteRef/>
      </w:r>
      <w:r>
        <w:t xml:space="preserve"> [JS] literally “face”.</w:t>
      </w:r>
    </w:p>
  </w:footnote>
  <w:footnote w:id="286">
    <w:p w14:paraId="1F9FC60F" w14:textId="3E919970" w:rsidR="00676E6A" w:rsidRDefault="00676E6A" w:rsidP="005E4259">
      <w:pPr>
        <w:pStyle w:val="footnote"/>
      </w:pPr>
      <w:r>
        <w:rPr>
          <w:rStyle w:val="FootnoteReference"/>
        </w:rPr>
        <w:footnoteRef/>
      </w:r>
      <w:r>
        <w:t xml:space="preserve"> [JS] or “blood-guiltiness”</w:t>
      </w:r>
    </w:p>
  </w:footnote>
  <w:footnote w:id="287">
    <w:p w14:paraId="202128F8" w14:textId="4DFF74D6" w:rsidR="00676E6A" w:rsidRDefault="00676E6A" w:rsidP="00284568">
      <w:pPr>
        <w:pStyle w:val="footnote"/>
      </w:pPr>
      <w:r>
        <w:rPr>
          <w:rStyle w:val="FootnoteReference"/>
        </w:rPr>
        <w:footnoteRef/>
      </w:r>
      <w:r>
        <w:t xml:space="preserve"> [JS] or “gives thanks to,” or “thankfully confess You with praise”</w:t>
      </w:r>
    </w:p>
  </w:footnote>
  <w:footnote w:id="288">
    <w:p w14:paraId="6650920A" w14:textId="4D441CB0" w:rsidR="00676E6A" w:rsidRPr="004A3E27" w:rsidRDefault="00676E6A"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w:t>
      </w:r>
      <w:r>
        <w:t>Cf</w:t>
      </w:r>
      <w:r w:rsidRPr="004A3E27">
        <w:t>. Rom. 1:2-4.</w:t>
      </w:r>
    </w:p>
  </w:footnote>
  <w:footnote w:id="289">
    <w:p w14:paraId="3BFF7049" w14:textId="77777777" w:rsidR="00676E6A" w:rsidRPr="004A3E27" w:rsidRDefault="00676E6A"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0">
    <w:p w14:paraId="45B1AA56" w14:textId="765C7C37" w:rsidR="00676E6A" w:rsidRDefault="00676E6A" w:rsidP="00284568">
      <w:pPr>
        <w:pStyle w:val="footnote"/>
      </w:pPr>
      <w:r>
        <w:rPr>
          <w:rStyle w:val="FootnoteReference"/>
        </w:rPr>
        <w:footnoteRef/>
      </w:r>
      <w:r>
        <w:t xml:space="preserve"> [JS] or “give thanks to You,” or “thankfully confess You with praise”</w:t>
      </w:r>
    </w:p>
  </w:footnote>
  <w:footnote w:id="291">
    <w:p w14:paraId="51837483" w14:textId="77777777" w:rsidR="00676E6A" w:rsidRPr="004A3E27" w:rsidRDefault="00676E6A"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2">
    <w:p w14:paraId="3B19B72F" w14:textId="77777777" w:rsidR="00676E6A" w:rsidRPr="004A3E27" w:rsidRDefault="00676E6A" w:rsidP="00BD5BBE">
      <w:pPr>
        <w:pStyle w:val="footnote"/>
      </w:pPr>
      <w:r w:rsidRPr="004A3E27">
        <w:rPr>
          <w:rStyle w:val="FootnoteReference"/>
        </w:rPr>
        <w:footnoteRef/>
      </w:r>
      <w:r w:rsidRPr="004A3E27">
        <w:t xml:space="preserve"> Lk. 10:18; 2 Thess. 1:6.</w:t>
      </w:r>
    </w:p>
  </w:footnote>
  <w:footnote w:id="293">
    <w:p w14:paraId="649547A2" w14:textId="77777777" w:rsidR="00676E6A" w:rsidRPr="004A3E27" w:rsidRDefault="00676E6A"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4">
    <w:p w14:paraId="4184D201" w14:textId="3A3901AE" w:rsidR="00676E6A" w:rsidRDefault="00676E6A" w:rsidP="00125EB7">
      <w:pPr>
        <w:pStyle w:val="footnote"/>
      </w:pPr>
      <w:r>
        <w:rPr>
          <w:rStyle w:val="FootnoteReference"/>
        </w:rPr>
        <w:footnoteRef/>
      </w:r>
      <w:r>
        <w:t xml:space="preserve"> [JS] “it” refers to the iniquity and strife.</w:t>
      </w:r>
    </w:p>
  </w:footnote>
  <w:footnote w:id="295">
    <w:p w14:paraId="4DEA0F95" w14:textId="27D8C248" w:rsidR="00676E6A" w:rsidRPr="004A3E27" w:rsidRDefault="00676E6A" w:rsidP="00BD5BBE">
      <w:pPr>
        <w:pStyle w:val="footnote"/>
      </w:pPr>
      <w:r w:rsidRPr="004A3E27">
        <w:rPr>
          <w:rStyle w:val="FootnoteReference"/>
        </w:rPr>
        <w:footnoteRef/>
      </w:r>
      <w:r w:rsidRPr="004A3E27">
        <w:t xml:space="preserve"> </w:t>
      </w:r>
      <w:r>
        <w:t>cf</w:t>
      </w:r>
      <w:r w:rsidRPr="004A3E27">
        <w:t>. 1 Peter 5:7.</w:t>
      </w:r>
    </w:p>
  </w:footnote>
  <w:footnote w:id="296">
    <w:p w14:paraId="27649907" w14:textId="3BE538AE" w:rsidR="00676E6A" w:rsidRPr="004A3E27" w:rsidRDefault="00676E6A" w:rsidP="00BD5BBE">
      <w:pPr>
        <w:pStyle w:val="footnote"/>
      </w:pPr>
      <w:r w:rsidRPr="004A3E27">
        <w:rPr>
          <w:rStyle w:val="FootnoteReference"/>
        </w:rPr>
        <w:footnoteRef/>
      </w:r>
      <w:r w:rsidRPr="004A3E27">
        <w:t xml:space="preserve"> </w:t>
      </w:r>
      <w:r>
        <w:t>cf</w:t>
      </w:r>
      <w:r w:rsidRPr="004A3E27">
        <w:t>. Ephes 6:12; 1 Tim 4:1; Rev. 16:14.</w:t>
      </w:r>
    </w:p>
  </w:footnote>
  <w:footnote w:id="297">
    <w:p w14:paraId="2999B88D" w14:textId="4A88AAD6" w:rsidR="00676E6A" w:rsidRDefault="00676E6A" w:rsidP="00A8553A">
      <w:pPr>
        <w:pStyle w:val="footnote"/>
      </w:pPr>
      <w:r>
        <w:rPr>
          <w:rStyle w:val="FootnoteReference"/>
        </w:rPr>
        <w:footnoteRef/>
      </w:r>
      <w:r>
        <w:t xml:space="preserve"> [JS] NETS omits “not”</w:t>
      </w:r>
    </w:p>
  </w:footnote>
  <w:footnote w:id="298">
    <w:p w14:paraId="594F6979" w14:textId="77777777" w:rsidR="00676E6A" w:rsidRPr="004A3E27" w:rsidRDefault="00676E6A"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9">
    <w:p w14:paraId="568E2F2E" w14:textId="77777777" w:rsidR="00676E6A" w:rsidRPr="004A3E27" w:rsidRDefault="00676E6A"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0">
    <w:p w14:paraId="6DBE026F" w14:textId="65E17A50" w:rsidR="00676E6A" w:rsidRDefault="00676E6A" w:rsidP="003E4AFE">
      <w:pPr>
        <w:pStyle w:val="footnote"/>
      </w:pPr>
      <w:r>
        <w:rPr>
          <w:rStyle w:val="FootnoteReference"/>
        </w:rPr>
        <w:footnoteRef/>
      </w:r>
      <w:r>
        <w:t xml:space="preserve"> [JS] or “I will sing and praise,” or “I will sing and make music”</w:t>
      </w:r>
    </w:p>
  </w:footnote>
  <w:footnote w:id="301">
    <w:p w14:paraId="5EA08A63" w14:textId="7ED730C0" w:rsidR="00676E6A" w:rsidRDefault="00676E6A" w:rsidP="003E4AFE">
      <w:pPr>
        <w:pStyle w:val="footnote"/>
      </w:pPr>
      <w:r>
        <w:rPr>
          <w:rStyle w:val="FootnoteReference"/>
        </w:rPr>
        <w:footnoteRef/>
      </w:r>
      <w:r>
        <w:t xml:space="preserve"> [JS] or “I will give thanks to You,” or “I will thankfully confess You with praise”</w:t>
      </w:r>
    </w:p>
  </w:footnote>
  <w:footnote w:id="302">
    <w:p w14:paraId="2EF83620" w14:textId="1732A893" w:rsidR="00676E6A" w:rsidRDefault="00676E6A" w:rsidP="005C1F97">
      <w:pPr>
        <w:pStyle w:val="footnote"/>
      </w:pPr>
      <w:r>
        <w:rPr>
          <w:rStyle w:val="FootnoteReference"/>
        </w:rPr>
        <w:footnoteRef/>
      </w:r>
      <w:r>
        <w:t xml:space="preserve"> [JS] Coptic has “Name” in place of “mercy”.</w:t>
      </w:r>
    </w:p>
  </w:footnote>
  <w:footnote w:id="303">
    <w:p w14:paraId="62A6540D" w14:textId="77777777" w:rsidR="00676E6A" w:rsidRPr="004A3E27" w:rsidRDefault="00676E6A" w:rsidP="00BD5BBE">
      <w:pPr>
        <w:pStyle w:val="footnote"/>
      </w:pPr>
      <w:r w:rsidRPr="004A3E27">
        <w:rPr>
          <w:rStyle w:val="FootnoteReference"/>
        </w:rPr>
        <w:footnoteRef/>
      </w:r>
      <w:r w:rsidRPr="004A3E27">
        <w:t xml:space="preserve"> Verses 8-12 are repeated almost verbatim in Ps. 107:2-6.</w:t>
      </w:r>
    </w:p>
  </w:footnote>
  <w:footnote w:id="304">
    <w:p w14:paraId="3A60B5BF" w14:textId="4103FFA5" w:rsidR="00676E6A" w:rsidRDefault="00676E6A" w:rsidP="0080248C">
      <w:pPr>
        <w:pStyle w:val="footnote"/>
      </w:pPr>
      <w:r>
        <w:rPr>
          <w:rStyle w:val="FootnoteReference"/>
        </w:rPr>
        <w:footnoteRef/>
      </w:r>
      <w:r>
        <w:t xml:space="preserve"> [JS] or “the lawless,” or “those that do wickedness”</w:t>
      </w:r>
    </w:p>
  </w:footnote>
  <w:footnote w:id="305">
    <w:p w14:paraId="21F36685" w14:textId="77777777" w:rsidR="00676E6A" w:rsidRPr="004A3E27" w:rsidRDefault="00676E6A" w:rsidP="00BD5BBE">
      <w:pPr>
        <w:pStyle w:val="footnote"/>
      </w:pPr>
      <w:r w:rsidRPr="004A3E27">
        <w:rPr>
          <w:rStyle w:val="FootnoteReference"/>
        </w:rPr>
        <w:footnoteRef/>
      </w:r>
      <w:r w:rsidRPr="004A3E27">
        <w:t xml:space="preserve"> Mercy: love (Luke 10:37).</w:t>
      </w:r>
    </w:p>
  </w:footnote>
  <w:footnote w:id="306">
    <w:p w14:paraId="6EFF888C" w14:textId="1261A193" w:rsidR="00676E6A" w:rsidRPr="004A3E27" w:rsidRDefault="00676E6A"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7">
    <w:p w14:paraId="42604FE7" w14:textId="77777777" w:rsidR="00676E6A" w:rsidRPr="004A3E27" w:rsidRDefault="00676E6A" w:rsidP="00BD5BBE">
      <w:pPr>
        <w:pStyle w:val="footnote"/>
      </w:pPr>
      <w:r w:rsidRPr="004A3E27">
        <w:rPr>
          <w:rStyle w:val="FootnoteReference"/>
        </w:rPr>
        <w:footnoteRef/>
      </w:r>
      <w:r w:rsidRPr="004A3E27">
        <w:t xml:space="preserve"> Washbowl: i.e. reduced to the most menial servitude.</w:t>
      </w:r>
    </w:p>
  </w:footnote>
  <w:footnote w:id="308">
    <w:p w14:paraId="03E619D4" w14:textId="1339E3A3" w:rsidR="00676E6A" w:rsidRPr="004A3E27" w:rsidRDefault="00676E6A"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09">
    <w:p w14:paraId="2D798361" w14:textId="77777777" w:rsidR="00676E6A" w:rsidRPr="004A3E27" w:rsidRDefault="00676E6A"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0">
    <w:p w14:paraId="29B1DDE8" w14:textId="45FA342F" w:rsidR="00676E6A" w:rsidRPr="004A3E27" w:rsidRDefault="00676E6A"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1">
    <w:p w14:paraId="279AD391" w14:textId="274C1C9A" w:rsidR="00676E6A" w:rsidRPr="004A3E27" w:rsidRDefault="00676E6A"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2">
    <w:p w14:paraId="7753865A" w14:textId="3B559F98" w:rsidR="00676E6A" w:rsidRDefault="00676E6A" w:rsidP="009C1AC4">
      <w:pPr>
        <w:pStyle w:val="footnote"/>
      </w:pPr>
      <w:r>
        <w:rPr>
          <w:rStyle w:val="FootnoteReference"/>
        </w:rPr>
        <w:footnoteRef/>
      </w:r>
      <w:r>
        <w:t xml:space="preserve"> [JS] OSB has, “they are altogether useless.” NETS has “they together derive from vanity.</w:t>
      </w:r>
    </w:p>
  </w:footnote>
  <w:footnote w:id="313">
    <w:p w14:paraId="20ED6838" w14:textId="77777777" w:rsidR="00676E6A" w:rsidRPr="004A3E27" w:rsidRDefault="00676E6A" w:rsidP="009C1AC4">
      <w:pPr>
        <w:pStyle w:val="footnote"/>
      </w:pPr>
      <w:r w:rsidRPr="004A3E27">
        <w:rPr>
          <w:rStyle w:val="FootnoteReference"/>
        </w:rPr>
        <w:footnoteRef/>
      </w:r>
      <w:r w:rsidRPr="004A3E27">
        <w:t xml:space="preserve"> Job. 33:14.</w:t>
      </w:r>
    </w:p>
  </w:footnote>
  <w:footnote w:id="314">
    <w:p w14:paraId="3F4DF601" w14:textId="362CF8F1" w:rsidR="00676E6A" w:rsidRDefault="00676E6A" w:rsidP="004F49CE">
      <w:pPr>
        <w:pStyle w:val="footnote"/>
      </w:pPr>
      <w:r>
        <w:rPr>
          <w:rStyle w:val="FootnoteReference"/>
        </w:rPr>
        <w:footnoteRef/>
      </w:r>
      <w:r>
        <w:t xml:space="preserve"> [JS] literally, “holy place”</w:t>
      </w:r>
    </w:p>
  </w:footnote>
  <w:footnote w:id="315">
    <w:p w14:paraId="686CF1C0" w14:textId="1BBF228C" w:rsidR="00676E6A" w:rsidRPr="004A3E27" w:rsidRDefault="00676E6A"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6">
    <w:p w14:paraId="4BD1F676" w14:textId="28A76380" w:rsidR="00676E6A" w:rsidRDefault="00676E6A" w:rsidP="00C0729B">
      <w:pPr>
        <w:pStyle w:val="footnote"/>
      </w:pPr>
      <w:r>
        <w:rPr>
          <w:rStyle w:val="FootnoteReference"/>
        </w:rPr>
        <w:footnoteRef/>
      </w:r>
      <w:r>
        <w:t xml:space="preserve"> [JS] Fr. Athanasius’ translation from the Coptic has “shall glory”</w:t>
      </w:r>
    </w:p>
  </w:footnote>
  <w:footnote w:id="317">
    <w:p w14:paraId="33DDB994" w14:textId="5E62FF5E" w:rsidR="00676E6A" w:rsidRDefault="00676E6A" w:rsidP="00627006">
      <w:pPr>
        <w:pStyle w:val="footnote"/>
      </w:pPr>
      <w:r>
        <w:rPr>
          <w:rStyle w:val="FootnoteReference"/>
        </w:rPr>
        <w:footnoteRef/>
      </w:r>
      <w:r>
        <w:t xml:space="preserve"> All but Fr. Athanasius’ translation from the Coptic have “and a vow will be paid to You in Jerusalem”</w:t>
      </w:r>
    </w:p>
  </w:footnote>
  <w:footnote w:id="318">
    <w:p w14:paraId="7806F1DC" w14:textId="6D5F9E7B" w:rsidR="00676E6A" w:rsidRDefault="00676E6A" w:rsidP="00722B95">
      <w:pPr>
        <w:pStyle w:val="footnote"/>
      </w:pPr>
      <w:r>
        <w:rPr>
          <w:rStyle w:val="FootnoteReference"/>
        </w:rPr>
        <w:footnoteRef/>
      </w:r>
      <w:r>
        <w:t xml:space="preserve"> [] Found in Fr. Athanasius’ translation from the Coptic</w:t>
      </w:r>
    </w:p>
  </w:footnote>
  <w:footnote w:id="319">
    <w:p w14:paraId="36833249" w14:textId="34120CF1" w:rsidR="00676E6A" w:rsidRPr="004A3E27" w:rsidRDefault="00676E6A"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20">
    <w:p w14:paraId="622CE4B2" w14:textId="77777777" w:rsidR="00676E6A" w:rsidRPr="004A3E27" w:rsidRDefault="00676E6A" w:rsidP="00BD5BBE">
      <w:pPr>
        <w:pStyle w:val="footnote"/>
      </w:pPr>
      <w:r w:rsidRPr="004A3E27">
        <w:rPr>
          <w:rStyle w:val="FootnoteReference"/>
        </w:rPr>
        <w:footnoteRef/>
      </w:r>
      <w:r w:rsidRPr="004A3E27">
        <w:t xml:space="preserve"> So the Slavonic (Greek often omits ‘stillest’).</w:t>
      </w:r>
    </w:p>
  </w:footnote>
  <w:footnote w:id="321">
    <w:p w14:paraId="0BA13A66" w14:textId="54830EC5" w:rsidR="00676E6A" w:rsidRDefault="00676E6A" w:rsidP="005438BF">
      <w:pPr>
        <w:pStyle w:val="footnote"/>
      </w:pPr>
      <w:r>
        <w:rPr>
          <w:rStyle w:val="FootnoteReference"/>
        </w:rPr>
        <w:footnoteRef/>
      </w:r>
      <w:r>
        <w:t xml:space="preserve"> [JS] lit, “filled with fatness.”</w:t>
      </w:r>
    </w:p>
  </w:footnote>
  <w:footnote w:id="322">
    <w:p w14:paraId="6F4E7A1F" w14:textId="704DC134" w:rsidR="00676E6A" w:rsidRPr="004A3E27" w:rsidRDefault="00676E6A"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23">
    <w:p w14:paraId="30AFE1F6" w14:textId="77777777" w:rsidR="00676E6A" w:rsidRPr="004A3E27" w:rsidRDefault="00676E6A"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24">
    <w:p w14:paraId="667C6704" w14:textId="77777777" w:rsidR="00676E6A" w:rsidRPr="004A3E27" w:rsidRDefault="00676E6A"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25">
    <w:p w14:paraId="4D88FDB0" w14:textId="77777777" w:rsidR="00676E6A" w:rsidRPr="004A3E27" w:rsidRDefault="00676E6A" w:rsidP="00BD5BBE">
      <w:pPr>
        <w:pStyle w:val="footnote"/>
      </w:pPr>
      <w:r w:rsidRPr="004A3E27">
        <w:rPr>
          <w:rStyle w:val="FootnoteReference"/>
        </w:rPr>
        <w:footnoteRef/>
      </w:r>
      <w:r w:rsidRPr="004A3E27">
        <w:t xml:space="preserve"> See footnote 62. &lt;2 previously&gt;</w:t>
      </w:r>
    </w:p>
  </w:footnote>
  <w:footnote w:id="326">
    <w:p w14:paraId="520E1D4D" w14:textId="70DD6036" w:rsidR="00676E6A" w:rsidRDefault="00676E6A" w:rsidP="000E01D1">
      <w:pPr>
        <w:pStyle w:val="footnote"/>
      </w:pPr>
      <w:r>
        <w:rPr>
          <w:rStyle w:val="FootnoteReference"/>
        </w:rPr>
        <w:footnoteRef/>
      </w:r>
      <w:r>
        <w:t xml:space="preserve"> [JS], “do obeisance”, i.e. prostrate, not just an attitude, but an act</w:t>
      </w:r>
    </w:p>
  </w:footnote>
  <w:footnote w:id="327">
    <w:p w14:paraId="1B791EBC" w14:textId="77777777" w:rsidR="00676E6A" w:rsidRPr="004A3E27" w:rsidRDefault="00676E6A"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8">
    <w:p w14:paraId="109CC4F4" w14:textId="77777777" w:rsidR="00676E6A" w:rsidRPr="004A3E27" w:rsidRDefault="00676E6A" w:rsidP="00BD5BBE">
      <w:pPr>
        <w:pStyle w:val="footnote"/>
      </w:pPr>
      <w:r w:rsidRPr="004A3E27">
        <w:rPr>
          <w:rStyle w:val="FootnoteReference"/>
        </w:rPr>
        <w:footnoteRef/>
      </w:r>
      <w:r w:rsidRPr="004A3E27">
        <w:t xml:space="preserve"> ‘What God has planned for His lovers’ (1 Cor. 2:9).</w:t>
      </w:r>
    </w:p>
  </w:footnote>
  <w:footnote w:id="329">
    <w:p w14:paraId="096C8EE6" w14:textId="40879E1D" w:rsidR="00676E6A" w:rsidRDefault="00676E6A" w:rsidP="000E01D1">
      <w:pPr>
        <w:pStyle w:val="footnote"/>
      </w:pPr>
      <w:r>
        <w:rPr>
          <w:rStyle w:val="FootnoteReference"/>
        </w:rPr>
        <w:footnoteRef/>
      </w:r>
      <w:r>
        <w:t xml:space="preserve"> [JS] Fr. Lazarus has, “for”</w:t>
      </w:r>
    </w:p>
  </w:footnote>
  <w:footnote w:id="330">
    <w:p w14:paraId="693C7006" w14:textId="4BAA4AB8" w:rsidR="00676E6A" w:rsidRPr="004A3E27" w:rsidRDefault="00676E6A"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31">
    <w:p w14:paraId="4EA27689" w14:textId="41C52921" w:rsidR="00676E6A" w:rsidRPr="004A3E27" w:rsidRDefault="00676E6A"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2">
    <w:p w14:paraId="49AA563D" w14:textId="77777777" w:rsidR="00676E6A" w:rsidRPr="004A3E27" w:rsidRDefault="00676E6A"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33">
    <w:p w14:paraId="26BB2E4A" w14:textId="256060DE" w:rsidR="00676E6A" w:rsidRPr="004A3E27" w:rsidRDefault="00676E6A"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34">
    <w:p w14:paraId="7DEE92CE" w14:textId="409EAD51" w:rsidR="00676E6A" w:rsidRDefault="00676E6A" w:rsidP="00F81502">
      <w:pPr>
        <w:pStyle w:val="footnote"/>
      </w:pPr>
      <w:r>
        <w:rPr>
          <w:rStyle w:val="FootnoteReference"/>
        </w:rPr>
        <w:footnoteRef/>
      </w:r>
      <w:r>
        <w:t xml:space="preserve"> [JS] or “give thanks to You” or “thankfully confess You with praise”</w:t>
      </w:r>
    </w:p>
  </w:footnote>
  <w:footnote w:id="335">
    <w:p w14:paraId="29F3A7DD" w14:textId="66A81F41" w:rsidR="00676E6A" w:rsidRDefault="00676E6A" w:rsidP="00F81502">
      <w:pPr>
        <w:pStyle w:val="footnote"/>
      </w:pPr>
      <w:r>
        <w:rPr>
          <w:rStyle w:val="FootnoteReference"/>
        </w:rPr>
        <w:footnoteRef/>
      </w:r>
      <w:r>
        <w:t xml:space="preserve"> [JS] or “praise You” or “give thanks to You” or “thankfully confess You with praise”</w:t>
      </w:r>
    </w:p>
  </w:footnote>
  <w:footnote w:id="336">
    <w:p w14:paraId="75EB9556" w14:textId="77777777" w:rsidR="00676E6A" w:rsidRPr="004A3E27" w:rsidRDefault="00676E6A"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7">
    <w:p w14:paraId="69CCF6E1" w14:textId="734C2AF2" w:rsidR="00676E6A" w:rsidRPr="004A3E27" w:rsidRDefault="00676E6A" w:rsidP="00BD5BBE">
      <w:pPr>
        <w:pStyle w:val="footnote"/>
      </w:pPr>
      <w:r w:rsidRPr="004A3E27">
        <w:rPr>
          <w:rStyle w:val="FootnoteReference"/>
        </w:rPr>
        <w:footnoteRef/>
      </w:r>
      <w:r w:rsidRPr="004A3E27">
        <w:t xml:space="preserve"> Numbers 10:35. </w:t>
      </w:r>
      <w:r>
        <w:t>Cf</w:t>
      </w:r>
      <w:r w:rsidRPr="004A3E27">
        <w:t>. Exodus 14.</w:t>
      </w:r>
    </w:p>
  </w:footnote>
  <w:footnote w:id="338">
    <w:p w14:paraId="772812A4" w14:textId="77777777" w:rsidR="00676E6A" w:rsidRPr="004A3E27" w:rsidRDefault="00676E6A"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9">
    <w:p w14:paraId="648336FE" w14:textId="679542B0" w:rsidR="00676E6A" w:rsidRDefault="00676E6A" w:rsidP="00A66BCD">
      <w:pPr>
        <w:pStyle w:val="footnote"/>
      </w:pPr>
      <w:r>
        <w:rPr>
          <w:rStyle w:val="FootnoteReference"/>
        </w:rPr>
        <w:footnoteRef/>
      </w:r>
      <w:r>
        <w:t xml:space="preserve"> [JS] literally, “before the face of”</w:t>
      </w:r>
    </w:p>
  </w:footnote>
  <w:footnote w:id="340">
    <w:p w14:paraId="576015E9" w14:textId="7C434A30" w:rsidR="00676E6A" w:rsidRPr="004A3E27" w:rsidRDefault="00676E6A"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41">
    <w:p w14:paraId="528CA841" w14:textId="6B333BD0" w:rsidR="00676E6A" w:rsidRDefault="00676E6A" w:rsidP="003863C1">
      <w:pPr>
        <w:pStyle w:val="footnote"/>
      </w:pPr>
      <w:r>
        <w:rPr>
          <w:rStyle w:val="FootnoteReference"/>
        </w:rPr>
        <w:footnoteRef/>
      </w:r>
      <w:r>
        <w:t xml:space="preserve"> [JS] literally “hosts”</w:t>
      </w:r>
    </w:p>
  </w:footnote>
  <w:footnote w:id="342">
    <w:p w14:paraId="65E1E4C5" w14:textId="144C5288" w:rsidR="00676E6A" w:rsidRDefault="00676E6A"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43">
    <w:p w14:paraId="1C35810F" w14:textId="7EDB3A13" w:rsidR="00676E6A" w:rsidRPr="004A3E27" w:rsidRDefault="00676E6A"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44">
    <w:p w14:paraId="182BF5C1" w14:textId="77B0A7B7" w:rsidR="00676E6A" w:rsidRDefault="00676E6A" w:rsidP="0080282E">
      <w:pPr>
        <w:pStyle w:val="footnote"/>
      </w:pPr>
      <w:r>
        <w:rPr>
          <w:rStyle w:val="FootnoteReference"/>
        </w:rPr>
        <w:footnoteRef/>
      </w:r>
      <w:r>
        <w:t xml:space="preserve"> [JS] literally, “ten-thousand fold”</w:t>
      </w:r>
    </w:p>
  </w:footnote>
  <w:footnote w:id="345">
    <w:p w14:paraId="1238C848" w14:textId="7921E5DF" w:rsidR="00676E6A" w:rsidRDefault="00676E6A" w:rsidP="0008590B">
      <w:pPr>
        <w:pStyle w:val="footnote"/>
      </w:pPr>
      <w:r>
        <w:rPr>
          <w:rStyle w:val="FootnoteReference"/>
        </w:rPr>
        <w:footnoteRef/>
      </w:r>
      <w:r>
        <w:t xml:space="preserve"> [JS] [] found in the Vespers Psalm for Athor 8, and then “God” is in place of “the Lord” in this next line.</w:t>
      </w:r>
    </w:p>
  </w:footnote>
  <w:footnote w:id="346">
    <w:p w14:paraId="4BA4E820" w14:textId="74DEA970" w:rsidR="00676E6A" w:rsidRPr="004A3E27" w:rsidRDefault="00676E6A" w:rsidP="00BD5BBE">
      <w:pPr>
        <w:pStyle w:val="footnote"/>
      </w:pPr>
      <w:r w:rsidRPr="004A3E27">
        <w:rPr>
          <w:rStyle w:val="FootnoteReference"/>
        </w:rPr>
        <w:footnoteRef/>
      </w:r>
      <w:r w:rsidRPr="004A3E27">
        <w:t xml:space="preserve"> </w:t>
      </w:r>
      <w:r>
        <w:t>Cf</w:t>
      </w:r>
      <w:r w:rsidRPr="004A3E27">
        <w:t>. Ephes. 4:8.</w:t>
      </w:r>
    </w:p>
  </w:footnote>
  <w:footnote w:id="347">
    <w:p w14:paraId="6F7FE73D" w14:textId="3ED6EBEB" w:rsidR="00676E6A" w:rsidRDefault="00676E6A" w:rsidP="00AC3180">
      <w:pPr>
        <w:pStyle w:val="footnote"/>
      </w:pPr>
      <w:r>
        <w:rPr>
          <w:rStyle w:val="FootnoteReference"/>
        </w:rPr>
        <w:footnoteRef/>
      </w:r>
      <w:r>
        <w:t xml:space="preserve"> [JS] “assemblies” or “congregations”</w:t>
      </w:r>
    </w:p>
  </w:footnote>
  <w:footnote w:id="348">
    <w:p w14:paraId="1069FF00" w14:textId="77777777" w:rsidR="00676E6A" w:rsidRPr="004A3E27" w:rsidRDefault="00676E6A"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49">
    <w:p w14:paraId="4D6861A4" w14:textId="77777777" w:rsidR="00676E6A" w:rsidRPr="004A3E27" w:rsidRDefault="00676E6A"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50">
    <w:p w14:paraId="3876A4B9" w14:textId="77777777" w:rsidR="00676E6A" w:rsidRPr="004A3E27" w:rsidRDefault="00676E6A"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51">
    <w:p w14:paraId="3A9A265F" w14:textId="622FDAFA" w:rsidR="00676E6A" w:rsidRPr="004A3E27" w:rsidRDefault="00676E6A"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52">
    <w:p w14:paraId="46BEEA32" w14:textId="77777777" w:rsidR="00676E6A" w:rsidRPr="004A3E27" w:rsidRDefault="00676E6A" w:rsidP="00BD5BBE">
      <w:pPr>
        <w:pStyle w:val="footnote"/>
      </w:pPr>
      <w:r w:rsidRPr="004A3E27">
        <w:rPr>
          <w:rStyle w:val="FootnoteReference"/>
        </w:rPr>
        <w:footnoteRef/>
      </w:r>
      <w:r w:rsidRPr="004A3E27">
        <w:t xml:space="preserve"> Mk. 15:29; Jn. 2:17; Rom. 15:3.</w:t>
      </w:r>
    </w:p>
  </w:footnote>
  <w:footnote w:id="353">
    <w:p w14:paraId="252B5848" w14:textId="77777777" w:rsidR="00676E6A" w:rsidRPr="004A3E27" w:rsidRDefault="00676E6A" w:rsidP="00BD5BBE">
      <w:pPr>
        <w:pStyle w:val="footnote"/>
      </w:pPr>
      <w:r w:rsidRPr="004A3E27">
        <w:rPr>
          <w:rStyle w:val="FootnoteReference"/>
        </w:rPr>
        <w:footnoteRef/>
      </w:r>
      <w:r w:rsidRPr="004A3E27">
        <w:t xml:space="preserve"> The elders and chief priests.</w:t>
      </w:r>
    </w:p>
  </w:footnote>
  <w:footnote w:id="354">
    <w:p w14:paraId="0AE68D03" w14:textId="77777777" w:rsidR="00676E6A" w:rsidRPr="004A3E27" w:rsidRDefault="00676E6A"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55">
    <w:p w14:paraId="49BC712C" w14:textId="77777777" w:rsidR="00676E6A" w:rsidRPr="004A3E27" w:rsidRDefault="00676E6A" w:rsidP="00BD5BBE">
      <w:pPr>
        <w:pStyle w:val="footnote"/>
      </w:pPr>
      <w:r w:rsidRPr="004A3E27">
        <w:rPr>
          <w:rStyle w:val="FootnoteReference"/>
        </w:rPr>
        <w:footnoteRef/>
      </w:r>
      <w:r w:rsidRPr="004A3E27">
        <w:t xml:space="preserve"> Mt. 16:21; Mk. 8:31.</w:t>
      </w:r>
    </w:p>
  </w:footnote>
  <w:footnote w:id="356">
    <w:p w14:paraId="5D4E90F4" w14:textId="77777777" w:rsidR="00676E6A" w:rsidRPr="004A3E27" w:rsidRDefault="00676E6A" w:rsidP="00BD5BBE">
      <w:pPr>
        <w:pStyle w:val="footnote"/>
      </w:pPr>
      <w:r w:rsidRPr="004A3E27">
        <w:rPr>
          <w:rStyle w:val="FootnoteReference"/>
        </w:rPr>
        <w:footnoteRef/>
      </w:r>
      <w:r w:rsidRPr="004A3E27">
        <w:t xml:space="preserve"> Mt. 27:34.</w:t>
      </w:r>
    </w:p>
  </w:footnote>
  <w:footnote w:id="357">
    <w:p w14:paraId="2A1BD707" w14:textId="2E0A380E" w:rsidR="00676E6A" w:rsidRPr="004A3E27" w:rsidRDefault="00676E6A" w:rsidP="00BD5BBE">
      <w:pPr>
        <w:pStyle w:val="footnote"/>
      </w:pPr>
      <w:r w:rsidRPr="004A3E27">
        <w:rPr>
          <w:rStyle w:val="FootnoteReference"/>
        </w:rPr>
        <w:footnoteRef/>
      </w:r>
      <w:r w:rsidRPr="004A3E27">
        <w:t xml:space="preserve"> </w:t>
      </w:r>
      <w:r>
        <w:t>Cf</w:t>
      </w:r>
      <w:r w:rsidRPr="004A3E27">
        <w:t>. Rom. 11:9,10.</w:t>
      </w:r>
    </w:p>
  </w:footnote>
  <w:footnote w:id="358">
    <w:p w14:paraId="09150116" w14:textId="70A37D6F" w:rsidR="00676E6A" w:rsidRPr="004A3E27" w:rsidRDefault="00676E6A"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59">
    <w:p w14:paraId="05D75ECB" w14:textId="77777777" w:rsidR="00676E6A" w:rsidRPr="004A3E27" w:rsidRDefault="00676E6A" w:rsidP="00BD5BBE">
      <w:pPr>
        <w:pStyle w:val="footnote"/>
      </w:pPr>
      <w:r w:rsidRPr="004A3E27">
        <w:rPr>
          <w:rStyle w:val="FootnoteReference"/>
        </w:rPr>
        <w:footnoteRef/>
      </w:r>
      <w:r w:rsidRPr="004A3E27">
        <w:t xml:space="preserve"> Ps. 69:3-7 differs only slightly from Ps. 39:15-18.</w:t>
      </w:r>
    </w:p>
  </w:footnote>
  <w:footnote w:id="360">
    <w:p w14:paraId="3C5E1D6F" w14:textId="58735F32" w:rsidR="00676E6A" w:rsidRDefault="00676E6A" w:rsidP="004F3DCD">
      <w:pPr>
        <w:pStyle w:val="footnote"/>
      </w:pPr>
      <w:r>
        <w:rPr>
          <w:rStyle w:val="FootnoteReference"/>
        </w:rPr>
        <w:footnoteRef/>
      </w:r>
      <w:r>
        <w:t xml:space="preserve"> [JS] “Good! Good!”, or “Aha! Aha!”, or “Well done! Well done!” what one says when they think they have beaten their opponent.</w:t>
      </w:r>
    </w:p>
  </w:footnote>
  <w:footnote w:id="361">
    <w:p w14:paraId="325C5542" w14:textId="77777777" w:rsidR="00676E6A" w:rsidRPr="004A3E27" w:rsidRDefault="00676E6A" w:rsidP="00BD5BBE">
      <w:pPr>
        <w:pStyle w:val="footnote"/>
      </w:pPr>
      <w:r w:rsidRPr="004A3E27">
        <w:rPr>
          <w:rStyle w:val="FootnoteReference"/>
        </w:rPr>
        <w:footnoteRef/>
      </w:r>
      <w:r w:rsidRPr="004A3E27">
        <w:t xml:space="preserve"> The first three lines of Psalms 70 and 30 are identical. See footnote there.</w:t>
      </w:r>
    </w:p>
  </w:footnote>
  <w:footnote w:id="362">
    <w:p w14:paraId="1B3F91B5" w14:textId="58F71B16" w:rsidR="00676E6A" w:rsidRPr="004A3E27" w:rsidRDefault="00676E6A"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63">
    <w:p w14:paraId="1479583A" w14:textId="0156B220" w:rsidR="00676E6A" w:rsidRDefault="00676E6A" w:rsidP="00C614C7">
      <w:pPr>
        <w:pStyle w:val="footnote"/>
      </w:pPr>
      <w:r>
        <w:rPr>
          <w:rStyle w:val="FootnoteReference"/>
        </w:rPr>
        <w:footnoteRef/>
      </w:r>
      <w:r>
        <w:t xml:space="preserve"> [JS] literally, “arm”.</w:t>
      </w:r>
    </w:p>
  </w:footnote>
  <w:footnote w:id="364">
    <w:p w14:paraId="523E76EA" w14:textId="77777777" w:rsidR="00676E6A" w:rsidRPr="004A3E27" w:rsidRDefault="00676E6A" w:rsidP="00C614C7">
      <w:pPr>
        <w:pStyle w:val="footnote"/>
      </w:pPr>
      <w:r w:rsidRPr="004A3E27">
        <w:rPr>
          <w:rStyle w:val="FootnoteReference"/>
        </w:rPr>
        <w:footnoteRef/>
      </w:r>
      <w:r w:rsidRPr="004A3E27">
        <w:t xml:space="preserve"> Ephes. 3:10; 4:8.</w:t>
      </w:r>
    </w:p>
  </w:footnote>
  <w:footnote w:id="365">
    <w:p w14:paraId="65732174" w14:textId="7AFAEA7C" w:rsidR="00676E6A" w:rsidRDefault="00676E6A" w:rsidP="00E269C1">
      <w:pPr>
        <w:pStyle w:val="footnote"/>
      </w:pPr>
      <w:r>
        <w:rPr>
          <w:rStyle w:val="FootnoteReference"/>
        </w:rPr>
        <w:footnoteRef/>
      </w:r>
      <w:r>
        <w:t xml:space="preserve"> [JS] or “praise Your” or “acknowledge You”, or “thankfully confess with praise [for Your]”</w:t>
      </w:r>
    </w:p>
  </w:footnote>
  <w:footnote w:id="366">
    <w:p w14:paraId="63D5291B" w14:textId="120CBC18" w:rsidR="00676E6A" w:rsidRPr="004A3E27" w:rsidRDefault="00676E6A"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67">
    <w:p w14:paraId="0396CA5A" w14:textId="2DEA52B7" w:rsidR="00676E6A" w:rsidRPr="004A3E27" w:rsidRDefault="00676E6A"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68">
    <w:p w14:paraId="145DE01A" w14:textId="6D6C89A5" w:rsidR="00676E6A" w:rsidRDefault="00676E6A" w:rsidP="00733705">
      <w:pPr>
        <w:pStyle w:val="footnote"/>
      </w:pPr>
      <w:r>
        <w:rPr>
          <w:rStyle w:val="FootnoteReference"/>
        </w:rPr>
        <w:footnoteRef/>
      </w:r>
      <w:r>
        <w:t xml:space="preserve"> [JS] literally “He will judge the poor of the people.”</w:t>
      </w:r>
    </w:p>
  </w:footnote>
  <w:footnote w:id="369">
    <w:p w14:paraId="4ADD947E" w14:textId="3381547D" w:rsidR="00676E6A" w:rsidRPr="004A3E27" w:rsidRDefault="00676E6A"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70">
    <w:p w14:paraId="31968FA6" w14:textId="77777777" w:rsidR="00676E6A" w:rsidRPr="004A3E27" w:rsidRDefault="00676E6A" w:rsidP="00BD5BBE">
      <w:pPr>
        <w:pStyle w:val="footnote"/>
      </w:pPr>
      <w:r w:rsidRPr="004A3E27">
        <w:rPr>
          <w:rStyle w:val="FootnoteReference"/>
        </w:rPr>
        <w:footnoteRef/>
      </w:r>
      <w:r w:rsidRPr="004A3E27">
        <w:t xml:space="preserve"> Rivers: Tigris and Euphrates.</w:t>
      </w:r>
    </w:p>
  </w:footnote>
  <w:footnote w:id="371">
    <w:p w14:paraId="7811A007" w14:textId="64EFDFFD" w:rsidR="00676E6A" w:rsidRPr="004A3E27" w:rsidRDefault="00676E6A" w:rsidP="00BD5BBE">
      <w:pPr>
        <w:pStyle w:val="footnote"/>
      </w:pPr>
      <w:r w:rsidRPr="004A3E27">
        <w:rPr>
          <w:rStyle w:val="FootnoteReference"/>
        </w:rPr>
        <w:footnoteRef/>
      </w:r>
      <w:r w:rsidRPr="004A3E27">
        <w:t xml:space="preserve"> </w:t>
      </w:r>
      <w:r>
        <w:t>Cf</w:t>
      </w:r>
      <w:r w:rsidRPr="004A3E27">
        <w:t>. Ps. 47:8.</w:t>
      </w:r>
    </w:p>
  </w:footnote>
  <w:footnote w:id="372">
    <w:p w14:paraId="34781B0F" w14:textId="1A0B612C" w:rsidR="00676E6A" w:rsidRDefault="00676E6A" w:rsidP="00E269C1">
      <w:pPr>
        <w:pStyle w:val="footnote"/>
      </w:pPr>
      <w:r>
        <w:rPr>
          <w:rStyle w:val="FootnoteReference"/>
        </w:rPr>
        <w:footnoteRef/>
      </w:r>
      <w:r>
        <w:t xml:space="preserve"> [JS] literally “do obeisance to”, i.e. the physical act of prostrating or bowing down.</w:t>
      </w:r>
    </w:p>
  </w:footnote>
  <w:footnote w:id="373">
    <w:p w14:paraId="57352CBF" w14:textId="0D12012F" w:rsidR="00676E6A" w:rsidRPr="004A3E27" w:rsidRDefault="00676E6A" w:rsidP="00BD5BBE">
      <w:pPr>
        <w:pStyle w:val="footnote"/>
      </w:pPr>
      <w:r w:rsidRPr="004A3E27">
        <w:rPr>
          <w:rStyle w:val="FootnoteReference"/>
        </w:rPr>
        <w:footnoteRef/>
      </w:r>
      <w:r w:rsidRPr="004A3E27">
        <w:t xml:space="preserve"> </w:t>
      </w:r>
      <w:r>
        <w:t>Cf</w:t>
      </w:r>
      <w:r w:rsidRPr="004A3E27">
        <w:t>. Rev. 1:18; Heb. 7:25; Num. 14:28.</w:t>
      </w:r>
    </w:p>
  </w:footnote>
  <w:footnote w:id="374">
    <w:p w14:paraId="2E026D23" w14:textId="77777777" w:rsidR="00676E6A" w:rsidRPr="004A3E27" w:rsidRDefault="00676E6A"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75">
    <w:p w14:paraId="549B615A" w14:textId="3D5483AF" w:rsidR="00676E6A" w:rsidRDefault="00676E6A" w:rsidP="004B572C">
      <w:pPr>
        <w:pStyle w:val="footnote"/>
      </w:pPr>
      <w:r>
        <w:rPr>
          <w:rStyle w:val="FootnoteReference"/>
        </w:rPr>
        <w:footnoteRef/>
      </w:r>
      <w:r>
        <w:t xml:space="preserve"> [JS] Fr. Athanasius has, “all nations shall glorify Him.</w:t>
      </w:r>
    </w:p>
  </w:footnote>
  <w:footnote w:id="376">
    <w:p w14:paraId="550199CE" w14:textId="322C0FE5" w:rsidR="00676E6A" w:rsidRDefault="00676E6A" w:rsidP="005B5466">
      <w:pPr>
        <w:pStyle w:val="footnote"/>
      </w:pPr>
      <w:r>
        <w:rPr>
          <w:rStyle w:val="FootnoteReference"/>
        </w:rPr>
        <w:footnoteRef/>
      </w:r>
      <w:r>
        <w:t xml:space="preserve"> [JS] or, “So be it! So be it!”</w:t>
      </w:r>
    </w:p>
  </w:footnote>
  <w:footnote w:id="377">
    <w:p w14:paraId="2E2191B6" w14:textId="77777777" w:rsidR="00676E6A" w:rsidRPr="004A3E27" w:rsidRDefault="00676E6A"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78">
    <w:p w14:paraId="58DFBD38" w14:textId="77777777" w:rsidR="00676E6A" w:rsidRPr="004A3E27" w:rsidRDefault="00676E6A"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676E6A" w:rsidRPr="004A3E27" w:rsidRDefault="00676E6A" w:rsidP="00BD5BBE">
      <w:pPr>
        <w:pStyle w:val="footnote"/>
      </w:pPr>
      <w:r w:rsidRPr="004A3E27">
        <w:tab/>
        <w:t>For them there are no pains;</w:t>
      </w:r>
    </w:p>
    <w:p w14:paraId="15E57D33" w14:textId="77777777" w:rsidR="00676E6A" w:rsidRPr="004A3E27" w:rsidRDefault="00676E6A" w:rsidP="00BD5BBE">
      <w:pPr>
        <w:pStyle w:val="footnote"/>
      </w:pPr>
      <w:r w:rsidRPr="004A3E27">
        <w:tab/>
        <w:t>fit and strong are their bodies.</w:t>
      </w:r>
    </w:p>
  </w:footnote>
  <w:footnote w:id="379">
    <w:p w14:paraId="2000D9CE" w14:textId="77777777" w:rsidR="00676E6A" w:rsidRPr="004A3E27" w:rsidRDefault="00676E6A" w:rsidP="00BD5BBE">
      <w:pPr>
        <w:pStyle w:val="footnote"/>
      </w:pPr>
      <w:r w:rsidRPr="004A3E27">
        <w:rPr>
          <w:rStyle w:val="FootnoteReference"/>
        </w:rPr>
        <w:footnoteRef/>
      </w:r>
      <w:r w:rsidRPr="004A3E27">
        <w:t xml:space="preserve"> The apparent success and prosperity of the godless is transitory and short-lived.</w:t>
      </w:r>
    </w:p>
  </w:footnote>
  <w:footnote w:id="380">
    <w:p w14:paraId="5BB08A3A" w14:textId="77777777" w:rsidR="00676E6A" w:rsidRPr="004A3E27" w:rsidRDefault="00676E6A"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81">
    <w:p w14:paraId="1EB3BD79" w14:textId="77777777" w:rsidR="00676E6A" w:rsidRPr="004A3E27" w:rsidRDefault="00676E6A"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82">
    <w:p w14:paraId="70787BBC" w14:textId="7DA1EC54" w:rsidR="00676E6A" w:rsidRPr="004A3E27" w:rsidRDefault="00676E6A"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83">
    <w:p w14:paraId="592FBEA7" w14:textId="77777777" w:rsidR="00676E6A" w:rsidRPr="004A3E27" w:rsidRDefault="00676E6A"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84">
    <w:p w14:paraId="17B1E11D" w14:textId="77777777" w:rsidR="00676E6A" w:rsidRPr="004A3E27" w:rsidRDefault="00676E6A"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85">
    <w:p w14:paraId="1E15E436" w14:textId="77777777" w:rsidR="00676E6A" w:rsidRPr="004A3E27" w:rsidRDefault="00676E6A"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86">
    <w:p w14:paraId="52B2065B" w14:textId="28E7781C" w:rsidR="00676E6A" w:rsidRDefault="00676E6A" w:rsidP="004B0577">
      <w:pPr>
        <w:pStyle w:val="footnote"/>
      </w:pPr>
      <w:r>
        <w:rPr>
          <w:rStyle w:val="FootnoteReference"/>
        </w:rPr>
        <w:footnoteRef/>
      </w:r>
      <w:r>
        <w:t xml:space="preserve"> [JS] holy places, could refer to a place, or people, i.e. “among Your saints”.</w:t>
      </w:r>
    </w:p>
  </w:footnote>
  <w:footnote w:id="387">
    <w:p w14:paraId="3D3DC9BD" w14:textId="4BA8FE39" w:rsidR="00676E6A" w:rsidRDefault="00676E6A" w:rsidP="004B0577">
      <w:pPr>
        <w:pStyle w:val="footnote"/>
      </w:pPr>
      <w:r>
        <w:rPr>
          <w:rStyle w:val="FootnoteReference"/>
        </w:rPr>
        <w:footnoteRef/>
      </w:r>
      <w:r>
        <w:t xml:space="preserve"> [JS] or emblems.</w:t>
      </w:r>
    </w:p>
  </w:footnote>
  <w:footnote w:id="388">
    <w:p w14:paraId="48E0BAD1" w14:textId="77777777" w:rsidR="00676E6A" w:rsidRPr="004A3E27" w:rsidRDefault="00676E6A" w:rsidP="00BD5BBE">
      <w:pPr>
        <w:pStyle w:val="footnote"/>
      </w:pPr>
      <w:r w:rsidRPr="004A3E27">
        <w:rPr>
          <w:rStyle w:val="FootnoteReference"/>
        </w:rPr>
        <w:footnoteRef/>
      </w:r>
      <w:r w:rsidRPr="004A3E27">
        <w:t xml:space="preserve"> Signs and miracles of God’s presence, protection and deliverance.</w:t>
      </w:r>
    </w:p>
  </w:footnote>
  <w:footnote w:id="389">
    <w:p w14:paraId="706BBD8A" w14:textId="77777777" w:rsidR="00676E6A" w:rsidRPr="004A3E27" w:rsidRDefault="00676E6A"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90">
    <w:p w14:paraId="70533A43" w14:textId="77777777" w:rsidR="00676E6A" w:rsidRPr="004A3E27" w:rsidRDefault="00676E6A"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91">
    <w:p w14:paraId="78FF1B50" w14:textId="32D86D96" w:rsidR="00676E6A" w:rsidRPr="005B2E82" w:rsidRDefault="00676E6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92">
    <w:p w14:paraId="2451EBE5" w14:textId="284A8300" w:rsidR="00676E6A" w:rsidRDefault="00676E6A" w:rsidP="00E269C1">
      <w:pPr>
        <w:pStyle w:val="footnote"/>
      </w:pPr>
      <w:r>
        <w:rPr>
          <w:rStyle w:val="FootnoteReference"/>
        </w:rPr>
        <w:footnoteRef/>
      </w:r>
      <w:r>
        <w:t xml:space="preserve"> [JS] or “give thanks to You” or “thankfully confess you with praise”</w:t>
      </w:r>
    </w:p>
  </w:footnote>
  <w:footnote w:id="393">
    <w:p w14:paraId="13B7F9F8" w14:textId="32B2D2FD" w:rsidR="00676E6A" w:rsidRDefault="00676E6A" w:rsidP="00220BA1">
      <w:pPr>
        <w:pStyle w:val="footnote"/>
      </w:pPr>
      <w:r>
        <w:rPr>
          <w:rStyle w:val="FootnoteReference"/>
        </w:rPr>
        <w:footnoteRef/>
      </w:r>
      <w:r>
        <w:t xml:space="preserve"> [JS] literally “from egress nor from setting” (NETS). OSB has “from the sunrise nor the sunset.”</w:t>
      </w:r>
    </w:p>
  </w:footnote>
  <w:footnote w:id="394">
    <w:p w14:paraId="5A7D4EBB" w14:textId="6C2E1ACC" w:rsidR="00676E6A" w:rsidRDefault="00676E6A" w:rsidP="00220BA1">
      <w:pPr>
        <w:pStyle w:val="footnote"/>
      </w:pPr>
      <w:r>
        <w:rPr>
          <w:rStyle w:val="FootnoteReference"/>
        </w:rPr>
        <w:footnoteRef/>
      </w:r>
      <w:r>
        <w:t xml:space="preserve"> [JS] literally “horn”, here and below.</w:t>
      </w:r>
    </w:p>
  </w:footnote>
  <w:footnote w:id="395">
    <w:p w14:paraId="43EF022B" w14:textId="270DF778" w:rsidR="00676E6A" w:rsidRPr="004A3E27" w:rsidRDefault="00676E6A"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96">
    <w:p w14:paraId="4332FFC4" w14:textId="6C5875B6" w:rsidR="00676E6A" w:rsidRPr="004A3E27" w:rsidRDefault="00676E6A" w:rsidP="00BD5BBE">
      <w:pPr>
        <w:pStyle w:val="footnote"/>
      </w:pPr>
      <w:r w:rsidRPr="004A3E27">
        <w:rPr>
          <w:rStyle w:val="FootnoteReference"/>
        </w:rPr>
        <w:footnoteRef/>
      </w:r>
      <w:r w:rsidRPr="004A3E27">
        <w:t xml:space="preserve"> </w:t>
      </w:r>
      <w:r>
        <w:t>Cf</w:t>
      </w:r>
      <w:r w:rsidRPr="004A3E27">
        <w:t>. Ps. 45:10; Is. 2:4; 11:9; 65:25; Hos. 2:18; Zac. 9:10.</w:t>
      </w:r>
    </w:p>
  </w:footnote>
  <w:footnote w:id="397">
    <w:p w14:paraId="168ADB5F" w14:textId="77777777" w:rsidR="00676E6A" w:rsidRPr="004A3E27" w:rsidRDefault="00676E6A" w:rsidP="00BD5BBE">
      <w:pPr>
        <w:pStyle w:val="footnote"/>
      </w:pPr>
      <w:r w:rsidRPr="004A3E27">
        <w:rPr>
          <w:rStyle w:val="FootnoteReference"/>
        </w:rPr>
        <w:footnoteRef/>
      </w:r>
      <w:r w:rsidRPr="004A3E27">
        <w:t xml:space="preserve"> Sinai and Zion, Moses and Christ, the Law and the Gospel enlighten the earth.</w:t>
      </w:r>
    </w:p>
  </w:footnote>
  <w:footnote w:id="398">
    <w:p w14:paraId="680E84D4" w14:textId="51AC975C" w:rsidR="00676E6A" w:rsidRPr="004A3E27" w:rsidRDefault="00676E6A"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99">
    <w:p w14:paraId="100AB77F" w14:textId="77777777" w:rsidR="00676E6A" w:rsidRPr="004A3E27" w:rsidRDefault="00676E6A"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00">
    <w:p w14:paraId="19D36410" w14:textId="52AB6CF1" w:rsidR="00676E6A" w:rsidRDefault="00676E6A"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01">
    <w:p w14:paraId="2AEE0DC8" w14:textId="2C9926C9" w:rsidR="00676E6A" w:rsidRDefault="00676E6A" w:rsidP="0077116C">
      <w:pPr>
        <w:pStyle w:val="footnote"/>
      </w:pPr>
      <w:r>
        <w:rPr>
          <w:rStyle w:val="FootnoteReference"/>
        </w:rPr>
        <w:footnoteRef/>
      </w:r>
      <w:r>
        <w:t xml:space="preserve"> [JS] literally, “their voice”</w:t>
      </w:r>
    </w:p>
  </w:footnote>
  <w:footnote w:id="402">
    <w:p w14:paraId="691BE305" w14:textId="638D6FB9" w:rsidR="00676E6A" w:rsidRDefault="00676E6A" w:rsidP="0077116C">
      <w:pPr>
        <w:pStyle w:val="footnote"/>
      </w:pPr>
      <w:r>
        <w:rPr>
          <w:rStyle w:val="FootnoteReference"/>
        </w:rPr>
        <w:footnoteRef/>
      </w:r>
      <w:r>
        <w:t xml:space="preserve"> [JS] literally, “arrows”</w:t>
      </w:r>
    </w:p>
  </w:footnote>
  <w:footnote w:id="403">
    <w:p w14:paraId="02B0A65D" w14:textId="5AC6E269" w:rsidR="00676E6A" w:rsidRDefault="00676E6A" w:rsidP="0077116C">
      <w:pPr>
        <w:pStyle w:val="footnote"/>
      </w:pPr>
      <w:r>
        <w:rPr>
          <w:rStyle w:val="FootnoteReference"/>
        </w:rPr>
        <w:footnoteRef/>
      </w:r>
      <w:r>
        <w:t xml:space="preserve"> [JS] literally, “voice”</w:t>
      </w:r>
    </w:p>
  </w:footnote>
  <w:footnote w:id="404">
    <w:p w14:paraId="23F3A799" w14:textId="20EBC598" w:rsidR="00676E6A" w:rsidRDefault="00676E6A" w:rsidP="00E21183">
      <w:pPr>
        <w:pStyle w:val="footnote"/>
      </w:pPr>
      <w:r>
        <w:rPr>
          <w:rStyle w:val="FootnoteReference"/>
        </w:rPr>
        <w:footnoteRef/>
      </w:r>
      <w:r>
        <w:t xml:space="preserve"> [JS] [] found in Coptic, in the Vespers Gospel of the Third Sunday of Tobi.</w:t>
      </w:r>
    </w:p>
  </w:footnote>
  <w:footnote w:id="405">
    <w:p w14:paraId="062E4DFE" w14:textId="77777777" w:rsidR="00676E6A" w:rsidRDefault="00676E6A"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676E6A" w:rsidRDefault="00676E6A" w:rsidP="00BD5BBE">
      <w:pPr>
        <w:pStyle w:val="footnote"/>
      </w:pPr>
      <w:r>
        <w:tab/>
        <w:t>‘I will speak My mind in parables,</w:t>
      </w:r>
    </w:p>
    <w:p w14:paraId="04636509" w14:textId="5081AB06" w:rsidR="00676E6A" w:rsidRDefault="00676E6A" w:rsidP="00BD5BBE">
      <w:pPr>
        <w:pStyle w:val="footnote"/>
      </w:pPr>
      <w:r>
        <w:tab/>
        <w:t>divulge secrets hidden since creation’ (cf. Rev. 3:14).</w:t>
      </w:r>
    </w:p>
  </w:footnote>
  <w:footnote w:id="406">
    <w:p w14:paraId="7427B3ED" w14:textId="77777777" w:rsidR="00676E6A" w:rsidRDefault="00676E6A"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07">
    <w:p w14:paraId="322E8B00" w14:textId="45C17DD9" w:rsidR="00676E6A" w:rsidRDefault="00676E6A" w:rsidP="00BD5BBE">
      <w:pPr>
        <w:pStyle w:val="footnote"/>
      </w:pPr>
      <w:r>
        <w:rPr>
          <w:rStyle w:val="FootnoteReference"/>
        </w:rPr>
        <w:footnoteRef/>
      </w:r>
      <w:r>
        <w:t xml:space="preserve"> Ephraim = Israel (cf. Hos. 7; Num. 14; 1 Sam. 4).</w:t>
      </w:r>
    </w:p>
  </w:footnote>
  <w:footnote w:id="408">
    <w:p w14:paraId="0E4A044E" w14:textId="4F6EBBCE" w:rsidR="00676E6A" w:rsidRDefault="00676E6A" w:rsidP="008A536F">
      <w:pPr>
        <w:pStyle w:val="footnote"/>
      </w:pPr>
      <w:r>
        <w:rPr>
          <w:rStyle w:val="FootnoteReference"/>
        </w:rPr>
        <w:footnoteRef/>
      </w:r>
      <w:r>
        <w:t xml:space="preserve"> [JS] literally, “a waterless land”</w:t>
      </w:r>
    </w:p>
  </w:footnote>
  <w:footnote w:id="409">
    <w:p w14:paraId="3B847EA8" w14:textId="49A093A4" w:rsidR="00676E6A" w:rsidRDefault="00676E6A" w:rsidP="00544441">
      <w:pPr>
        <w:pStyle w:val="footnote"/>
      </w:pPr>
      <w:r>
        <w:rPr>
          <w:rStyle w:val="FootnoteReference"/>
        </w:rPr>
        <w:footnoteRef/>
      </w:r>
      <w:r>
        <w:t xml:space="preserve"> [JS] Fr. Athanasius has “and the valleys flowed with water.” “wadis” is probably accurate.</w:t>
      </w:r>
    </w:p>
  </w:footnote>
  <w:footnote w:id="410">
    <w:p w14:paraId="3E975B3D" w14:textId="77777777" w:rsidR="00676E6A" w:rsidRDefault="00676E6A" w:rsidP="00BD5BBE">
      <w:pPr>
        <w:pStyle w:val="footnote"/>
      </w:pPr>
      <w:r>
        <w:rPr>
          <w:rStyle w:val="FootnoteReference"/>
        </w:rPr>
        <w:footnoteRef/>
      </w:r>
      <w:r>
        <w:t xml:space="preserve"> He deferred giving them the promised food and the Promised Land.</w:t>
      </w:r>
    </w:p>
  </w:footnote>
  <w:footnote w:id="411">
    <w:p w14:paraId="0FFCC018" w14:textId="5FB43138" w:rsidR="00676E6A" w:rsidRDefault="00676E6A"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12">
    <w:p w14:paraId="7932D42F" w14:textId="0C4D29DA" w:rsidR="00676E6A" w:rsidRDefault="00676E6A" w:rsidP="00287CDE">
      <w:pPr>
        <w:pStyle w:val="footnote"/>
      </w:pPr>
      <w:r>
        <w:rPr>
          <w:rStyle w:val="FootnoteReference"/>
        </w:rPr>
        <w:footnoteRef/>
      </w:r>
      <w:r>
        <w:t xml:space="preserve"> [JS] Fr. Lazarus has “recovered from wine”</w:t>
      </w:r>
    </w:p>
  </w:footnote>
  <w:footnote w:id="413">
    <w:p w14:paraId="4F93FDA3" w14:textId="3D07B295" w:rsidR="00676E6A" w:rsidRDefault="00676E6A"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14">
    <w:p w14:paraId="7B76452E" w14:textId="635C6B00" w:rsidR="00676E6A" w:rsidRDefault="00676E6A" w:rsidP="00BD5BBE">
      <w:pPr>
        <w:pStyle w:val="footnote"/>
      </w:pPr>
      <w:r>
        <w:rPr>
          <w:rStyle w:val="FootnoteReference"/>
        </w:rPr>
        <w:footnoteRef/>
      </w:r>
      <w:r>
        <w:t xml:space="preserve"> sanctuary: </w:t>
      </w:r>
      <w:r w:rsidRPr="00636EF6">
        <w:rPr>
          <w:i/>
        </w:rPr>
        <w:t>lit</w:t>
      </w:r>
      <w:r>
        <w:t>. place. Cf. Psalm 131:5 and footnote there.</w:t>
      </w:r>
    </w:p>
  </w:footnote>
  <w:footnote w:id="415">
    <w:p w14:paraId="0348F64B" w14:textId="77777777" w:rsidR="00676E6A" w:rsidRDefault="00676E6A" w:rsidP="00BD5BBE">
      <w:pPr>
        <w:pStyle w:val="footnote"/>
      </w:pPr>
      <w:r>
        <w:rPr>
          <w:rStyle w:val="FootnoteReference"/>
        </w:rPr>
        <w:footnoteRef/>
      </w:r>
      <w:r>
        <w:t xml:space="preserve"> John 15.</w:t>
      </w:r>
    </w:p>
  </w:footnote>
  <w:footnote w:id="416">
    <w:p w14:paraId="211D4309" w14:textId="77777777" w:rsidR="00676E6A" w:rsidRDefault="00676E6A" w:rsidP="00BD5BBE">
      <w:pPr>
        <w:pStyle w:val="footnote"/>
      </w:pPr>
      <w:r>
        <w:rPr>
          <w:rStyle w:val="FootnoteReference"/>
        </w:rPr>
        <w:footnoteRef/>
      </w:r>
      <w:r>
        <w:t xml:space="preserve"> Joseph = Israel (Gen. 40:23; 48:15; Amos 6:6).</w:t>
      </w:r>
    </w:p>
  </w:footnote>
  <w:footnote w:id="417">
    <w:p w14:paraId="7AA1750E" w14:textId="77777777" w:rsidR="00676E6A" w:rsidRDefault="00676E6A" w:rsidP="00BD5BBE">
      <w:pPr>
        <w:pStyle w:val="footnote"/>
      </w:pPr>
      <w:r>
        <w:rPr>
          <w:rStyle w:val="FootnoteReference"/>
        </w:rPr>
        <w:footnoteRef/>
      </w:r>
      <w:r>
        <w:t xml:space="preserve"> 2 Sam. 6:2 (LXX).</w:t>
      </w:r>
    </w:p>
  </w:footnote>
  <w:footnote w:id="418">
    <w:p w14:paraId="4A2B3530" w14:textId="5B5CF4B9" w:rsidR="00676E6A" w:rsidRDefault="00676E6A" w:rsidP="006B0A9B">
      <w:pPr>
        <w:pStyle w:val="footnote"/>
      </w:pPr>
      <w:r>
        <w:rPr>
          <w:rStyle w:val="FootnoteReference"/>
        </w:rPr>
        <w:footnoteRef/>
      </w:r>
      <w:r>
        <w:t xml:space="preserve"> [JS] or “appear” or “reveal Yourself”</w:t>
      </w:r>
    </w:p>
  </w:footnote>
  <w:footnote w:id="419">
    <w:p w14:paraId="502F316B" w14:textId="0CF056C9" w:rsidR="00676E6A" w:rsidRDefault="00676E6A" w:rsidP="00542B9B">
      <w:pPr>
        <w:pStyle w:val="footnote"/>
      </w:pPr>
      <w:r>
        <w:rPr>
          <w:rStyle w:val="FootnoteReference"/>
        </w:rPr>
        <w:footnoteRef/>
      </w:r>
      <w:r>
        <w:t xml:space="preserve"> [JS] or “reveal Your face”.</w:t>
      </w:r>
    </w:p>
  </w:footnote>
  <w:footnote w:id="420">
    <w:p w14:paraId="7E586EB7" w14:textId="12BBDF20" w:rsidR="00676E6A" w:rsidRDefault="00676E6A"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21">
    <w:p w14:paraId="1F148131" w14:textId="7C16470D" w:rsidR="00676E6A" w:rsidRDefault="00676E6A"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(cf. Ezra 5:2). See Ps. 126 and footnote there.</w:t>
      </w:r>
    </w:p>
  </w:footnote>
  <w:footnote w:id="422">
    <w:p w14:paraId="70ACE5E0" w14:textId="77777777" w:rsidR="00676E6A" w:rsidRDefault="00676E6A" w:rsidP="00BD5BBE">
      <w:pPr>
        <w:pStyle w:val="footnote"/>
      </w:pPr>
      <w:r>
        <w:rPr>
          <w:rStyle w:val="FootnoteReference"/>
        </w:rPr>
        <w:footnoteRef/>
      </w:r>
      <w:r>
        <w:t xml:space="preserve"> ‘What tongue? The voice of God’ (St Athanasius).</w:t>
      </w:r>
    </w:p>
  </w:footnote>
  <w:footnote w:id="423">
    <w:p w14:paraId="33FBC19B" w14:textId="77777777" w:rsidR="00676E6A" w:rsidRDefault="00676E6A" w:rsidP="00BD5BBE">
      <w:pPr>
        <w:pStyle w:val="footnote"/>
      </w:pPr>
      <w:r>
        <w:rPr>
          <w:rStyle w:val="FootnoteReference"/>
        </w:rPr>
        <w:footnoteRef/>
      </w:r>
      <w:r>
        <w:t xml:space="preserve"> Exodus 9:23; 19:16.</w:t>
      </w:r>
    </w:p>
  </w:footnote>
  <w:footnote w:id="424">
    <w:p w14:paraId="5C3F1B44" w14:textId="608ECC60" w:rsidR="00676E6A" w:rsidRDefault="00676E6A" w:rsidP="00BD5BBE">
      <w:pPr>
        <w:pStyle w:val="footnote"/>
      </w:pPr>
      <w:r>
        <w:rPr>
          <w:rStyle w:val="FootnoteReference"/>
        </w:rPr>
        <w:footnoteRef/>
      </w:r>
      <w:r>
        <w:t xml:space="preserve"> ‘You have always been deaf to His voice, blind to the vision of Him’ (Jn. 5:37; cf. Deut. 18:16; Isaiah 48:18).</w:t>
      </w:r>
    </w:p>
  </w:footnote>
  <w:footnote w:id="425">
    <w:p w14:paraId="7C05F63D" w14:textId="2961204D" w:rsidR="00676E6A" w:rsidRDefault="00676E6A"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26">
    <w:p w14:paraId="0BC469A4" w14:textId="77777777" w:rsidR="00676E6A" w:rsidRDefault="00676E6A" w:rsidP="00BD5BBE">
      <w:pPr>
        <w:pStyle w:val="footnote"/>
      </w:pPr>
      <w:r>
        <w:rPr>
          <w:rStyle w:val="FootnoteReference"/>
        </w:rPr>
        <w:footnoteRef/>
      </w:r>
      <w:r>
        <w:t xml:space="preserve"> </w:t>
      </w:r>
      <w:r>
        <w:rPr>
          <w:i/>
        </w:rPr>
        <w:t>See the previous footnote</w:t>
      </w:r>
      <w:r>
        <w:t>.</w:t>
      </w:r>
    </w:p>
  </w:footnote>
  <w:footnote w:id="427">
    <w:p w14:paraId="09156637" w14:textId="44D0701B" w:rsidR="00676E6A" w:rsidRDefault="00676E6A" w:rsidP="00BD5BBE">
      <w:pPr>
        <w:pStyle w:val="footnote"/>
      </w:pPr>
      <w:r>
        <w:rPr>
          <w:rStyle w:val="FootnoteReference"/>
        </w:rPr>
        <w:footnoteRef/>
      </w:r>
      <w:r>
        <w:t xml:space="preserve"> Cf. Isaiah 36:6; 2 Chron. 32:8; 1 Tim. 6:17; Ps. 74:4; Gal. 2:9; 1 Sam. 2:8.</w:t>
      </w:r>
    </w:p>
  </w:footnote>
  <w:footnote w:id="428">
    <w:p w14:paraId="14FEF0D9" w14:textId="77777777" w:rsidR="00676E6A" w:rsidRDefault="00676E6A" w:rsidP="00BD5BBE">
      <w:pPr>
        <w:pStyle w:val="footnote"/>
      </w:pPr>
      <w:r>
        <w:rPr>
          <w:rStyle w:val="FootnoteReference"/>
        </w:rPr>
        <w:footnoteRef/>
      </w:r>
      <w:r>
        <w:t xml:space="preserve"> John 10:34-36.</w:t>
      </w:r>
    </w:p>
  </w:footnote>
  <w:footnote w:id="429">
    <w:p w14:paraId="136A7666" w14:textId="77777777" w:rsidR="00676E6A" w:rsidRDefault="00676E6A" w:rsidP="00BD5BBE">
      <w:pPr>
        <w:pStyle w:val="footnote"/>
      </w:pPr>
      <w:r>
        <w:rPr>
          <w:rStyle w:val="FootnoteReference"/>
        </w:rPr>
        <w:footnoteRef/>
      </w:r>
      <w:r>
        <w:t xml:space="preserve"> This prayer is already answered (John 3:18; 9:39; 12:31; Acts 17:31).</w:t>
      </w:r>
    </w:p>
  </w:footnote>
  <w:footnote w:id="430">
    <w:p w14:paraId="764CD80E" w14:textId="77777777" w:rsidR="00676E6A" w:rsidRDefault="00676E6A" w:rsidP="00BD5BBE">
      <w:pPr>
        <w:pStyle w:val="footnote"/>
      </w:pPr>
      <w:r>
        <w:rPr>
          <w:rStyle w:val="FootnoteReference"/>
        </w:rPr>
        <w:footnoteRef/>
      </w:r>
      <w:r>
        <w:t xml:space="preserve"> </w:t>
      </w:r>
      <w:r w:rsidRPr="003111C9">
        <w:rPr>
          <w:i/>
        </w:rPr>
        <w:t>Lit</w:t>
      </w:r>
      <w:r>
        <w:t>. ‘How beloved are Your dwellings.’</w:t>
      </w:r>
    </w:p>
  </w:footnote>
  <w:footnote w:id="431">
    <w:p w14:paraId="7D098958" w14:textId="77777777" w:rsidR="00676E6A" w:rsidRDefault="00676E6A" w:rsidP="00BD5BBE">
      <w:pPr>
        <w:pStyle w:val="footnote"/>
      </w:pPr>
      <w:r>
        <w:rPr>
          <w:rStyle w:val="FootnoteReference"/>
        </w:rPr>
        <w:footnoteRef/>
      </w:r>
      <w:r>
        <w:t xml:space="preserve"> Man has made a mess of the earth (Gen. 3; Isaiah 24:4-6 etc.)</w:t>
      </w:r>
    </w:p>
  </w:footnote>
  <w:footnote w:id="432">
    <w:p w14:paraId="65885EA4" w14:textId="7CFB9AA8" w:rsidR="00676E6A" w:rsidRDefault="00676E6A" w:rsidP="00C7094F">
      <w:pPr>
        <w:pStyle w:val="footnote"/>
      </w:pPr>
      <w:r>
        <w:rPr>
          <w:rStyle w:val="FootnoteReference"/>
        </w:rPr>
        <w:footnoteRef/>
      </w:r>
      <w:r>
        <w:t xml:space="preserve"> [JS] or “anointed”</w:t>
      </w:r>
    </w:p>
  </w:footnote>
  <w:footnote w:id="433">
    <w:p w14:paraId="71E6E356" w14:textId="3B6C4C62" w:rsidR="00676E6A" w:rsidRDefault="00676E6A" w:rsidP="00BD5BBE">
      <w:pPr>
        <w:pStyle w:val="footnote"/>
      </w:pPr>
      <w:r>
        <w:rPr>
          <w:rStyle w:val="FootnoteReference"/>
        </w:rPr>
        <w:footnoteRef/>
      </w:r>
      <w:r>
        <w:t xml:space="preserve"> Cf. Lk. 13:25; Mk. 4:11; Col. 4:5; Rev. 22:15.</w:t>
      </w:r>
    </w:p>
  </w:footnote>
  <w:footnote w:id="434">
    <w:p w14:paraId="39C94F4B" w14:textId="0B87A78E" w:rsidR="00676E6A" w:rsidRDefault="00676E6A" w:rsidP="006B0A9B">
      <w:pPr>
        <w:pStyle w:val="footnote"/>
      </w:pPr>
      <w:r>
        <w:rPr>
          <w:rStyle w:val="FootnoteReference"/>
        </w:rPr>
        <w:footnoteRef/>
      </w:r>
      <w:r>
        <w:t xml:space="preserve"> [JS] or “transgressions”</w:t>
      </w:r>
    </w:p>
  </w:footnote>
  <w:footnote w:id="435">
    <w:p w14:paraId="41AC4983" w14:textId="77777777" w:rsidR="00676E6A" w:rsidRDefault="00676E6A" w:rsidP="00BD5BBE">
      <w:pPr>
        <w:pStyle w:val="footnote"/>
      </w:pPr>
      <w:r>
        <w:rPr>
          <w:rStyle w:val="FootnoteReference"/>
        </w:rPr>
        <w:footnoteRef/>
      </w:r>
      <w:r>
        <w:t xml:space="preserve"> God is love. Love covers all sins (see 1 Jn. 4:16; 1 Pet. 4:8; Prov. 10:12; Jas. 5:20; Lk. 7:47).</w:t>
      </w:r>
    </w:p>
  </w:footnote>
  <w:footnote w:id="436">
    <w:p w14:paraId="3B0173D6" w14:textId="15DA3620" w:rsidR="00676E6A" w:rsidRDefault="00676E6A" w:rsidP="009745F6">
      <w:pPr>
        <w:pStyle w:val="footnote"/>
      </w:pPr>
      <w:r>
        <w:rPr>
          <w:rStyle w:val="FootnoteReference"/>
        </w:rPr>
        <w:footnoteRef/>
      </w:r>
      <w:r>
        <w:t xml:space="preserve"> [JS] Fr. Lazarus has, “convert us”</w:t>
      </w:r>
    </w:p>
  </w:footnote>
  <w:footnote w:id="437">
    <w:p w14:paraId="5359A239" w14:textId="2D06041F" w:rsidR="00676E6A" w:rsidRDefault="00676E6A" w:rsidP="009745F6">
      <w:pPr>
        <w:pStyle w:val="footnote"/>
      </w:pPr>
      <w:r>
        <w:rPr>
          <w:rStyle w:val="FootnoteReference"/>
        </w:rPr>
        <w:footnoteRef/>
      </w:r>
      <w:r>
        <w:t xml:space="preserve"> [JS] or “sprouted”</w:t>
      </w:r>
    </w:p>
  </w:footnote>
  <w:footnote w:id="438">
    <w:p w14:paraId="098CF664" w14:textId="4B2C526D" w:rsidR="00676E6A" w:rsidRDefault="00676E6A" w:rsidP="00BD5BBE">
      <w:pPr>
        <w:pStyle w:val="footnote"/>
      </w:pPr>
      <w:r>
        <w:rPr>
          <w:rStyle w:val="FootnoteReference"/>
        </w:rPr>
        <w:footnoteRef/>
      </w:r>
      <w:r>
        <w:t xml:space="preserve"> holy: cf. 1 Cor. 3:16,17; 6:15-19; Heb. 3:1; 12:10; 1 Pet. 1:15,16; 2 Pet. 1-4.</w:t>
      </w:r>
    </w:p>
  </w:footnote>
  <w:footnote w:id="439">
    <w:p w14:paraId="7FD51EF5" w14:textId="77777777" w:rsidR="00676E6A" w:rsidRDefault="00676E6A" w:rsidP="00BD5BBE">
      <w:pPr>
        <w:pStyle w:val="footnote"/>
      </w:pPr>
      <w:r>
        <w:rPr>
          <w:rStyle w:val="FootnoteReference"/>
        </w:rPr>
        <w:footnoteRef/>
      </w:r>
      <w:r>
        <w:t xml:space="preserve"> Powers of the soul are will, desire, intellect, understanding, memory, imagination.</w:t>
      </w:r>
    </w:p>
  </w:footnote>
  <w:footnote w:id="440">
    <w:p w14:paraId="5045F193" w14:textId="6C847ECE" w:rsidR="00676E6A" w:rsidRDefault="00676E6A" w:rsidP="00751701">
      <w:pPr>
        <w:pStyle w:val="footnote"/>
      </w:pPr>
      <w:r>
        <w:rPr>
          <w:rStyle w:val="FootnoteReference"/>
        </w:rPr>
        <w:footnoteRef/>
      </w:r>
      <w:r>
        <w:t xml:space="preserve"> [JS] literally, “voice”</w:t>
      </w:r>
    </w:p>
  </w:footnote>
  <w:footnote w:id="441">
    <w:p w14:paraId="3DAD2C70" w14:textId="080A36FD" w:rsidR="00676E6A" w:rsidRDefault="00676E6A" w:rsidP="00C32C04">
      <w:pPr>
        <w:pStyle w:val="footnote"/>
      </w:pPr>
      <w:r>
        <w:rPr>
          <w:rStyle w:val="FootnoteReference"/>
        </w:rPr>
        <w:footnoteRef/>
      </w:r>
      <w:r>
        <w:t xml:space="preserve"> [JS] Literally, “do obeisance”, i.e. physically bow down</w:t>
      </w:r>
    </w:p>
  </w:footnote>
  <w:footnote w:id="442">
    <w:p w14:paraId="2E11ABE5" w14:textId="77777777" w:rsidR="00676E6A" w:rsidRDefault="00676E6A" w:rsidP="00BD5BBE">
      <w:pPr>
        <w:pStyle w:val="footnote"/>
      </w:pPr>
      <w:r>
        <w:rPr>
          <w:rStyle w:val="FootnoteReference"/>
        </w:rPr>
        <w:footnoteRef/>
      </w:r>
      <w:r>
        <w:t xml:space="preserve"> ‘The song of the Lamb.’ (Rev. 15:3-5; John 12:32).</w:t>
      </w:r>
    </w:p>
  </w:footnote>
  <w:footnote w:id="443">
    <w:p w14:paraId="7112E84B" w14:textId="2D3BBD84" w:rsidR="00676E6A" w:rsidRDefault="00676E6A" w:rsidP="00C32C04">
      <w:pPr>
        <w:pStyle w:val="footnote"/>
      </w:pPr>
      <w:r>
        <w:rPr>
          <w:rStyle w:val="FootnoteReference"/>
        </w:rPr>
        <w:footnoteRef/>
      </w:r>
      <w:r>
        <w:t xml:space="preserve"> [JS] Or “I will give thanks to You,” or “I will thankfully confess You with praise”</w:t>
      </w:r>
    </w:p>
  </w:footnote>
  <w:footnote w:id="444">
    <w:p w14:paraId="108052F0" w14:textId="2ED40FDD" w:rsidR="00676E6A" w:rsidRDefault="00676E6A" w:rsidP="00C32C04">
      <w:pPr>
        <w:pStyle w:val="footnote"/>
      </w:pPr>
      <w:r>
        <w:rPr>
          <w:rStyle w:val="FootnoteReference"/>
        </w:rPr>
        <w:footnoteRef/>
      </w:r>
      <w:r>
        <w:t xml:space="preserve"> [JS] or “lawless”</w:t>
      </w:r>
    </w:p>
  </w:footnote>
  <w:footnote w:id="445">
    <w:p w14:paraId="76D459DC" w14:textId="1D5E39F2" w:rsidR="00676E6A" w:rsidRDefault="00676E6A" w:rsidP="004A5192">
      <w:pPr>
        <w:pStyle w:val="footnote"/>
      </w:pPr>
      <w:r>
        <w:rPr>
          <w:rStyle w:val="FootnoteReference"/>
        </w:rPr>
        <w:footnoteRef/>
      </w:r>
      <w:r>
        <w:t xml:space="preserve"> [JS] Or, “band”, “gathering”, or “synagogue”</w:t>
      </w:r>
    </w:p>
  </w:footnote>
  <w:footnote w:id="446">
    <w:p w14:paraId="664DD95E" w14:textId="08E445BA" w:rsidR="00676E6A" w:rsidRDefault="00676E6A" w:rsidP="004A5192">
      <w:pPr>
        <w:pStyle w:val="footnote"/>
      </w:pPr>
      <w:r>
        <w:rPr>
          <w:rStyle w:val="FootnoteReference"/>
        </w:rPr>
        <w:footnoteRef/>
      </w:r>
      <w:r>
        <w:t xml:space="preserve"> [JS] or “pitful”, or “full of pity”, but that has a different connotation in English today.</w:t>
      </w:r>
    </w:p>
  </w:footnote>
  <w:footnote w:id="447">
    <w:p w14:paraId="76FC32A6" w14:textId="12211DCE" w:rsidR="00676E6A" w:rsidRDefault="00676E6A"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48">
    <w:p w14:paraId="44300EEE" w14:textId="77777777" w:rsidR="00676E6A" w:rsidRDefault="00676E6A"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49">
    <w:p w14:paraId="585E74D4" w14:textId="33BA106A" w:rsidR="00676E6A" w:rsidRDefault="00676E6A" w:rsidP="00ED7AD3">
      <w:pPr>
        <w:pStyle w:val="footnote"/>
      </w:pPr>
      <w:r>
        <w:rPr>
          <w:rStyle w:val="FootnoteReference"/>
        </w:rPr>
        <w:footnoteRef/>
      </w:r>
      <w:r>
        <w:t xml:space="preserve"> [JS] or “Mother Zion will say,”</w:t>
      </w:r>
    </w:p>
  </w:footnote>
  <w:footnote w:id="450">
    <w:p w14:paraId="2178F99A" w14:textId="083F0AD6" w:rsidR="00676E6A" w:rsidRDefault="00676E6A" w:rsidP="00ED7AD3">
      <w:pPr>
        <w:pStyle w:val="footnote"/>
      </w:pPr>
      <w:r>
        <w:rPr>
          <w:rStyle w:val="FootnoteReference"/>
        </w:rPr>
        <w:footnoteRef/>
      </w:r>
      <w:r>
        <w:t xml:space="preserve"> [JS] Coptic has, “that a man and a man dwelt in her”</w:t>
      </w:r>
    </w:p>
  </w:footnote>
  <w:footnote w:id="451">
    <w:p w14:paraId="00496924" w14:textId="19753A18" w:rsidR="00676E6A" w:rsidRDefault="00676E6A" w:rsidP="00641372">
      <w:pPr>
        <w:pStyle w:val="footnote"/>
      </w:pPr>
      <w:r>
        <w:rPr>
          <w:rStyle w:val="FootnoteReference"/>
        </w:rPr>
        <w:footnoteRef/>
      </w:r>
      <w:r>
        <w:t xml:space="preserve"> [JS] Coptic has, “established her forever”</w:t>
      </w:r>
    </w:p>
  </w:footnote>
  <w:footnote w:id="452">
    <w:p w14:paraId="02B9876C" w14:textId="77777777" w:rsidR="00676E6A" w:rsidRDefault="00676E6A"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53">
    <w:p w14:paraId="6A0707A1" w14:textId="1AC8DF0B" w:rsidR="00676E6A" w:rsidRDefault="00676E6A" w:rsidP="004E2A9B">
      <w:pPr>
        <w:pStyle w:val="footnote"/>
      </w:pPr>
      <w:r>
        <w:rPr>
          <w:rStyle w:val="FootnoteReference"/>
        </w:rPr>
        <w:footnoteRef/>
      </w:r>
      <w:r>
        <w:t xml:space="preserve"> [JS] or, “corpses”</w:t>
      </w:r>
    </w:p>
  </w:footnote>
  <w:footnote w:id="454">
    <w:p w14:paraId="228CEE3D" w14:textId="77777777" w:rsidR="00676E6A" w:rsidRDefault="00676E6A"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55">
    <w:p w14:paraId="462F1208" w14:textId="4D992D60" w:rsidR="00676E6A" w:rsidRDefault="00676E6A" w:rsidP="004E2A9B">
      <w:pPr>
        <w:pStyle w:val="footnote"/>
      </w:pPr>
      <w:r>
        <w:rPr>
          <w:rStyle w:val="FootnoteReference"/>
        </w:rPr>
        <w:footnoteRef/>
      </w:r>
      <w:r>
        <w:t xml:space="preserve"> [JS] or “billows”</w:t>
      </w:r>
    </w:p>
  </w:footnote>
  <w:footnote w:id="456">
    <w:p w14:paraId="5ACFD856" w14:textId="14632015" w:rsidR="00676E6A" w:rsidRDefault="00676E6A" w:rsidP="00FF46D1">
      <w:pPr>
        <w:pStyle w:val="footnote"/>
      </w:pPr>
      <w:r>
        <w:rPr>
          <w:rStyle w:val="FootnoteReference"/>
        </w:rPr>
        <w:footnoteRef/>
      </w:r>
      <w:r>
        <w:t xml:space="preserve"> [JS] “they” refers to “the dead”, not to “physicians”</w:t>
      </w:r>
    </w:p>
  </w:footnote>
  <w:footnote w:id="457">
    <w:p w14:paraId="0E2F399B" w14:textId="26144FDB" w:rsidR="00676E6A" w:rsidRDefault="00676E6A" w:rsidP="00F06A9C">
      <w:pPr>
        <w:pStyle w:val="footnote"/>
      </w:pPr>
      <w:r>
        <w:rPr>
          <w:rStyle w:val="FootnoteReference"/>
        </w:rPr>
        <w:footnoteRef/>
      </w:r>
      <w:r>
        <w:t xml:space="preserve"> [JS] or “acknowledge You,” or “praise You,” or “thankfully confess You with praise”</w:t>
      </w:r>
    </w:p>
  </w:footnote>
  <w:footnote w:id="458">
    <w:p w14:paraId="73BB560B" w14:textId="3F96747B" w:rsidR="00676E6A" w:rsidRDefault="00676E6A" w:rsidP="00FF46D1">
      <w:pPr>
        <w:pStyle w:val="footnote"/>
      </w:pPr>
      <w:r>
        <w:rPr>
          <w:rStyle w:val="FootnoteReference"/>
        </w:rPr>
        <w:footnoteRef/>
      </w:r>
      <w:r>
        <w:t xml:space="preserve"> [JS] Fr. Lazarus has “the land of oblivion”. Being forgotten by God means death, being remembered by God means life.</w:t>
      </w:r>
    </w:p>
  </w:footnote>
  <w:footnote w:id="459">
    <w:p w14:paraId="139C4FE4" w14:textId="05D71ED0" w:rsidR="00676E6A" w:rsidRDefault="00676E6A"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460">
    <w:p w14:paraId="6EB18B02" w14:textId="77777777" w:rsidR="00676E6A" w:rsidRDefault="00676E6A" w:rsidP="00BD5BBE">
      <w:pPr>
        <w:pStyle w:val="footnote"/>
      </w:pPr>
      <w:r>
        <w:rPr>
          <w:rStyle w:val="FootnoteReference"/>
        </w:rPr>
        <w:footnoteRef/>
      </w:r>
      <w:r>
        <w:t xml:space="preserve"> ‘God’s mercy is the salvation and grace granted by Christ’ (St. Athanasius).</w:t>
      </w:r>
    </w:p>
  </w:footnote>
  <w:footnote w:id="461">
    <w:p w14:paraId="2C2EB9DF" w14:textId="77777777" w:rsidR="00676E6A" w:rsidRDefault="00676E6A"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62">
    <w:p w14:paraId="0AA4687D" w14:textId="4D39510D" w:rsidR="00676E6A" w:rsidRDefault="00676E6A" w:rsidP="006D6CF8">
      <w:pPr>
        <w:pStyle w:val="footnote"/>
      </w:pPr>
      <w:r>
        <w:rPr>
          <w:rStyle w:val="FootnoteReference"/>
        </w:rPr>
        <w:footnoteRef/>
      </w:r>
      <w:r>
        <w:t xml:space="preserve"> [JS] Fr. Lazarus has, “for an eternal reign”</w:t>
      </w:r>
    </w:p>
  </w:footnote>
  <w:footnote w:id="463">
    <w:p w14:paraId="71813680" w14:textId="7D3BCF59" w:rsidR="00676E6A" w:rsidRDefault="00676E6A" w:rsidP="006D6CF8">
      <w:pPr>
        <w:pStyle w:val="footnote"/>
      </w:pPr>
      <w:r>
        <w:rPr>
          <w:rStyle w:val="FootnoteReference"/>
        </w:rPr>
        <w:footnoteRef/>
      </w:r>
      <w:r>
        <w:t xml:space="preserve"> [JS] Fr. Lazarus has, “for all generations.”</w:t>
      </w:r>
    </w:p>
  </w:footnote>
  <w:footnote w:id="464">
    <w:p w14:paraId="3E8CA221" w14:textId="7ED1052D" w:rsidR="00676E6A" w:rsidRDefault="00676E6A"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w:t>
      </w:r>
      <w:proofErr w:type="gramStart"/>
      <w:r>
        <w:t>cases..</w:t>
      </w:r>
      <w:proofErr w:type="gramEnd"/>
    </w:p>
  </w:footnote>
  <w:footnote w:id="465">
    <w:p w14:paraId="033CDC5C" w14:textId="2A3450CF" w:rsidR="00676E6A" w:rsidRDefault="00676E6A" w:rsidP="006D6CF8">
      <w:pPr>
        <w:pStyle w:val="footnote"/>
      </w:pPr>
      <w:r>
        <w:rPr>
          <w:rStyle w:val="FootnoteReference"/>
        </w:rPr>
        <w:footnoteRef/>
      </w:r>
      <w:r>
        <w:t xml:space="preserve"> [JS] literally, “an assembly of holy ones”</w:t>
      </w:r>
    </w:p>
  </w:footnote>
  <w:footnote w:id="466">
    <w:p w14:paraId="2A65B69B" w14:textId="51CE4DFD" w:rsidR="00676E6A" w:rsidRDefault="00676E6A" w:rsidP="003C363D">
      <w:pPr>
        <w:pStyle w:val="footnote"/>
      </w:pPr>
      <w:r>
        <w:rPr>
          <w:rStyle w:val="FootnoteReference"/>
        </w:rPr>
        <w:footnoteRef/>
      </w:r>
      <w:r>
        <w:t xml:space="preserve"> [</w:t>
      </w:r>
      <w:r w:rsidRPr="003C363D">
        <w:t>JS] Fr. Athanasius and Fr. Lazarus have, “above”</w:t>
      </w:r>
    </w:p>
  </w:footnote>
  <w:footnote w:id="467">
    <w:p w14:paraId="6F2C2B7E" w14:textId="7E83EAF6" w:rsidR="00676E6A" w:rsidRDefault="00676E6A" w:rsidP="00CC373E">
      <w:pPr>
        <w:pStyle w:val="footnote"/>
      </w:pPr>
      <w:r>
        <w:rPr>
          <w:rStyle w:val="FootnoteReference"/>
        </w:rPr>
        <w:footnoteRef/>
      </w:r>
      <w:r>
        <w:t xml:space="preserve"> [JS] OSB inserts “wind” here.</w:t>
      </w:r>
    </w:p>
  </w:footnote>
  <w:footnote w:id="468">
    <w:p w14:paraId="179D7A74" w14:textId="04A38D47" w:rsidR="00676E6A" w:rsidRDefault="00676E6A"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469">
    <w:p w14:paraId="1EEEE9FB" w14:textId="52125690" w:rsidR="00676E6A" w:rsidRDefault="00676E6A" w:rsidP="001626CD">
      <w:pPr>
        <w:pStyle w:val="footnote"/>
      </w:pPr>
      <w:r>
        <w:rPr>
          <w:rStyle w:val="FootnoteReference"/>
        </w:rPr>
        <w:footnoteRef/>
      </w:r>
      <w:r>
        <w:t xml:space="preserve"> [JS] Fr. Lazarus has, “will pave the way for Your presence”</w:t>
      </w:r>
    </w:p>
  </w:footnote>
  <w:footnote w:id="470">
    <w:p w14:paraId="6DF491B9" w14:textId="2435757B" w:rsidR="00676E6A" w:rsidRDefault="00676E6A" w:rsidP="001626CD">
      <w:pPr>
        <w:pStyle w:val="footnote"/>
      </w:pPr>
      <w:r>
        <w:rPr>
          <w:rStyle w:val="FootnoteReference"/>
        </w:rPr>
        <w:footnoteRef/>
      </w:r>
      <w:r>
        <w:t xml:space="preserve"> [JS] or “face”</w:t>
      </w:r>
    </w:p>
  </w:footnote>
  <w:footnote w:id="471">
    <w:p w14:paraId="1815409B" w14:textId="50184218" w:rsidR="00676E6A" w:rsidRDefault="00676E6A" w:rsidP="00B5373A">
      <w:pPr>
        <w:pStyle w:val="footnote"/>
      </w:pPr>
      <w:r>
        <w:rPr>
          <w:rStyle w:val="FootnoteReference"/>
        </w:rPr>
        <w:footnoteRef/>
      </w:r>
      <w:r>
        <w:t xml:space="preserve"> [JS] Fr. Lazrus has “we are raised to power”</w:t>
      </w:r>
    </w:p>
  </w:footnote>
  <w:footnote w:id="472">
    <w:p w14:paraId="0F6F70D6" w14:textId="1994D705" w:rsidR="00676E6A" w:rsidRDefault="00676E6A" w:rsidP="00BD5BBE">
      <w:pPr>
        <w:pStyle w:val="footnote"/>
      </w:pPr>
      <w:r>
        <w:rPr>
          <w:rStyle w:val="FootnoteReference"/>
        </w:rPr>
        <w:footnoteRef/>
      </w:r>
      <w:r>
        <w:t xml:space="preserve"> Cf. 2 Samuel 7:4-17; 1 Chron. 17:3-14.</w:t>
      </w:r>
    </w:p>
  </w:footnote>
  <w:footnote w:id="473">
    <w:p w14:paraId="4FF1211C" w14:textId="57A861DB" w:rsidR="00676E6A" w:rsidRDefault="00676E6A" w:rsidP="00962B09">
      <w:pPr>
        <w:pStyle w:val="footnote"/>
      </w:pPr>
      <w:r>
        <w:rPr>
          <w:rStyle w:val="FootnoteReference"/>
        </w:rPr>
        <w:footnoteRef/>
      </w:r>
      <w:r>
        <w:t xml:space="preserve"> [JS] or “lawlessness,” or “transgression</w:t>
      </w:r>
    </w:p>
  </w:footnote>
  <w:footnote w:id="474">
    <w:p w14:paraId="5008AA97" w14:textId="7C635360" w:rsidR="00676E6A" w:rsidRDefault="00676E6A" w:rsidP="00B5373A">
      <w:pPr>
        <w:pStyle w:val="footnote"/>
      </w:pPr>
      <w:r>
        <w:rPr>
          <w:rStyle w:val="FootnoteReference"/>
        </w:rPr>
        <w:footnoteRef/>
      </w:r>
      <w:r>
        <w:t xml:space="preserve"> [JS] literally, “his horn will be exalted”</w:t>
      </w:r>
    </w:p>
  </w:footnote>
  <w:footnote w:id="475">
    <w:p w14:paraId="2D768480" w14:textId="725D7BB3" w:rsidR="00676E6A" w:rsidRDefault="00676E6A" w:rsidP="00B5373A">
      <w:pPr>
        <w:pStyle w:val="footnote"/>
      </w:pPr>
      <w:r>
        <w:rPr>
          <w:rStyle w:val="FootnoteReference"/>
        </w:rPr>
        <w:footnoteRef/>
      </w:r>
      <w:r>
        <w:t xml:space="preserve"> [JS] Fr. Lazarus has, “I will extend his power over the sea”</w:t>
      </w:r>
    </w:p>
  </w:footnote>
  <w:footnote w:id="476">
    <w:p w14:paraId="41487A2A" w14:textId="014FBA23" w:rsidR="00676E6A" w:rsidRDefault="00676E6A"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77">
    <w:p w14:paraId="73031B5F" w14:textId="4F21879A" w:rsidR="00676E6A" w:rsidRDefault="00676E6A" w:rsidP="00962B09">
      <w:pPr>
        <w:pStyle w:val="footnote"/>
      </w:pPr>
      <w:r>
        <w:rPr>
          <w:rStyle w:val="FootnoteReference"/>
        </w:rPr>
        <w:footnoteRef/>
      </w:r>
      <w:r>
        <w:t xml:space="preserve"> [JS] Fr. Lazarus renders this, “dynasty”</w:t>
      </w:r>
    </w:p>
  </w:footnote>
  <w:footnote w:id="478">
    <w:p w14:paraId="11323AA1" w14:textId="77777777" w:rsidR="00676E6A" w:rsidRDefault="00676E6A"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79">
    <w:p w14:paraId="1FBA801A" w14:textId="38FE3F54" w:rsidR="00676E6A" w:rsidRDefault="00676E6A" w:rsidP="00B5373A">
      <w:pPr>
        <w:pStyle w:val="footnote"/>
      </w:pPr>
      <w:r>
        <w:rPr>
          <w:rStyle w:val="FootnoteReference"/>
        </w:rPr>
        <w:footnoteRef/>
      </w:r>
      <w:r>
        <w:t xml:space="preserve"> [JS] or “in my holy place”</w:t>
      </w:r>
    </w:p>
  </w:footnote>
  <w:footnote w:id="480">
    <w:p w14:paraId="4C1D0FC5" w14:textId="77777777" w:rsidR="00676E6A" w:rsidRDefault="00676E6A" w:rsidP="00C544D6">
      <w:pPr>
        <w:pStyle w:val="footnote"/>
      </w:pPr>
      <w:r>
        <w:rPr>
          <w:rStyle w:val="FootnoteReference"/>
        </w:rPr>
        <w:footnoteRef/>
      </w:r>
      <w:r>
        <w:t xml:space="preserve"> Rev. 1:5; 3:14.</w:t>
      </w:r>
    </w:p>
  </w:footnote>
  <w:footnote w:id="481">
    <w:p w14:paraId="0B7D22CC" w14:textId="391FD3DE" w:rsidR="00676E6A" w:rsidRDefault="00676E6A" w:rsidP="00B5373A">
      <w:pPr>
        <w:pStyle w:val="footnote"/>
      </w:pPr>
      <w:r>
        <w:rPr>
          <w:rStyle w:val="FootnoteReference"/>
        </w:rPr>
        <w:footnoteRef/>
      </w:r>
      <w:r>
        <w:t xml:space="preserve"> [JS] “anointed”</w:t>
      </w:r>
    </w:p>
  </w:footnote>
  <w:footnote w:id="482">
    <w:p w14:paraId="2C6B21AE" w14:textId="0FBCD630" w:rsidR="00676E6A" w:rsidRDefault="00676E6A"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83">
    <w:p w14:paraId="5FCDABAE" w14:textId="06014163" w:rsidR="00676E6A" w:rsidRDefault="00676E6A" w:rsidP="00B5373A">
      <w:pPr>
        <w:pStyle w:val="footnote"/>
      </w:pPr>
      <w:r>
        <w:rPr>
          <w:rStyle w:val="FootnoteReference"/>
        </w:rPr>
        <w:footnoteRef/>
      </w:r>
      <w:r>
        <w:t xml:space="preserve"> [JS] “So be it! So be it!” or “May it be! May it be!”</w:t>
      </w:r>
    </w:p>
  </w:footnote>
  <w:footnote w:id="484">
    <w:p w14:paraId="33FEA89E" w14:textId="6A510F2C" w:rsidR="00676E6A" w:rsidRDefault="00676E6A" w:rsidP="006236CC">
      <w:pPr>
        <w:pStyle w:val="footnote"/>
      </w:pPr>
      <w:r>
        <w:rPr>
          <w:rStyle w:val="FootnoteReference"/>
        </w:rPr>
        <w:footnoteRef/>
      </w:r>
      <w:r>
        <w:t xml:space="preserve"> [JS] or “expired”</w:t>
      </w:r>
    </w:p>
  </w:footnote>
  <w:footnote w:id="485">
    <w:p w14:paraId="11F2D9AD" w14:textId="77777777" w:rsidR="00676E6A" w:rsidRDefault="00676E6A"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86">
    <w:p w14:paraId="7DBCCA76" w14:textId="0938027F" w:rsidR="00676E6A" w:rsidRDefault="00676E6A" w:rsidP="00DB082B">
      <w:pPr>
        <w:pStyle w:val="footnote"/>
      </w:pPr>
      <w:r>
        <w:rPr>
          <w:rStyle w:val="FootnoteReference"/>
        </w:rPr>
        <w:footnoteRef/>
      </w:r>
      <w:r>
        <w:t xml:space="preserve"> [JS] or “chastened”</w:t>
      </w:r>
    </w:p>
  </w:footnote>
  <w:footnote w:id="487">
    <w:p w14:paraId="2C9584E9" w14:textId="0BF57A67" w:rsidR="00676E6A" w:rsidRDefault="00676E6A"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88">
    <w:p w14:paraId="7F18A7EC" w14:textId="77777777" w:rsidR="00676E6A" w:rsidRDefault="00676E6A" w:rsidP="00C544D6">
      <w:pPr>
        <w:pStyle w:val="footnote"/>
      </w:pPr>
      <w:r>
        <w:rPr>
          <w:rStyle w:val="FootnoteReference"/>
        </w:rPr>
        <w:footnoteRef/>
      </w:r>
      <w:r>
        <w:t xml:space="preserve"> That is, in the Kingdom (1 Cor. 4:20).</w:t>
      </w:r>
    </w:p>
  </w:footnote>
  <w:footnote w:id="489">
    <w:p w14:paraId="6FEEFB4C" w14:textId="77777777" w:rsidR="00676E6A" w:rsidRDefault="00676E6A" w:rsidP="00C544D6">
      <w:pPr>
        <w:pStyle w:val="footnote"/>
      </w:pPr>
      <w:r>
        <w:rPr>
          <w:rStyle w:val="FootnoteReference"/>
        </w:rPr>
        <w:footnoteRef/>
      </w:r>
      <w:r>
        <w:t xml:space="preserve"> Verses 11 and 12 were quoted by Satan to tempt Christ (Matt. 4:6; Lk. 4:10).</w:t>
      </w:r>
    </w:p>
  </w:footnote>
  <w:footnote w:id="490">
    <w:p w14:paraId="3E2B8879" w14:textId="77777777" w:rsidR="00676E6A" w:rsidRDefault="00676E6A" w:rsidP="00C544D6">
      <w:pPr>
        <w:pStyle w:val="footnote"/>
      </w:pPr>
      <w:r>
        <w:rPr>
          <w:rStyle w:val="FootnoteReference"/>
        </w:rPr>
        <w:footnoteRef/>
      </w:r>
      <w:r>
        <w:t xml:space="preserve"> dragon: </w:t>
      </w:r>
      <w:r w:rsidRPr="0090411D">
        <w:rPr>
          <w:i/>
        </w:rPr>
        <w:t>or</w:t>
      </w:r>
      <w:r>
        <w:t xml:space="preserve"> serpent.</w:t>
      </w:r>
    </w:p>
  </w:footnote>
  <w:footnote w:id="491">
    <w:p w14:paraId="26EABD4D" w14:textId="6258FE51" w:rsidR="00676E6A" w:rsidRDefault="00676E6A" w:rsidP="003E7D85">
      <w:pPr>
        <w:pStyle w:val="footnote"/>
      </w:pPr>
      <w:r>
        <w:rPr>
          <w:rStyle w:val="FootnoteReference"/>
        </w:rPr>
        <w:footnoteRef/>
      </w:r>
      <w:r>
        <w:t xml:space="preserve"> [JS] or “to give thanks to the Lord,” or “to thankfully confess the Lord with praise”</w:t>
      </w:r>
    </w:p>
  </w:footnote>
  <w:footnote w:id="492">
    <w:p w14:paraId="0718D3EE" w14:textId="7B8EE1BA" w:rsidR="00676E6A" w:rsidRDefault="00676E6A" w:rsidP="00B74D74">
      <w:pPr>
        <w:pStyle w:val="footnote"/>
      </w:pPr>
      <w:r>
        <w:rPr>
          <w:rStyle w:val="FootnoteReference"/>
        </w:rPr>
        <w:footnoteRef/>
      </w:r>
      <w:r>
        <w:t xml:space="preserve"> [JS] Or “ode”</w:t>
      </w:r>
    </w:p>
  </w:footnote>
  <w:footnote w:id="493">
    <w:p w14:paraId="4C277098" w14:textId="02C8A24D" w:rsidR="00676E6A" w:rsidRDefault="00676E6A" w:rsidP="00B74D74">
      <w:pPr>
        <w:pStyle w:val="footnote"/>
      </w:pPr>
      <w:r>
        <w:rPr>
          <w:rStyle w:val="FootnoteReference"/>
        </w:rPr>
        <w:footnoteRef/>
      </w:r>
      <w:r>
        <w:t xml:space="preserve"> [JS] or “forever and ever.”</w:t>
      </w:r>
    </w:p>
  </w:footnote>
  <w:footnote w:id="494">
    <w:p w14:paraId="3BE1818B" w14:textId="556FC717" w:rsidR="00676E6A" w:rsidRDefault="00676E6A" w:rsidP="00B74D74">
      <w:pPr>
        <w:pStyle w:val="footnote"/>
      </w:pPr>
      <w:r>
        <w:rPr>
          <w:rStyle w:val="FootnoteReference"/>
        </w:rPr>
        <w:footnoteRef/>
      </w:r>
      <w:r>
        <w:t xml:space="preserve"> [JS] literally, “And my horn will be exalted like a unicorn’s”</w:t>
      </w:r>
    </w:p>
  </w:footnote>
  <w:footnote w:id="495">
    <w:p w14:paraId="0EA8E9DE" w14:textId="575E16F4" w:rsidR="00676E6A" w:rsidRDefault="00676E6A" w:rsidP="00325B16">
      <w:pPr>
        <w:pStyle w:val="footnote"/>
      </w:pPr>
      <w:r>
        <w:rPr>
          <w:rStyle w:val="FootnoteReference"/>
        </w:rPr>
        <w:footnoteRef/>
      </w:r>
      <w:r>
        <w:t xml:space="preserve"> [JS] finest oil: or “thick oil”, i.e. “rich mercy”. To refresh: It </w:t>
      </w:r>
      <w:proofErr w:type="gramStart"/>
      <w:r>
        <w:t>is  literally</w:t>
      </w:r>
      <w:proofErr w:type="gramEnd"/>
      <w:r>
        <w:t xml:space="preserve"> just “and my old age with thick oil,” probably, “and my old age will be blessed with rich mercy.”</w:t>
      </w:r>
    </w:p>
  </w:footnote>
  <w:footnote w:id="496">
    <w:p w14:paraId="271F5928" w14:textId="77777777" w:rsidR="00676E6A" w:rsidRDefault="00676E6A"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497">
    <w:p w14:paraId="646109EB" w14:textId="4D40DAE6" w:rsidR="00676E6A" w:rsidRDefault="00676E6A" w:rsidP="00325B16">
      <w:pPr>
        <w:pStyle w:val="footnote"/>
      </w:pPr>
      <w:r>
        <w:rPr>
          <w:rStyle w:val="FootnoteReference"/>
        </w:rPr>
        <w:footnoteRef/>
      </w:r>
      <w:r>
        <w:t xml:space="preserve"> [JS] literally “still increase”</w:t>
      </w:r>
    </w:p>
  </w:footnote>
  <w:footnote w:id="498">
    <w:p w14:paraId="5C5C66FF" w14:textId="1F74D241" w:rsidR="00676E6A" w:rsidRDefault="00676E6A" w:rsidP="00325B16">
      <w:pPr>
        <w:pStyle w:val="footnote"/>
      </w:pPr>
      <w:r>
        <w:rPr>
          <w:rStyle w:val="FootnoteReference"/>
        </w:rPr>
        <w:footnoteRef/>
      </w:r>
      <w:r>
        <w:t xml:space="preserve"> [JS] literally, “rich” or “prosperous”</w:t>
      </w:r>
    </w:p>
  </w:footnote>
  <w:footnote w:id="499">
    <w:p w14:paraId="78AC2D24" w14:textId="77777777" w:rsidR="00676E6A" w:rsidRDefault="00676E6A" w:rsidP="00C544D6">
      <w:pPr>
        <w:pStyle w:val="footnote"/>
      </w:pPr>
      <w:r>
        <w:rPr>
          <w:rStyle w:val="FootnoteReference"/>
        </w:rPr>
        <w:footnoteRef/>
      </w:r>
      <w:r>
        <w:t xml:space="preserve"> John 7:38.</w:t>
      </w:r>
    </w:p>
  </w:footnote>
  <w:footnote w:id="500">
    <w:p w14:paraId="65FE19C9" w14:textId="6CEBCB66" w:rsidR="00676E6A" w:rsidRDefault="00676E6A" w:rsidP="00BC5328">
      <w:pPr>
        <w:pStyle w:val="footnote"/>
      </w:pPr>
      <w:r>
        <w:rPr>
          <w:rStyle w:val="FootnoteReference"/>
        </w:rPr>
        <w:footnoteRef/>
      </w:r>
      <w:r>
        <w:t xml:space="preserve"> Coptic has “it” here, and “beauty” in place of majesty.</w:t>
      </w:r>
    </w:p>
  </w:footnote>
  <w:footnote w:id="501">
    <w:p w14:paraId="5CC1789B" w14:textId="24DCEA5C" w:rsidR="00676E6A" w:rsidRDefault="00676E6A"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02">
    <w:p w14:paraId="6ED6A617" w14:textId="771AAD68" w:rsidR="00676E6A" w:rsidRDefault="00676E6A" w:rsidP="00350BD4">
      <w:pPr>
        <w:pStyle w:val="footnote"/>
      </w:pPr>
      <w:r>
        <w:rPr>
          <w:rStyle w:val="FootnoteReference"/>
        </w:rPr>
        <w:footnoteRef/>
      </w:r>
      <w:r>
        <w:t xml:space="preserve"> [JS] or “forever”</w:t>
      </w:r>
    </w:p>
  </w:footnote>
  <w:footnote w:id="503">
    <w:p w14:paraId="004CC793" w14:textId="74A20F1B" w:rsidR="00676E6A" w:rsidRDefault="00676E6A"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04">
    <w:p w14:paraId="7B4C2DB0" w14:textId="39648656" w:rsidR="00676E6A" w:rsidRDefault="00676E6A" w:rsidP="0002098A">
      <w:pPr>
        <w:pStyle w:val="footnote"/>
      </w:pPr>
      <w:r>
        <w:rPr>
          <w:rStyle w:val="FootnoteReference"/>
        </w:rPr>
        <w:footnoteRef/>
      </w:r>
      <w:r>
        <w:t xml:space="preserve"> [JS] resident alien</w:t>
      </w:r>
    </w:p>
  </w:footnote>
  <w:footnote w:id="505">
    <w:p w14:paraId="1C9111DE" w14:textId="17A2009E" w:rsidR="00676E6A" w:rsidRDefault="00676E6A" w:rsidP="00C544D6">
      <w:pPr>
        <w:pStyle w:val="footnote"/>
      </w:pPr>
      <w:r>
        <w:rPr>
          <w:rStyle w:val="FootnoteReference"/>
        </w:rPr>
        <w:footnoteRef/>
      </w:r>
      <w:r>
        <w:t xml:space="preserve"> Cf. 1 Cor. 3:20, ‘The Lord knows the thoughts of the wise…’</w:t>
      </w:r>
    </w:p>
  </w:footnote>
  <w:footnote w:id="506">
    <w:p w14:paraId="63074263" w14:textId="3DCC4808" w:rsidR="00676E6A" w:rsidRDefault="00676E6A" w:rsidP="003E7D85">
      <w:pPr>
        <w:pStyle w:val="footnote"/>
      </w:pPr>
      <w:r>
        <w:rPr>
          <w:rStyle w:val="FootnoteReference"/>
        </w:rPr>
        <w:footnoteRef/>
      </w:r>
      <w:r>
        <w:t xml:space="preserve"> [JS] or “lawless,” or “the throne of iniquity”</w:t>
      </w:r>
    </w:p>
  </w:footnote>
  <w:footnote w:id="507">
    <w:p w14:paraId="31260F30" w14:textId="198F9DB4" w:rsidR="00676E6A" w:rsidRDefault="00676E6A" w:rsidP="000470D3">
      <w:pPr>
        <w:pStyle w:val="footnote"/>
      </w:pPr>
      <w:r>
        <w:rPr>
          <w:rStyle w:val="FootnoteReference"/>
        </w:rPr>
        <w:footnoteRef/>
      </w:r>
      <w:r>
        <w:t xml:space="preserve"> [JS] i.e. presence</w:t>
      </w:r>
    </w:p>
  </w:footnote>
  <w:footnote w:id="508">
    <w:p w14:paraId="3F261962" w14:textId="0A15CF5B" w:rsidR="00676E6A" w:rsidRDefault="00676E6A" w:rsidP="000470D3">
      <w:pPr>
        <w:pStyle w:val="footnote"/>
      </w:pPr>
      <w:r>
        <w:rPr>
          <w:rStyle w:val="FootnoteReference"/>
        </w:rPr>
        <w:footnoteRef/>
      </w:r>
      <w:r>
        <w:t xml:space="preserve"> [JS] or confession, as in “awknowldgment”. Perhaps, “let us enter His presence and thankfully confess Him,” or “praise”</w:t>
      </w:r>
    </w:p>
  </w:footnote>
  <w:footnote w:id="509">
    <w:p w14:paraId="27D55A36" w14:textId="056A9076" w:rsidR="00676E6A" w:rsidRDefault="00676E6A" w:rsidP="000470D3">
      <w:pPr>
        <w:pStyle w:val="footnote"/>
      </w:pPr>
      <w:r>
        <w:rPr>
          <w:rStyle w:val="FootnoteReference"/>
        </w:rPr>
        <w:footnoteRef/>
      </w:r>
      <w:r>
        <w:t xml:space="preserve"> [JS] or melody</w:t>
      </w:r>
    </w:p>
  </w:footnote>
  <w:footnote w:id="510">
    <w:p w14:paraId="6606F51D" w14:textId="294AC06E" w:rsidR="00676E6A" w:rsidRDefault="00676E6A" w:rsidP="002A2713">
      <w:pPr>
        <w:pStyle w:val="footnote"/>
      </w:pPr>
      <w:r>
        <w:rPr>
          <w:rStyle w:val="FootnoteReference"/>
        </w:rPr>
        <w:footnoteRef/>
      </w:r>
      <w:r>
        <w:t xml:space="preserve"> [JS] “do obeisance”</w:t>
      </w:r>
    </w:p>
  </w:footnote>
  <w:footnote w:id="511">
    <w:p w14:paraId="23B88AAA" w14:textId="4D5A6129" w:rsidR="00676E6A" w:rsidRDefault="00676E6A" w:rsidP="002A2713">
      <w:pPr>
        <w:pStyle w:val="footnote"/>
      </w:pPr>
      <w:r>
        <w:rPr>
          <w:rStyle w:val="FootnoteReference"/>
        </w:rPr>
        <w:footnoteRef/>
      </w:r>
      <w:r>
        <w:t xml:space="preserve"> [JS] “prostrate”</w:t>
      </w:r>
    </w:p>
  </w:footnote>
  <w:footnote w:id="512">
    <w:p w14:paraId="0242B10E" w14:textId="597B77DF" w:rsidR="00676E6A" w:rsidRDefault="00676E6A" w:rsidP="002A2713">
      <w:pPr>
        <w:pStyle w:val="footnote"/>
      </w:pPr>
      <w:r>
        <w:rPr>
          <w:rStyle w:val="FootnoteReference"/>
        </w:rPr>
        <w:footnoteRef/>
      </w:r>
      <w:r>
        <w:t xml:space="preserve"> [JS] OSB has, “Rebellion,” NETS has “embittering”</w:t>
      </w:r>
    </w:p>
  </w:footnote>
  <w:footnote w:id="513">
    <w:p w14:paraId="046745B9" w14:textId="77777777" w:rsidR="00676E6A" w:rsidRDefault="00676E6A" w:rsidP="00C544D6">
      <w:pPr>
        <w:pStyle w:val="footnote"/>
      </w:pPr>
      <w:r>
        <w:rPr>
          <w:rStyle w:val="FootnoteReference"/>
        </w:rPr>
        <w:footnoteRef/>
      </w:r>
      <w:r>
        <w:t xml:space="preserve"> Ex. 17:1-7.</w:t>
      </w:r>
    </w:p>
  </w:footnote>
  <w:footnote w:id="514">
    <w:p w14:paraId="64AAAD4A" w14:textId="25E6F9F0" w:rsidR="00676E6A" w:rsidRDefault="00676E6A" w:rsidP="002A2713">
      <w:pPr>
        <w:pStyle w:val="footnote"/>
      </w:pPr>
      <w:r>
        <w:rPr>
          <w:rStyle w:val="FootnoteReference"/>
        </w:rPr>
        <w:footnoteRef/>
      </w:r>
      <w:r>
        <w:t xml:space="preserve"> [JS] or “tempted”</w:t>
      </w:r>
    </w:p>
  </w:footnote>
  <w:footnote w:id="515">
    <w:p w14:paraId="08EA846E" w14:textId="77777777" w:rsidR="00676E6A" w:rsidRDefault="00676E6A" w:rsidP="00C544D6">
      <w:pPr>
        <w:pStyle w:val="footnote"/>
      </w:pPr>
      <w:r>
        <w:rPr>
          <w:rStyle w:val="FootnoteReference"/>
        </w:rPr>
        <w:footnoteRef/>
      </w:r>
      <w:r>
        <w:t xml:space="preserve"> Num. 14:32-34.</w:t>
      </w:r>
    </w:p>
  </w:footnote>
  <w:footnote w:id="516">
    <w:p w14:paraId="27E7289C" w14:textId="49B8D2B5" w:rsidR="00676E6A" w:rsidRDefault="00676E6A" w:rsidP="00C544D6">
      <w:pPr>
        <w:pStyle w:val="footnote"/>
      </w:pPr>
      <w:r>
        <w:rPr>
          <w:rStyle w:val="FootnoteReference"/>
        </w:rPr>
        <w:footnoteRef/>
      </w:r>
      <w:r>
        <w:t xml:space="preserve"> Cf. Heb.3:7-11; 4:10.</w:t>
      </w:r>
    </w:p>
  </w:footnote>
  <w:footnote w:id="517">
    <w:p w14:paraId="6A0DA86F" w14:textId="27B2622D" w:rsidR="00676E6A" w:rsidRDefault="00676E6A" w:rsidP="00C544D6">
      <w:pPr>
        <w:pStyle w:val="footnote"/>
      </w:pPr>
      <w:r>
        <w:rPr>
          <w:rStyle w:val="FootnoteReference"/>
        </w:rPr>
        <w:footnoteRef/>
      </w:r>
      <w:r>
        <w:t xml:space="preserve"> Cf. Deut. 32:17; 1 Cor. 10:20; Psalm 105:36-38; 1 Chron. 16:26.</w:t>
      </w:r>
    </w:p>
  </w:footnote>
  <w:footnote w:id="518">
    <w:p w14:paraId="20A46088" w14:textId="101D0C08" w:rsidR="00676E6A" w:rsidRDefault="00676E6A" w:rsidP="00363583">
      <w:pPr>
        <w:pStyle w:val="footnote"/>
      </w:pPr>
      <w:r>
        <w:rPr>
          <w:rStyle w:val="FootnoteReference"/>
        </w:rPr>
        <w:footnoteRef/>
      </w:r>
      <w:r>
        <w:t xml:space="preserve"> [JS] or “thanksgiving”, or “praise”. Really, “thankful confession with praise”.</w:t>
      </w:r>
    </w:p>
  </w:footnote>
  <w:footnote w:id="519">
    <w:p w14:paraId="4CE9E737" w14:textId="37ADED0C" w:rsidR="00676E6A" w:rsidRDefault="00676E6A" w:rsidP="00363583">
      <w:pPr>
        <w:pStyle w:val="footnote"/>
      </w:pPr>
      <w:r>
        <w:rPr>
          <w:rStyle w:val="FootnoteReference"/>
        </w:rPr>
        <w:footnoteRef/>
      </w:r>
      <w:r>
        <w:t xml:space="preserve"> [JS] literally, “holy place”</w:t>
      </w:r>
    </w:p>
  </w:footnote>
  <w:footnote w:id="520">
    <w:p w14:paraId="0D26CC38" w14:textId="563291CA" w:rsidR="00676E6A" w:rsidRDefault="00676E6A" w:rsidP="00363583">
      <w:pPr>
        <w:pStyle w:val="footnote"/>
      </w:pPr>
      <w:r>
        <w:rPr>
          <w:rStyle w:val="FootnoteReference"/>
        </w:rPr>
        <w:footnoteRef/>
      </w:r>
      <w:r>
        <w:t xml:space="preserve"> [JS] or, “sacrifices”</w:t>
      </w:r>
    </w:p>
  </w:footnote>
  <w:footnote w:id="521">
    <w:p w14:paraId="3B6D0020" w14:textId="12CB55F6" w:rsidR="00676E6A" w:rsidRDefault="00676E6A" w:rsidP="00363583">
      <w:pPr>
        <w:pStyle w:val="footnote"/>
      </w:pPr>
      <w:r>
        <w:rPr>
          <w:rStyle w:val="FootnoteReference"/>
        </w:rPr>
        <w:footnoteRef/>
      </w:r>
      <w:r>
        <w:t xml:space="preserve"> [JS] “do obeisance”</w:t>
      </w:r>
    </w:p>
  </w:footnote>
  <w:footnote w:id="522">
    <w:p w14:paraId="0223F21B" w14:textId="2545193C" w:rsidR="00676E6A" w:rsidRDefault="00676E6A"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23">
    <w:p w14:paraId="717DF0F4" w14:textId="601B218D" w:rsidR="00676E6A" w:rsidRDefault="00676E6A" w:rsidP="00445570">
      <w:pPr>
        <w:pStyle w:val="footnote"/>
      </w:pPr>
      <w:r>
        <w:rPr>
          <w:rStyle w:val="FootnoteReference"/>
        </w:rPr>
        <w:footnoteRef/>
      </w:r>
      <w:r>
        <w:t xml:space="preserve"> [JS] literally, “set right the world”.</w:t>
      </w:r>
    </w:p>
  </w:footnote>
  <w:footnote w:id="524">
    <w:p w14:paraId="29039A45" w14:textId="77777777" w:rsidR="00676E6A" w:rsidRDefault="00676E6A" w:rsidP="00C544D6">
      <w:pPr>
        <w:pStyle w:val="footnote"/>
      </w:pPr>
      <w:r>
        <w:rPr>
          <w:rStyle w:val="FootnoteReference"/>
        </w:rPr>
        <w:footnoteRef/>
      </w:r>
      <w:r>
        <w:t xml:space="preserve"> i.e. Let the sea dance and roar in thunderous applause as the King of Glory appears. (This line is identical with 97:7a).</w:t>
      </w:r>
    </w:p>
  </w:footnote>
  <w:footnote w:id="525">
    <w:p w14:paraId="0578D96E" w14:textId="3735D823" w:rsidR="00676E6A" w:rsidRDefault="00676E6A" w:rsidP="00445570">
      <w:pPr>
        <w:pStyle w:val="footnote"/>
      </w:pPr>
      <w:r>
        <w:rPr>
          <w:rStyle w:val="FootnoteReference"/>
        </w:rPr>
        <w:footnoteRef/>
      </w:r>
      <w:r>
        <w:t xml:space="preserve"> [JS] or “exult.”</w:t>
      </w:r>
    </w:p>
  </w:footnote>
  <w:footnote w:id="526">
    <w:p w14:paraId="027E6C5C" w14:textId="07849C22" w:rsidR="00676E6A" w:rsidRDefault="00676E6A" w:rsidP="00445570">
      <w:pPr>
        <w:pStyle w:val="footnote"/>
      </w:pPr>
      <w:r>
        <w:rPr>
          <w:rStyle w:val="FootnoteReference"/>
        </w:rPr>
        <w:footnoteRef/>
      </w:r>
      <w:r>
        <w:t xml:space="preserve"> [JS] i.e. “the the presence of the Lord”</w:t>
      </w:r>
    </w:p>
  </w:footnote>
  <w:footnote w:id="527">
    <w:p w14:paraId="502B0E29" w14:textId="363AF83B" w:rsidR="00676E6A" w:rsidRDefault="00676E6A" w:rsidP="00AF055B">
      <w:pPr>
        <w:pStyle w:val="footnote"/>
      </w:pPr>
      <w:r>
        <w:rPr>
          <w:rStyle w:val="FootnoteReference"/>
        </w:rPr>
        <w:footnoteRef/>
      </w:r>
      <w:r>
        <w:t xml:space="preserve"> [JS] or “keep His throne straight.”</w:t>
      </w:r>
    </w:p>
  </w:footnote>
  <w:footnote w:id="528">
    <w:p w14:paraId="0A420AC8" w14:textId="0E9B7FA2" w:rsidR="00676E6A" w:rsidRDefault="00676E6A" w:rsidP="00C544D6">
      <w:pPr>
        <w:pStyle w:val="footnote"/>
      </w:pPr>
      <w:r>
        <w:rPr>
          <w:rStyle w:val="FootnoteReference"/>
        </w:rPr>
        <w:footnoteRef/>
      </w:r>
      <w:r>
        <w:t xml:space="preserve"> Cf. Pss. 32:5b; 84:10b. Rom. 1:19-21; 2 Cor. 4:6; Jn. 1:14; 6:40; 17:22-24.</w:t>
      </w:r>
    </w:p>
  </w:footnote>
  <w:footnote w:id="529">
    <w:p w14:paraId="7B92C494" w14:textId="3893728C" w:rsidR="00676E6A" w:rsidRDefault="00676E6A" w:rsidP="00AF055B">
      <w:pPr>
        <w:pStyle w:val="footnote"/>
      </w:pPr>
      <w:r>
        <w:rPr>
          <w:rStyle w:val="FootnoteReference"/>
        </w:rPr>
        <w:footnoteRef/>
      </w:r>
      <w:r>
        <w:t xml:space="preserve"> [JS] “do obeisance to”</w:t>
      </w:r>
    </w:p>
  </w:footnote>
  <w:footnote w:id="530">
    <w:p w14:paraId="3C69AEE3" w14:textId="2FCFF9DA" w:rsidR="00676E6A" w:rsidRDefault="00676E6A" w:rsidP="00AF055B">
      <w:pPr>
        <w:pStyle w:val="footnote"/>
      </w:pPr>
      <w:r>
        <w:rPr>
          <w:rStyle w:val="FootnoteReference"/>
        </w:rPr>
        <w:footnoteRef/>
      </w:r>
      <w:r>
        <w:t xml:space="preserve"> [JS] “do obeisance to”</w:t>
      </w:r>
    </w:p>
  </w:footnote>
  <w:footnote w:id="531">
    <w:p w14:paraId="7E0327B2" w14:textId="516E0233" w:rsidR="00676E6A" w:rsidRDefault="00676E6A" w:rsidP="00AF055B">
      <w:pPr>
        <w:pStyle w:val="footnote"/>
      </w:pPr>
      <w:r>
        <w:rPr>
          <w:rStyle w:val="FootnoteReference"/>
        </w:rPr>
        <w:footnoteRef/>
      </w:r>
      <w:r>
        <w:t xml:space="preserve"> [JS] Fr. Lazarus has “lives”</w:t>
      </w:r>
    </w:p>
  </w:footnote>
  <w:footnote w:id="532">
    <w:p w14:paraId="202D3E03" w14:textId="48C7AC7B" w:rsidR="00676E6A" w:rsidRDefault="00676E6A"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33">
    <w:p w14:paraId="22A45999" w14:textId="660B33F2" w:rsidR="00676E6A" w:rsidRDefault="00676E6A"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 [JS] Fr. Lazarua has “saved”.</w:t>
      </w:r>
    </w:p>
  </w:footnote>
  <w:footnote w:id="534">
    <w:p w14:paraId="160E0C3D" w14:textId="77777777" w:rsidR="00676E6A" w:rsidRDefault="00676E6A" w:rsidP="00C544D6">
      <w:pPr>
        <w:pStyle w:val="footnote"/>
      </w:pPr>
      <w:r>
        <w:rPr>
          <w:rStyle w:val="FootnoteReference"/>
        </w:rPr>
        <w:footnoteRef/>
      </w:r>
      <w:r>
        <w:t xml:space="preserve"> Rev. 4:6, Ezek. 1:5-10.</w:t>
      </w:r>
    </w:p>
  </w:footnote>
  <w:footnote w:id="535">
    <w:p w14:paraId="2C987C7D" w14:textId="7DA14E0E" w:rsidR="00676E6A" w:rsidRDefault="00676E6A" w:rsidP="006263C2">
      <w:pPr>
        <w:pStyle w:val="footnote"/>
      </w:pPr>
      <w:r>
        <w:rPr>
          <w:rStyle w:val="FootnoteReference"/>
        </w:rPr>
        <w:footnoteRef/>
      </w:r>
      <w:r>
        <w:t xml:space="preserve"> [JS] The word conveys both confessing Him and thanking or praising Him.</w:t>
      </w:r>
    </w:p>
  </w:footnote>
  <w:footnote w:id="536">
    <w:p w14:paraId="5846482D" w14:textId="3A662ECC" w:rsidR="00676E6A" w:rsidRDefault="00676E6A" w:rsidP="006263C2">
      <w:pPr>
        <w:pStyle w:val="footnote"/>
      </w:pPr>
      <w:r>
        <w:rPr>
          <w:rStyle w:val="FootnoteReference"/>
        </w:rPr>
        <w:footnoteRef/>
      </w:r>
      <w:r>
        <w:t xml:space="preserve"> [JS] Fr. Lazarus has “laws”</w:t>
      </w:r>
    </w:p>
  </w:footnote>
  <w:footnote w:id="537">
    <w:p w14:paraId="2FC019B3" w14:textId="70AAB5D0" w:rsidR="00676E6A" w:rsidRDefault="00676E6A" w:rsidP="006263C2">
      <w:pPr>
        <w:pStyle w:val="footnote"/>
      </w:pPr>
      <w:r>
        <w:rPr>
          <w:rStyle w:val="FootnoteReference"/>
        </w:rPr>
        <w:footnoteRef/>
      </w:r>
      <w:r>
        <w:t xml:space="preserve"> [JS] “do obeisance”, commonly rendered “worship”</w:t>
      </w:r>
    </w:p>
  </w:footnote>
  <w:footnote w:id="538">
    <w:p w14:paraId="7386C0B1" w14:textId="0080D811" w:rsidR="00676E6A" w:rsidRDefault="00676E6A" w:rsidP="004A1997">
      <w:pPr>
        <w:pStyle w:val="footnote"/>
      </w:pPr>
      <w:r>
        <w:rPr>
          <w:rStyle w:val="FootnoteReference"/>
        </w:rPr>
        <w:footnoteRef/>
      </w:r>
      <w:r>
        <w:t xml:space="preserve"> [JS] Fr. Lazarus has “correcting”</w:t>
      </w:r>
    </w:p>
  </w:footnote>
  <w:footnote w:id="539">
    <w:p w14:paraId="273EA178" w14:textId="4DFF2FD9" w:rsidR="00676E6A" w:rsidRDefault="00676E6A" w:rsidP="004A1997">
      <w:pPr>
        <w:pStyle w:val="footnote"/>
      </w:pPr>
      <w:r>
        <w:rPr>
          <w:rStyle w:val="FootnoteReference"/>
        </w:rPr>
        <w:footnoteRef/>
      </w:r>
      <w:r>
        <w:t xml:space="preserve"> [JS] “do obeisance” or “fall down”</w:t>
      </w:r>
    </w:p>
  </w:footnote>
  <w:footnote w:id="540">
    <w:p w14:paraId="6E38F9F7" w14:textId="307328EF" w:rsidR="00676E6A" w:rsidRDefault="00676E6A" w:rsidP="0016307C">
      <w:pPr>
        <w:pStyle w:val="footnote"/>
      </w:pPr>
      <w:r>
        <w:rPr>
          <w:rStyle w:val="FootnoteReference"/>
        </w:rPr>
        <w:footnoteRef/>
      </w:r>
      <w:r>
        <w:t xml:space="preserve"> [JS] as in “acknowledging”, or “thankfully confessing Him with praise”, not “confessing sins”</w:t>
      </w:r>
    </w:p>
  </w:footnote>
  <w:footnote w:id="541">
    <w:p w14:paraId="346D7C50" w14:textId="6DED6982" w:rsidR="00676E6A" w:rsidRDefault="00676E6A" w:rsidP="0016307C">
      <w:pPr>
        <w:pStyle w:val="footnote"/>
      </w:pPr>
      <w:r>
        <w:rPr>
          <w:rStyle w:val="FootnoteReference"/>
        </w:rPr>
        <w:footnoteRef/>
      </w:r>
      <w:r>
        <w:t xml:space="preserve"> [JS] or, “and not we Him”</w:t>
      </w:r>
    </w:p>
  </w:footnote>
  <w:footnote w:id="542">
    <w:p w14:paraId="14022FB6" w14:textId="4CE3B2A5" w:rsidR="00676E6A" w:rsidRDefault="00676E6A" w:rsidP="0016307C">
      <w:pPr>
        <w:pStyle w:val="footnote"/>
      </w:pPr>
      <w:r>
        <w:rPr>
          <w:rStyle w:val="FootnoteReference"/>
        </w:rPr>
        <w:footnoteRef/>
      </w:r>
      <w:r>
        <w:t xml:space="preserve"> [JS] not confession of sins, but confessing Him, with thanksgiving and praise.</w:t>
      </w:r>
    </w:p>
  </w:footnote>
  <w:footnote w:id="543">
    <w:p w14:paraId="74BE8AB4" w14:textId="15E7B0AD" w:rsidR="00676E6A" w:rsidRDefault="00676E6A" w:rsidP="00C050C7">
      <w:pPr>
        <w:pStyle w:val="footnote"/>
      </w:pPr>
      <w:r>
        <w:rPr>
          <w:rStyle w:val="FootnoteReference"/>
        </w:rPr>
        <w:footnoteRef/>
      </w:r>
      <w:r>
        <w:t xml:space="preserve"> [JS] or “do wrong,” or “the workers of iniquity”</w:t>
      </w:r>
    </w:p>
  </w:footnote>
  <w:footnote w:id="544">
    <w:p w14:paraId="4E28D6F6" w14:textId="75DDD646" w:rsidR="00676E6A" w:rsidRDefault="00676E6A" w:rsidP="00CD361B">
      <w:pPr>
        <w:pStyle w:val="footnote"/>
      </w:pPr>
      <w:r>
        <w:rPr>
          <w:rStyle w:val="FootnoteReference"/>
        </w:rPr>
        <w:footnoteRef/>
      </w:r>
      <w:r>
        <w:t xml:space="preserve"> [JS] or proud/haughty eyes.</w:t>
      </w:r>
    </w:p>
  </w:footnote>
  <w:footnote w:id="545">
    <w:p w14:paraId="33F848D7" w14:textId="77777777" w:rsidR="00676E6A" w:rsidRDefault="00676E6A" w:rsidP="00C544D6">
      <w:pPr>
        <w:pStyle w:val="footnote"/>
      </w:pPr>
      <w:r>
        <w:rPr>
          <w:rStyle w:val="FootnoteReference"/>
        </w:rPr>
        <w:footnoteRef/>
      </w:r>
      <w:r>
        <w:t xml:space="preserve"> Daily I pray for the lost. Sinners are slain by conversion into believers, saints, friends and lovers.</w:t>
      </w:r>
    </w:p>
  </w:footnote>
  <w:footnote w:id="546">
    <w:p w14:paraId="570F4149" w14:textId="77777777" w:rsidR="00676E6A" w:rsidRDefault="00676E6A" w:rsidP="00C544D6">
      <w:pPr>
        <w:pStyle w:val="footnote"/>
      </w:pPr>
      <w:r>
        <w:rPr>
          <w:rStyle w:val="FootnoteReference"/>
        </w:rPr>
        <w:footnoteRef/>
      </w:r>
      <w:r>
        <w:t xml:space="preserve"> Peter praised and confessed Christ, yet later he swore he did not know Him (Mt. 26:74; Mk. 14:71).</w:t>
      </w:r>
    </w:p>
  </w:footnote>
  <w:footnote w:id="547">
    <w:p w14:paraId="7F487DE9" w14:textId="1D877FA2" w:rsidR="00676E6A" w:rsidRDefault="00676E6A" w:rsidP="00C544D6">
      <w:pPr>
        <w:pStyle w:val="footnote"/>
      </w:pPr>
      <w:r>
        <w:rPr>
          <w:rStyle w:val="FootnoteReference"/>
        </w:rPr>
        <w:footnoteRef/>
      </w:r>
      <w:r>
        <w:t xml:space="preserve"> Cf. Ps. 38:7a.</w:t>
      </w:r>
    </w:p>
  </w:footnote>
  <w:footnote w:id="548">
    <w:p w14:paraId="1B133F2B" w14:textId="56FE4EC3" w:rsidR="00676E6A" w:rsidRDefault="00676E6A"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49">
    <w:p w14:paraId="4C6B2146" w14:textId="77777777" w:rsidR="00676E6A" w:rsidRDefault="00676E6A" w:rsidP="00C544D6">
      <w:pPr>
        <w:pStyle w:val="footnote"/>
      </w:pPr>
      <w:r>
        <w:rPr>
          <w:rStyle w:val="FootnoteReference"/>
        </w:rPr>
        <w:footnoteRef/>
      </w:r>
      <w:r>
        <w:t xml:space="preserve"> descendants: </w:t>
      </w:r>
      <w:r w:rsidRPr="00A80C80">
        <w:rPr>
          <w:i/>
        </w:rPr>
        <w:t>lit</w:t>
      </w:r>
      <w:r>
        <w:t>. seed. Verses 26-28 are quoted at Heb. 1:10-12; 13:8.</w:t>
      </w:r>
    </w:p>
  </w:footnote>
  <w:footnote w:id="550">
    <w:p w14:paraId="44E84D4D" w14:textId="77777777" w:rsidR="00676E6A" w:rsidRDefault="00676E6A" w:rsidP="00C544D6">
      <w:pPr>
        <w:pStyle w:val="footnote"/>
      </w:pPr>
      <w:r>
        <w:rPr>
          <w:rStyle w:val="FootnoteReference"/>
        </w:rPr>
        <w:footnoteRef/>
      </w:r>
      <w:r>
        <w:t xml:space="preserve"> ‘God is love’ (1 John 4:8,16).</w:t>
      </w:r>
    </w:p>
  </w:footnote>
  <w:footnote w:id="551">
    <w:p w14:paraId="169A7896" w14:textId="77777777" w:rsidR="00676E6A" w:rsidRDefault="00676E6A" w:rsidP="00C37403">
      <w:pPr>
        <w:pStyle w:val="footnote"/>
      </w:pPr>
      <w:r>
        <w:rPr>
          <w:rStyle w:val="FootnoteReference"/>
        </w:rPr>
        <w:footnoteRef/>
      </w:r>
      <w:r>
        <w:t xml:space="preserve"> [JS] NETS has “who is very conciliatory towards all your acts of lawlessness”</w:t>
      </w:r>
    </w:p>
  </w:footnote>
  <w:footnote w:id="552">
    <w:p w14:paraId="1EEA58C5" w14:textId="195647BB" w:rsidR="00676E6A" w:rsidRDefault="00676E6A" w:rsidP="00C544D6">
      <w:pPr>
        <w:pStyle w:val="footnote"/>
      </w:pPr>
      <w:r>
        <w:rPr>
          <w:rStyle w:val="FootnoteReference"/>
        </w:rPr>
        <w:footnoteRef/>
      </w:r>
      <w:r>
        <w:t xml:space="preserve"> Cf. Ps. 147:8.</w:t>
      </w:r>
    </w:p>
  </w:footnote>
  <w:footnote w:id="553">
    <w:p w14:paraId="3C4F2E7D" w14:textId="704C8BBC" w:rsidR="00676E6A" w:rsidRDefault="00676E6A" w:rsidP="001566BD">
      <w:pPr>
        <w:pStyle w:val="footnote"/>
      </w:pPr>
      <w:r>
        <w:rPr>
          <w:rStyle w:val="FootnoteReference"/>
        </w:rPr>
        <w:footnoteRef/>
      </w:r>
      <w:r>
        <w:t xml:space="preserve"> [JS] or “transgressions”</w:t>
      </w:r>
    </w:p>
  </w:footnote>
  <w:footnote w:id="554">
    <w:p w14:paraId="1F5C3038" w14:textId="77777777" w:rsidR="00676E6A" w:rsidRDefault="00676E6A" w:rsidP="00C544D6">
      <w:pPr>
        <w:pStyle w:val="footnote"/>
      </w:pPr>
      <w:r>
        <w:rPr>
          <w:rStyle w:val="FootnoteReference"/>
        </w:rPr>
        <w:footnoteRef/>
      </w:r>
      <w:r>
        <w:t xml:space="preserve"> East and West intersecting heaven and earth forms the Cross to which our sins were nailed (Col. 1:20; 2:14).</w:t>
      </w:r>
    </w:p>
  </w:footnote>
  <w:footnote w:id="555">
    <w:p w14:paraId="091111BB" w14:textId="79454437" w:rsidR="00676E6A" w:rsidRDefault="00676E6A" w:rsidP="00417F44">
      <w:pPr>
        <w:pStyle w:val="footnote"/>
      </w:pPr>
      <w:r>
        <w:rPr>
          <w:rStyle w:val="FootnoteReference"/>
        </w:rPr>
        <w:footnoteRef/>
      </w:r>
      <w:r>
        <w:t xml:space="preserve"> [JS] wind, or breath, spirit. The analogy is to “as the spirit passes from man, and he does not exist.”</w:t>
      </w:r>
    </w:p>
  </w:footnote>
  <w:footnote w:id="556">
    <w:p w14:paraId="2EB2A618" w14:textId="77777777" w:rsidR="00676E6A" w:rsidRDefault="00676E6A" w:rsidP="00C544D6">
      <w:pPr>
        <w:pStyle w:val="footnote"/>
      </w:pPr>
      <w:r>
        <w:rPr>
          <w:rStyle w:val="FootnoteReference"/>
        </w:rPr>
        <w:footnoteRef/>
      </w:r>
      <w:r>
        <w:t xml:space="preserve"> embraces all: </w:t>
      </w:r>
      <w:r w:rsidRPr="00A80C80">
        <w:rPr>
          <w:i/>
        </w:rPr>
        <w:t>or</w:t>
      </w:r>
      <w:r>
        <w:t>, ‘rules over all.’</w:t>
      </w:r>
    </w:p>
  </w:footnote>
  <w:footnote w:id="557">
    <w:p w14:paraId="74ECADBE" w14:textId="66332B8C" w:rsidR="00676E6A" w:rsidRDefault="00676E6A" w:rsidP="00342E73">
      <w:pPr>
        <w:pStyle w:val="footnote"/>
      </w:pPr>
      <w:r>
        <w:rPr>
          <w:rStyle w:val="FootnoteReference"/>
        </w:rPr>
        <w:footnoteRef/>
      </w:r>
      <w:r>
        <w:t xml:space="preserve"> [JS] Fr. Lazarus has “very great”</w:t>
      </w:r>
    </w:p>
  </w:footnote>
  <w:footnote w:id="558">
    <w:p w14:paraId="4F7FE92C" w14:textId="411FA40A" w:rsidR="00676E6A" w:rsidRDefault="00676E6A" w:rsidP="00342E73">
      <w:pPr>
        <w:pStyle w:val="footnote"/>
      </w:pPr>
      <w:r>
        <w:rPr>
          <w:rStyle w:val="FootnoteReference"/>
        </w:rPr>
        <w:footnoteRef/>
      </w:r>
      <w:r>
        <w:t xml:space="preserve"> [JS] or “thanksgiving,” or “thankful confession with praise”</w:t>
      </w:r>
    </w:p>
  </w:footnote>
  <w:footnote w:id="559">
    <w:p w14:paraId="169AA0B7" w14:textId="592F3FAF" w:rsidR="00676E6A" w:rsidRDefault="00676E6A"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60">
    <w:p w14:paraId="6BB1365A" w14:textId="27497F37" w:rsidR="00676E6A" w:rsidRDefault="00676E6A" w:rsidP="00342E73">
      <w:pPr>
        <w:pStyle w:val="footnote"/>
      </w:pPr>
      <w:r>
        <w:rPr>
          <w:rStyle w:val="FootnoteReference"/>
        </w:rPr>
        <w:footnoteRef/>
      </w:r>
      <w:r>
        <w:t xml:space="preserve"> [JS] or “makes the clouds His chariot”</w:t>
      </w:r>
    </w:p>
  </w:footnote>
  <w:footnote w:id="561">
    <w:p w14:paraId="62DF6E81" w14:textId="51054D24" w:rsidR="00676E6A" w:rsidRDefault="00676E6A" w:rsidP="00342E73">
      <w:pPr>
        <w:pStyle w:val="footnote"/>
      </w:pPr>
      <w:r>
        <w:rPr>
          <w:rStyle w:val="FootnoteReference"/>
        </w:rPr>
        <w:footnoteRef/>
      </w:r>
      <w:r>
        <w:t xml:space="preserve"> [JS] or “messengers”</w:t>
      </w:r>
    </w:p>
  </w:footnote>
  <w:footnote w:id="562">
    <w:p w14:paraId="168D3C90" w14:textId="7FDCEE0D" w:rsidR="00676E6A" w:rsidRDefault="00676E6A" w:rsidP="00342E73">
      <w:pPr>
        <w:pStyle w:val="footnote"/>
      </w:pPr>
      <w:r>
        <w:rPr>
          <w:rStyle w:val="FootnoteReference"/>
        </w:rPr>
        <w:footnoteRef/>
      </w:r>
      <w:r>
        <w:t xml:space="preserve"> [JS] Fr. Lazarus has “servants”</w:t>
      </w:r>
    </w:p>
  </w:footnote>
  <w:footnote w:id="563">
    <w:p w14:paraId="45145696" w14:textId="77777777" w:rsidR="00676E6A" w:rsidRDefault="00676E6A" w:rsidP="00C544D6">
      <w:pPr>
        <w:pStyle w:val="footnote"/>
      </w:pPr>
      <w:r>
        <w:rPr>
          <w:rStyle w:val="FootnoteReference"/>
        </w:rPr>
        <w:footnoteRef/>
      </w:r>
      <w:r>
        <w:t xml:space="preserve"> Heb. 1:7; Ezek. 1:14; 2 Esdras 8:22.</w:t>
      </w:r>
    </w:p>
  </w:footnote>
  <w:footnote w:id="564">
    <w:p w14:paraId="0185F645" w14:textId="47FC8356" w:rsidR="00676E6A" w:rsidRDefault="00676E6A" w:rsidP="00342E73">
      <w:pPr>
        <w:pStyle w:val="footnote"/>
      </w:pPr>
      <w:r>
        <w:rPr>
          <w:rStyle w:val="FootnoteReference"/>
        </w:rPr>
        <w:footnoteRef/>
      </w:r>
      <w:r>
        <w:t xml:space="preserve"> [JS] Fr. Lazarus has “axis”</w:t>
      </w:r>
    </w:p>
  </w:footnote>
  <w:footnote w:id="565">
    <w:p w14:paraId="62442F76" w14:textId="4CE61300" w:rsidR="00676E6A" w:rsidRDefault="00676E6A" w:rsidP="00342E73">
      <w:pPr>
        <w:pStyle w:val="footnote"/>
      </w:pPr>
      <w:r>
        <w:rPr>
          <w:rStyle w:val="FootnoteReference"/>
        </w:rPr>
        <w:footnoteRef/>
      </w:r>
      <w:r>
        <w:t xml:space="preserve"> [JS] Fr. Lazarus has “wander”. NETS has “be tilted”</w:t>
      </w:r>
    </w:p>
  </w:footnote>
  <w:footnote w:id="566">
    <w:p w14:paraId="1733D904" w14:textId="3B68C5C6" w:rsidR="00676E6A" w:rsidRDefault="00676E6A" w:rsidP="006A0F54">
      <w:pPr>
        <w:pStyle w:val="footnote"/>
      </w:pPr>
      <w:r>
        <w:rPr>
          <w:rStyle w:val="FootnoteReference"/>
        </w:rPr>
        <w:footnoteRef/>
      </w:r>
      <w:r>
        <w:t xml:space="preserve"> [JS] literally, “founded”</w:t>
      </w:r>
    </w:p>
  </w:footnote>
  <w:footnote w:id="567">
    <w:p w14:paraId="2075EA79" w14:textId="5E6B474F" w:rsidR="00676E6A" w:rsidRDefault="00676E6A" w:rsidP="006A0F54">
      <w:pPr>
        <w:pStyle w:val="footnote"/>
      </w:pPr>
      <w:r>
        <w:rPr>
          <w:rStyle w:val="FootnoteReference"/>
        </w:rPr>
        <w:footnoteRef/>
      </w:r>
      <w:r>
        <w:t xml:space="preserve"> [JS] or “takes the lead among them”</w:t>
      </w:r>
    </w:p>
  </w:footnote>
  <w:footnote w:id="568">
    <w:p w14:paraId="28E7BE34" w14:textId="16676F65" w:rsidR="00676E6A" w:rsidRDefault="00676E6A" w:rsidP="001566BD">
      <w:pPr>
        <w:pStyle w:val="footnote"/>
      </w:pPr>
      <w:r>
        <w:rPr>
          <w:rStyle w:val="FootnoteReference"/>
        </w:rPr>
        <w:footnoteRef/>
      </w:r>
      <w:r>
        <w:t xml:space="preserve"> [JS] or “serpent”</w:t>
      </w:r>
    </w:p>
  </w:footnote>
  <w:footnote w:id="569">
    <w:p w14:paraId="11DE9B53" w14:textId="0A5609C6" w:rsidR="00676E6A" w:rsidRDefault="00676E6A" w:rsidP="00915FD3">
      <w:pPr>
        <w:pStyle w:val="footnote"/>
      </w:pPr>
      <w:r>
        <w:rPr>
          <w:rStyle w:val="FootnoteReference"/>
        </w:rPr>
        <w:footnoteRef/>
      </w:r>
      <w:r>
        <w:t xml:space="preserve"> [JS] or, “the universe”</w:t>
      </w:r>
    </w:p>
  </w:footnote>
  <w:footnote w:id="570">
    <w:p w14:paraId="74093DC5" w14:textId="1E09F0AA" w:rsidR="00676E6A" w:rsidRDefault="00676E6A" w:rsidP="00915FD3">
      <w:pPr>
        <w:pStyle w:val="footnote"/>
      </w:pPr>
      <w:r>
        <w:rPr>
          <w:rStyle w:val="FootnoteReference"/>
        </w:rPr>
        <w:footnoteRef/>
      </w:r>
      <w:r>
        <w:t xml:space="preserve"> [JS] or, “breath”</w:t>
      </w:r>
    </w:p>
  </w:footnote>
  <w:footnote w:id="571">
    <w:p w14:paraId="7147B16E" w14:textId="621A8A9E" w:rsidR="00676E6A" w:rsidRDefault="00676E6A" w:rsidP="001566BD">
      <w:pPr>
        <w:pStyle w:val="footnote"/>
      </w:pPr>
      <w:r>
        <w:rPr>
          <w:rStyle w:val="FootnoteReference"/>
        </w:rPr>
        <w:footnoteRef/>
      </w:r>
      <w:r>
        <w:t xml:space="preserve"> [JS] Fr. Lazarus has, “meditation”</w:t>
      </w:r>
    </w:p>
  </w:footnote>
  <w:footnote w:id="572">
    <w:p w14:paraId="384A849F" w14:textId="641C79E3" w:rsidR="00676E6A" w:rsidRDefault="00676E6A" w:rsidP="00C544D6">
      <w:pPr>
        <w:pStyle w:val="footnote"/>
      </w:pPr>
      <w:r>
        <w:rPr>
          <w:rStyle w:val="FootnoteReference"/>
        </w:rPr>
        <w:footnoteRef/>
      </w:r>
      <w:r>
        <w:t xml:space="preserve"> Much of Psalm 104 occurs almost verbatim in 1 Chron. 16:8-22 (cf. vv. 7:36).</w:t>
      </w:r>
    </w:p>
  </w:footnote>
  <w:footnote w:id="573">
    <w:p w14:paraId="3905FF41" w14:textId="613F8D2E" w:rsidR="00676E6A" w:rsidRDefault="00676E6A" w:rsidP="00321F6F">
      <w:pPr>
        <w:pStyle w:val="footnote"/>
      </w:pPr>
      <w:r>
        <w:rPr>
          <w:rStyle w:val="FootnoteReference"/>
        </w:rPr>
        <w:footnoteRef/>
      </w:r>
      <w:r>
        <w:t xml:space="preserve"> [JS] or “give thanks to”. “Thankfully confess with praise”</w:t>
      </w:r>
    </w:p>
  </w:footnote>
  <w:footnote w:id="574">
    <w:p w14:paraId="01463307" w14:textId="64E551BC" w:rsidR="00676E6A" w:rsidRDefault="00676E6A" w:rsidP="00321F6F">
      <w:pPr>
        <w:pStyle w:val="footnote"/>
      </w:pPr>
      <w:r>
        <w:rPr>
          <w:rStyle w:val="FootnoteReference"/>
        </w:rPr>
        <w:footnoteRef/>
      </w:r>
      <w:r>
        <w:t xml:space="preserve"> [JS] or “make music to”</w:t>
      </w:r>
    </w:p>
  </w:footnote>
  <w:footnote w:id="575">
    <w:p w14:paraId="2B9E23B4" w14:textId="03FD2FE2" w:rsidR="00676E6A" w:rsidRDefault="00676E6A" w:rsidP="00321F6F">
      <w:pPr>
        <w:pStyle w:val="footnote"/>
      </w:pPr>
      <w:r>
        <w:rPr>
          <w:rStyle w:val="FootnoteReference"/>
        </w:rPr>
        <w:footnoteRef/>
      </w:r>
      <w:r>
        <w:t xml:space="preserve"> [JS] i.e. presence</w:t>
      </w:r>
    </w:p>
  </w:footnote>
  <w:footnote w:id="576">
    <w:p w14:paraId="661C891F" w14:textId="3A70284B" w:rsidR="00676E6A" w:rsidRDefault="00676E6A" w:rsidP="00321F6F">
      <w:pPr>
        <w:pStyle w:val="footnote"/>
      </w:pPr>
      <w:r>
        <w:rPr>
          <w:rStyle w:val="FootnoteReference"/>
        </w:rPr>
        <w:footnoteRef/>
      </w:r>
      <w:r>
        <w:t xml:space="preserve"> [JS] literally, “seed”</w:t>
      </w:r>
    </w:p>
  </w:footnote>
  <w:footnote w:id="577">
    <w:p w14:paraId="329D8569" w14:textId="5DC45E53" w:rsidR="00676E6A" w:rsidRDefault="00676E6A" w:rsidP="00321F6F">
      <w:pPr>
        <w:pStyle w:val="footnote"/>
      </w:pPr>
      <w:r>
        <w:rPr>
          <w:rStyle w:val="FootnoteReference"/>
        </w:rPr>
        <w:footnoteRef/>
      </w:r>
      <w:r>
        <w:t xml:space="preserve"> [JS] literally, “He remembered His covenant forever”</w:t>
      </w:r>
    </w:p>
  </w:footnote>
  <w:footnote w:id="578">
    <w:p w14:paraId="6010B733" w14:textId="6B64E095" w:rsidR="00676E6A" w:rsidRDefault="00676E6A" w:rsidP="00321F6F">
      <w:pPr>
        <w:pStyle w:val="footnote"/>
      </w:pPr>
      <w:r>
        <w:rPr>
          <w:rStyle w:val="FootnoteReference"/>
        </w:rPr>
        <w:footnoteRef/>
      </w:r>
      <w:r>
        <w:t xml:space="preserve"> [JS] i.e. the covenant</w:t>
      </w:r>
    </w:p>
  </w:footnote>
  <w:footnote w:id="579">
    <w:p w14:paraId="301BA381" w14:textId="3C68C9E1" w:rsidR="00676E6A" w:rsidRDefault="00676E6A" w:rsidP="00280E2D">
      <w:pPr>
        <w:pStyle w:val="footnote"/>
      </w:pPr>
      <w:r>
        <w:rPr>
          <w:rStyle w:val="FootnoteReference"/>
        </w:rPr>
        <w:footnoteRef/>
      </w:r>
      <w:r>
        <w:t xml:space="preserve"> [JS] or foreigners, resident aliens.</w:t>
      </w:r>
    </w:p>
  </w:footnote>
  <w:footnote w:id="580">
    <w:p w14:paraId="1DCE9038" w14:textId="77777777" w:rsidR="00676E6A" w:rsidRDefault="00676E6A"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81">
    <w:p w14:paraId="187F80A0" w14:textId="77777777" w:rsidR="00676E6A" w:rsidRDefault="00676E6A" w:rsidP="00C544D6">
      <w:pPr>
        <w:pStyle w:val="footnote"/>
      </w:pPr>
      <w:r>
        <w:rPr>
          <w:rStyle w:val="FootnoteReference"/>
        </w:rPr>
        <w:footnoteRef/>
      </w:r>
      <w:r>
        <w:t xml:space="preserve"> caterpillars: larva of the locust.</w:t>
      </w:r>
    </w:p>
  </w:footnote>
  <w:footnote w:id="582">
    <w:p w14:paraId="6E762A27" w14:textId="77777777" w:rsidR="00676E6A" w:rsidRDefault="00676E6A" w:rsidP="00C544D6">
      <w:pPr>
        <w:pStyle w:val="footnote"/>
      </w:pPr>
      <w:r>
        <w:rPr>
          <w:rStyle w:val="FootnoteReference"/>
        </w:rPr>
        <w:footnoteRef/>
      </w:r>
      <w:r>
        <w:t xml:space="preserve"> Ex. 16:12-15; Jn. 6:31-35.</w:t>
      </w:r>
    </w:p>
  </w:footnote>
  <w:footnote w:id="583">
    <w:p w14:paraId="49AE41C2" w14:textId="50246779" w:rsidR="00676E6A" w:rsidRDefault="00676E6A" w:rsidP="00E46516">
      <w:pPr>
        <w:pStyle w:val="footnote"/>
      </w:pPr>
      <w:r>
        <w:rPr>
          <w:rStyle w:val="FootnoteReference"/>
        </w:rPr>
        <w:footnoteRef/>
      </w:r>
      <w:r>
        <w:t xml:space="preserve"> [JS] or “promise”</w:t>
      </w:r>
    </w:p>
  </w:footnote>
  <w:footnote w:id="584">
    <w:p w14:paraId="463C0491" w14:textId="77777777" w:rsidR="00676E6A" w:rsidRDefault="00676E6A" w:rsidP="00C544D6">
      <w:pPr>
        <w:pStyle w:val="footnote"/>
      </w:pPr>
      <w:r>
        <w:rPr>
          <w:rStyle w:val="FootnoteReference"/>
        </w:rPr>
        <w:footnoteRef/>
      </w:r>
      <w:r>
        <w:t xml:space="preserve"> Gen. 15:14.</w:t>
      </w:r>
    </w:p>
  </w:footnote>
  <w:footnote w:id="585">
    <w:p w14:paraId="078805D2" w14:textId="5FA9820B" w:rsidR="00676E6A" w:rsidRDefault="00676E6A"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86">
    <w:p w14:paraId="6557E8C2" w14:textId="00E953DA" w:rsidR="00676E6A" w:rsidRDefault="00676E6A" w:rsidP="00854B91">
      <w:pPr>
        <w:pStyle w:val="footnote"/>
      </w:pPr>
      <w:r>
        <w:rPr>
          <w:rStyle w:val="FootnoteReference"/>
        </w:rPr>
        <w:footnoteRef/>
      </w:r>
      <w:r>
        <w:t xml:space="preserve"> [JS] or “give thanks to”. “Thankfully confess with praise”</w:t>
      </w:r>
    </w:p>
  </w:footnote>
  <w:footnote w:id="587">
    <w:p w14:paraId="08540649" w14:textId="77777777" w:rsidR="00676E6A" w:rsidRDefault="00676E6A" w:rsidP="00C544D6">
      <w:pPr>
        <w:pStyle w:val="footnote"/>
      </w:pPr>
      <w:r>
        <w:rPr>
          <w:rStyle w:val="FootnoteReference"/>
        </w:rPr>
        <w:footnoteRef/>
      </w:r>
      <w:r>
        <w:t xml:space="preserve"> mercy: </w:t>
      </w:r>
      <w:r w:rsidRPr="00B246C1">
        <w:rPr>
          <w:i/>
        </w:rPr>
        <w:t>or</w:t>
      </w:r>
      <w:r>
        <w:t xml:space="preserve"> love.</w:t>
      </w:r>
    </w:p>
  </w:footnote>
  <w:footnote w:id="588">
    <w:p w14:paraId="471071BF" w14:textId="61D7EC3C" w:rsidR="00676E6A" w:rsidRDefault="00676E6A" w:rsidP="00854B91">
      <w:pPr>
        <w:pStyle w:val="footnote"/>
      </w:pPr>
      <w:r>
        <w:rPr>
          <w:rStyle w:val="FootnoteReference"/>
        </w:rPr>
        <w:footnoteRef/>
      </w:r>
      <w:r>
        <w:t xml:space="preserve"> [JS] or “observe justice”</w:t>
      </w:r>
    </w:p>
  </w:footnote>
  <w:footnote w:id="589">
    <w:p w14:paraId="03E9E4DD" w14:textId="395B2D3C" w:rsidR="00676E6A" w:rsidRDefault="00676E6A" w:rsidP="00854B91">
      <w:pPr>
        <w:pStyle w:val="footnote"/>
      </w:pPr>
      <w:r>
        <w:rPr>
          <w:rStyle w:val="FootnoteReference"/>
        </w:rPr>
        <w:footnoteRef/>
      </w:r>
      <w:r>
        <w:t xml:space="preserve"> [JS] literally, “do”</w:t>
      </w:r>
    </w:p>
  </w:footnote>
  <w:footnote w:id="590">
    <w:p w14:paraId="5B7ACE2B" w14:textId="78E5BEF3" w:rsidR="00676E6A" w:rsidRDefault="00676E6A" w:rsidP="00854B91">
      <w:pPr>
        <w:pStyle w:val="footnote"/>
      </w:pPr>
      <w:r>
        <w:rPr>
          <w:rStyle w:val="FootnoteReference"/>
        </w:rPr>
        <w:footnoteRef/>
      </w:r>
      <w:r>
        <w:t xml:space="preserve"> [JS] or “because of the good will of Your people”</w:t>
      </w:r>
    </w:p>
  </w:footnote>
  <w:footnote w:id="591">
    <w:p w14:paraId="1A81CC74" w14:textId="6EC9F596" w:rsidR="00676E6A" w:rsidRDefault="00676E6A" w:rsidP="00C544D6">
      <w:pPr>
        <w:pStyle w:val="footnote"/>
      </w:pPr>
      <w:r>
        <w:rPr>
          <w:rStyle w:val="FootnoteReference"/>
        </w:rPr>
        <w:footnoteRef/>
      </w:r>
      <w:r>
        <w:t xml:space="preserve"> Cf. Mark 8:17-21; Matthew 16:9-12.</w:t>
      </w:r>
    </w:p>
  </w:footnote>
  <w:footnote w:id="592">
    <w:p w14:paraId="6D8403EE" w14:textId="7911CBB2" w:rsidR="00676E6A" w:rsidRDefault="00676E6A" w:rsidP="00FF4329">
      <w:pPr>
        <w:pStyle w:val="footnote"/>
      </w:pPr>
      <w:r>
        <w:rPr>
          <w:rStyle w:val="FootnoteReference"/>
        </w:rPr>
        <w:footnoteRef/>
      </w:r>
      <w:r>
        <w:t xml:space="preserve"> [JS] Fr. Lazarus has “will”</w:t>
      </w:r>
    </w:p>
  </w:footnote>
  <w:footnote w:id="593">
    <w:p w14:paraId="008D3EE2" w14:textId="77777777" w:rsidR="00676E6A" w:rsidRDefault="00676E6A" w:rsidP="00C544D6">
      <w:pPr>
        <w:pStyle w:val="footnote"/>
      </w:pPr>
      <w:r>
        <w:rPr>
          <w:rStyle w:val="FootnoteReference"/>
        </w:rPr>
        <w:footnoteRef/>
      </w:r>
      <w:r>
        <w:t xml:space="preserve"> Num. 11:34.</w:t>
      </w:r>
    </w:p>
  </w:footnote>
  <w:footnote w:id="594">
    <w:p w14:paraId="45B2152E" w14:textId="77777777" w:rsidR="00676E6A" w:rsidRDefault="00676E6A" w:rsidP="00C544D6">
      <w:pPr>
        <w:pStyle w:val="footnote"/>
      </w:pPr>
      <w:r>
        <w:rPr>
          <w:rStyle w:val="FootnoteReference"/>
        </w:rPr>
        <w:footnoteRef/>
      </w:r>
      <w:r>
        <w:t xml:space="preserve"> Num. 16:32.</w:t>
      </w:r>
    </w:p>
  </w:footnote>
  <w:footnote w:id="595">
    <w:p w14:paraId="4E447E07" w14:textId="714805BD" w:rsidR="00676E6A" w:rsidRDefault="00676E6A" w:rsidP="00FF4329">
      <w:pPr>
        <w:pStyle w:val="footnote"/>
      </w:pPr>
      <w:r>
        <w:rPr>
          <w:rStyle w:val="FootnoteReference"/>
        </w:rPr>
        <w:footnoteRef/>
      </w:r>
      <w:r>
        <w:t xml:space="preserve"> [JS] “did obeisance”. “bowed down to”.</w:t>
      </w:r>
    </w:p>
  </w:footnote>
  <w:footnote w:id="596">
    <w:p w14:paraId="74DDF551" w14:textId="7993EDFC" w:rsidR="00676E6A" w:rsidRDefault="00676E6A" w:rsidP="00FF4329">
      <w:pPr>
        <w:pStyle w:val="footnote"/>
      </w:pPr>
      <w:r>
        <w:rPr>
          <w:rStyle w:val="FootnoteReference"/>
        </w:rPr>
        <w:footnoteRef/>
      </w:r>
      <w:r>
        <w:t xml:space="preserve"> [JS] or fearful, terrible.</w:t>
      </w:r>
    </w:p>
  </w:footnote>
  <w:footnote w:id="597">
    <w:p w14:paraId="5BE35E93" w14:textId="77777777" w:rsidR="00676E6A" w:rsidRDefault="00676E6A" w:rsidP="00C544D6">
      <w:pPr>
        <w:pStyle w:val="footnote"/>
      </w:pPr>
      <w:r>
        <w:rPr>
          <w:rStyle w:val="FootnoteReference"/>
        </w:rPr>
        <w:footnoteRef/>
      </w:r>
      <w:r>
        <w:t xml:space="preserve"> children: </w:t>
      </w:r>
      <w:r w:rsidRPr="00B246C1">
        <w:rPr>
          <w:i/>
        </w:rPr>
        <w:t>lit</w:t>
      </w:r>
      <w:r>
        <w:t>. seed.</w:t>
      </w:r>
    </w:p>
  </w:footnote>
  <w:footnote w:id="598">
    <w:p w14:paraId="2898F4BB" w14:textId="7CD287CA" w:rsidR="00676E6A" w:rsidRDefault="00676E6A" w:rsidP="00335B68">
      <w:pPr>
        <w:pStyle w:val="footnote"/>
      </w:pPr>
      <w:r>
        <w:rPr>
          <w:rStyle w:val="FootnoteReference"/>
        </w:rPr>
        <w:footnoteRef/>
      </w:r>
      <w:r>
        <w:t xml:space="preserve"> [JS] or, “destruction”</w:t>
      </w:r>
    </w:p>
  </w:footnote>
  <w:footnote w:id="599">
    <w:p w14:paraId="6145EAB5" w14:textId="4C75086F" w:rsidR="00676E6A" w:rsidRDefault="00676E6A" w:rsidP="00335B68">
      <w:pPr>
        <w:pStyle w:val="footnote"/>
      </w:pPr>
      <w:r>
        <w:rPr>
          <w:rStyle w:val="FootnoteReference"/>
        </w:rPr>
        <w:footnoteRef/>
      </w:r>
      <w:r>
        <w:t xml:space="preserve"> [JS] or “the breach abated”</w:t>
      </w:r>
    </w:p>
  </w:footnote>
  <w:footnote w:id="600">
    <w:p w14:paraId="7BC84269" w14:textId="5FF802CF" w:rsidR="00676E6A" w:rsidRDefault="00676E6A" w:rsidP="00335B68">
      <w:pPr>
        <w:pStyle w:val="footnote"/>
      </w:pPr>
      <w:r>
        <w:rPr>
          <w:rStyle w:val="FootnoteReference"/>
        </w:rPr>
        <w:footnoteRef/>
      </w:r>
      <w:r>
        <w:t xml:space="preserve"> [JS] or “reckoned”</w:t>
      </w:r>
    </w:p>
  </w:footnote>
  <w:footnote w:id="601">
    <w:p w14:paraId="7C896B79" w14:textId="22421F6C" w:rsidR="00676E6A" w:rsidRDefault="00676E6A" w:rsidP="00335B68">
      <w:pPr>
        <w:pStyle w:val="footnote"/>
      </w:pPr>
      <w:r>
        <w:rPr>
          <w:rStyle w:val="FootnoteReference"/>
        </w:rPr>
        <w:footnoteRef/>
      </w:r>
      <w:r>
        <w:t xml:space="preserve"> [JS] literally “mingled” and “works”</w:t>
      </w:r>
    </w:p>
  </w:footnote>
  <w:footnote w:id="602">
    <w:p w14:paraId="642B0591" w14:textId="225C9085" w:rsidR="00676E6A" w:rsidRDefault="00676E6A" w:rsidP="00F208ED">
      <w:pPr>
        <w:pStyle w:val="footnote"/>
      </w:pPr>
      <w:r>
        <w:rPr>
          <w:rStyle w:val="FootnoteReference"/>
        </w:rPr>
        <w:footnoteRef/>
      </w:r>
      <w:r>
        <w:t xml:space="preserve"> [JS] or “give thanks to”, “thankfully confess with praise”</w:t>
      </w:r>
    </w:p>
  </w:footnote>
  <w:footnote w:id="603">
    <w:p w14:paraId="1D020CD0" w14:textId="190B32B1" w:rsidR="00676E6A" w:rsidRDefault="00676E6A" w:rsidP="00A87777">
      <w:pPr>
        <w:pStyle w:val="footnote"/>
      </w:pPr>
      <w:r>
        <w:rPr>
          <w:rStyle w:val="FootnoteReference"/>
        </w:rPr>
        <w:footnoteRef/>
      </w:r>
      <w:r>
        <w:t xml:space="preserve"> [JS] or “age to age”</w:t>
      </w:r>
    </w:p>
  </w:footnote>
  <w:footnote w:id="604">
    <w:p w14:paraId="0B2ABDB6" w14:textId="66F5B000" w:rsidR="00676E6A" w:rsidRDefault="00676E6A" w:rsidP="00F208ED">
      <w:pPr>
        <w:pStyle w:val="footnote"/>
      </w:pPr>
      <w:r>
        <w:rPr>
          <w:rStyle w:val="FootnoteReference"/>
        </w:rPr>
        <w:footnoteRef/>
      </w:r>
      <w:r>
        <w:t xml:space="preserve"> [JS] or “May it be! May it be” or “So be it! So be it!”</w:t>
      </w:r>
    </w:p>
  </w:footnote>
  <w:footnote w:id="605">
    <w:p w14:paraId="04C140F9" w14:textId="166D1F53" w:rsidR="00676E6A" w:rsidRDefault="00676E6A" w:rsidP="005843FD">
      <w:pPr>
        <w:pStyle w:val="footnote"/>
      </w:pPr>
      <w:r>
        <w:rPr>
          <w:rStyle w:val="FootnoteReference"/>
        </w:rPr>
        <w:footnoteRef/>
      </w:r>
      <w:r>
        <w:t xml:space="preserve"> [JS] or “give thanks to”, “thankfully confess with praise”</w:t>
      </w:r>
    </w:p>
  </w:footnote>
  <w:footnote w:id="606">
    <w:p w14:paraId="338DEC03" w14:textId="41CA3C59" w:rsidR="00676E6A" w:rsidRDefault="00676E6A" w:rsidP="005843FD">
      <w:pPr>
        <w:pStyle w:val="footnote"/>
      </w:pPr>
      <w:r>
        <w:rPr>
          <w:rStyle w:val="FootnoteReference"/>
        </w:rPr>
        <w:footnoteRef/>
      </w:r>
      <w:r>
        <w:t xml:space="preserve"> [JS] NETS and Fr. Lazarus have “sea” in place of “south”</w:t>
      </w:r>
    </w:p>
  </w:footnote>
  <w:footnote w:id="607">
    <w:p w14:paraId="6197905E" w14:textId="37F1FE6C" w:rsidR="00676E6A" w:rsidRDefault="00676E6A" w:rsidP="005843FD">
      <w:pPr>
        <w:pStyle w:val="footnote"/>
      </w:pPr>
      <w:r>
        <w:rPr>
          <w:rStyle w:val="FootnoteReference"/>
        </w:rPr>
        <w:footnoteRef/>
      </w:r>
      <w:r>
        <w:t xml:space="preserve"> [JS] or “praise and thank”, “thankfully confess with praise”</w:t>
      </w:r>
    </w:p>
  </w:footnote>
  <w:footnote w:id="608">
    <w:p w14:paraId="2927C9DC" w14:textId="30BA0C90" w:rsidR="00676E6A" w:rsidRDefault="00676E6A" w:rsidP="008B5FD0">
      <w:pPr>
        <w:pStyle w:val="footnote"/>
      </w:pPr>
      <w:r>
        <w:rPr>
          <w:rStyle w:val="FootnoteReference"/>
        </w:rPr>
        <w:footnoteRef/>
      </w:r>
      <w:r>
        <w:t xml:space="preserve"> [JS] or “praise and thank”, “thankfully confess with praise.”</w:t>
      </w:r>
    </w:p>
  </w:footnote>
  <w:footnote w:id="609">
    <w:p w14:paraId="6B4B3E8B" w14:textId="1A47DD82" w:rsidR="00676E6A" w:rsidRDefault="00676E6A" w:rsidP="005D0282">
      <w:pPr>
        <w:pStyle w:val="footnote"/>
      </w:pPr>
      <w:r>
        <w:rPr>
          <w:rStyle w:val="FootnoteReference"/>
        </w:rPr>
        <w:footnoteRef/>
      </w:r>
      <w:r>
        <w:t xml:space="preserve"> [JS] or “He helped them out of the way of their iniquity”</w:t>
      </w:r>
    </w:p>
  </w:footnote>
  <w:footnote w:id="610">
    <w:p w14:paraId="3CB0230A" w14:textId="77777777" w:rsidR="00676E6A" w:rsidRDefault="00676E6A"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11">
    <w:p w14:paraId="4C3C4DC6" w14:textId="4D9A8A9A" w:rsidR="00676E6A" w:rsidRDefault="00676E6A" w:rsidP="008B5FD0">
      <w:pPr>
        <w:pStyle w:val="footnote"/>
      </w:pPr>
      <w:r>
        <w:rPr>
          <w:rStyle w:val="FootnoteReference"/>
        </w:rPr>
        <w:footnoteRef/>
      </w:r>
      <w:r>
        <w:t xml:space="preserve"> [JS] or “praise and thank”, “thankfully confess with praise”</w:t>
      </w:r>
    </w:p>
  </w:footnote>
  <w:footnote w:id="612">
    <w:p w14:paraId="678ED315" w14:textId="00F5D3AB" w:rsidR="00676E6A" w:rsidRDefault="00676E6A" w:rsidP="0048178C">
      <w:pPr>
        <w:pStyle w:val="footnote"/>
      </w:pPr>
      <w:r>
        <w:rPr>
          <w:rStyle w:val="FootnoteReference"/>
        </w:rPr>
        <w:footnoteRef/>
      </w:r>
      <w:r>
        <w:t xml:space="preserve"> [JS] Fr. Lazarus has “all their skill was scuttled.”</w:t>
      </w:r>
    </w:p>
  </w:footnote>
  <w:footnote w:id="613">
    <w:p w14:paraId="34CCA381" w14:textId="4D43FBED" w:rsidR="00676E6A" w:rsidRDefault="00676E6A" w:rsidP="0048178C">
      <w:pPr>
        <w:pStyle w:val="footnote"/>
      </w:pPr>
      <w:r>
        <w:rPr>
          <w:rStyle w:val="FootnoteReference"/>
        </w:rPr>
        <w:footnoteRef/>
      </w:r>
      <w:r>
        <w:t xml:space="preserve"> [JS] or “praise and thank”, “thankfully confess with praise”</w:t>
      </w:r>
    </w:p>
  </w:footnote>
  <w:footnote w:id="614">
    <w:p w14:paraId="4C3D1737" w14:textId="77777777" w:rsidR="00676E6A" w:rsidRDefault="00676E6A" w:rsidP="00C544D6">
      <w:pPr>
        <w:pStyle w:val="footnote"/>
      </w:pPr>
      <w:r>
        <w:rPr>
          <w:rStyle w:val="FootnoteReference"/>
        </w:rPr>
        <w:footnoteRef/>
      </w:r>
      <w:r>
        <w:t xml:space="preserve"> ‘mercies of the Lord’: </w:t>
      </w:r>
      <w:r w:rsidRPr="00B246C1">
        <w:rPr>
          <w:i/>
        </w:rPr>
        <w:t>or</w:t>
      </w:r>
      <w:r>
        <w:t>, the Lord’s love.</w:t>
      </w:r>
    </w:p>
  </w:footnote>
  <w:footnote w:id="615">
    <w:p w14:paraId="0ED7A10C" w14:textId="45E3CDC2" w:rsidR="00676E6A" w:rsidRDefault="00676E6A" w:rsidP="00F56D7A">
      <w:pPr>
        <w:pStyle w:val="footnote"/>
      </w:pPr>
      <w:r>
        <w:rPr>
          <w:rStyle w:val="FootnoteReference"/>
        </w:rPr>
        <w:footnoteRef/>
      </w:r>
      <w:r>
        <w:t xml:space="preserve"> [JS] NETS has, “make music”, OSB, “give praise”</w:t>
      </w:r>
    </w:p>
  </w:footnote>
  <w:footnote w:id="616">
    <w:p w14:paraId="004CF885" w14:textId="714969FE" w:rsidR="00676E6A" w:rsidRDefault="00676E6A" w:rsidP="00F56D7A">
      <w:pPr>
        <w:pStyle w:val="footnote"/>
      </w:pPr>
      <w:r>
        <w:rPr>
          <w:rStyle w:val="FootnoteReference"/>
        </w:rPr>
        <w:footnoteRef/>
      </w:r>
      <w:r>
        <w:t xml:space="preserve"> [JS] “thankfully confess You with praise”</w:t>
      </w:r>
    </w:p>
  </w:footnote>
  <w:footnote w:id="617">
    <w:p w14:paraId="5EB077FD" w14:textId="77777777" w:rsidR="00676E6A" w:rsidRDefault="00676E6A" w:rsidP="00C544D6">
      <w:pPr>
        <w:pStyle w:val="footnote"/>
      </w:pPr>
      <w:r>
        <w:rPr>
          <w:rStyle w:val="FootnoteReference"/>
        </w:rPr>
        <w:footnoteRef/>
      </w:r>
      <w:r>
        <w:t xml:space="preserve"> The first 6 verses of this Psalm are almost identical with Psalm 56:8-12, and the rest only differ in 3 words from 59:7-14.</w:t>
      </w:r>
    </w:p>
  </w:footnote>
  <w:footnote w:id="618">
    <w:p w14:paraId="56236551" w14:textId="3FD3F8AE" w:rsidR="00676E6A" w:rsidRDefault="00676E6A" w:rsidP="00F56D7A">
      <w:pPr>
        <w:pStyle w:val="footnote"/>
      </w:pPr>
      <w:r>
        <w:rPr>
          <w:rStyle w:val="FootnoteReference"/>
        </w:rPr>
        <w:footnoteRef/>
      </w:r>
      <w:r>
        <w:t xml:space="preserve"> [JS] “holy place.”</w:t>
      </w:r>
    </w:p>
  </w:footnote>
  <w:footnote w:id="619">
    <w:p w14:paraId="32F80B0A" w14:textId="77777777" w:rsidR="00676E6A" w:rsidRDefault="00676E6A" w:rsidP="00C544D6">
      <w:pPr>
        <w:pStyle w:val="footnote"/>
      </w:pPr>
      <w:r>
        <w:rPr>
          <w:rStyle w:val="FootnoteReference"/>
        </w:rPr>
        <w:footnoteRef/>
      </w:r>
      <w:r>
        <w:t xml:space="preserve"> See Psalm 59:10 and footnote.</w:t>
      </w:r>
    </w:p>
  </w:footnote>
  <w:footnote w:id="620">
    <w:p w14:paraId="70CC4836" w14:textId="77777777" w:rsidR="00676E6A" w:rsidRDefault="00676E6A"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21">
    <w:p w14:paraId="38EEC6DA" w14:textId="0ACCF4C3" w:rsidR="00676E6A" w:rsidRDefault="00676E6A" w:rsidP="00814FC4">
      <w:pPr>
        <w:pStyle w:val="footnote"/>
      </w:pPr>
      <w:r>
        <w:rPr>
          <w:rStyle w:val="FootnoteReference"/>
        </w:rPr>
        <w:footnoteRef/>
      </w:r>
      <w:r>
        <w:t xml:space="preserve"> [JS] or “lawlessness”</w:t>
      </w:r>
    </w:p>
  </w:footnote>
  <w:footnote w:id="622">
    <w:p w14:paraId="67FB27B1" w14:textId="3F7103C4" w:rsidR="00676E6A" w:rsidRDefault="00676E6A" w:rsidP="00C544D6">
      <w:pPr>
        <w:pStyle w:val="footnote"/>
      </w:pPr>
      <w:r>
        <w:rPr>
          <w:rStyle w:val="FootnoteReference"/>
        </w:rPr>
        <w:footnoteRef/>
      </w:r>
      <w:r>
        <w:t xml:space="preserve"> Cf. Num. 5:22.</w:t>
      </w:r>
    </w:p>
  </w:footnote>
  <w:footnote w:id="623">
    <w:p w14:paraId="292E96AE" w14:textId="77777777" w:rsidR="00676E6A" w:rsidRDefault="00676E6A" w:rsidP="00C544D6">
      <w:pPr>
        <w:pStyle w:val="footnote"/>
      </w:pPr>
      <w:r>
        <w:rPr>
          <w:rStyle w:val="FootnoteReference"/>
        </w:rPr>
        <w:footnoteRef/>
      </w:r>
      <w:r>
        <w:t xml:space="preserve"> Mt. 27:39.</w:t>
      </w:r>
    </w:p>
  </w:footnote>
  <w:footnote w:id="624">
    <w:p w14:paraId="151268C5" w14:textId="656FFD88" w:rsidR="00676E6A" w:rsidRDefault="00676E6A" w:rsidP="003A31BD">
      <w:pPr>
        <w:pStyle w:val="footnote"/>
      </w:pPr>
      <w:r>
        <w:rPr>
          <w:rStyle w:val="FootnoteReference"/>
        </w:rPr>
        <w:footnoteRef/>
      </w:r>
      <w:r>
        <w:t xml:space="preserve"> [JS] or “give thanks to”. “thankfully confess with praise”</w:t>
      </w:r>
    </w:p>
  </w:footnote>
  <w:footnote w:id="625">
    <w:p w14:paraId="7B5761D5" w14:textId="1159D032" w:rsidR="00676E6A" w:rsidRDefault="00676E6A"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26">
    <w:p w14:paraId="6251134D" w14:textId="77777777" w:rsidR="00676E6A" w:rsidRDefault="00676E6A" w:rsidP="00C544D6">
      <w:pPr>
        <w:pStyle w:val="footnote"/>
      </w:pPr>
      <w:r>
        <w:rPr>
          <w:rStyle w:val="FootnoteReference"/>
        </w:rPr>
        <w:footnoteRef/>
      </w:r>
      <w:r>
        <w:t xml:space="preserve"> The power of the Gospel, the power of the Cross, which is the power of the Holy Spirit given at Pentecost (St. Athanasius).</w:t>
      </w:r>
    </w:p>
  </w:footnote>
  <w:footnote w:id="627">
    <w:p w14:paraId="09E5E6C1" w14:textId="13B68B37" w:rsidR="00676E6A" w:rsidRDefault="00676E6A" w:rsidP="00AB05E1">
      <w:pPr>
        <w:pStyle w:val="footnote"/>
      </w:pPr>
      <w:r>
        <w:rPr>
          <w:rStyle w:val="FootnoteReference"/>
        </w:rPr>
        <w:footnoteRef/>
      </w:r>
      <w:r>
        <w:t xml:space="preserve"> [JS] “with You is the dominion/rule in the day of Your power”</w:t>
      </w:r>
    </w:p>
  </w:footnote>
  <w:footnote w:id="628">
    <w:p w14:paraId="5B5E529A" w14:textId="5149157C" w:rsidR="00676E6A" w:rsidRDefault="00676E6A" w:rsidP="00C544D6">
      <w:pPr>
        <w:pStyle w:val="footnote"/>
      </w:pPr>
      <w:r>
        <w:rPr>
          <w:rStyle w:val="FootnoteReference"/>
        </w:rPr>
        <w:footnoteRef/>
      </w:r>
      <w:r>
        <w:t xml:space="preserve"> Cf. 1 Cor. 15:41-43.</w:t>
      </w:r>
    </w:p>
  </w:footnote>
  <w:footnote w:id="629">
    <w:p w14:paraId="58BF3DF2" w14:textId="33BF2504" w:rsidR="00676E6A" w:rsidRDefault="00676E6A" w:rsidP="00AB05E1">
      <w:pPr>
        <w:pStyle w:val="footnote"/>
      </w:pPr>
      <w:r>
        <w:rPr>
          <w:rStyle w:val="FootnoteReference"/>
        </w:rPr>
        <w:footnoteRef/>
      </w:r>
      <w:r>
        <w:t xml:space="preserve"> [JS] literally “morning star”</w:t>
      </w:r>
    </w:p>
  </w:footnote>
  <w:footnote w:id="630">
    <w:p w14:paraId="4C93D1C9" w14:textId="77777777" w:rsidR="00676E6A" w:rsidRDefault="00676E6A"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31">
    <w:p w14:paraId="1E1E10F2" w14:textId="52211208" w:rsidR="00676E6A" w:rsidRDefault="00676E6A" w:rsidP="00AB05E1">
      <w:pPr>
        <w:pStyle w:val="footnote"/>
      </w:pPr>
      <w:r>
        <w:rPr>
          <w:rStyle w:val="FootnoteReference"/>
        </w:rPr>
        <w:footnoteRef/>
      </w:r>
      <w:r>
        <w:t xml:space="preserve"> [JS] Fr. Lazarus renders “repent” as “change His mind”</w:t>
      </w:r>
    </w:p>
  </w:footnote>
  <w:footnote w:id="632">
    <w:p w14:paraId="5DE3DED0" w14:textId="77777777" w:rsidR="00676E6A" w:rsidRDefault="00676E6A" w:rsidP="00C544D6">
      <w:pPr>
        <w:pStyle w:val="footnote"/>
      </w:pPr>
      <w:r>
        <w:rPr>
          <w:rStyle w:val="FootnoteReference"/>
        </w:rPr>
        <w:footnoteRef/>
      </w:r>
      <w:r>
        <w:t xml:space="preserve"> Heb. 7:21.</w:t>
      </w:r>
    </w:p>
  </w:footnote>
  <w:footnote w:id="633">
    <w:p w14:paraId="09E7C6C1" w14:textId="5A2E3633" w:rsidR="00676E6A" w:rsidRDefault="00676E6A"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34">
    <w:p w14:paraId="5F67B7A9" w14:textId="253D54A9" w:rsidR="00676E6A" w:rsidRDefault="00676E6A" w:rsidP="003C200D">
      <w:pPr>
        <w:pStyle w:val="footnote"/>
      </w:pPr>
      <w:r>
        <w:rPr>
          <w:rStyle w:val="FootnoteReference"/>
        </w:rPr>
        <w:footnoteRef/>
      </w:r>
      <w:r>
        <w:t xml:space="preserve"> [JS] or “give thanks,” or “thankfully confess with praise”</w:t>
      </w:r>
    </w:p>
  </w:footnote>
  <w:footnote w:id="635">
    <w:p w14:paraId="71D97FF3" w14:textId="5ADB40B3" w:rsidR="00676E6A" w:rsidRDefault="00676E6A" w:rsidP="00680987">
      <w:pPr>
        <w:pStyle w:val="footnote"/>
      </w:pPr>
      <w:r>
        <w:rPr>
          <w:rStyle w:val="FootnoteReference"/>
        </w:rPr>
        <w:footnoteRef/>
      </w:r>
      <w:r>
        <w:t xml:space="preserve"> [JS] or “assembly”</w:t>
      </w:r>
    </w:p>
  </w:footnote>
  <w:footnote w:id="636">
    <w:p w14:paraId="794D19AF" w14:textId="3FB23375" w:rsidR="00676E6A" w:rsidRDefault="00676E6A" w:rsidP="00680987">
      <w:pPr>
        <w:pStyle w:val="footnote"/>
      </w:pPr>
      <w:r>
        <w:rPr>
          <w:rStyle w:val="FootnoteReference"/>
        </w:rPr>
        <w:footnoteRef/>
      </w:r>
      <w:r>
        <w:t xml:space="preserve"> [JS] or “sought out in all things according to His will.”</w:t>
      </w:r>
    </w:p>
  </w:footnote>
  <w:footnote w:id="637">
    <w:p w14:paraId="20B5E251" w14:textId="0958B144" w:rsidR="00676E6A" w:rsidRDefault="00676E6A" w:rsidP="003C200D">
      <w:pPr>
        <w:pStyle w:val="footnote"/>
      </w:pPr>
      <w:r>
        <w:rPr>
          <w:rStyle w:val="FootnoteReference"/>
        </w:rPr>
        <w:footnoteRef/>
      </w:r>
      <w:r>
        <w:t xml:space="preserve"> [JS] or “thanksgiving,” or “thankful confession with praise”</w:t>
      </w:r>
    </w:p>
  </w:footnote>
  <w:footnote w:id="638">
    <w:p w14:paraId="1BC090E3" w14:textId="77777777" w:rsidR="00676E6A" w:rsidRDefault="00676E6A"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39">
    <w:p w14:paraId="458325D6" w14:textId="77777777" w:rsidR="00676E6A" w:rsidRDefault="00676E6A" w:rsidP="00C544D6">
      <w:pPr>
        <w:pStyle w:val="footnote"/>
      </w:pPr>
      <w:r>
        <w:rPr>
          <w:rStyle w:val="FootnoteReference"/>
        </w:rPr>
        <w:footnoteRef/>
      </w:r>
      <w:r>
        <w:t xml:space="preserve"> Gen. 6:18; 9:9f; 15; 17; Ex. 19:5; Mk. 14:24; Lk. 22:20,29,30.</w:t>
      </w:r>
    </w:p>
  </w:footnote>
  <w:footnote w:id="640">
    <w:p w14:paraId="37902716" w14:textId="6DF49123" w:rsidR="00676E6A" w:rsidRDefault="00676E6A" w:rsidP="001F0BA8">
      <w:pPr>
        <w:pStyle w:val="footnote"/>
      </w:pPr>
      <w:r>
        <w:rPr>
          <w:rStyle w:val="FootnoteReference"/>
        </w:rPr>
        <w:footnoteRef/>
      </w:r>
      <w:r>
        <w:t xml:space="preserve"> [JS] or “awesome”, “terrible”</w:t>
      </w:r>
    </w:p>
  </w:footnote>
  <w:footnote w:id="641">
    <w:p w14:paraId="534F669F" w14:textId="77777777" w:rsidR="00676E6A" w:rsidRDefault="00676E6A"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42">
    <w:p w14:paraId="2820C079" w14:textId="019C661F" w:rsidR="00676E6A" w:rsidRDefault="00676E6A" w:rsidP="00C544D6">
      <w:pPr>
        <w:pStyle w:val="footnote"/>
      </w:pPr>
      <w:r>
        <w:rPr>
          <w:rStyle w:val="FootnoteReference"/>
        </w:rPr>
        <w:footnoteRef/>
      </w:r>
      <w:r>
        <w:t xml:space="preserve"> To cultivate this fear is to practice living in the presence of God, which is the height of wisdom and understanding.</w:t>
      </w:r>
    </w:p>
  </w:footnote>
  <w:footnote w:id="643">
    <w:p w14:paraId="4EC2A81B" w14:textId="24C25CFD" w:rsidR="00676E6A" w:rsidRDefault="00676E6A" w:rsidP="009717D4">
      <w:pPr>
        <w:pStyle w:val="footnote"/>
      </w:pPr>
      <w:r>
        <w:rPr>
          <w:rStyle w:val="FootnoteReference"/>
        </w:rPr>
        <w:footnoteRef/>
      </w:r>
      <w:r>
        <w:t xml:space="preserve"> [JS] or “endures forever and ever”</w:t>
      </w:r>
    </w:p>
  </w:footnote>
  <w:footnote w:id="644">
    <w:p w14:paraId="6ED31546" w14:textId="32850D5D" w:rsidR="00676E6A" w:rsidRDefault="00676E6A" w:rsidP="00081087">
      <w:pPr>
        <w:pStyle w:val="footnote"/>
      </w:pPr>
      <w:r>
        <w:rPr>
          <w:rStyle w:val="FootnoteReference"/>
        </w:rPr>
        <w:footnoteRef/>
      </w:r>
      <w:r>
        <w:t xml:space="preserve"> [JS] or “dawned”</w:t>
      </w:r>
    </w:p>
  </w:footnote>
  <w:footnote w:id="645">
    <w:p w14:paraId="56F05B01" w14:textId="70E648CE" w:rsidR="00676E6A" w:rsidRDefault="00676E6A" w:rsidP="00081087">
      <w:pPr>
        <w:pStyle w:val="footnote"/>
      </w:pPr>
      <w:r>
        <w:rPr>
          <w:rStyle w:val="FootnoteReference"/>
        </w:rPr>
        <w:footnoteRef/>
      </w:r>
      <w:r>
        <w:t xml:space="preserve"> [JS] NETS interprets this as “He scattered [His enemies]”</w:t>
      </w:r>
    </w:p>
  </w:footnote>
  <w:footnote w:id="646">
    <w:p w14:paraId="246FBDEA" w14:textId="2D78AE51" w:rsidR="00676E6A" w:rsidRDefault="00676E6A" w:rsidP="00081087">
      <w:pPr>
        <w:pStyle w:val="footnote"/>
      </w:pPr>
      <w:r>
        <w:rPr>
          <w:rStyle w:val="FootnoteReference"/>
        </w:rPr>
        <w:footnoteRef/>
      </w:r>
      <w:r>
        <w:t xml:space="preserve"> [JS] or “contines forever and ever”</w:t>
      </w:r>
    </w:p>
  </w:footnote>
  <w:footnote w:id="647">
    <w:p w14:paraId="58019E44" w14:textId="02459B25" w:rsidR="00676E6A" w:rsidRDefault="00676E6A" w:rsidP="00081087">
      <w:pPr>
        <w:pStyle w:val="footnote"/>
      </w:pPr>
      <w:r>
        <w:rPr>
          <w:rStyle w:val="FootnoteReference"/>
        </w:rPr>
        <w:footnoteRef/>
      </w:r>
      <w:r>
        <w:t xml:space="preserve"> [JS] or “he will be raised to power and glory.”</w:t>
      </w:r>
    </w:p>
  </w:footnote>
  <w:footnote w:id="648">
    <w:p w14:paraId="0B84AC37" w14:textId="74BB2C6D" w:rsidR="00676E6A" w:rsidRDefault="00676E6A" w:rsidP="00C544D6">
      <w:pPr>
        <w:pStyle w:val="footnote"/>
      </w:pPr>
      <w:r>
        <w:rPr>
          <w:rStyle w:val="FootnoteReference"/>
        </w:rPr>
        <w:footnoteRef/>
      </w:r>
      <w:r>
        <w:t xml:space="preserve"> ‘The world is passing away, and the desire for it; but anyone who does the will of God lives forever’ (1 Jn. 2:17).</w:t>
      </w:r>
    </w:p>
  </w:footnote>
  <w:footnote w:id="649">
    <w:p w14:paraId="7BCF6DAD" w14:textId="145C36D2" w:rsidR="00676E6A" w:rsidRDefault="00676E6A"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50">
    <w:p w14:paraId="5B7D718A" w14:textId="55E58CE6" w:rsidR="00676E6A" w:rsidRDefault="00676E6A" w:rsidP="00694704">
      <w:pPr>
        <w:pStyle w:val="footnote"/>
      </w:pPr>
      <w:r>
        <w:rPr>
          <w:rStyle w:val="FootnoteReference"/>
        </w:rPr>
        <w:footnoteRef/>
      </w:r>
      <w:r>
        <w:t xml:space="preserve"> [JS] all others have “servants”, but Fr. Athanasius from the Coptic has “children”, which Fr. Lazarus has as well.</w:t>
      </w:r>
    </w:p>
  </w:footnote>
  <w:footnote w:id="651">
    <w:p w14:paraId="5FAF92C9" w14:textId="77777777" w:rsidR="00676E6A" w:rsidRDefault="00676E6A" w:rsidP="00C544D6">
      <w:pPr>
        <w:pStyle w:val="footnote"/>
      </w:pPr>
      <w:r>
        <w:rPr>
          <w:rStyle w:val="FootnoteReference"/>
        </w:rPr>
        <w:footnoteRef/>
      </w:r>
      <w:r>
        <w:t xml:space="preserve"> Ex. 19:6; 29:43-46; Deut. 27:9; Is. 63:18,19; Jer. 2:3; 2 Cor. 6:16.</w:t>
      </w:r>
    </w:p>
  </w:footnote>
  <w:footnote w:id="652">
    <w:p w14:paraId="6D9F1C7B" w14:textId="0AA2BDBF" w:rsidR="00676E6A" w:rsidRDefault="00676E6A"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53">
    <w:p w14:paraId="0C14975E" w14:textId="016BE0A8" w:rsidR="00676E6A" w:rsidRDefault="00676E6A" w:rsidP="00C544D6">
      <w:pPr>
        <w:pStyle w:val="footnote"/>
      </w:pPr>
      <w:r>
        <w:rPr>
          <w:rStyle w:val="FootnoteReference"/>
        </w:rPr>
        <w:footnoteRef/>
      </w:r>
      <w:r>
        <w:t xml:space="preserve"> Earth rocked and rolled in travail at the birth of a nation (cf. Jn. 16:20-22).</w:t>
      </w:r>
    </w:p>
  </w:footnote>
  <w:footnote w:id="654">
    <w:p w14:paraId="57A4E776" w14:textId="40FC4D7E" w:rsidR="00676E6A" w:rsidRDefault="00676E6A" w:rsidP="004446FE">
      <w:pPr>
        <w:pStyle w:val="footnote"/>
      </w:pPr>
      <w:r>
        <w:rPr>
          <w:rStyle w:val="FootnoteReference"/>
        </w:rPr>
        <w:footnoteRef/>
      </w:r>
      <w:r>
        <w:t xml:space="preserve"> [JS] or “presence”</w:t>
      </w:r>
    </w:p>
  </w:footnote>
  <w:footnote w:id="655">
    <w:p w14:paraId="0CFFAE38" w14:textId="5E3C02BC" w:rsidR="00676E6A" w:rsidRDefault="00676E6A" w:rsidP="00C544D6">
      <w:pPr>
        <w:pStyle w:val="footnote"/>
      </w:pPr>
      <w:r>
        <w:rPr>
          <w:rStyle w:val="FootnoteReference"/>
        </w:rPr>
        <w:footnoteRef/>
      </w:r>
      <w:r>
        <w:t xml:space="preserve"> Cf. John 1:18; 3:13; Wisdom 18:16.</w:t>
      </w:r>
    </w:p>
  </w:footnote>
  <w:footnote w:id="656">
    <w:p w14:paraId="47CB4F3E" w14:textId="77777777" w:rsidR="00676E6A" w:rsidRDefault="00676E6A"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57">
    <w:p w14:paraId="30F48768" w14:textId="75F7FA85" w:rsidR="00676E6A" w:rsidRDefault="00676E6A" w:rsidP="00BD138C">
      <w:pPr>
        <w:pStyle w:val="footnote"/>
      </w:pPr>
      <w:r>
        <w:rPr>
          <w:rStyle w:val="FootnoteReference"/>
        </w:rPr>
        <w:footnoteRef/>
      </w:r>
      <w:r>
        <w:t xml:space="preserve"> [JS] or “from now and forevermore.”</w:t>
      </w:r>
    </w:p>
  </w:footnote>
  <w:footnote w:id="658">
    <w:p w14:paraId="5DABE081" w14:textId="210E3418" w:rsidR="00676E6A" w:rsidRDefault="00676E6A"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59">
    <w:p w14:paraId="4FB65011" w14:textId="5A457A03" w:rsidR="00676E6A" w:rsidRDefault="00676E6A" w:rsidP="00D27B1F">
      <w:pPr>
        <w:pStyle w:val="footnote"/>
      </w:pPr>
      <w:r>
        <w:rPr>
          <w:rStyle w:val="FootnoteReference"/>
        </w:rPr>
        <w:footnoteRef/>
      </w:r>
      <w:r>
        <w:t xml:space="preserve"> [JS] or “cry”</w:t>
      </w:r>
    </w:p>
  </w:footnote>
  <w:footnote w:id="660">
    <w:p w14:paraId="181149B5" w14:textId="32524C88" w:rsidR="00676E6A" w:rsidRDefault="00676E6A" w:rsidP="00D27B1F">
      <w:pPr>
        <w:pStyle w:val="footnote"/>
      </w:pPr>
      <w:r>
        <w:rPr>
          <w:rStyle w:val="FootnoteReference"/>
        </w:rPr>
        <w:footnoteRef/>
      </w:r>
      <w:r>
        <w:t xml:space="preserve"> [JS] or “rescue”, i.e. “O Lord, rescue me!”</w:t>
      </w:r>
    </w:p>
  </w:footnote>
  <w:footnote w:id="661">
    <w:p w14:paraId="25D08CAE" w14:textId="420582EC" w:rsidR="00676E6A" w:rsidRDefault="00676E6A" w:rsidP="00C544D6">
      <w:pPr>
        <w:pStyle w:val="footnote"/>
      </w:pPr>
      <w:r>
        <w:rPr>
          <w:rStyle w:val="FootnoteReference"/>
        </w:rPr>
        <w:footnoteRef/>
      </w:r>
      <w:r>
        <w:t xml:space="preserve"> cf. Heb. 4:10; Phil. 2:12; Mt. 11:28,29; Jer. 6:16.</w:t>
      </w:r>
    </w:p>
  </w:footnote>
  <w:footnote w:id="662">
    <w:p w14:paraId="05F0C10B" w14:textId="6BC266D9" w:rsidR="00676E6A" w:rsidRDefault="00676E6A" w:rsidP="0099246B">
      <w:pPr>
        <w:pStyle w:val="footnote"/>
      </w:pPr>
      <w:r>
        <w:rPr>
          <w:rStyle w:val="FootnoteReference"/>
        </w:rPr>
        <w:footnoteRef/>
      </w:r>
      <w:r>
        <w:t xml:space="preserve"> [JS] Fr. Lazarus has, “I will live to please the Lord”</w:t>
      </w:r>
    </w:p>
  </w:footnote>
  <w:footnote w:id="663">
    <w:p w14:paraId="4CB1C48E" w14:textId="77777777" w:rsidR="00676E6A" w:rsidRDefault="00676E6A" w:rsidP="00C544D6">
      <w:pPr>
        <w:pStyle w:val="footnote"/>
      </w:pPr>
      <w:r>
        <w:rPr>
          <w:rStyle w:val="FootnoteReference"/>
        </w:rPr>
        <w:footnoteRef/>
      </w:r>
      <w:r>
        <w:t xml:space="preserve"> 2 Cor. 4:13.</w:t>
      </w:r>
    </w:p>
  </w:footnote>
  <w:footnote w:id="664">
    <w:p w14:paraId="3BB26747" w14:textId="6DF70EDA" w:rsidR="00676E6A" w:rsidRDefault="00676E6A" w:rsidP="00040C56">
      <w:pPr>
        <w:pStyle w:val="footnote"/>
      </w:pPr>
      <w:r>
        <w:rPr>
          <w:rStyle w:val="FootnoteReference"/>
        </w:rPr>
        <w:footnoteRef/>
      </w:r>
      <w:r>
        <w:t xml:space="preserve"> [JS] or “brought very low”</w:t>
      </w:r>
    </w:p>
  </w:footnote>
  <w:footnote w:id="665">
    <w:p w14:paraId="14C69153" w14:textId="7E1050DE" w:rsidR="00676E6A" w:rsidRDefault="00676E6A" w:rsidP="00B403A1">
      <w:pPr>
        <w:pStyle w:val="footnote"/>
      </w:pPr>
      <w:r>
        <w:rPr>
          <w:rStyle w:val="FootnoteReference"/>
        </w:rPr>
        <w:footnoteRef/>
      </w:r>
      <w:r>
        <w:t xml:space="preserve"> [JS] OSB has, “ecstasy,” Fr. Lazarus has “madness,” Brenton has “amazement.”</w:t>
      </w:r>
    </w:p>
  </w:footnote>
  <w:footnote w:id="666">
    <w:p w14:paraId="01F55DAD" w14:textId="6E588482" w:rsidR="00676E6A" w:rsidRDefault="00676E6A" w:rsidP="00B403A1">
      <w:pPr>
        <w:pStyle w:val="footnote"/>
      </w:pPr>
      <w:r>
        <w:rPr>
          <w:rStyle w:val="FootnoteReference"/>
        </w:rPr>
        <w:footnoteRef/>
      </w:r>
      <w:r>
        <w:t xml:space="preserve"> [JS] NETS and OSB omit vs. 5.</w:t>
      </w:r>
    </w:p>
  </w:footnote>
  <w:footnote w:id="667">
    <w:p w14:paraId="0273528E" w14:textId="77777777" w:rsidR="00676E6A" w:rsidRDefault="00676E6A" w:rsidP="00F01C0B">
      <w:pPr>
        <w:pStyle w:val="footnote"/>
      </w:pPr>
      <w:r>
        <w:rPr>
          <w:rStyle w:val="FootnoteReference"/>
        </w:rPr>
        <w:footnoteRef/>
      </w:r>
      <w:r>
        <w:t xml:space="preserve"> [JS] literally, “holy ones.”</w:t>
      </w:r>
    </w:p>
  </w:footnote>
  <w:footnote w:id="668">
    <w:p w14:paraId="536B616C" w14:textId="77777777" w:rsidR="00676E6A" w:rsidRDefault="00676E6A" w:rsidP="00F01C0B">
      <w:pPr>
        <w:pStyle w:val="footnote"/>
      </w:pPr>
      <w:r>
        <w:rPr>
          <w:rStyle w:val="FootnoteReference"/>
        </w:rPr>
        <w:footnoteRef/>
      </w:r>
      <w:r>
        <w:t xml:space="preserve"> </w:t>
      </w:r>
      <w:r w:rsidRPr="00DC02D9">
        <w:rPr>
          <w:i/>
        </w:rPr>
        <w:t>Or:</w:t>
      </w:r>
      <w:r>
        <w:t xml:space="preserve"> costly (Wisdom 1:13-16).</w:t>
      </w:r>
    </w:p>
  </w:footnote>
  <w:footnote w:id="669">
    <w:p w14:paraId="6DE0E1BC" w14:textId="28145809" w:rsidR="00676E6A" w:rsidRDefault="00676E6A" w:rsidP="00B403A1">
      <w:pPr>
        <w:pStyle w:val="footnote"/>
      </w:pPr>
      <w:r>
        <w:rPr>
          <w:rStyle w:val="FootnoteReference"/>
        </w:rPr>
        <w:footnoteRef/>
      </w:r>
      <w:r>
        <w:t xml:space="preserve"> [JS] litearlly, “slave”.</w:t>
      </w:r>
    </w:p>
  </w:footnote>
  <w:footnote w:id="670">
    <w:p w14:paraId="74CEF705" w14:textId="6A24290B" w:rsidR="00676E6A" w:rsidRDefault="00676E6A" w:rsidP="00B403A1">
      <w:pPr>
        <w:pStyle w:val="footnote"/>
      </w:pPr>
      <w:r>
        <w:rPr>
          <w:rStyle w:val="FootnoteReference"/>
        </w:rPr>
        <w:footnoteRef/>
      </w:r>
      <w:r>
        <w:t xml:space="preserve"> [JS] [] lacking in NETS and OSB.</w:t>
      </w:r>
    </w:p>
  </w:footnote>
  <w:footnote w:id="671">
    <w:p w14:paraId="380C2FA4" w14:textId="77777777" w:rsidR="00676E6A" w:rsidRDefault="00676E6A" w:rsidP="00C544D6">
      <w:pPr>
        <w:pStyle w:val="footnote"/>
      </w:pPr>
      <w:r>
        <w:rPr>
          <w:rStyle w:val="FootnoteReference"/>
        </w:rPr>
        <w:footnoteRef/>
      </w:r>
      <w:r>
        <w:t xml:space="preserve"> Rom. 15:11.</w:t>
      </w:r>
    </w:p>
  </w:footnote>
  <w:footnote w:id="672">
    <w:p w14:paraId="62277668" w14:textId="3F273B69" w:rsidR="00676E6A" w:rsidRDefault="00676E6A" w:rsidP="00A63B10">
      <w:pPr>
        <w:pStyle w:val="footnote"/>
      </w:pPr>
      <w:r>
        <w:rPr>
          <w:rStyle w:val="FootnoteReference"/>
        </w:rPr>
        <w:footnoteRef/>
      </w:r>
      <w:r>
        <w:t xml:space="preserve"> [JS] Fr. Lazarus has “is strong” NETS has “became strong towards us,” OSB has “rules over us.”</w:t>
      </w:r>
    </w:p>
  </w:footnote>
  <w:footnote w:id="673">
    <w:p w14:paraId="5730A607" w14:textId="6F7B9D5F" w:rsidR="00676E6A" w:rsidRDefault="00676E6A" w:rsidP="00407DA2">
      <w:pPr>
        <w:pStyle w:val="footnote"/>
      </w:pPr>
      <w:r>
        <w:rPr>
          <w:rStyle w:val="FootnoteReference"/>
        </w:rPr>
        <w:footnoteRef/>
      </w:r>
      <w:r>
        <w:t xml:space="preserve"> [JS] “thankfully confess the Lord with praise,” here and throughout</w:t>
      </w:r>
    </w:p>
  </w:footnote>
  <w:footnote w:id="674">
    <w:p w14:paraId="468C84B0" w14:textId="77777777" w:rsidR="00676E6A" w:rsidRDefault="00676E6A" w:rsidP="00C544D6">
      <w:pPr>
        <w:pStyle w:val="footnote"/>
      </w:pPr>
      <w:r>
        <w:rPr>
          <w:rStyle w:val="FootnoteReference"/>
        </w:rPr>
        <w:footnoteRef/>
      </w:r>
      <w:r>
        <w:t xml:space="preserve"> Mercy </w:t>
      </w:r>
      <w:r w:rsidRPr="00DC02D9">
        <w:rPr>
          <w:i/>
        </w:rPr>
        <w:t>or</w:t>
      </w:r>
      <w:r>
        <w:t xml:space="preserve"> love.</w:t>
      </w:r>
    </w:p>
  </w:footnote>
  <w:footnote w:id="675">
    <w:p w14:paraId="17CB332D" w14:textId="77777777" w:rsidR="00676E6A" w:rsidRPr="00C544D6" w:rsidRDefault="00676E6A" w:rsidP="00C544D6">
      <w:pPr>
        <w:pStyle w:val="footnote"/>
      </w:pPr>
      <w:r w:rsidRPr="00C544D6">
        <w:rPr>
          <w:rStyle w:val="FootnoteReference"/>
          <w:vertAlign w:val="baseline"/>
        </w:rPr>
        <w:footnoteRef/>
      </w:r>
      <w:r w:rsidRPr="00C544D6">
        <w:t xml:space="preserve"> Heb. 13:6.</w:t>
      </w:r>
    </w:p>
  </w:footnote>
  <w:footnote w:id="676">
    <w:p w14:paraId="0D5076CD" w14:textId="11027FF0" w:rsidR="00676E6A" w:rsidRDefault="00676E6A" w:rsidP="00C13781">
      <w:pPr>
        <w:pStyle w:val="footnote"/>
      </w:pPr>
      <w:r>
        <w:rPr>
          <w:rStyle w:val="FootnoteReference"/>
        </w:rPr>
        <w:footnoteRef/>
      </w:r>
      <w:r>
        <w:t xml:space="preserve"> [JS] Fr. Lazarus has “see the fall of”</w:t>
      </w:r>
    </w:p>
  </w:footnote>
  <w:footnote w:id="677">
    <w:p w14:paraId="6976F3A7" w14:textId="5D43CA43" w:rsidR="00676E6A" w:rsidRDefault="00676E6A"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78">
    <w:p w14:paraId="54F1DDA3" w14:textId="7FA1559F" w:rsidR="00676E6A" w:rsidRDefault="00676E6A" w:rsidP="00283E41">
      <w:pPr>
        <w:pStyle w:val="footnote"/>
      </w:pPr>
      <w:r>
        <w:rPr>
          <w:rStyle w:val="FootnoteReference"/>
        </w:rPr>
        <w:footnoteRef/>
      </w:r>
      <w:r>
        <w:t xml:space="preserve"> [JS] or “give thanks to”, “thankfully confess with praise”</w:t>
      </w:r>
    </w:p>
  </w:footnote>
  <w:footnote w:id="679">
    <w:p w14:paraId="6FF61961" w14:textId="48C00F3F" w:rsidR="00676E6A" w:rsidRDefault="00676E6A" w:rsidP="00283E41">
      <w:pPr>
        <w:pStyle w:val="footnote"/>
      </w:pPr>
      <w:r>
        <w:rPr>
          <w:rStyle w:val="FootnoteReference"/>
        </w:rPr>
        <w:footnoteRef/>
      </w:r>
      <w:r>
        <w:t xml:space="preserve"> [JS] or “praise and thank,” “thankfully confess with praise”</w:t>
      </w:r>
    </w:p>
  </w:footnote>
  <w:footnote w:id="680">
    <w:p w14:paraId="136E3140" w14:textId="77777777" w:rsidR="00676E6A" w:rsidRDefault="00676E6A"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81">
    <w:p w14:paraId="130CB8A8" w14:textId="3314BD86" w:rsidR="00676E6A" w:rsidRDefault="00676E6A" w:rsidP="00283E41">
      <w:pPr>
        <w:pStyle w:val="footnote"/>
      </w:pPr>
      <w:r>
        <w:rPr>
          <w:rStyle w:val="FootnoteReference"/>
        </w:rPr>
        <w:footnoteRef/>
      </w:r>
      <w:r>
        <w:t xml:space="preserve"> [JS] or “prosper us”</w:t>
      </w:r>
    </w:p>
  </w:footnote>
  <w:footnote w:id="682">
    <w:p w14:paraId="7A2D9627" w14:textId="49D0AACD" w:rsidR="00676E6A" w:rsidRDefault="00676E6A" w:rsidP="00407DA2">
      <w:pPr>
        <w:pStyle w:val="footnote"/>
      </w:pPr>
      <w:r>
        <w:rPr>
          <w:rStyle w:val="FootnoteReference"/>
        </w:rPr>
        <w:footnoteRef/>
      </w:r>
      <w:r>
        <w:t xml:space="preserve"> [JS] or “revealed Himself to us”</w:t>
      </w:r>
    </w:p>
  </w:footnote>
  <w:footnote w:id="683">
    <w:p w14:paraId="05642717" w14:textId="78CE3F15" w:rsidR="00676E6A" w:rsidRDefault="00676E6A"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84">
    <w:p w14:paraId="27685407" w14:textId="50DBBE13" w:rsidR="00676E6A" w:rsidRDefault="00676E6A"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85">
    <w:p w14:paraId="10B6A538" w14:textId="218D14D9" w:rsidR="00676E6A" w:rsidRDefault="00676E6A" w:rsidP="00407DA2">
      <w:pPr>
        <w:pStyle w:val="footnote"/>
      </w:pPr>
      <w:r>
        <w:rPr>
          <w:rStyle w:val="FootnoteReference"/>
        </w:rPr>
        <w:footnoteRef/>
      </w:r>
      <w:r>
        <w:t xml:space="preserve"> [JS] “thankfully confess You with praise”</w:t>
      </w:r>
    </w:p>
  </w:footnote>
  <w:footnote w:id="686">
    <w:p w14:paraId="327B2E03" w14:textId="17966534" w:rsidR="00676E6A" w:rsidRDefault="00676E6A" w:rsidP="00407DA2">
      <w:pPr>
        <w:pStyle w:val="footnote"/>
      </w:pPr>
      <w:r>
        <w:rPr>
          <w:rStyle w:val="FootnoteReference"/>
        </w:rPr>
        <w:footnoteRef/>
      </w:r>
      <w:r>
        <w:t xml:space="preserve"> [JS] “thankfully confess You with praise”</w:t>
      </w:r>
    </w:p>
  </w:footnote>
  <w:footnote w:id="687">
    <w:p w14:paraId="6E3C51BA" w14:textId="77777777" w:rsidR="00676E6A" w:rsidRDefault="00676E6A"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88">
    <w:p w14:paraId="1B184B80" w14:textId="77777777" w:rsidR="00676E6A" w:rsidRDefault="00676E6A" w:rsidP="00C544D6">
      <w:pPr>
        <w:pStyle w:val="footnote"/>
      </w:pPr>
      <w:r>
        <w:rPr>
          <w:rStyle w:val="FootnoteReference"/>
        </w:rPr>
        <w:footnoteRef/>
      </w:r>
      <w:r>
        <w:t xml:space="preserve"> Rom. 10:5; Gal. 3:12; Lev. 18:5; Luke 10:25-28.</w:t>
      </w:r>
    </w:p>
  </w:footnote>
  <w:footnote w:id="689">
    <w:p w14:paraId="0E153BF4" w14:textId="77777777" w:rsidR="00676E6A" w:rsidRDefault="00676E6A"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90">
    <w:p w14:paraId="5FA9B9EF" w14:textId="77777777" w:rsidR="00676E6A" w:rsidRDefault="00676E6A"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91">
    <w:p w14:paraId="253864F1" w14:textId="16AD5912" w:rsidR="00676E6A" w:rsidRDefault="00676E6A" w:rsidP="00E869A6">
      <w:pPr>
        <w:pStyle w:val="footnote"/>
      </w:pPr>
      <w:r>
        <w:rPr>
          <w:rStyle w:val="FootnoteReference"/>
        </w:rPr>
        <w:footnoteRef/>
      </w:r>
      <w:r>
        <w:t xml:space="preserve"> [JS] or “ordinances”. Fr. Athanasius has, “truths”. Literally something engraved or inscribed.</w:t>
      </w:r>
    </w:p>
  </w:footnote>
  <w:footnote w:id="692">
    <w:p w14:paraId="18017E7A" w14:textId="699B3F0B" w:rsidR="00676E6A" w:rsidRDefault="00676E6A" w:rsidP="00E869A6">
      <w:pPr>
        <w:pStyle w:val="footnote"/>
      </w:pPr>
      <w:r>
        <w:rPr>
          <w:rStyle w:val="FootnoteReference"/>
        </w:rPr>
        <w:footnoteRef/>
      </w:r>
      <w:r>
        <w:t xml:space="preserve"> [JS] Fr. Lazarus has “praise and thank”. Could be rendered, “thankfully confess You with praise”.</w:t>
      </w:r>
    </w:p>
  </w:footnote>
  <w:footnote w:id="693">
    <w:p w14:paraId="6175A855" w14:textId="57690D3E" w:rsidR="00676E6A" w:rsidRDefault="00676E6A" w:rsidP="00C57482">
      <w:pPr>
        <w:pStyle w:val="footnote"/>
      </w:pPr>
      <w:r>
        <w:rPr>
          <w:rStyle w:val="FootnoteReference"/>
        </w:rPr>
        <w:footnoteRef/>
      </w:r>
      <w:r>
        <w:t xml:space="preserve"> [JS] or “sayings,” or “teachings”</w:t>
      </w:r>
    </w:p>
  </w:footnote>
  <w:footnote w:id="694">
    <w:p w14:paraId="798DF7BE" w14:textId="68962B07" w:rsidR="00676E6A" w:rsidRDefault="00676E6A" w:rsidP="00BE75D2">
      <w:pPr>
        <w:pStyle w:val="footnote"/>
      </w:pPr>
      <w:r>
        <w:rPr>
          <w:rStyle w:val="FootnoteReference"/>
        </w:rPr>
        <w:footnoteRef/>
      </w:r>
      <w:r>
        <w:t xml:space="preserve"> [JS] Fr. Athanasius has, “repaly,” Brenton has “recompense”</w:t>
      </w:r>
    </w:p>
  </w:footnote>
  <w:footnote w:id="695">
    <w:p w14:paraId="0D4EEBCE" w14:textId="0AC85059" w:rsidR="00676E6A" w:rsidRDefault="00676E6A"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96">
    <w:p w14:paraId="27B8F97B" w14:textId="77777777" w:rsidR="00676E6A" w:rsidRDefault="00676E6A"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697">
    <w:p w14:paraId="7E47ADA2" w14:textId="77777777" w:rsidR="00676E6A" w:rsidRDefault="00676E6A"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698">
    <w:p w14:paraId="1EDD2AC5" w14:textId="77777777" w:rsidR="00676E6A" w:rsidRDefault="00676E6A" w:rsidP="00C544D6">
      <w:pPr>
        <w:pStyle w:val="footnote"/>
      </w:pPr>
      <w:r>
        <w:rPr>
          <w:rStyle w:val="FootnoteReference"/>
        </w:rPr>
        <w:footnoteRef/>
      </w:r>
      <w:r>
        <w:t xml:space="preserve"> sloth: </w:t>
      </w:r>
      <w:r w:rsidRPr="0002544A">
        <w:rPr>
          <w:i/>
        </w:rPr>
        <w:t>or:</w:t>
      </w:r>
      <w:r>
        <w:t xml:space="preserve"> accidie.</w:t>
      </w:r>
    </w:p>
  </w:footnote>
  <w:footnote w:id="699">
    <w:p w14:paraId="35335E72" w14:textId="703A0471" w:rsidR="00676E6A" w:rsidRDefault="00676E6A" w:rsidP="005E7419">
      <w:pPr>
        <w:pStyle w:val="footnote"/>
      </w:pPr>
      <w:r>
        <w:rPr>
          <w:rStyle w:val="FootnoteReference"/>
        </w:rPr>
        <w:footnoteRef/>
      </w:r>
      <w:r>
        <w:t xml:space="preserve"> [JS] or “establish,” “confirm”</w:t>
      </w:r>
    </w:p>
  </w:footnote>
  <w:footnote w:id="700">
    <w:p w14:paraId="2E991C7E" w14:textId="4933BF85" w:rsidR="00676E6A" w:rsidRDefault="00676E6A" w:rsidP="00B5676D">
      <w:pPr>
        <w:pStyle w:val="footnote"/>
      </w:pPr>
      <w:r>
        <w:rPr>
          <w:rStyle w:val="FootnoteReference"/>
        </w:rPr>
        <w:footnoteRef/>
      </w:r>
      <w:r>
        <w:t xml:space="preserve"> [JS] or “covetousness”</w:t>
      </w:r>
    </w:p>
  </w:footnote>
  <w:footnote w:id="701">
    <w:p w14:paraId="25BE986A" w14:textId="2129563B" w:rsidR="00676E6A" w:rsidRDefault="00676E6A"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02">
    <w:p w14:paraId="1BE9F3FA" w14:textId="704CDB82" w:rsidR="00676E6A" w:rsidRDefault="00676E6A" w:rsidP="00C544D6">
      <w:pPr>
        <w:pStyle w:val="footnote"/>
      </w:pPr>
      <w:r>
        <w:rPr>
          <w:rStyle w:val="FootnoteReference"/>
        </w:rPr>
        <w:footnoteRef/>
      </w:r>
      <w:r>
        <w:t xml:space="preserve"> Christ is our way and our righteousness (cf. Jn. 14:6; 1 Cor 1:30; Ephes. 2:5-7).</w:t>
      </w:r>
    </w:p>
  </w:footnote>
  <w:footnote w:id="703">
    <w:p w14:paraId="79416CA6" w14:textId="027AF494" w:rsidR="00676E6A" w:rsidRDefault="00676E6A" w:rsidP="00C544D6">
      <w:pPr>
        <w:pStyle w:val="footnote"/>
      </w:pPr>
      <w:r>
        <w:rPr>
          <w:rStyle w:val="FootnoteReference"/>
        </w:rPr>
        <w:footnoteRef/>
      </w:r>
      <w:r>
        <w:t xml:space="preserve"> The house of wisdom can be built only if the fear of God is rooted deeply in the soul (cf. St Ambrose).</w:t>
      </w:r>
    </w:p>
  </w:footnote>
  <w:footnote w:id="704">
    <w:p w14:paraId="5DF20A4C" w14:textId="42D6EF77" w:rsidR="00676E6A" w:rsidRDefault="00676E6A" w:rsidP="00C544D6">
      <w:pPr>
        <w:pStyle w:val="footnote"/>
      </w:pPr>
      <w:r>
        <w:rPr>
          <w:rStyle w:val="FootnoteReference"/>
        </w:rPr>
        <w:footnoteRef/>
      </w:r>
      <w:r>
        <w:t xml:space="preserve"> Christ is our way and our righteousness (cf. Jn. 14:6; 1 Cor 1:30; Ephes. 2:5-7). &lt;see 2 footnotes above&gt;</w:t>
      </w:r>
    </w:p>
  </w:footnote>
  <w:footnote w:id="705">
    <w:p w14:paraId="2981F854" w14:textId="7B631D2E" w:rsidR="00676E6A" w:rsidRDefault="00676E6A"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(Cf. Psalm 44:13).</w:t>
      </w:r>
    </w:p>
  </w:footnote>
  <w:footnote w:id="706">
    <w:p w14:paraId="38605490" w14:textId="30AFC73A" w:rsidR="00676E6A" w:rsidRDefault="00676E6A" w:rsidP="00D305E3">
      <w:pPr>
        <w:pStyle w:val="footnote"/>
      </w:pPr>
      <w:r>
        <w:rPr>
          <w:rStyle w:val="FootnoteReference"/>
        </w:rPr>
        <w:footnoteRef/>
      </w:r>
      <w:r>
        <w:t xml:space="preserve"> [JS] or “thank,” “thankfully confess You with praise”</w:t>
      </w:r>
    </w:p>
  </w:footnote>
  <w:footnote w:id="707">
    <w:p w14:paraId="7A206583" w14:textId="77777777" w:rsidR="00676E6A" w:rsidRDefault="00676E6A"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08">
    <w:p w14:paraId="47E338DE" w14:textId="77777777" w:rsidR="00676E6A" w:rsidRDefault="00676E6A" w:rsidP="00C544D6">
      <w:pPr>
        <w:pStyle w:val="footnote"/>
      </w:pPr>
      <w:r>
        <w:rPr>
          <w:rStyle w:val="FootnoteReference"/>
        </w:rPr>
        <w:footnoteRef/>
      </w:r>
      <w:r>
        <w:t xml:space="preserve"> Curdled with scorn, anger and fear.</w:t>
      </w:r>
    </w:p>
  </w:footnote>
  <w:footnote w:id="709">
    <w:p w14:paraId="7309743D" w14:textId="0EE8ABB9" w:rsidR="00676E6A" w:rsidRDefault="00676E6A" w:rsidP="00C544D6">
      <w:pPr>
        <w:pStyle w:val="footnote"/>
      </w:pPr>
      <w:r>
        <w:rPr>
          <w:rStyle w:val="FootnoteReference"/>
        </w:rPr>
        <w:footnoteRef/>
      </w:r>
      <w:r>
        <w:t xml:space="preserve"> Was St. Peter poor when he had no gold and silver for the cripple? They are not currency in Canaan (cf. St. Chrysostom).</w:t>
      </w:r>
    </w:p>
  </w:footnote>
  <w:footnote w:id="710">
    <w:p w14:paraId="093B35A7" w14:textId="6379C8CD" w:rsidR="00676E6A" w:rsidRDefault="00676E6A"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11">
    <w:p w14:paraId="66EEA7F3" w14:textId="2655C0E8" w:rsidR="00676E6A" w:rsidRDefault="00676E6A" w:rsidP="00C936FC">
      <w:pPr>
        <w:pStyle w:val="footnote"/>
      </w:pPr>
      <w:r>
        <w:rPr>
          <w:rStyle w:val="FootnoteReference"/>
        </w:rPr>
        <w:footnoteRef/>
      </w:r>
      <w:r>
        <w:t xml:space="preserve"> [JS] i.e. my eyes were straigned looking for your word.</w:t>
      </w:r>
    </w:p>
  </w:footnote>
  <w:footnote w:id="712">
    <w:p w14:paraId="4CBD2EF6" w14:textId="212825E8" w:rsidR="00676E6A" w:rsidRDefault="00676E6A"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13">
    <w:p w14:paraId="10BF754D" w14:textId="77777777" w:rsidR="00676E6A" w:rsidRDefault="00676E6A" w:rsidP="00C544D6">
      <w:pPr>
        <w:pStyle w:val="footnote"/>
      </w:pPr>
      <w:r>
        <w:rPr>
          <w:rStyle w:val="FootnoteReference"/>
        </w:rPr>
        <w:footnoteRef/>
      </w:r>
      <w:r>
        <w:t xml:space="preserve"> Sprinkled with hoar-frost, a wineskin is like the greying head of an old man.</w:t>
      </w:r>
    </w:p>
  </w:footnote>
  <w:footnote w:id="714">
    <w:p w14:paraId="297C1D16" w14:textId="55FFB7CB" w:rsidR="00676E6A" w:rsidRDefault="00676E6A" w:rsidP="00D9575C">
      <w:pPr>
        <w:pStyle w:val="footnote"/>
      </w:pPr>
      <w:r>
        <w:rPr>
          <w:rStyle w:val="FootnoteReference"/>
        </w:rPr>
        <w:footnoteRef/>
      </w:r>
      <w:r>
        <w:t xml:space="preserve"> [JS] revive, “give me life”</w:t>
      </w:r>
    </w:p>
  </w:footnote>
  <w:footnote w:id="715">
    <w:p w14:paraId="43860D7B" w14:textId="0D5C0E48" w:rsidR="00676E6A" w:rsidRDefault="00676E6A" w:rsidP="00D9575C">
      <w:pPr>
        <w:pStyle w:val="footnote"/>
      </w:pPr>
      <w:r>
        <w:rPr>
          <w:rStyle w:val="FootnoteReference"/>
        </w:rPr>
        <w:footnoteRef/>
      </w:r>
      <w:r>
        <w:t xml:space="preserve"> [JS] “all things together”, i.e. “all the universe”</w:t>
      </w:r>
    </w:p>
  </w:footnote>
  <w:footnote w:id="716">
    <w:p w14:paraId="1C03CDF6" w14:textId="6210968E" w:rsidR="00676E6A" w:rsidRDefault="00676E6A"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17">
    <w:p w14:paraId="590118AD" w14:textId="77777777" w:rsidR="00676E6A" w:rsidRDefault="00676E6A" w:rsidP="00C544D6">
      <w:pPr>
        <w:pStyle w:val="footnote"/>
      </w:pPr>
      <w:r>
        <w:rPr>
          <w:rStyle w:val="FootnoteReference"/>
        </w:rPr>
        <w:footnoteRef/>
      </w:r>
      <w:r>
        <w:t xml:space="preserve"> hear: </w:t>
      </w:r>
      <w:r w:rsidRPr="0002544A">
        <w:rPr>
          <w:i/>
        </w:rPr>
        <w:t>lit</w:t>
      </w:r>
      <w:r>
        <w:t>. gullet, throat, larynx.</w:t>
      </w:r>
    </w:p>
  </w:footnote>
  <w:footnote w:id="718">
    <w:p w14:paraId="1A1C9B89" w14:textId="77777777" w:rsidR="00676E6A" w:rsidRDefault="00676E6A"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19">
    <w:p w14:paraId="608F88F3" w14:textId="5EEF24C6" w:rsidR="00676E6A" w:rsidRDefault="00676E6A" w:rsidP="004D36A2">
      <w:pPr>
        <w:pStyle w:val="footnote"/>
      </w:pPr>
      <w:r>
        <w:rPr>
          <w:rStyle w:val="FootnoteReference"/>
        </w:rPr>
        <w:footnoteRef/>
      </w:r>
      <w:r>
        <w:t xml:space="preserve"> [JS] probably “forever for a reward”, rather than “for an eternal reward”</w:t>
      </w:r>
    </w:p>
  </w:footnote>
  <w:footnote w:id="720">
    <w:p w14:paraId="5687A5D1" w14:textId="12E6D97D" w:rsidR="00676E6A" w:rsidRDefault="00676E6A"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21">
    <w:p w14:paraId="2CF134F8" w14:textId="13011A8D" w:rsidR="00676E6A" w:rsidRDefault="00676E6A"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22">
    <w:p w14:paraId="3C89D31A" w14:textId="188553A2" w:rsidR="00676E6A" w:rsidRDefault="00676E6A"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23">
    <w:p w14:paraId="0E747174" w14:textId="77777777" w:rsidR="00676E6A" w:rsidRDefault="00676E6A" w:rsidP="00C544D6">
      <w:pPr>
        <w:pStyle w:val="footnote"/>
      </w:pPr>
      <w:r>
        <w:rPr>
          <w:rStyle w:val="FootnoteReference"/>
        </w:rPr>
        <w:footnoteRef/>
      </w:r>
      <w:r>
        <w:t xml:space="preserve"> These words are repeated by the deacon at the beginning of the Divine Liturgy.</w:t>
      </w:r>
    </w:p>
  </w:footnote>
  <w:footnote w:id="724">
    <w:p w14:paraId="24311CED" w14:textId="1E1A85CD" w:rsidR="00676E6A" w:rsidRDefault="00676E6A"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25">
    <w:p w14:paraId="31DA08D1" w14:textId="75A07B30" w:rsidR="00676E6A" w:rsidRDefault="00676E6A" w:rsidP="00027E51">
      <w:pPr>
        <w:pStyle w:val="footnote"/>
      </w:pPr>
      <w:r>
        <w:rPr>
          <w:rStyle w:val="FootnoteReference"/>
        </w:rPr>
        <w:footnoteRef/>
      </w:r>
      <w:r>
        <w:t xml:space="preserve"> [JS] or “I directed myself towards”</w:t>
      </w:r>
    </w:p>
  </w:footnote>
  <w:footnote w:id="726">
    <w:p w14:paraId="0B2F62E7" w14:textId="0CF252B5" w:rsidR="00676E6A" w:rsidRDefault="00676E6A" w:rsidP="00C544D6">
      <w:pPr>
        <w:pStyle w:val="footnote"/>
      </w:pPr>
      <w:r>
        <w:rPr>
          <w:rStyle w:val="FootnoteReference"/>
        </w:rPr>
        <w:footnoteRef/>
      </w:r>
      <w:r>
        <w:t xml:space="preserve"> Cf. Lk. 24:27,32,45.</w:t>
      </w:r>
    </w:p>
  </w:footnote>
  <w:footnote w:id="727">
    <w:p w14:paraId="081BE299" w14:textId="0DC86D26" w:rsidR="00676E6A" w:rsidRDefault="00676E6A" w:rsidP="00027E51">
      <w:pPr>
        <w:pStyle w:val="footnote"/>
      </w:pPr>
      <w:r>
        <w:rPr>
          <w:rStyle w:val="FootnoteReference"/>
        </w:rPr>
        <w:footnoteRef/>
      </w:r>
      <w:r>
        <w:t xml:space="preserve"> [JS] Fr. Lazarus and Fr. Athanasius interpret this as “the Spirit” or “a Spirit”, (breath and spirit being the same word)</w:t>
      </w:r>
    </w:p>
  </w:footnote>
  <w:footnote w:id="728">
    <w:p w14:paraId="33F1F13D" w14:textId="77777777" w:rsidR="00676E6A" w:rsidRDefault="00676E6A" w:rsidP="00C544D6">
      <w:pPr>
        <w:pStyle w:val="footnote"/>
      </w:pPr>
      <w:r>
        <w:rPr>
          <w:rStyle w:val="FootnoteReference"/>
        </w:rPr>
        <w:footnoteRef/>
      </w:r>
      <w:r>
        <w:t xml:space="preserve"> Just as we who claim to love God judge it right to show mercy, so we can expect the divine mercy (Mt. 5:7).</w:t>
      </w:r>
    </w:p>
  </w:footnote>
  <w:footnote w:id="729">
    <w:p w14:paraId="63C08946" w14:textId="7EC52CFB" w:rsidR="00676E6A" w:rsidRDefault="00676E6A" w:rsidP="00C544D6">
      <w:pPr>
        <w:pStyle w:val="footnote"/>
      </w:pPr>
      <w:r>
        <w:rPr>
          <w:rStyle w:val="FootnoteReference"/>
        </w:rPr>
        <w:footnoteRef/>
      </w:r>
      <w:r>
        <w:t xml:space="preserve"> pure: </w:t>
      </w:r>
      <w:r w:rsidRPr="007B4ADE">
        <w:rPr>
          <w:i/>
        </w:rPr>
        <w:t>lit</w:t>
      </w:r>
      <w:r>
        <w:t>. burnt, fired: hence refined and pure (cf. Psalm 11:7).</w:t>
      </w:r>
    </w:p>
  </w:footnote>
  <w:footnote w:id="730">
    <w:p w14:paraId="6C5F33A5" w14:textId="77777777" w:rsidR="00676E6A" w:rsidRDefault="00676E6A"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31">
    <w:p w14:paraId="1B4D2C64" w14:textId="77376B3B" w:rsidR="00676E6A" w:rsidRDefault="00676E6A"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cf. Mk. 13:35-37).</w:t>
      </w:r>
    </w:p>
  </w:footnote>
  <w:footnote w:id="732">
    <w:p w14:paraId="7AACBE15" w14:textId="544AAC0D" w:rsidR="00676E6A" w:rsidRDefault="00676E6A"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33">
    <w:p w14:paraId="316360CF" w14:textId="52D1E6E8" w:rsidR="00676E6A" w:rsidRDefault="00676E6A" w:rsidP="00330381">
      <w:pPr>
        <w:pStyle w:val="footnote"/>
      </w:pPr>
      <w:r>
        <w:rPr>
          <w:rStyle w:val="FootnoteReference"/>
        </w:rPr>
        <w:footnoteRef/>
      </w:r>
      <w:r>
        <w:t xml:space="preserve"> [JS] or “wickedness”</w:t>
      </w:r>
    </w:p>
  </w:footnote>
  <w:footnote w:id="734">
    <w:p w14:paraId="50052FF4" w14:textId="1790CFD6" w:rsidR="00676E6A" w:rsidRDefault="00676E6A" w:rsidP="00C544D6">
      <w:pPr>
        <w:pStyle w:val="footnote"/>
      </w:pPr>
      <w:r>
        <w:rPr>
          <w:rStyle w:val="FootnoteReference"/>
        </w:rPr>
        <w:footnoteRef/>
      </w:r>
      <w:r>
        <w:t xml:space="preserve"> Cf. Ps. 110:10.</w:t>
      </w:r>
    </w:p>
  </w:footnote>
  <w:footnote w:id="735">
    <w:p w14:paraId="720D7516" w14:textId="1A9EC268" w:rsidR="00676E6A" w:rsidRDefault="00676E6A"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36">
    <w:p w14:paraId="7BCCBEE9" w14:textId="2E070483" w:rsidR="00676E6A" w:rsidRDefault="00676E6A" w:rsidP="00922B79">
      <w:pPr>
        <w:pStyle w:val="footnote"/>
      </w:pPr>
      <w:r>
        <w:rPr>
          <w:rStyle w:val="FootnoteReference"/>
        </w:rPr>
        <w:footnoteRef/>
      </w:r>
      <w:r>
        <w:t xml:space="preserve"> [JS] Coptic has, “Name”.</w:t>
      </w:r>
    </w:p>
  </w:footnote>
  <w:footnote w:id="737">
    <w:p w14:paraId="6758F0AB" w14:textId="1B97FFBE" w:rsidR="00676E6A" w:rsidRDefault="00676E6A" w:rsidP="00922B79">
      <w:pPr>
        <w:pStyle w:val="footnote"/>
      </w:pPr>
      <w:r>
        <w:rPr>
          <w:rStyle w:val="FootnoteReference"/>
        </w:rPr>
        <w:footnoteRef/>
      </w:r>
      <w:r>
        <w:t xml:space="preserve"> [JS] or “word,” or “teachings</w:t>
      </w:r>
    </w:p>
  </w:footnote>
  <w:footnote w:id="738">
    <w:p w14:paraId="6F9983BE" w14:textId="25FEB91F" w:rsidR="00676E6A" w:rsidRDefault="00676E6A" w:rsidP="00881117">
      <w:pPr>
        <w:pStyle w:val="footnote"/>
      </w:pPr>
      <w:r>
        <w:rPr>
          <w:rStyle w:val="FootnoteReference"/>
        </w:rPr>
        <w:footnoteRef/>
      </w:r>
      <w:r>
        <w:t xml:space="preserve"> [JS] Fr. Athanaius has “or what shall be added unto you, by a deceitful ltongue?”</w:t>
      </w:r>
    </w:p>
  </w:footnote>
  <w:footnote w:id="739">
    <w:p w14:paraId="0951B7D8" w14:textId="2424F68A" w:rsidR="00676E6A" w:rsidRDefault="00676E6A" w:rsidP="00C544D6">
      <w:pPr>
        <w:pStyle w:val="footnote"/>
      </w:pPr>
      <w:r>
        <w:rPr>
          <w:rStyle w:val="FootnoteReference"/>
        </w:rPr>
        <w:footnoteRef/>
      </w:r>
      <w:r>
        <w:t xml:space="preserve"> Cf. Psalm 139:11; Rom. 12:20. ‘Coals of hell’. For desolation as the equivalent of hell, see Mark 13:14.</w:t>
      </w:r>
    </w:p>
  </w:footnote>
  <w:footnote w:id="740">
    <w:p w14:paraId="1F068DD9" w14:textId="40950119" w:rsidR="00676E6A" w:rsidRDefault="00676E6A" w:rsidP="00C544D6">
      <w:pPr>
        <w:pStyle w:val="footnote"/>
      </w:pPr>
      <w:r>
        <w:rPr>
          <w:rStyle w:val="FootnoteReference"/>
        </w:rPr>
        <w:footnoteRef/>
      </w:r>
      <w:r>
        <w:t xml:space="preserve"> Cf. Jeremiah 3:23. I look through the hills to their unseen Maker.</w:t>
      </w:r>
    </w:p>
  </w:footnote>
  <w:footnote w:id="741">
    <w:p w14:paraId="597C7008" w14:textId="630EBDA2" w:rsidR="00676E6A" w:rsidRDefault="00676E6A"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42">
    <w:p w14:paraId="17B7D2D5" w14:textId="062D6F27" w:rsidR="00676E6A" w:rsidRDefault="00676E6A" w:rsidP="00CE55B0">
      <w:pPr>
        <w:pStyle w:val="footnote"/>
      </w:pPr>
      <w:r>
        <w:rPr>
          <w:rStyle w:val="FootnoteReference"/>
        </w:rPr>
        <w:footnoteRef/>
      </w:r>
      <w:r>
        <w:t xml:space="preserve"> [JS] Fr. Athanasius has, “Jerusalem is built as a city: her good pleasure is in this and that:”</w:t>
      </w:r>
    </w:p>
  </w:footnote>
  <w:footnote w:id="743">
    <w:p w14:paraId="15E2D793" w14:textId="77777777" w:rsidR="00676E6A" w:rsidRDefault="00676E6A"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44">
    <w:p w14:paraId="15A2BE54" w14:textId="760CD576" w:rsidR="00676E6A" w:rsidRDefault="00676E6A" w:rsidP="00CE55B0">
      <w:pPr>
        <w:pStyle w:val="footnote"/>
      </w:pPr>
      <w:r>
        <w:rPr>
          <w:rStyle w:val="FootnoteReference"/>
        </w:rPr>
        <w:footnoteRef/>
      </w:r>
      <w:r>
        <w:t xml:space="preserve"> [JS] or “thank and praise”, “thankfully confess with praise”</w:t>
      </w:r>
    </w:p>
  </w:footnote>
  <w:footnote w:id="745">
    <w:p w14:paraId="351045EF" w14:textId="461615AB" w:rsidR="00676E6A" w:rsidRDefault="00676E6A" w:rsidP="0033276B">
      <w:pPr>
        <w:pStyle w:val="footnote"/>
      </w:pPr>
      <w:r>
        <w:rPr>
          <w:rStyle w:val="FootnoteReference"/>
        </w:rPr>
        <w:footnoteRef/>
      </w:r>
      <w:r>
        <w:t xml:space="preserve"> [JS] or “pray” or “ask after” “that which pertains to the pace of Jesrusalem”</w:t>
      </w:r>
    </w:p>
  </w:footnote>
  <w:footnote w:id="746">
    <w:p w14:paraId="3A74CEC3" w14:textId="7502B3A2" w:rsidR="00676E6A" w:rsidRDefault="00676E6A"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47">
    <w:p w14:paraId="2E2CD6B3" w14:textId="77777777" w:rsidR="00676E6A" w:rsidRDefault="00676E6A" w:rsidP="00C544D6">
      <w:pPr>
        <w:pStyle w:val="footnote"/>
      </w:pPr>
      <w:r>
        <w:rPr>
          <w:rStyle w:val="FootnoteReference"/>
        </w:rPr>
        <w:footnoteRef/>
      </w:r>
      <w:r>
        <w:t xml:space="preserve"> Hebrews 11:26; 13:13.</w:t>
      </w:r>
    </w:p>
  </w:footnote>
  <w:footnote w:id="748">
    <w:p w14:paraId="09354BED" w14:textId="77777777" w:rsidR="00676E6A" w:rsidRDefault="00676E6A" w:rsidP="00C544D6">
      <w:pPr>
        <w:pStyle w:val="footnote"/>
      </w:pPr>
      <w:r>
        <w:rPr>
          <w:rStyle w:val="FootnoteReference"/>
        </w:rPr>
        <w:footnoteRef/>
      </w:r>
      <w:r>
        <w:t xml:space="preserve"> Heaven is here (Mt. 4:17; Lk. 17:21; Prov. 17:24).</w:t>
      </w:r>
    </w:p>
  </w:footnote>
  <w:footnote w:id="749">
    <w:p w14:paraId="70E4A917" w14:textId="510327E2" w:rsidR="00676E6A" w:rsidRDefault="00676E6A" w:rsidP="0017251E">
      <w:pPr>
        <w:pStyle w:val="footnote"/>
      </w:pPr>
      <w:r>
        <w:rPr>
          <w:rStyle w:val="FootnoteReference"/>
        </w:rPr>
        <w:footnoteRef/>
      </w:r>
      <w:r>
        <w:t xml:space="preserve"> [JS] Fr. Lazarus and NETS have “irresistible”, OSB has “overwhelming”</w:t>
      </w:r>
    </w:p>
  </w:footnote>
  <w:footnote w:id="750">
    <w:p w14:paraId="045830C0" w14:textId="3777C1FD" w:rsidR="00676E6A" w:rsidRDefault="00676E6A" w:rsidP="00330381">
      <w:pPr>
        <w:pStyle w:val="footnote"/>
      </w:pPr>
      <w:r>
        <w:rPr>
          <w:rStyle w:val="FootnoteReference"/>
        </w:rPr>
        <w:footnoteRef/>
      </w:r>
      <w:r>
        <w:t xml:space="preserve"> [JS] or “evildoers”</w:t>
      </w:r>
    </w:p>
  </w:footnote>
  <w:footnote w:id="751">
    <w:p w14:paraId="09C30AE4" w14:textId="6C02AB51" w:rsidR="00676E6A" w:rsidRDefault="00676E6A" w:rsidP="00511459">
      <w:pPr>
        <w:pStyle w:val="footnote"/>
      </w:pPr>
      <w:r>
        <w:rPr>
          <w:rStyle w:val="FootnoteReference"/>
        </w:rPr>
        <w:footnoteRef/>
      </w:r>
      <w:r>
        <w:t xml:space="preserve"> [JS] Fr. Athanasius has, “the Lord has magnified His doings with them.”</w:t>
      </w:r>
    </w:p>
  </w:footnote>
  <w:footnote w:id="752">
    <w:p w14:paraId="5CAE6DBB" w14:textId="77777777" w:rsidR="00676E6A" w:rsidRDefault="00676E6A"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53">
    <w:p w14:paraId="2AB48656" w14:textId="77777777" w:rsidR="00676E6A" w:rsidRDefault="00676E6A"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54">
    <w:p w14:paraId="7602D33B" w14:textId="34E014EA" w:rsidR="00676E6A" w:rsidRDefault="00676E6A" w:rsidP="003169DD">
      <w:pPr>
        <w:pStyle w:val="footnote"/>
      </w:pPr>
      <w:r>
        <w:rPr>
          <w:rStyle w:val="FootnoteReference"/>
        </w:rPr>
        <w:footnoteRef/>
      </w:r>
      <w:r>
        <w:t xml:space="preserve"> [JS] “from your rest”, literally, “after sitting”</w:t>
      </w:r>
    </w:p>
  </w:footnote>
  <w:footnote w:id="755">
    <w:p w14:paraId="2EF38BE0" w14:textId="36D5D79C" w:rsidR="00676E6A" w:rsidRDefault="00676E6A" w:rsidP="003169DD">
      <w:pPr>
        <w:pStyle w:val="footnote"/>
      </w:pPr>
      <w:r>
        <w:rPr>
          <w:rStyle w:val="FootnoteReference"/>
        </w:rPr>
        <w:footnoteRef/>
      </w:r>
      <w:r>
        <w:t xml:space="preserve"> [JS] Fr. Athanasius has, “the children of those who have been awakened.”</w:t>
      </w:r>
    </w:p>
  </w:footnote>
  <w:footnote w:id="756">
    <w:p w14:paraId="40FE15BF" w14:textId="13C73A63" w:rsidR="00676E6A" w:rsidRDefault="00676E6A" w:rsidP="008D24A6">
      <w:pPr>
        <w:pStyle w:val="footnote"/>
      </w:pPr>
      <w:r>
        <w:rPr>
          <w:rStyle w:val="FootnoteReference"/>
        </w:rPr>
        <w:footnoteRef/>
      </w:r>
      <w:r>
        <w:t xml:space="preserve"> [JS] Fr. Lazarus has, “such exiles”</w:t>
      </w:r>
    </w:p>
  </w:footnote>
  <w:footnote w:id="757">
    <w:p w14:paraId="48D4D6D3" w14:textId="3C1F801B" w:rsidR="00676E6A" w:rsidRDefault="00676E6A" w:rsidP="00087D9B">
      <w:pPr>
        <w:pStyle w:val="footnote"/>
      </w:pPr>
      <w:r>
        <w:rPr>
          <w:rStyle w:val="FootnoteReference"/>
        </w:rPr>
        <w:footnoteRef/>
      </w:r>
      <w:r>
        <w:t xml:space="preserve"> [JS] Fr. Athanasius has, “You will be blessed”</w:t>
      </w:r>
    </w:p>
  </w:footnote>
  <w:footnote w:id="758">
    <w:p w14:paraId="3AE714F7" w14:textId="7F960624" w:rsidR="00676E6A" w:rsidRDefault="00676E6A" w:rsidP="00537702">
      <w:pPr>
        <w:pStyle w:val="footnote"/>
      </w:pPr>
      <w:r>
        <w:rPr>
          <w:rStyle w:val="FootnoteReference"/>
        </w:rPr>
        <w:footnoteRef/>
      </w:r>
      <w:r>
        <w:t xml:space="preserve"> [JS] Fr. Athanasius has “the Lord will bless,” and “you will see the joys”</w:t>
      </w:r>
    </w:p>
  </w:footnote>
  <w:footnote w:id="759">
    <w:p w14:paraId="7A7A17DB" w14:textId="31683221" w:rsidR="00676E6A" w:rsidRDefault="00676E6A" w:rsidP="00087D9B">
      <w:pPr>
        <w:pStyle w:val="footnote"/>
      </w:pPr>
      <w:r>
        <w:rPr>
          <w:rStyle w:val="FootnoteReference"/>
        </w:rPr>
        <w:footnoteRef/>
      </w:r>
      <w:r>
        <w:t xml:space="preserve"> [JS]. Fr. Athanasius has, “you will,” instead of “may you”, throughout these last two vs. Lit. “sonss’ sons”</w:t>
      </w:r>
    </w:p>
  </w:footnote>
  <w:footnote w:id="760">
    <w:p w14:paraId="60A69A9F" w14:textId="2E477841" w:rsidR="00676E6A" w:rsidRDefault="00676E6A" w:rsidP="0061464A">
      <w:pPr>
        <w:pStyle w:val="footnote"/>
      </w:pPr>
      <w:r>
        <w:rPr>
          <w:rStyle w:val="FootnoteReference"/>
        </w:rPr>
        <w:footnoteRef/>
      </w:r>
      <w:r>
        <w:t xml:space="preserve"> [JS] OSB has “schemed behind my back,” NETS has, “On my back the sinners were practicing hteir skill”</w:t>
      </w:r>
    </w:p>
  </w:footnote>
  <w:footnote w:id="761">
    <w:p w14:paraId="74FF21CF" w14:textId="3FFF46C5" w:rsidR="00676E6A" w:rsidRDefault="00676E6A" w:rsidP="0061464A">
      <w:pPr>
        <w:pStyle w:val="footnote"/>
      </w:pPr>
      <w:r>
        <w:rPr>
          <w:rStyle w:val="FootnoteReference"/>
        </w:rPr>
        <w:footnoteRef/>
      </w:r>
      <w:r>
        <w:t xml:space="preserve"> [JS] or “lawlessness”</w:t>
      </w:r>
    </w:p>
  </w:footnote>
  <w:footnote w:id="762">
    <w:p w14:paraId="6A925E31" w14:textId="50F1CD8D" w:rsidR="00676E6A" w:rsidRDefault="00676E6A"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63">
    <w:p w14:paraId="0FC01CF2" w14:textId="3C79D2D9" w:rsidR="00676E6A" w:rsidRDefault="00676E6A" w:rsidP="00714F88">
      <w:pPr>
        <w:pStyle w:val="footnote"/>
      </w:pPr>
      <w:r>
        <w:rPr>
          <w:rStyle w:val="FootnoteReference"/>
        </w:rPr>
        <w:footnoteRef/>
      </w:r>
      <w:r>
        <w:t xml:space="preserve"> [JS] or “transgressions” or “acts of lawlessness”, throughout.</w:t>
      </w:r>
    </w:p>
  </w:footnote>
  <w:footnote w:id="764">
    <w:p w14:paraId="0461F9AD" w14:textId="6F28CA37" w:rsidR="00676E6A" w:rsidRDefault="00676E6A" w:rsidP="00714F88">
      <w:pPr>
        <w:pStyle w:val="footnote"/>
      </w:pPr>
      <w:r>
        <w:rPr>
          <w:rStyle w:val="FootnoteReference"/>
        </w:rPr>
        <w:footnoteRef/>
      </w:r>
      <w:r>
        <w:t xml:space="preserve"> [JS] or “forgiveness”</w:t>
      </w:r>
    </w:p>
  </w:footnote>
  <w:footnote w:id="765">
    <w:p w14:paraId="0C346C8C" w14:textId="77777777" w:rsidR="00676E6A" w:rsidRDefault="00676E6A"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66">
    <w:p w14:paraId="5234FC2B" w14:textId="0EBBDCE3" w:rsidR="00676E6A" w:rsidRDefault="00676E6A" w:rsidP="00C544D6">
      <w:pPr>
        <w:pStyle w:val="footnote"/>
      </w:pPr>
      <w:r>
        <w:rPr>
          <w:rStyle w:val="FootnoteReference"/>
        </w:rPr>
        <w:footnoteRef/>
      </w:r>
      <w:r>
        <w:t xml:space="preserve"> Cf. Titus 2:14.</w:t>
      </w:r>
    </w:p>
  </w:footnote>
  <w:footnote w:id="767">
    <w:p w14:paraId="55BAD822" w14:textId="77777777" w:rsidR="00676E6A" w:rsidRDefault="00676E6A" w:rsidP="00C544D6">
      <w:pPr>
        <w:pStyle w:val="footnote"/>
      </w:pPr>
      <w:r>
        <w:rPr>
          <w:rStyle w:val="FootnoteReference"/>
        </w:rPr>
        <w:footnoteRef/>
      </w:r>
      <w:r>
        <w:t xml:space="preserve"> Prov. 29:1; 2 Kings 17:14; Neh. 9:16; Dt. 9:6.</w:t>
      </w:r>
    </w:p>
  </w:footnote>
  <w:footnote w:id="768">
    <w:p w14:paraId="4E2F71A4" w14:textId="2CCCE707" w:rsidR="00676E6A" w:rsidRDefault="00676E6A" w:rsidP="00C0758B">
      <w:pPr>
        <w:pStyle w:val="footnote"/>
      </w:pPr>
      <w:r>
        <w:rPr>
          <w:rStyle w:val="FootnoteReference"/>
        </w:rPr>
        <w:footnoteRef/>
      </w:r>
      <w:r>
        <w:t xml:space="preserve"> [JS] literally “the tabernacle of my house”</w:t>
      </w:r>
    </w:p>
  </w:footnote>
  <w:footnote w:id="769">
    <w:p w14:paraId="7C027A5F" w14:textId="25B43E29" w:rsidR="00676E6A" w:rsidRDefault="00676E6A"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70">
    <w:p w14:paraId="061D8F8B" w14:textId="29FA4A55" w:rsidR="00676E6A" w:rsidRDefault="00676E6A" w:rsidP="00C544D6">
      <w:pPr>
        <w:pStyle w:val="footnote"/>
      </w:pPr>
      <w:r>
        <w:rPr>
          <w:rStyle w:val="FootnoteReference"/>
        </w:rPr>
        <w:footnoteRef/>
      </w:r>
      <w:r>
        <w:t xml:space="preserve"> Cf. 1 Kings 6:21 (1 Sam. 6:21).</w:t>
      </w:r>
    </w:p>
  </w:footnote>
  <w:footnote w:id="771">
    <w:p w14:paraId="7A5052C0" w14:textId="161D9B7D" w:rsidR="00676E6A" w:rsidRDefault="00676E6A" w:rsidP="00023B09">
      <w:pPr>
        <w:pStyle w:val="footnote"/>
      </w:pPr>
      <w:r>
        <w:rPr>
          <w:rStyle w:val="FootnoteReference"/>
        </w:rPr>
        <w:footnoteRef/>
      </w:r>
      <w:r>
        <w:t xml:space="preserve"> [JS] “do obeisance”, i.e. literally “bow down”</w:t>
      </w:r>
    </w:p>
  </w:footnote>
  <w:footnote w:id="772">
    <w:p w14:paraId="7B1B3D1C" w14:textId="1A224FFE" w:rsidR="00676E6A" w:rsidRDefault="00676E6A" w:rsidP="00023B09">
      <w:pPr>
        <w:pStyle w:val="footnote"/>
      </w:pPr>
      <w:r>
        <w:rPr>
          <w:rStyle w:val="FootnoteReference"/>
        </w:rPr>
        <w:footnoteRef/>
      </w:r>
      <w:r>
        <w:t xml:space="preserve"> [JS] Fr. Lazarus has “resting-place”</w:t>
      </w:r>
    </w:p>
  </w:footnote>
  <w:footnote w:id="773">
    <w:p w14:paraId="57742C2B" w14:textId="024D8554" w:rsidR="00676E6A" w:rsidRDefault="00676E6A" w:rsidP="00023B09">
      <w:pPr>
        <w:pStyle w:val="footnote"/>
      </w:pPr>
      <w:r>
        <w:rPr>
          <w:rStyle w:val="FootnoteReference"/>
        </w:rPr>
        <w:footnoteRef/>
      </w:r>
      <w:r>
        <w:t xml:space="preserve"> [JS] or “the ark of Your holiness”</w:t>
      </w:r>
    </w:p>
  </w:footnote>
  <w:footnote w:id="774">
    <w:p w14:paraId="371872E1" w14:textId="77777777" w:rsidR="00676E6A" w:rsidRDefault="00676E6A" w:rsidP="00C544D6">
      <w:pPr>
        <w:pStyle w:val="footnote"/>
      </w:pPr>
      <w:r>
        <w:rPr>
          <w:rStyle w:val="FootnoteReference"/>
        </w:rPr>
        <w:footnoteRef/>
      </w:r>
      <w:r>
        <w:t xml:space="preserve"> Ps. 131:8-10 = 2 Chron. 6:41-42.</w:t>
      </w:r>
    </w:p>
  </w:footnote>
  <w:footnote w:id="775">
    <w:p w14:paraId="3FFC0219" w14:textId="77777777" w:rsidR="00676E6A" w:rsidRDefault="00676E6A" w:rsidP="00C544D6">
      <w:pPr>
        <w:pStyle w:val="footnote"/>
      </w:pPr>
      <w:r>
        <w:rPr>
          <w:rStyle w:val="FootnoteReference"/>
        </w:rPr>
        <w:footnoteRef/>
      </w:r>
      <w:r>
        <w:t xml:space="preserve"> I Chron. 17:11-14; Acts 2:30-33.</w:t>
      </w:r>
    </w:p>
  </w:footnote>
  <w:footnote w:id="776">
    <w:p w14:paraId="750994E1" w14:textId="39B5FB55" w:rsidR="00676E6A" w:rsidRDefault="00676E6A" w:rsidP="00631963">
      <w:pPr>
        <w:pStyle w:val="footnote"/>
      </w:pPr>
      <w:r>
        <w:rPr>
          <w:rStyle w:val="FootnoteReference"/>
        </w:rPr>
        <w:footnoteRef/>
      </w:r>
      <w:r>
        <w:t xml:space="preserve"> [JS] Coptic has “widow”.</w:t>
      </w:r>
    </w:p>
  </w:footnote>
  <w:footnote w:id="777">
    <w:p w14:paraId="20533A22" w14:textId="760F6E73" w:rsidR="00676E6A" w:rsidRDefault="00676E6A" w:rsidP="00631963">
      <w:pPr>
        <w:pStyle w:val="footnote"/>
      </w:pPr>
      <w:r>
        <w:rPr>
          <w:rStyle w:val="FootnoteReference"/>
        </w:rPr>
        <w:footnoteRef/>
      </w:r>
      <w:r>
        <w:t xml:space="preserve"> [JS] or “rejoice with rejoicing”</w:t>
      </w:r>
    </w:p>
  </w:footnote>
  <w:footnote w:id="778">
    <w:p w14:paraId="41E94330" w14:textId="77777777" w:rsidR="00676E6A" w:rsidRDefault="00676E6A" w:rsidP="00C544D6">
      <w:pPr>
        <w:pStyle w:val="footnote"/>
      </w:pPr>
      <w:r>
        <w:rPr>
          <w:rStyle w:val="FootnoteReference"/>
        </w:rPr>
        <w:footnoteRef/>
      </w:r>
      <w:r>
        <w:t xml:space="preserve"> stock: </w:t>
      </w:r>
      <w:r w:rsidRPr="00783CA0">
        <w:rPr>
          <w:i/>
        </w:rPr>
        <w:t>lit</w:t>
      </w:r>
      <w:r>
        <w:t>. horn.</w:t>
      </w:r>
    </w:p>
  </w:footnote>
  <w:footnote w:id="779">
    <w:p w14:paraId="2CC35491" w14:textId="77777777" w:rsidR="00676E6A" w:rsidRDefault="00676E6A"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80">
    <w:p w14:paraId="5C900721" w14:textId="77777777" w:rsidR="00676E6A" w:rsidRDefault="00676E6A"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81">
    <w:p w14:paraId="1C6E6FA2" w14:textId="77777777" w:rsidR="00676E6A" w:rsidRDefault="00676E6A"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82">
    <w:p w14:paraId="53BD49E1" w14:textId="53C59812" w:rsidR="00676E6A" w:rsidRDefault="00676E6A"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83">
    <w:p w14:paraId="6C27778C" w14:textId="276CBE19" w:rsidR="00676E6A" w:rsidRDefault="00676E6A" w:rsidP="008B199B">
      <w:pPr>
        <w:pStyle w:val="footnote"/>
      </w:pPr>
      <w:r>
        <w:rPr>
          <w:rStyle w:val="FootnoteReference"/>
        </w:rPr>
        <w:footnoteRef/>
      </w:r>
      <w:r>
        <w:t xml:space="preserve"> [JS] literally, “slaves”</w:t>
      </w:r>
    </w:p>
  </w:footnote>
  <w:footnote w:id="784">
    <w:p w14:paraId="1FC82724" w14:textId="77777777" w:rsidR="00676E6A" w:rsidRDefault="00676E6A" w:rsidP="00C544D6">
      <w:pPr>
        <w:pStyle w:val="footnote"/>
      </w:pPr>
      <w:r>
        <w:rPr>
          <w:rStyle w:val="FootnoteReference"/>
        </w:rPr>
        <w:footnoteRef/>
      </w:r>
      <w:r>
        <w:t xml:space="preserve"> The kingdoms of this world have become the kingdoms of our Lord and of His Christ’ (Rev. 11:15).</w:t>
      </w:r>
    </w:p>
  </w:footnote>
  <w:footnote w:id="785">
    <w:p w14:paraId="5C9240DB" w14:textId="77777777" w:rsidR="00676E6A" w:rsidRDefault="00676E6A" w:rsidP="00C544D6">
      <w:pPr>
        <w:pStyle w:val="footnote"/>
      </w:pPr>
      <w:r>
        <w:rPr>
          <w:rStyle w:val="FootnoteReference"/>
        </w:rPr>
        <w:footnoteRef/>
      </w:r>
      <w:r>
        <w:t xml:space="preserve"> Deut. 32:36.</w:t>
      </w:r>
    </w:p>
  </w:footnote>
  <w:footnote w:id="786">
    <w:p w14:paraId="6CA454B0" w14:textId="699660A9" w:rsidR="00676E6A" w:rsidRDefault="00676E6A" w:rsidP="009F1DA0">
      <w:pPr>
        <w:pStyle w:val="footnote"/>
      </w:pPr>
      <w:r>
        <w:rPr>
          <w:rStyle w:val="FootnoteReference"/>
        </w:rPr>
        <w:footnoteRef/>
      </w:r>
      <w:r>
        <w:t xml:space="preserve"> [JS] [] lacking in all but OSB</w:t>
      </w:r>
    </w:p>
  </w:footnote>
  <w:footnote w:id="787">
    <w:p w14:paraId="71CEF4E9" w14:textId="77777777" w:rsidR="00676E6A" w:rsidRDefault="00676E6A"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88">
    <w:p w14:paraId="6639BD0B" w14:textId="45AA87DA" w:rsidR="00676E6A" w:rsidRDefault="00676E6A"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89">
    <w:p w14:paraId="2B96894E" w14:textId="6C468A01" w:rsidR="00676E6A" w:rsidRDefault="00676E6A" w:rsidP="00C544D6">
      <w:pPr>
        <w:pStyle w:val="footnote"/>
      </w:pPr>
      <w:r>
        <w:rPr>
          <w:rStyle w:val="FootnoteReference"/>
        </w:rPr>
        <w:footnoteRef/>
      </w:r>
      <w:r>
        <w:t xml:space="preserve"> mercy: </w:t>
      </w:r>
      <w:r w:rsidRPr="007F3CE8">
        <w:rPr>
          <w:i/>
        </w:rPr>
        <w:t>or</w:t>
      </w:r>
      <w:r>
        <w:t xml:space="preserve"> love. Cf. Lk. 10:37.</w:t>
      </w:r>
    </w:p>
  </w:footnote>
  <w:footnote w:id="790">
    <w:p w14:paraId="08E6A124" w14:textId="11CACB93" w:rsidR="00676E6A" w:rsidRDefault="00676E6A"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91">
    <w:p w14:paraId="39412F7E" w14:textId="1E04020D" w:rsidR="00676E6A" w:rsidRDefault="00676E6A" w:rsidP="00AE1E0F">
      <w:pPr>
        <w:pStyle w:val="footnote"/>
      </w:pPr>
      <w:r>
        <w:rPr>
          <w:rStyle w:val="FootnoteReference"/>
        </w:rPr>
        <w:footnoteRef/>
      </w:r>
      <w:r>
        <w:t xml:space="preserve"> [JS] or “and shook of Pharaoh and his army into the Red sea,”</w:t>
      </w:r>
    </w:p>
  </w:footnote>
  <w:footnote w:id="792">
    <w:p w14:paraId="0B96BC12" w14:textId="30893C5B" w:rsidR="00676E6A" w:rsidRDefault="00676E6A" w:rsidP="00AE1E0F">
      <w:pPr>
        <w:pStyle w:val="footnote"/>
      </w:pPr>
      <w:r>
        <w:rPr>
          <w:rStyle w:val="FootnoteReference"/>
        </w:rPr>
        <w:footnoteRef/>
      </w:r>
      <w:r>
        <w:t xml:space="preserve"> [JS] or “slew”</w:t>
      </w:r>
    </w:p>
  </w:footnote>
  <w:footnote w:id="793">
    <w:p w14:paraId="0DA78EFF" w14:textId="6EE98942" w:rsidR="00676E6A" w:rsidRDefault="00676E6A" w:rsidP="00AE1E0F">
      <w:pPr>
        <w:pStyle w:val="footnote"/>
      </w:pPr>
      <w:r>
        <w:rPr>
          <w:rStyle w:val="FootnoteReference"/>
        </w:rPr>
        <w:footnoteRef/>
      </w:r>
      <w:r>
        <w:t xml:space="preserve"> [JS] [] lacking in all but the Copitc. This verse and 16b lacking in most translations.</w:t>
      </w:r>
    </w:p>
  </w:footnote>
  <w:footnote w:id="794">
    <w:p w14:paraId="491E3626" w14:textId="77777777" w:rsidR="00676E6A" w:rsidRDefault="00676E6A"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95">
    <w:p w14:paraId="27102E37" w14:textId="01E87A4E" w:rsidR="00676E6A" w:rsidRDefault="00676E6A" w:rsidP="00C544D6">
      <w:pPr>
        <w:pStyle w:val="footnote"/>
      </w:pPr>
      <w:r>
        <w:rPr>
          <w:rStyle w:val="FootnoteReference"/>
        </w:rPr>
        <w:footnoteRef/>
      </w:r>
      <w:r>
        <w:t xml:space="preserve"> See previous footnote.</w:t>
      </w:r>
    </w:p>
  </w:footnote>
  <w:footnote w:id="796">
    <w:p w14:paraId="32C9C8BA" w14:textId="1283C1AE" w:rsidR="00676E6A" w:rsidRDefault="00676E6A"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97">
    <w:p w14:paraId="1CAEC73A" w14:textId="2CFEA53A" w:rsidR="00676E6A" w:rsidRDefault="00676E6A" w:rsidP="00AC3281">
      <w:pPr>
        <w:pStyle w:val="footnote"/>
      </w:pPr>
      <w:r>
        <w:rPr>
          <w:rStyle w:val="FootnoteReference"/>
        </w:rPr>
        <w:footnoteRef/>
      </w:r>
      <w:r>
        <w:t xml:space="preserve"> [JS] or “thank”, or “thankfully confess with praise”</w:t>
      </w:r>
    </w:p>
  </w:footnote>
  <w:footnote w:id="798">
    <w:p w14:paraId="02264BC2" w14:textId="77777777" w:rsidR="00676E6A" w:rsidRDefault="00676E6A"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99">
    <w:p w14:paraId="474A88D1" w14:textId="00155028" w:rsidR="00676E6A" w:rsidRDefault="00676E6A" w:rsidP="00AC3281">
      <w:pPr>
        <w:pStyle w:val="footnote"/>
      </w:pPr>
      <w:r>
        <w:rPr>
          <w:rStyle w:val="FootnoteReference"/>
        </w:rPr>
        <w:footnoteRef/>
      </w:r>
      <w:r>
        <w:t xml:space="preserve"> [JS] “do obeisance”, elsewhere rendered “worship’, but referring to the physical act.</w:t>
      </w:r>
    </w:p>
  </w:footnote>
  <w:footnote w:id="800">
    <w:p w14:paraId="1B1D5002" w14:textId="29B07E11" w:rsidR="00676E6A" w:rsidRDefault="00676E6A" w:rsidP="00C1761F">
      <w:pPr>
        <w:pStyle w:val="footnote"/>
      </w:pPr>
      <w:r>
        <w:rPr>
          <w:rStyle w:val="FootnoteReference"/>
        </w:rPr>
        <w:footnoteRef/>
      </w:r>
      <w:r>
        <w:t xml:space="preserve"> [JS] or “give thanks to,” or “prase,” or “thankfully confess Your Name with praise”</w:t>
      </w:r>
    </w:p>
  </w:footnote>
  <w:footnote w:id="801">
    <w:p w14:paraId="12351032" w14:textId="637DDCD6" w:rsidR="00676E6A" w:rsidRDefault="00676E6A"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02">
    <w:p w14:paraId="00F8589A" w14:textId="3079BAC3" w:rsidR="00676E6A" w:rsidRDefault="00676E6A" w:rsidP="00C1761F">
      <w:pPr>
        <w:pStyle w:val="footnote"/>
      </w:pPr>
      <w:r>
        <w:rPr>
          <w:rStyle w:val="FootnoteReference"/>
        </w:rPr>
        <w:footnoteRef/>
      </w:r>
      <w:r>
        <w:t xml:space="preserve"> [JS] or “acknowledge,” or “give thanks to,” or “thankfully confess with praise”</w:t>
      </w:r>
    </w:p>
  </w:footnote>
  <w:footnote w:id="803">
    <w:p w14:paraId="18BB02EB" w14:textId="33FE7177" w:rsidR="00676E6A" w:rsidRDefault="00676E6A"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04">
    <w:p w14:paraId="333B0F0E" w14:textId="4D89FC4A" w:rsidR="00676E6A" w:rsidRDefault="00676E6A" w:rsidP="00FF6795">
      <w:pPr>
        <w:pStyle w:val="footnote"/>
      </w:pPr>
      <w:r>
        <w:rPr>
          <w:rStyle w:val="FootnoteReference"/>
        </w:rPr>
        <w:footnoteRef/>
      </w:r>
      <w:r>
        <w:t xml:space="preserve"> [JS] literally “those who are exalted” or “the high things”</w:t>
      </w:r>
    </w:p>
  </w:footnote>
  <w:footnote w:id="805">
    <w:p w14:paraId="596BB70E" w14:textId="27F87B4A" w:rsidR="00676E6A" w:rsidRDefault="00676E6A" w:rsidP="00C544D6">
      <w:pPr>
        <w:pStyle w:val="footnote"/>
      </w:pPr>
      <w:r>
        <w:rPr>
          <w:rStyle w:val="FootnoteReference"/>
        </w:rPr>
        <w:footnoteRef/>
      </w:r>
      <w:r>
        <w:t xml:space="preserve"> The Spirit of the Lord fills the world (Wisdom 1:7). [JS] presence: literally “face”</w:t>
      </w:r>
    </w:p>
  </w:footnote>
  <w:footnote w:id="806">
    <w:p w14:paraId="7AB3BB43" w14:textId="5D02016E" w:rsidR="00676E6A" w:rsidRDefault="00676E6A" w:rsidP="00485563">
      <w:pPr>
        <w:pStyle w:val="footnote"/>
      </w:pPr>
      <w:r>
        <w:rPr>
          <w:rStyle w:val="FootnoteReference"/>
        </w:rPr>
        <w:footnoteRef/>
      </w:r>
      <w:r>
        <w:t xml:space="preserve"> [JS] or “possess”</w:t>
      </w:r>
    </w:p>
  </w:footnote>
  <w:footnote w:id="807">
    <w:p w14:paraId="145A6B15" w14:textId="77777777" w:rsidR="00676E6A" w:rsidRDefault="00676E6A" w:rsidP="00C544D6">
      <w:pPr>
        <w:pStyle w:val="footnote"/>
      </w:pPr>
      <w:r>
        <w:rPr>
          <w:rStyle w:val="FootnoteReference"/>
        </w:rPr>
        <w:footnoteRef/>
      </w:r>
      <w:r>
        <w:t xml:space="preserve"> heart: </w:t>
      </w:r>
      <w:r w:rsidRPr="007F3CE8">
        <w:rPr>
          <w:i/>
        </w:rPr>
        <w:t>lit</w:t>
      </w:r>
      <w:r>
        <w:t>. kidneys (seat of the affections in Hebrew thought).</w:t>
      </w:r>
    </w:p>
  </w:footnote>
  <w:footnote w:id="808">
    <w:p w14:paraId="5EA66D53" w14:textId="1C1D5AB6" w:rsidR="00676E6A" w:rsidRDefault="00676E6A" w:rsidP="00485563">
      <w:pPr>
        <w:pStyle w:val="footnote"/>
      </w:pPr>
      <w:r>
        <w:rPr>
          <w:rStyle w:val="FootnoteReference"/>
        </w:rPr>
        <w:footnoteRef/>
      </w:r>
      <w:r>
        <w:t xml:space="preserve"> [JS] or “give thanks,” or “thankfully confess You with praise”</w:t>
      </w:r>
    </w:p>
  </w:footnote>
  <w:footnote w:id="809">
    <w:p w14:paraId="42F762F1" w14:textId="43ABB4D6" w:rsidR="00676E6A" w:rsidRDefault="00676E6A" w:rsidP="00676E6A">
      <w:pPr>
        <w:pStyle w:val="footnote"/>
      </w:pPr>
      <w:r>
        <w:rPr>
          <w:rStyle w:val="FootnoteReference"/>
        </w:rPr>
        <w:footnoteRef/>
      </w:r>
      <w:r>
        <w:t xml:space="preserve"> [JS] or “authorities” or “powers”</w:t>
      </w:r>
    </w:p>
  </w:footnote>
  <w:footnote w:id="810">
    <w:p w14:paraId="4E73646F" w14:textId="549C13C9" w:rsidR="00676E6A" w:rsidRDefault="00676E6A" w:rsidP="00EB72A3">
      <w:pPr>
        <w:pStyle w:val="footnote"/>
      </w:pPr>
      <w:r>
        <w:rPr>
          <w:rStyle w:val="FootnoteReference"/>
        </w:rPr>
        <w:footnoteRef/>
      </w:r>
      <w:r>
        <w:t xml:space="preserve"> [JS] or “and do I not waste away because of my enemies?”</w:t>
      </w:r>
    </w:p>
  </w:footnote>
  <w:footnote w:id="811">
    <w:p w14:paraId="4CC16564" w14:textId="262FCF3B" w:rsidR="00676E6A" w:rsidRDefault="00676E6A" w:rsidP="00814FC4">
      <w:pPr>
        <w:pStyle w:val="footnote"/>
      </w:pPr>
      <w:r>
        <w:rPr>
          <w:rStyle w:val="FootnoteReference"/>
        </w:rPr>
        <w:footnoteRef/>
      </w:r>
      <w:r>
        <w:t xml:space="preserve"> [JS] or “way of iniquity”</w:t>
      </w:r>
    </w:p>
  </w:footnote>
  <w:footnote w:id="812">
    <w:p w14:paraId="6BCAB3AE" w14:textId="77777777" w:rsidR="00676E6A" w:rsidRDefault="00676E6A" w:rsidP="00C544D6">
      <w:pPr>
        <w:pStyle w:val="footnote"/>
      </w:pPr>
      <w:r>
        <w:rPr>
          <w:rStyle w:val="FootnoteReference"/>
        </w:rPr>
        <w:footnoteRef/>
      </w:r>
      <w:r>
        <w:t xml:space="preserve"> ‘He gives songs in the night’ (Job. 35:10).</w:t>
      </w:r>
    </w:p>
  </w:footnote>
  <w:footnote w:id="813">
    <w:p w14:paraId="6FFB8AE3" w14:textId="30159915" w:rsidR="00676E6A" w:rsidRDefault="00676E6A" w:rsidP="00FF4A4F">
      <w:pPr>
        <w:pStyle w:val="footnote"/>
      </w:pPr>
      <w:r>
        <w:rPr>
          <w:rStyle w:val="FootnoteReference"/>
        </w:rPr>
        <w:footnoteRef/>
      </w:r>
      <w:r>
        <w:t xml:space="preserve"> Literally “voice”</w:t>
      </w:r>
    </w:p>
  </w:footnote>
  <w:footnote w:id="814">
    <w:p w14:paraId="1995E6B7" w14:textId="70D38F62" w:rsidR="00676E6A" w:rsidRDefault="00676E6A" w:rsidP="00EB72A3">
      <w:pPr>
        <w:pStyle w:val="footnote"/>
      </w:pPr>
      <w:r>
        <w:rPr>
          <w:rStyle w:val="FootnoteReference"/>
        </w:rPr>
        <w:footnoteRef/>
      </w:r>
      <w:r>
        <w:t xml:space="preserve"> [JS] or “praise,” or “give thanks to,” or “thankfully confess with praise”</w:t>
      </w:r>
    </w:p>
  </w:footnote>
  <w:footnote w:id="815">
    <w:p w14:paraId="7EBC0985" w14:textId="77777777" w:rsidR="00676E6A" w:rsidRDefault="00676E6A" w:rsidP="00784373">
      <w:pPr>
        <w:pStyle w:val="footnote"/>
      </w:pPr>
      <w:r>
        <w:rPr>
          <w:rStyle w:val="FootnoteReference"/>
        </w:rPr>
        <w:footnoteRef/>
      </w:r>
      <w:r>
        <w:t xml:space="preserve"> [JS] or “Hades”.</w:t>
      </w:r>
    </w:p>
  </w:footnote>
  <w:footnote w:id="816">
    <w:p w14:paraId="5A5C1D1C" w14:textId="586EEB89" w:rsidR="00676E6A" w:rsidRDefault="00676E6A"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17">
    <w:p w14:paraId="1AD5A19A" w14:textId="77777777" w:rsidR="00676E6A" w:rsidRDefault="00676E6A" w:rsidP="00C544D6">
      <w:pPr>
        <w:pStyle w:val="footnote"/>
      </w:pPr>
      <w:r>
        <w:rPr>
          <w:rStyle w:val="FootnoteReference"/>
        </w:rPr>
        <w:footnoteRef/>
      </w:r>
      <w:r>
        <w:t xml:space="preserve"> this way: the confession of Christ (2 Tim. 3:12).</w:t>
      </w:r>
    </w:p>
  </w:footnote>
  <w:footnote w:id="818">
    <w:p w14:paraId="1B4DA4D8" w14:textId="4D3CDF72" w:rsidR="00676E6A" w:rsidRDefault="00676E6A" w:rsidP="00EB72A3">
      <w:pPr>
        <w:pStyle w:val="footnote"/>
      </w:pPr>
      <w:r>
        <w:rPr>
          <w:rStyle w:val="FootnoteReference"/>
        </w:rPr>
        <w:footnoteRef/>
      </w:r>
      <w:r>
        <w:t xml:space="preserve"> [JS] or “praise” or “thive thanks to,” or “thankfully confess with praise”</w:t>
      </w:r>
    </w:p>
  </w:footnote>
  <w:footnote w:id="819">
    <w:p w14:paraId="10A5500A" w14:textId="77777777" w:rsidR="00676E6A" w:rsidRDefault="00676E6A" w:rsidP="00C544D6">
      <w:pPr>
        <w:pStyle w:val="footnote"/>
      </w:pPr>
      <w:r>
        <w:rPr>
          <w:rStyle w:val="FootnoteReference"/>
        </w:rPr>
        <w:footnoteRef/>
      </w:r>
      <w:r>
        <w:t xml:space="preserve"> These two lines are identical with Lamentations 3:6.</w:t>
      </w:r>
    </w:p>
  </w:footnote>
  <w:footnote w:id="820">
    <w:p w14:paraId="30FC40DD" w14:textId="11119DF6" w:rsidR="00676E6A" w:rsidRDefault="00676E6A" w:rsidP="00C544D6">
      <w:pPr>
        <w:pStyle w:val="footnote"/>
      </w:pPr>
      <w:r>
        <w:rPr>
          <w:rStyle w:val="FootnoteReference"/>
        </w:rPr>
        <w:footnoteRef/>
      </w:r>
      <w:r>
        <w:t xml:space="preserve"> Cf. Rev. 10:5; Ezek. 20:23,28,42; Deut. 32:14.</w:t>
      </w:r>
    </w:p>
  </w:footnote>
  <w:footnote w:id="821">
    <w:p w14:paraId="58511EB9" w14:textId="77777777" w:rsidR="00676E6A" w:rsidRDefault="00676E6A"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22">
    <w:p w14:paraId="3B148124" w14:textId="77777777" w:rsidR="00676E6A" w:rsidRDefault="00676E6A"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23">
    <w:p w14:paraId="1CAB0511" w14:textId="43E4190B" w:rsidR="00676E6A" w:rsidRDefault="00676E6A" w:rsidP="00C544D6">
      <w:pPr>
        <w:pStyle w:val="footnote"/>
      </w:pPr>
      <w:r>
        <w:rPr>
          <w:rStyle w:val="FootnoteReference"/>
        </w:rPr>
        <w:footnoteRef/>
      </w:r>
      <w:r>
        <w:t xml:space="preserve"> Cf. ‘If I am lifted up from the earth, I will draw all men to Me’ (Jn. 12:32). See also Psalm 45:11 and the note there.</w:t>
      </w:r>
    </w:p>
  </w:footnote>
  <w:footnote w:id="824">
    <w:p w14:paraId="13B01E95" w14:textId="737A6D70" w:rsidR="00676E6A" w:rsidRDefault="00676E6A" w:rsidP="00F53108">
      <w:pPr>
        <w:pStyle w:val="footnote"/>
      </w:pPr>
      <w:r>
        <w:rPr>
          <w:rStyle w:val="FootnoteReference"/>
        </w:rPr>
        <w:footnoteRef/>
      </w:r>
      <w:r>
        <w:t xml:space="preserve"> [JS] or “gush forth”, “overflow”</w:t>
      </w:r>
    </w:p>
  </w:footnote>
  <w:footnote w:id="825">
    <w:p w14:paraId="291B5302" w14:textId="22414254" w:rsidR="00676E6A" w:rsidRDefault="00676E6A" w:rsidP="00F53108">
      <w:pPr>
        <w:pStyle w:val="footnote"/>
      </w:pPr>
      <w:r>
        <w:rPr>
          <w:rStyle w:val="FootnoteReference"/>
        </w:rPr>
        <w:footnoteRef/>
      </w:r>
      <w:r>
        <w:t xml:space="preserve"> [JS] or “thankfully confess You with praise”, or “praise”, or “give thanks to”</w:t>
      </w:r>
    </w:p>
  </w:footnote>
  <w:footnote w:id="826">
    <w:p w14:paraId="7FEF7BE1" w14:textId="0F451A05" w:rsidR="00676E6A" w:rsidRDefault="00676E6A" w:rsidP="008D3680">
      <w:pPr>
        <w:pStyle w:val="footnote"/>
      </w:pPr>
      <w:r>
        <w:rPr>
          <w:rStyle w:val="FootnoteReference"/>
        </w:rPr>
        <w:footnoteRef/>
      </w:r>
      <w:r>
        <w:t xml:space="preserve"> [JS] literally “holy ones”</w:t>
      </w:r>
    </w:p>
  </w:footnote>
  <w:footnote w:id="827">
    <w:p w14:paraId="67EE1F7C" w14:textId="1AC854C4" w:rsidR="00676E6A" w:rsidRDefault="00676E6A"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28">
    <w:p w14:paraId="353ACEBC" w14:textId="59328CB4" w:rsidR="00676E6A" w:rsidRDefault="00676E6A" w:rsidP="00C544D6">
      <w:pPr>
        <w:pStyle w:val="footnote"/>
      </w:pPr>
      <w:r>
        <w:rPr>
          <w:rStyle w:val="FootnoteReference"/>
        </w:rPr>
        <w:footnoteRef/>
      </w:r>
      <w:r>
        <w:t xml:space="preserve"> Cf. Ps. 145:2 with Ps. 103:33. Only verbs differ.</w:t>
      </w:r>
    </w:p>
  </w:footnote>
  <w:footnote w:id="829">
    <w:p w14:paraId="35C0C4DD" w14:textId="71AC6682" w:rsidR="00676E6A" w:rsidRDefault="00676E6A" w:rsidP="007F50FD">
      <w:pPr>
        <w:pStyle w:val="footnote"/>
      </w:pPr>
      <w:r>
        <w:rPr>
          <w:rStyle w:val="FootnoteReference"/>
        </w:rPr>
        <w:footnoteRef/>
      </w:r>
      <w:r>
        <w:t xml:space="preserve"> [JS] or “spirit”</w:t>
      </w:r>
    </w:p>
  </w:footnote>
  <w:footnote w:id="830">
    <w:p w14:paraId="23EB32F2" w14:textId="235BD424" w:rsidR="00676E6A" w:rsidRDefault="00676E6A" w:rsidP="007F50FD">
      <w:pPr>
        <w:pStyle w:val="footnote"/>
      </w:pPr>
      <w:r>
        <w:rPr>
          <w:rStyle w:val="FootnoteReference"/>
        </w:rPr>
        <w:footnoteRef/>
      </w:r>
      <w:r>
        <w:t xml:space="preserve"> [JS] thoughts, or designs, plans, projects</w:t>
      </w:r>
    </w:p>
  </w:footnote>
  <w:footnote w:id="831">
    <w:p w14:paraId="1E480973" w14:textId="3F051D55" w:rsidR="00676E6A" w:rsidRDefault="00676E6A" w:rsidP="007F50FD">
      <w:pPr>
        <w:pStyle w:val="footnote"/>
      </w:pPr>
      <w:r>
        <w:rPr>
          <w:rStyle w:val="FootnoteReference"/>
        </w:rPr>
        <w:footnoteRef/>
      </w:r>
      <w:r>
        <w:t xml:space="preserve"> [JS] or “guards”</w:t>
      </w:r>
    </w:p>
  </w:footnote>
  <w:footnote w:id="832">
    <w:p w14:paraId="6A1BF79E" w14:textId="2C42AEE5" w:rsidR="00676E6A" w:rsidRDefault="00676E6A" w:rsidP="007F50FD">
      <w:pPr>
        <w:pStyle w:val="footnote"/>
      </w:pPr>
      <w:r>
        <w:rPr>
          <w:rStyle w:val="FootnoteReference"/>
        </w:rPr>
        <w:footnoteRef/>
      </w:r>
      <w:r>
        <w:t xml:space="preserve"> [JS] or “frees the prisoners”</w:t>
      </w:r>
    </w:p>
  </w:footnote>
  <w:footnote w:id="833">
    <w:p w14:paraId="5D5111FF" w14:textId="66B6F812" w:rsidR="00676E6A" w:rsidRDefault="00676E6A" w:rsidP="007F50FD">
      <w:pPr>
        <w:pStyle w:val="footnote"/>
      </w:pPr>
      <w:r>
        <w:rPr>
          <w:rStyle w:val="FootnoteReference"/>
        </w:rPr>
        <w:footnoteRef/>
      </w:r>
      <w:r>
        <w:t xml:space="preserve"> [JS] or “bent”</w:t>
      </w:r>
    </w:p>
  </w:footnote>
  <w:footnote w:id="834">
    <w:p w14:paraId="4090A924" w14:textId="68E30641" w:rsidR="00676E6A" w:rsidRDefault="00676E6A" w:rsidP="007F50FD">
      <w:pPr>
        <w:pStyle w:val="footnote"/>
      </w:pPr>
      <w:r>
        <w:rPr>
          <w:rStyle w:val="FootnoteReference"/>
        </w:rPr>
        <w:footnoteRef/>
      </w:r>
      <w:r>
        <w:t xml:space="preserve"> [JS] or “skill”</w:t>
      </w:r>
    </w:p>
  </w:footnote>
  <w:footnote w:id="835">
    <w:p w14:paraId="6F819BD3" w14:textId="78976808" w:rsidR="00676E6A" w:rsidRDefault="00676E6A" w:rsidP="007F50FD">
      <w:pPr>
        <w:pStyle w:val="footnote"/>
      </w:pPr>
      <w:r>
        <w:rPr>
          <w:rStyle w:val="FootnoteReference"/>
        </w:rPr>
        <w:footnoteRef/>
      </w:r>
      <w:r>
        <w:t xml:space="preserve"> [JS] or “foreigners”</w:t>
      </w:r>
    </w:p>
  </w:footnote>
  <w:footnote w:id="836">
    <w:p w14:paraId="78560DE2" w14:textId="6759CA05" w:rsidR="00676E6A" w:rsidRDefault="00676E6A" w:rsidP="007F50FD">
      <w:pPr>
        <w:pStyle w:val="footnote"/>
      </w:pPr>
      <w:r>
        <w:rPr>
          <w:rStyle w:val="FootnoteReference"/>
        </w:rPr>
        <w:footnoteRef/>
      </w:r>
      <w:r>
        <w:t xml:space="preserve"> [JS] or a psalm, or a melody</w:t>
      </w:r>
    </w:p>
  </w:footnote>
  <w:footnote w:id="837">
    <w:p w14:paraId="2C19D159" w14:textId="3C9E27D5" w:rsidR="00676E6A" w:rsidRDefault="00676E6A" w:rsidP="00F258B1">
      <w:pPr>
        <w:pStyle w:val="footnote"/>
      </w:pPr>
      <w:r>
        <w:rPr>
          <w:rStyle w:val="FootnoteReference"/>
        </w:rPr>
        <w:footnoteRef/>
      </w:r>
      <w:r>
        <w:t xml:space="preserve"> </w:t>
      </w:r>
      <w:r w:rsidRPr="00D813A7">
        <w:rPr>
          <w:i/>
        </w:rPr>
        <w:t>Lit</w:t>
      </w:r>
      <w:r>
        <w:t>. ‘dispersions’. Cf. Mt. 24:31.</w:t>
      </w:r>
    </w:p>
  </w:footnote>
  <w:footnote w:id="838">
    <w:p w14:paraId="7AC7AD8B" w14:textId="5BFFD4CA" w:rsidR="00676E6A" w:rsidRDefault="00676E6A"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39">
    <w:p w14:paraId="1F0F4402" w14:textId="056F6B42" w:rsidR="00676E6A" w:rsidRDefault="00676E6A" w:rsidP="00CD1E61">
      <w:pPr>
        <w:pStyle w:val="footnote"/>
      </w:pPr>
      <w:r>
        <w:rPr>
          <w:rStyle w:val="FootnoteReference"/>
        </w:rPr>
        <w:footnoteRef/>
      </w:r>
      <w:r>
        <w:t xml:space="preserve"> [JS] or word, or teaching</w:t>
      </w:r>
    </w:p>
  </w:footnote>
  <w:footnote w:id="840">
    <w:p w14:paraId="407F2DDB" w14:textId="624657B1" w:rsidR="00676E6A" w:rsidRDefault="00676E6A"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41">
    <w:p w14:paraId="35167DCD" w14:textId="373FC63F" w:rsidR="00676E6A" w:rsidRDefault="00676E6A" w:rsidP="00DE04F0">
      <w:pPr>
        <w:pStyle w:val="footnote"/>
      </w:pPr>
      <w:r>
        <w:rPr>
          <w:rStyle w:val="FootnoteReference"/>
        </w:rPr>
        <w:footnoteRef/>
      </w:r>
      <w:r>
        <w:t xml:space="preserve"> [JS] or “stormy wind”</w:t>
      </w:r>
    </w:p>
  </w:footnote>
  <w:footnote w:id="842">
    <w:p w14:paraId="596CA46F" w14:textId="3CE69ED5" w:rsidR="00676E6A" w:rsidRDefault="00676E6A" w:rsidP="00DE04F0">
      <w:pPr>
        <w:pStyle w:val="footnote"/>
      </w:pPr>
      <w:r>
        <w:rPr>
          <w:rStyle w:val="FootnoteReference"/>
        </w:rPr>
        <w:footnoteRef/>
      </w:r>
      <w:r>
        <w:t xml:space="preserve"> [JS] or “maidens,” or “unmarried women”</w:t>
      </w:r>
    </w:p>
  </w:footnote>
  <w:footnote w:id="843">
    <w:p w14:paraId="302477DE" w14:textId="111432A8" w:rsidR="00676E6A" w:rsidRDefault="00676E6A"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44">
    <w:p w14:paraId="33D71E70" w14:textId="2D5394E7" w:rsidR="00676E6A" w:rsidRDefault="00676E6A" w:rsidP="007039A0">
      <w:pPr>
        <w:pStyle w:val="footnote"/>
      </w:pPr>
      <w:r>
        <w:rPr>
          <w:rStyle w:val="FootnoteReference"/>
        </w:rPr>
        <w:footnoteRef/>
      </w:r>
      <w:r>
        <w:t xml:space="preserve"> [JS] literally, “And He will raise/exalt the horn of His people”</w:t>
      </w:r>
    </w:p>
  </w:footnote>
  <w:footnote w:id="845">
    <w:p w14:paraId="43AD805B" w14:textId="6DFE2128" w:rsidR="00676E6A" w:rsidRDefault="00676E6A" w:rsidP="007039A0">
      <w:pPr>
        <w:pStyle w:val="footnote"/>
      </w:pPr>
      <w:r>
        <w:rPr>
          <w:rStyle w:val="FootnoteReference"/>
        </w:rPr>
        <w:footnoteRef/>
      </w:r>
      <w:r>
        <w:t xml:space="preserve"> [JS] “assembly”</w:t>
      </w:r>
    </w:p>
  </w:footnote>
  <w:footnote w:id="846">
    <w:p w14:paraId="0C277B75" w14:textId="51E0F674" w:rsidR="00676E6A" w:rsidRDefault="00676E6A" w:rsidP="007039A0">
      <w:pPr>
        <w:pStyle w:val="footnote"/>
      </w:pPr>
      <w:r>
        <w:rPr>
          <w:rStyle w:val="FootnoteReference"/>
        </w:rPr>
        <w:footnoteRef/>
      </w:r>
      <w:r>
        <w:t xml:space="preserve"> [JS] Coptic has “in the chorus”</w:t>
      </w:r>
    </w:p>
  </w:footnote>
  <w:footnote w:id="847">
    <w:p w14:paraId="7329AB19" w14:textId="77777777" w:rsidR="00676E6A" w:rsidRDefault="00676E6A" w:rsidP="00F258B1">
      <w:pPr>
        <w:pStyle w:val="footnote"/>
      </w:pPr>
      <w:r>
        <w:rPr>
          <w:rStyle w:val="FootnoteReference"/>
        </w:rPr>
        <w:footnoteRef/>
      </w:r>
      <w:r>
        <w:t xml:space="preserve"> two-edged sword: praise which conquers Amalek (St. Chrysostom).</w:t>
      </w:r>
    </w:p>
  </w:footnote>
  <w:footnote w:id="848">
    <w:p w14:paraId="2095C32A" w14:textId="77777777" w:rsidR="00676E6A" w:rsidRDefault="00676E6A" w:rsidP="00F258B1">
      <w:pPr>
        <w:pStyle w:val="footnote"/>
      </w:pPr>
      <w:r>
        <w:rPr>
          <w:rStyle w:val="FootnoteReference"/>
        </w:rPr>
        <w:footnoteRef/>
      </w:r>
      <w:r>
        <w:t xml:space="preserve"> ‘Holiness of life is the mother of glory’ (St Theodoret).</w:t>
      </w:r>
    </w:p>
  </w:footnote>
  <w:footnote w:id="849">
    <w:p w14:paraId="4C5EFC08" w14:textId="6D588D58" w:rsidR="00676E6A" w:rsidRDefault="00676E6A" w:rsidP="00AE5C5A">
      <w:pPr>
        <w:pStyle w:val="footnote"/>
      </w:pPr>
      <w:r>
        <w:rPr>
          <w:rStyle w:val="FootnoteReference"/>
        </w:rPr>
        <w:footnoteRef/>
      </w:r>
      <w:r>
        <w:t xml:space="preserve"> [JS] variant reading, “harp and lyre”</w:t>
      </w:r>
    </w:p>
  </w:footnote>
  <w:footnote w:id="850">
    <w:p w14:paraId="34B39967" w14:textId="2F98E45D" w:rsidR="00676E6A" w:rsidRDefault="00676E6A" w:rsidP="00AE5C5A">
      <w:pPr>
        <w:pStyle w:val="footnote"/>
      </w:pPr>
      <w:r>
        <w:rPr>
          <w:rStyle w:val="FootnoteReference"/>
        </w:rPr>
        <w:footnoteRef/>
      </w:r>
      <w:r>
        <w:t xml:space="preserve"> [JS] Coptic has “chorus” in place of “dance”</w:t>
      </w:r>
    </w:p>
  </w:footnote>
  <w:footnote w:id="851">
    <w:p w14:paraId="3F01F63D" w14:textId="7FB71CE4" w:rsidR="00676E6A" w:rsidRDefault="00676E6A" w:rsidP="00FB1741">
      <w:pPr>
        <w:pStyle w:val="footnote"/>
      </w:pPr>
      <w:r>
        <w:rPr>
          <w:rStyle w:val="FootnoteReference"/>
        </w:rPr>
        <w:footnoteRef/>
      </w:r>
      <w:r>
        <w:t xml:space="preserve"> [JS] or “allophyle”, which means “foreigner”, but specificially in reference to Philistines.</w:t>
      </w:r>
    </w:p>
  </w:footnote>
  <w:footnote w:id="852">
    <w:p w14:paraId="234F96D1" w14:textId="322FE18B" w:rsidR="00676E6A" w:rsidRDefault="00676E6A" w:rsidP="00865C59">
      <w:pPr>
        <w:pStyle w:val="footnote"/>
      </w:pPr>
      <w:r>
        <w:rPr>
          <w:rStyle w:val="FootnoteReference"/>
        </w:rPr>
        <w:footnoteRef/>
      </w:r>
      <w:r>
        <w:t xml:space="preserve"> Or “Spirit”</w:t>
      </w:r>
    </w:p>
  </w:footnote>
  <w:footnote w:id="853">
    <w:p w14:paraId="296DD30B" w14:textId="77777777" w:rsidR="00676E6A" w:rsidRDefault="00676E6A"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54">
    <w:p w14:paraId="75462569" w14:textId="77777777" w:rsidR="00676E6A" w:rsidRDefault="00676E6A" w:rsidP="00344A59">
      <w:pPr>
        <w:pStyle w:val="footnote"/>
      </w:pPr>
      <w:r>
        <w:rPr>
          <w:rStyle w:val="FootnoteReference"/>
        </w:rPr>
        <w:footnoteRef/>
      </w:r>
      <w:r>
        <w:t xml:space="preserve"> The “alleluia” in each vs is inserted into each verse of the Psalm</w:t>
      </w:r>
    </w:p>
  </w:footnote>
  <w:footnote w:id="855">
    <w:p w14:paraId="1F1613E0" w14:textId="77777777" w:rsidR="00676E6A" w:rsidRDefault="00676E6A"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w:t>
      </w:r>
      <w:proofErr w:type="gramStart"/>
      <w:r>
        <w:t>Therefore</w:t>
      </w:r>
      <w:proofErr w:type="gramEnd"/>
      <w:r>
        <w:t xml:space="preserve"> we recommend singing “Confess the Lord,” or at least “praise the Lord”, and omitting the “to Him” in order to accommodate English grammar.</w:t>
      </w:r>
    </w:p>
  </w:footnote>
  <w:footnote w:id="856">
    <w:p w14:paraId="001DC1B4" w14:textId="77777777" w:rsidR="00676E6A" w:rsidRDefault="00676E6A" w:rsidP="00A7333E">
      <w:pPr>
        <w:pStyle w:val="footnote"/>
      </w:pPr>
      <w:r>
        <w:rPr>
          <w:rStyle w:val="FootnoteReference"/>
        </w:rPr>
        <w:footnoteRef/>
      </w:r>
      <w:r>
        <w:t xml:space="preserve"> Do obiesance</w:t>
      </w:r>
    </w:p>
  </w:footnote>
  <w:footnote w:id="857">
    <w:p w14:paraId="109CBDA9" w14:textId="77777777" w:rsidR="00676E6A" w:rsidRDefault="00676E6A" w:rsidP="00A7333E">
      <w:pPr>
        <w:pStyle w:val="footnote"/>
      </w:pPr>
      <w:r>
        <w:rPr>
          <w:rStyle w:val="FootnoteReference"/>
        </w:rPr>
        <w:footnoteRef/>
      </w:r>
      <w:r>
        <w:t xml:space="preserve"> Literally, “horn”</w:t>
      </w:r>
    </w:p>
  </w:footnote>
  <w:footnote w:id="858">
    <w:p w14:paraId="6824A765" w14:textId="77777777" w:rsidR="00676E6A" w:rsidRDefault="00676E6A" w:rsidP="00A7333E">
      <w:pPr>
        <w:pStyle w:val="footnote"/>
      </w:pPr>
      <w:r>
        <w:rPr>
          <w:rStyle w:val="FootnoteReference"/>
        </w:rPr>
        <w:footnoteRef/>
      </w:r>
      <w:r>
        <w:t xml:space="preserve"> Or, “ways”</w:t>
      </w:r>
    </w:p>
  </w:footnote>
  <w:footnote w:id="859">
    <w:p w14:paraId="6136C7AC" w14:textId="77777777" w:rsidR="00676E6A" w:rsidRDefault="00676E6A" w:rsidP="00A7333E">
      <w:pPr>
        <w:pStyle w:val="footnote"/>
      </w:pPr>
      <w:r>
        <w:rPr>
          <w:rStyle w:val="FootnoteReference"/>
        </w:rPr>
        <w:footnoteRef/>
      </w:r>
      <w:r>
        <w:t xml:space="preserve"> Literally, “exalt the horn”</w:t>
      </w:r>
    </w:p>
  </w:footnote>
  <w:footnote w:id="860">
    <w:p w14:paraId="0D97069A" w14:textId="77777777" w:rsidR="00676E6A" w:rsidRDefault="00676E6A" w:rsidP="00A7333E">
      <w:pPr>
        <w:pStyle w:val="footnote"/>
      </w:pPr>
      <w:r>
        <w:rPr>
          <w:rStyle w:val="FootnoteReference"/>
        </w:rPr>
        <w:footnoteRef/>
      </w:r>
      <w:r>
        <w:t xml:space="preserve"> Or “christs”</w:t>
      </w:r>
    </w:p>
  </w:footnote>
  <w:footnote w:id="861">
    <w:p w14:paraId="75E4F1BF" w14:textId="77777777" w:rsidR="00676E6A" w:rsidRDefault="00676E6A" w:rsidP="00A7333E">
      <w:pPr>
        <w:pStyle w:val="footnote"/>
      </w:pPr>
      <w:r>
        <w:rPr>
          <w:rStyle w:val="FootnoteReference"/>
        </w:rPr>
        <w:footnoteRef/>
      </w:r>
      <w:r>
        <w:t xml:space="preserve"> Or “workers of iniquity”</w:t>
      </w:r>
    </w:p>
  </w:footnote>
  <w:footnote w:id="862">
    <w:p w14:paraId="6B1B283E" w14:textId="77777777" w:rsidR="00676E6A" w:rsidRDefault="00676E6A"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63">
    <w:p w14:paraId="0BE3B61B" w14:textId="77777777" w:rsidR="00676E6A" w:rsidRDefault="00676E6A" w:rsidP="00A7333E">
      <w:pPr>
        <w:pStyle w:val="footnote"/>
      </w:pPr>
      <w:r>
        <w:rPr>
          <w:rStyle w:val="FootnoteReference"/>
        </w:rPr>
        <w:footnoteRef/>
      </w:r>
      <w:r>
        <w:t xml:space="preserve"> or “blessing”</w:t>
      </w:r>
    </w:p>
  </w:footnote>
  <w:footnote w:id="864">
    <w:p w14:paraId="39CDECB8" w14:textId="77777777" w:rsidR="00676E6A" w:rsidRDefault="00676E6A" w:rsidP="00A7333E">
      <w:pPr>
        <w:pStyle w:val="footnote"/>
      </w:pPr>
      <w:r>
        <w:rPr>
          <w:rStyle w:val="FootnoteReference"/>
        </w:rPr>
        <w:footnoteRef/>
      </w:r>
      <w:r>
        <w:t xml:space="preserve"> Or “Thy holy Name we do utter”</w:t>
      </w:r>
    </w:p>
  </w:footnote>
  <w:footnote w:id="865">
    <w:p w14:paraId="2BFF308D" w14:textId="77777777" w:rsidR="00676E6A" w:rsidRDefault="00676E6A" w:rsidP="00A7333E">
      <w:pPr>
        <w:pStyle w:val="footnote"/>
      </w:pPr>
      <w:r>
        <w:rPr>
          <w:rStyle w:val="FootnoteReference"/>
        </w:rPr>
        <w:footnoteRef/>
      </w:r>
      <w:r>
        <w:t xml:space="preserve"> Or “May it be so, Lord!”</w:t>
      </w:r>
    </w:p>
  </w:footnote>
  <w:footnote w:id="866">
    <w:p w14:paraId="7211B02A" w14:textId="77777777" w:rsidR="00676E6A" w:rsidRDefault="00676E6A" w:rsidP="008A378B">
      <w:pPr>
        <w:pStyle w:val="footnote"/>
      </w:pPr>
      <w:r>
        <w:rPr>
          <w:rStyle w:val="FootnoteReference"/>
        </w:rPr>
        <w:footnoteRef/>
      </w:r>
      <w:r>
        <w:t xml:space="preserve"> Or “thankfully confess You with praise”</w:t>
      </w:r>
    </w:p>
  </w:footnote>
  <w:footnote w:id="867">
    <w:p w14:paraId="693B122B" w14:textId="28D696D4" w:rsidR="00676E6A" w:rsidRDefault="00676E6A"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68">
    <w:p w14:paraId="7672FC08" w14:textId="77777777" w:rsidR="00676E6A" w:rsidRDefault="00676E6A" w:rsidP="00A7333E">
      <w:pPr>
        <w:pStyle w:val="footnote"/>
      </w:pPr>
      <w:r>
        <w:rPr>
          <w:rStyle w:val="FootnoteReference"/>
        </w:rPr>
        <w:footnoteRef/>
      </w:r>
      <w:r>
        <w:t xml:space="preserve"> Latria</w:t>
      </w:r>
    </w:p>
  </w:footnote>
  <w:footnote w:id="869">
    <w:p w14:paraId="6A1BE515" w14:textId="5E13A526" w:rsidR="00676E6A" w:rsidRDefault="00676E6A" w:rsidP="00426715">
      <w:pPr>
        <w:pStyle w:val="footnote"/>
      </w:pPr>
      <w:r>
        <w:rPr>
          <w:rStyle w:val="FootnoteReference"/>
        </w:rPr>
        <w:footnoteRef/>
      </w:r>
      <w:r>
        <w:t xml:space="preserve"> Or, “Sing a hymn to Him, and exalt Him beyond measure unto the ages.”</w:t>
      </w:r>
    </w:p>
  </w:footnote>
  <w:footnote w:id="870">
    <w:p w14:paraId="68D0AB21" w14:textId="61EA66CA" w:rsidR="00676E6A" w:rsidRDefault="00676E6A" w:rsidP="00426715">
      <w:pPr>
        <w:pStyle w:val="footnote"/>
      </w:pPr>
      <w:r>
        <w:rPr>
          <w:rStyle w:val="FootnoteReference"/>
        </w:rPr>
        <w:footnoteRef/>
      </w:r>
      <w:r>
        <w:t xml:space="preserve"> This verse is lacking in the Greek.</w:t>
      </w:r>
    </w:p>
  </w:footnote>
  <w:footnote w:id="871">
    <w:p w14:paraId="26544D11" w14:textId="10502CC8" w:rsidR="00676E6A" w:rsidRDefault="00676E6A" w:rsidP="007757C9">
      <w:pPr>
        <w:pStyle w:val="footnote"/>
      </w:pPr>
      <w:r>
        <w:rPr>
          <w:rStyle w:val="FootnoteReference"/>
        </w:rPr>
        <w:footnoteRef/>
      </w:r>
      <w:r>
        <w:t xml:space="preserve"> In Greek this verse breaks the pattern and has “Let the earth bless the Lord…”</w:t>
      </w:r>
    </w:p>
  </w:footnote>
  <w:footnote w:id="872">
    <w:p w14:paraId="00301B8D" w14:textId="27445427" w:rsidR="00676E6A" w:rsidRDefault="00676E6A" w:rsidP="007757C9">
      <w:pPr>
        <w:pStyle w:val="footnote"/>
      </w:pPr>
      <w:r>
        <w:rPr>
          <w:rStyle w:val="FootnoteReference"/>
        </w:rPr>
        <w:footnoteRef/>
      </w:r>
      <w:r>
        <w:t xml:space="preserve"> Greek has “sea-monsters”</w:t>
      </w:r>
    </w:p>
  </w:footnote>
  <w:footnote w:id="873">
    <w:p w14:paraId="0ECD7B50" w14:textId="7593729A" w:rsidR="00676E6A" w:rsidRDefault="00676E6A" w:rsidP="007757C9">
      <w:pPr>
        <w:pStyle w:val="footnote"/>
      </w:pPr>
      <w:r>
        <w:rPr>
          <w:rStyle w:val="FootnoteReference"/>
        </w:rPr>
        <w:footnoteRef/>
      </w:r>
      <w:r>
        <w:t xml:space="preserve"> [] not found in Gk.</w:t>
      </w:r>
    </w:p>
  </w:footnote>
  <w:footnote w:id="874">
    <w:p w14:paraId="0A00818E" w14:textId="6F9A1D3E" w:rsidR="00676E6A" w:rsidRDefault="00676E6A"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75">
    <w:p w14:paraId="4C080563" w14:textId="076FB7DA" w:rsidR="00676E6A" w:rsidRDefault="00676E6A"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76">
    <w:p w14:paraId="52E6C24B" w14:textId="77777777" w:rsidR="00676E6A" w:rsidRDefault="00676E6A" w:rsidP="003758F4">
      <w:pPr>
        <w:pStyle w:val="footnote"/>
      </w:pPr>
      <w:r>
        <w:rPr>
          <w:rStyle w:val="FootnoteReference"/>
        </w:rPr>
        <w:footnoteRef/>
      </w:r>
      <w:r>
        <w:t xml:space="preserve"> Or, “Sing a hymn to Him, and exalt Him beyond measure unto the ages.”</w:t>
      </w:r>
    </w:p>
  </w:footnote>
  <w:footnote w:id="877">
    <w:p w14:paraId="3AF01027" w14:textId="77777777" w:rsidR="00676E6A" w:rsidRDefault="00676E6A" w:rsidP="003758F4">
      <w:pPr>
        <w:pStyle w:val="footnote"/>
      </w:pPr>
      <w:r>
        <w:rPr>
          <w:rStyle w:val="FootnoteReference"/>
        </w:rPr>
        <w:footnoteRef/>
      </w:r>
      <w:r>
        <w:t xml:space="preserve"> In Greek this verse breaks the pattern and has “Let the earth bless the Lord…”</w:t>
      </w:r>
    </w:p>
  </w:footnote>
  <w:footnote w:id="878">
    <w:p w14:paraId="29625A78" w14:textId="77777777" w:rsidR="00676E6A" w:rsidRDefault="00676E6A" w:rsidP="003758F4">
      <w:pPr>
        <w:pStyle w:val="footnote"/>
      </w:pPr>
      <w:r>
        <w:rPr>
          <w:rStyle w:val="FootnoteReference"/>
        </w:rPr>
        <w:footnoteRef/>
      </w:r>
      <w:r>
        <w:t xml:space="preserve"> [] not found in Gk.</w:t>
      </w:r>
    </w:p>
  </w:footnote>
  <w:footnote w:id="879">
    <w:p w14:paraId="3D357C32" w14:textId="77777777" w:rsidR="00676E6A" w:rsidRDefault="00676E6A"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80">
    <w:p w14:paraId="206912E7" w14:textId="77777777" w:rsidR="00676E6A" w:rsidRDefault="00676E6A"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1">
    <w:p w14:paraId="7A06DB04" w14:textId="77777777" w:rsidR="00676E6A" w:rsidRDefault="00676E6A"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2">
    <w:p w14:paraId="28892EF0" w14:textId="6E1CE2C1" w:rsidR="00676E6A" w:rsidRPr="008D5F3D" w:rsidRDefault="00676E6A" w:rsidP="008D5F3D">
      <w:pPr>
        <w:pStyle w:val="footnote"/>
      </w:pPr>
      <w:r>
        <w:rPr>
          <w:rStyle w:val="FootnoteReference"/>
        </w:rPr>
        <w:footnoteRef/>
      </w:r>
      <w:r>
        <w:t xml:space="preserve"> [JS] Greek has “stars and light,” while Coptic has “stars of light”</w:t>
      </w:r>
    </w:p>
  </w:footnote>
  <w:footnote w:id="883">
    <w:p w14:paraId="6888EF75" w14:textId="7291EAAC" w:rsidR="00676E6A" w:rsidRDefault="00676E6A" w:rsidP="00A17656">
      <w:pPr>
        <w:pStyle w:val="footnote"/>
      </w:pPr>
      <w:r>
        <w:rPr>
          <w:rStyle w:val="FootnoteReference"/>
        </w:rPr>
        <w:footnoteRef/>
      </w:r>
      <w:r>
        <w:t xml:space="preserve"> [JS] Gk has “confession/praise of Him is in the earth and heaven”</w:t>
      </w:r>
    </w:p>
  </w:footnote>
  <w:footnote w:id="884">
    <w:p w14:paraId="0C9270F2" w14:textId="14BEF321" w:rsidR="00676E6A" w:rsidRDefault="00676E6A" w:rsidP="00A17656">
      <w:pPr>
        <w:pStyle w:val="footnote"/>
      </w:pPr>
      <w:r>
        <w:rPr>
          <w:rStyle w:val="FootnoteReference"/>
        </w:rPr>
        <w:footnoteRef/>
      </w:r>
      <w:r>
        <w:t xml:space="preserve"> [JS] literally, “And He will exalt the horn of His people”</w:t>
      </w:r>
    </w:p>
  </w:footnote>
  <w:footnote w:id="885">
    <w:p w14:paraId="2890F7AF" w14:textId="127DC52C" w:rsidR="00676E6A" w:rsidRDefault="00676E6A" w:rsidP="008A107E">
      <w:pPr>
        <w:pStyle w:val="footnote"/>
      </w:pPr>
      <w:r>
        <w:rPr>
          <w:rStyle w:val="FootnoteReference"/>
        </w:rPr>
        <w:footnoteRef/>
      </w:r>
      <w:r>
        <w:t xml:space="preserve"> or “statutes.” The meaning is the same as in Ps 118: statutes, ordinances, or truths. Literally, “engraved things”</w:t>
      </w:r>
    </w:p>
  </w:footnote>
  <w:footnote w:id="886">
    <w:p w14:paraId="1BA5672C" w14:textId="77777777" w:rsidR="00676E6A" w:rsidRDefault="00676E6A" w:rsidP="00680B91">
      <w:pPr>
        <w:pStyle w:val="footnote"/>
      </w:pPr>
      <w:r>
        <w:rPr>
          <w:rStyle w:val="FootnoteReference"/>
        </w:rPr>
        <w:footnoteRef/>
      </w:r>
      <w:r>
        <w:t xml:space="preserve"> Latria</w:t>
      </w:r>
    </w:p>
  </w:footnote>
  <w:footnote w:id="887">
    <w:p w14:paraId="690DC348" w14:textId="77777777" w:rsidR="00676E6A" w:rsidRDefault="00676E6A"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8">
    <w:p w14:paraId="0E195254" w14:textId="3469BAAE" w:rsidR="00676E6A" w:rsidRDefault="00676E6A"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89">
    <w:p w14:paraId="50098A0E" w14:textId="77777777" w:rsidR="00676E6A" w:rsidRDefault="00676E6A"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0">
    <w:p w14:paraId="19022051" w14:textId="77777777" w:rsidR="00676E6A" w:rsidRDefault="00676E6A"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1">
    <w:p w14:paraId="3DC9334B" w14:textId="77777777" w:rsidR="00676E6A" w:rsidRDefault="00676E6A"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92">
    <w:p w14:paraId="6AC1A98C" w14:textId="77777777" w:rsidR="00676E6A" w:rsidRPr="00260CA9" w:rsidRDefault="00676E6A"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93">
    <w:p w14:paraId="22924FE1" w14:textId="77777777" w:rsidR="00676E6A" w:rsidRDefault="00676E6A" w:rsidP="006869EE">
      <w:pPr>
        <w:pStyle w:val="footnote"/>
      </w:pPr>
      <w:r>
        <w:rPr>
          <w:rStyle w:val="FootnoteReference"/>
        </w:rPr>
        <w:footnoteRef/>
      </w:r>
      <w:r>
        <w:t xml:space="preserve"> Literally “hegoumens”, as the monastic and priestly orders have been thoroughly confused.</w:t>
      </w:r>
    </w:p>
  </w:footnote>
  <w:footnote w:id="894">
    <w:p w14:paraId="620F336B" w14:textId="77777777" w:rsidR="00676E6A" w:rsidRDefault="00676E6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5">
    <w:p w14:paraId="7C34710D" w14:textId="77777777" w:rsidR="00676E6A" w:rsidRDefault="00676E6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6">
    <w:p w14:paraId="02E1F01F" w14:textId="77777777" w:rsidR="00676E6A" w:rsidRDefault="00676E6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7">
    <w:p w14:paraId="30C5740F" w14:textId="77777777" w:rsidR="00676E6A" w:rsidRDefault="00676E6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8">
    <w:p w14:paraId="22023008" w14:textId="77777777" w:rsidR="00676E6A" w:rsidRPr="00B021F8" w:rsidRDefault="00676E6A"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99">
    <w:p w14:paraId="48F95F73" w14:textId="77777777" w:rsidR="00676E6A" w:rsidRDefault="00676E6A" w:rsidP="006869EE">
      <w:pPr>
        <w:pStyle w:val="footnote"/>
      </w:pPr>
      <w:r>
        <w:rPr>
          <w:rStyle w:val="FootnoteReference"/>
        </w:rPr>
        <w:footnoteRef/>
      </w:r>
      <w:r>
        <w:t xml:space="preserve"> Originally, this litany belonged to the Deacon, not the Presbyter. However, it has shifted given the rarity of that order.</w:t>
      </w:r>
    </w:p>
  </w:footnote>
  <w:footnote w:id="900">
    <w:p w14:paraId="525C7D42" w14:textId="77777777" w:rsidR="00676E6A" w:rsidRDefault="00676E6A"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901">
    <w:p w14:paraId="413E3953" w14:textId="77777777" w:rsidR="00676E6A" w:rsidRDefault="00676E6A" w:rsidP="00CA3D47">
      <w:pPr>
        <w:pStyle w:val="footnote"/>
      </w:pPr>
      <w:r>
        <w:rPr>
          <w:rStyle w:val="FootnoteReference"/>
        </w:rPr>
        <w:footnoteRef/>
      </w:r>
      <w:r>
        <w:t xml:space="preserve"> From Paoni 12 to Paopi 19: “Bless the waters of the river this year”.</w:t>
      </w:r>
    </w:p>
    <w:p w14:paraId="0B29F1A8" w14:textId="77777777" w:rsidR="00676E6A" w:rsidRDefault="00676E6A" w:rsidP="00CA3D47">
      <w:pPr>
        <w:pStyle w:val="footnote"/>
      </w:pPr>
      <w:r>
        <w:t>From Paopi 10 to Tobi 10: “Bless the herbs and the plants”.</w:t>
      </w:r>
    </w:p>
    <w:p w14:paraId="63287EF7" w14:textId="77777777" w:rsidR="00676E6A" w:rsidRDefault="00676E6A" w:rsidP="00CA3D47">
      <w:pPr>
        <w:pStyle w:val="footnote"/>
      </w:pPr>
      <w:r>
        <w:t>From Tobi 11 to paoni 18: “Bless the air of heaven”.</w:t>
      </w:r>
    </w:p>
  </w:footnote>
  <w:footnote w:id="902">
    <w:p w14:paraId="2C6CD715" w14:textId="77777777" w:rsidR="00676E6A" w:rsidRDefault="00676E6A">
      <w:pPr>
        <w:pStyle w:val="FootnoteText"/>
      </w:pPr>
      <w:r>
        <w:rPr>
          <w:rStyle w:val="FootnoteReference"/>
        </w:rPr>
        <w:footnoteRef/>
      </w:r>
      <w:r>
        <w:t xml:space="preserve"> Acts 7:60</w:t>
      </w:r>
    </w:p>
  </w:footnote>
  <w:footnote w:id="903">
    <w:p w14:paraId="66841CA4" w14:textId="77777777" w:rsidR="00676E6A" w:rsidRDefault="00676E6A" w:rsidP="006B061A">
      <w:pPr>
        <w:pStyle w:val="Footnote0"/>
      </w:pPr>
      <w:r>
        <w:rPr>
          <w:rStyle w:val="FootnoteReference"/>
        </w:rPr>
        <w:footnoteRef/>
      </w:r>
      <w:r>
        <w:t xml:space="preserve"> Literally “virgin monastic”. The traditional English term for a female monastic is not “nun”, but “virgin”.</w:t>
      </w:r>
    </w:p>
  </w:footnote>
  <w:footnote w:id="904">
    <w:p w14:paraId="4603A540" w14:textId="757615F9" w:rsidR="00676E6A" w:rsidRDefault="00676E6A" w:rsidP="00B52F78">
      <w:pPr>
        <w:pStyle w:val="footnote"/>
      </w:pPr>
      <w:r>
        <w:rPr>
          <w:rStyle w:val="FootnoteReference"/>
        </w:rPr>
        <w:footnoteRef/>
      </w:r>
      <w:r>
        <w:t xml:space="preserve"> Composed in English by Heg. Fr. Athanasius Iskander, of Kitchener, Ontario, Canada.</w:t>
      </w:r>
    </w:p>
  </w:footnote>
  <w:footnote w:id="905">
    <w:p w14:paraId="754B9B83" w14:textId="77777777" w:rsidR="00676E6A" w:rsidRDefault="00676E6A">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906">
    <w:p w14:paraId="7099EBEB" w14:textId="77777777" w:rsidR="00676E6A" w:rsidRDefault="00676E6A">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907">
    <w:p w14:paraId="5BFC95F9" w14:textId="77777777" w:rsidR="00676E6A" w:rsidRDefault="00676E6A">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908">
    <w:p w14:paraId="04125830" w14:textId="77777777" w:rsidR="00676E6A" w:rsidRDefault="00676E6A">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909">
    <w:p w14:paraId="4ECDDE09" w14:textId="77777777" w:rsidR="00676E6A" w:rsidRDefault="00676E6A"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10">
    <w:p w14:paraId="4ACBECBD" w14:textId="77777777" w:rsidR="00676E6A" w:rsidRDefault="00676E6A"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11">
    <w:p w14:paraId="0C45F6F7" w14:textId="77777777" w:rsidR="00676E6A" w:rsidRDefault="00676E6A" w:rsidP="00C0205C">
      <w:pPr>
        <w:pStyle w:val="footnote"/>
      </w:pPr>
      <w:r>
        <w:rPr>
          <w:rStyle w:val="FootnoteReference"/>
          <w:rFonts w:eastAsiaTheme="majorEastAsia"/>
        </w:rPr>
        <w:footnoteRef/>
      </w:r>
      <w:r>
        <w:t xml:space="preserve"> Ps 72:10</w:t>
      </w:r>
    </w:p>
  </w:footnote>
  <w:footnote w:id="912">
    <w:p w14:paraId="73200F36" w14:textId="77777777" w:rsidR="00676E6A" w:rsidRDefault="00676E6A">
      <w:pPr>
        <w:pStyle w:val="FootnoteText"/>
      </w:pPr>
      <w:r>
        <w:rPr>
          <w:rStyle w:val="FootnoteReference"/>
        </w:rPr>
        <w:footnoteRef/>
      </w:r>
      <w:r>
        <w:t xml:space="preserve"> Pope Dioscorus can but substituted here to use this doxology on his feast.</w:t>
      </w:r>
    </w:p>
  </w:footnote>
  <w:footnote w:id="913">
    <w:p w14:paraId="2FF46E46" w14:textId="77777777" w:rsidR="00676E6A" w:rsidRDefault="00676E6A" w:rsidP="003D4209">
      <w:pPr>
        <w:pStyle w:val="footnote"/>
      </w:pPr>
      <w:r>
        <w:rPr>
          <w:rStyle w:val="FootnoteReference"/>
        </w:rPr>
        <w:footnoteRef/>
      </w:r>
      <w:r>
        <w:t xml:space="preserve"> Dan 12:3</w:t>
      </w:r>
    </w:p>
  </w:footnote>
  <w:footnote w:id="914">
    <w:p w14:paraId="4F373D62" w14:textId="77777777" w:rsidR="00676E6A" w:rsidRDefault="00676E6A" w:rsidP="003D4209">
      <w:pPr>
        <w:pStyle w:val="footnote"/>
      </w:pPr>
      <w:r>
        <w:rPr>
          <w:rStyle w:val="FootnoteReference"/>
        </w:rPr>
        <w:footnoteRef/>
      </w:r>
      <w:r>
        <w:t xml:space="preserve"> The Scetis Valley in Egypt, from which the word “ascetic” comes. Sheheet means “measure of the heart.”</w:t>
      </w:r>
    </w:p>
  </w:footnote>
  <w:footnote w:id="915">
    <w:p w14:paraId="153ABD29" w14:textId="77777777" w:rsidR="00676E6A" w:rsidRDefault="00676E6A" w:rsidP="003D4209">
      <w:pPr>
        <w:pStyle w:val="footnote"/>
      </w:pPr>
      <w:r>
        <w:rPr>
          <w:rStyle w:val="FootnoteReference"/>
        </w:rPr>
        <w:footnoteRef/>
      </w:r>
      <w:r>
        <w:t xml:space="preserve"> Cf Lk 22:30, Mt</w:t>
      </w:r>
      <w:r w:rsidRPr="003D4209">
        <w:rPr>
          <w:rStyle w:val="footnoteChar"/>
        </w:rPr>
        <w:t xml:space="preserve"> </w:t>
      </w:r>
      <w:r>
        <w:t>19:20</w:t>
      </w:r>
    </w:p>
  </w:footnote>
  <w:footnote w:id="916">
    <w:p w14:paraId="0977783C" w14:textId="77777777" w:rsidR="00676E6A" w:rsidRDefault="00676E6A">
      <w:pPr>
        <w:pStyle w:val="FootnoteText"/>
      </w:pPr>
      <w:r>
        <w:rPr>
          <w:rStyle w:val="FootnoteReference"/>
        </w:rPr>
        <w:footnoteRef/>
      </w:r>
      <w:r>
        <w:t xml:space="preserve"> Rev 4:6</w:t>
      </w:r>
    </w:p>
  </w:footnote>
  <w:footnote w:id="917">
    <w:p w14:paraId="474C3AF6" w14:textId="77777777" w:rsidR="00676E6A" w:rsidRDefault="00676E6A"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18">
    <w:p w14:paraId="527ECCCD" w14:textId="77777777" w:rsidR="00676E6A" w:rsidRDefault="00676E6A">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19">
    <w:p w14:paraId="6583C1B7" w14:textId="77777777" w:rsidR="00676E6A" w:rsidRDefault="00676E6A">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20">
    <w:p w14:paraId="3A76C60E" w14:textId="214D0337" w:rsidR="00676E6A" w:rsidRDefault="00676E6A"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21">
    <w:p w14:paraId="0AAB833E" w14:textId="77777777" w:rsidR="00676E6A" w:rsidRDefault="00676E6A" w:rsidP="00935F13">
      <w:pPr>
        <w:pStyle w:val="footnote"/>
      </w:pPr>
      <w:r>
        <w:rPr>
          <w:rStyle w:val="FootnoteReference"/>
        </w:rPr>
        <w:footnoteRef/>
      </w:r>
      <w:r>
        <w:t xml:space="preserve"> Rev 4:4</w:t>
      </w:r>
    </w:p>
  </w:footnote>
  <w:footnote w:id="922">
    <w:p w14:paraId="70D69B5E" w14:textId="77777777" w:rsidR="00676E6A" w:rsidRDefault="00676E6A" w:rsidP="00935F13">
      <w:pPr>
        <w:pStyle w:val="footnote"/>
      </w:pPr>
      <w:r>
        <w:rPr>
          <w:rStyle w:val="FootnoteReference"/>
        </w:rPr>
        <w:footnoteRef/>
      </w:r>
      <w:r>
        <w:t xml:space="preserve"> Rev 5:8</w:t>
      </w:r>
    </w:p>
  </w:footnote>
  <w:footnote w:id="923">
    <w:p w14:paraId="741347AD" w14:textId="77777777" w:rsidR="00676E6A" w:rsidRDefault="00676E6A">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24">
    <w:p w14:paraId="22B1B2A8" w14:textId="77777777" w:rsidR="00676E6A" w:rsidRDefault="00676E6A">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25">
    <w:p w14:paraId="515A7079" w14:textId="77777777" w:rsidR="00676E6A" w:rsidRDefault="00676E6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6">
    <w:p w14:paraId="11CE8A3A" w14:textId="77777777" w:rsidR="00676E6A" w:rsidRDefault="00676E6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7">
    <w:p w14:paraId="40B3C553" w14:textId="77777777" w:rsidR="00676E6A" w:rsidRDefault="00676E6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8">
    <w:p w14:paraId="161FA5C9" w14:textId="726A1A97" w:rsidR="00676E6A" w:rsidRDefault="00676E6A"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29">
    <w:p w14:paraId="5727BFD3" w14:textId="77777777" w:rsidR="00676E6A" w:rsidRDefault="00676E6A"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30">
    <w:p w14:paraId="5AA889F2" w14:textId="77777777" w:rsidR="00676E6A" w:rsidRDefault="00676E6A">
      <w:pPr>
        <w:pStyle w:val="footnote"/>
        <w:rPr>
          <w:ins w:id="1356" w:author="Brett Slote" w:date="2011-07-21T19:00:00Z"/>
        </w:rPr>
        <w:pPrChange w:id="1357" w:author="Brett Slote" w:date="2011-07-21T20:03:00Z">
          <w:pPr>
            <w:pStyle w:val="FootnoteText"/>
          </w:pPr>
        </w:pPrChange>
      </w:pPr>
      <w:ins w:id="1358" w:author="Brett Slote" w:date="2011-07-21T19:00:00Z">
        <w:r>
          <w:rPr>
            <w:rStyle w:val="FootnoteReference"/>
          </w:rPr>
          <w:footnoteRef/>
        </w:r>
        <w:r>
          <w:t xml:space="preserve"> Need to do some research into the name of this man in English</w:t>
        </w:r>
      </w:ins>
    </w:p>
  </w:footnote>
  <w:footnote w:id="931">
    <w:p w14:paraId="4DD173AD" w14:textId="50F9B05A" w:rsidR="00676E6A" w:rsidRDefault="00676E6A" w:rsidP="00B52F78">
      <w:pPr>
        <w:pStyle w:val="footnote"/>
      </w:pPr>
      <w:r>
        <w:rPr>
          <w:rStyle w:val="FootnoteReference"/>
        </w:rPr>
        <w:footnoteRef/>
      </w:r>
      <w:r>
        <w:t xml:space="preserve"> Though not found on the Coptic Calendar, as one of the 318 gathered at Nicaea, it is fitting to venerate St. Spyridon.</w:t>
      </w:r>
    </w:p>
  </w:footnote>
  <w:footnote w:id="932">
    <w:p w14:paraId="0EC0EB26" w14:textId="77777777" w:rsidR="00676E6A" w:rsidRDefault="00676E6A"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33">
    <w:p w14:paraId="1A09C94E" w14:textId="77777777" w:rsidR="00676E6A" w:rsidRDefault="00676E6A" w:rsidP="00073003">
      <w:pPr>
        <w:pStyle w:val="footnote"/>
      </w:pPr>
      <w:r>
        <w:rPr>
          <w:rStyle w:val="FootnoteReference"/>
        </w:rPr>
        <w:footnoteRef/>
      </w:r>
      <w:r>
        <w:t xml:space="preserve"> Revelation 7:2</w:t>
      </w:r>
    </w:p>
  </w:footnote>
  <w:footnote w:id="934">
    <w:p w14:paraId="047C672B" w14:textId="77777777" w:rsidR="00676E6A" w:rsidRDefault="00676E6A" w:rsidP="00073003">
      <w:pPr>
        <w:pStyle w:val="footnote"/>
      </w:pPr>
      <w:r>
        <w:rPr>
          <w:rStyle w:val="FootnoteReference"/>
        </w:rPr>
        <w:footnoteRef/>
      </w:r>
      <w:r>
        <w:t xml:space="preserve"> Revelation 7:3</w:t>
      </w:r>
    </w:p>
  </w:footnote>
  <w:footnote w:id="935">
    <w:p w14:paraId="338E8815" w14:textId="77777777" w:rsidR="00676E6A" w:rsidRDefault="00676E6A"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36">
    <w:p w14:paraId="7E074E97" w14:textId="77777777" w:rsidR="00676E6A" w:rsidRDefault="00676E6A" w:rsidP="00BC160E">
      <w:pPr>
        <w:pStyle w:val="footnote"/>
      </w:pPr>
      <w:r>
        <w:rPr>
          <w:rStyle w:val="FootnoteReference"/>
        </w:rPr>
        <w:footnoteRef/>
      </w:r>
      <w:r>
        <w:t xml:space="preserve"> John 13:25</w:t>
      </w:r>
    </w:p>
  </w:footnote>
  <w:footnote w:id="937">
    <w:p w14:paraId="0E087572" w14:textId="27E962C9" w:rsidR="00676E6A" w:rsidRDefault="00676E6A"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38">
    <w:p w14:paraId="795EE333" w14:textId="77777777" w:rsidR="00676E6A" w:rsidRDefault="00676E6A" w:rsidP="00B53E05">
      <w:pPr>
        <w:pStyle w:val="footnote"/>
      </w:pPr>
      <w:r>
        <w:rPr>
          <w:rStyle w:val="FootnoteReference"/>
        </w:rPr>
        <w:footnoteRef/>
      </w:r>
      <w:r>
        <w:t xml:space="preserve"> Normally reserved for the Theotokos.</w:t>
      </w:r>
    </w:p>
  </w:footnote>
  <w:footnote w:id="939">
    <w:p w14:paraId="483F0E8B" w14:textId="77777777" w:rsidR="00676E6A" w:rsidRDefault="00676E6A" w:rsidP="00B53E05">
      <w:pPr>
        <w:pStyle w:val="footnote"/>
      </w:pPr>
      <w:r>
        <w:rPr>
          <w:rStyle w:val="FootnoteReference"/>
        </w:rPr>
        <w:footnoteRef/>
      </w:r>
      <w:r>
        <w:t xml:space="preserve"> The law of righteousness, not the Law of the Old Covenant.</w:t>
      </w:r>
    </w:p>
  </w:footnote>
  <w:footnote w:id="940">
    <w:p w14:paraId="361DBD71" w14:textId="77777777" w:rsidR="00676E6A" w:rsidRDefault="00676E6A" w:rsidP="00662600">
      <w:pPr>
        <w:pStyle w:val="footnote"/>
      </w:pPr>
      <w:r>
        <w:rPr>
          <w:rStyle w:val="FootnoteReference"/>
        </w:rPr>
        <w:footnoteRef/>
      </w:r>
      <w:r>
        <w:t xml:space="preserve"> Or image</w:t>
      </w:r>
    </w:p>
  </w:footnote>
  <w:footnote w:id="941">
    <w:p w14:paraId="2DF974D0" w14:textId="77777777" w:rsidR="00676E6A" w:rsidRDefault="00676E6A">
      <w:pPr>
        <w:pStyle w:val="footnote"/>
        <w:rPr>
          <w:ins w:id="1460" w:author="Brett Slote" w:date="2011-07-21T18:57:00Z"/>
        </w:rPr>
        <w:pPrChange w:id="1461" w:author="Brett Slote" w:date="2011-07-21T20:03:00Z">
          <w:pPr>
            <w:pStyle w:val="FootnoteText"/>
          </w:pPr>
        </w:pPrChange>
      </w:pPr>
      <w:ins w:id="1462" w:author="Brett Slote" w:date="2011-07-21T18:57:00Z">
        <w:r>
          <w:rPr>
            <w:rStyle w:val="FootnoteReference"/>
          </w:rPr>
          <w:footnoteRef/>
        </w:r>
        <w:r>
          <w:t xml:space="preserve"> Colossians 3:14</w:t>
        </w:r>
      </w:ins>
    </w:p>
  </w:footnote>
  <w:footnote w:id="942">
    <w:p w14:paraId="371983D9" w14:textId="0B3CAEFE" w:rsidR="00676E6A" w:rsidRDefault="00676E6A" w:rsidP="006035EE">
      <w:pPr>
        <w:pStyle w:val="footnote"/>
      </w:pPr>
      <w:r>
        <w:rPr>
          <w:rStyle w:val="FootnoteReference"/>
        </w:rPr>
        <w:footnoteRef/>
      </w:r>
      <w:r>
        <w:t xml:space="preserve"> Composed in A.D. 2016 in English for St. George’s Ministry to the British people.</w:t>
      </w:r>
    </w:p>
  </w:footnote>
  <w:footnote w:id="943">
    <w:p w14:paraId="56032475" w14:textId="77777777" w:rsidR="00676E6A" w:rsidRDefault="00676E6A" w:rsidP="00E22010">
      <w:pPr>
        <w:pStyle w:val="footnote"/>
      </w:pPr>
      <w:r>
        <w:rPr>
          <w:rStyle w:val="FootnoteReference"/>
        </w:rPr>
        <w:footnoteRef/>
      </w:r>
      <w:r>
        <w:t xml:space="preserve"> 2 Tim 4:7</w:t>
      </w:r>
    </w:p>
  </w:footnote>
  <w:footnote w:id="944">
    <w:p w14:paraId="519A6EA0" w14:textId="77777777" w:rsidR="00676E6A" w:rsidRDefault="00676E6A" w:rsidP="00E22010">
      <w:pPr>
        <w:pStyle w:val="footnote"/>
      </w:pPr>
      <w:r>
        <w:rPr>
          <w:rStyle w:val="FootnoteReference"/>
        </w:rPr>
        <w:footnoteRef/>
      </w:r>
      <w:r>
        <w:t xml:space="preserve"> 2 Tim 4:8</w:t>
      </w:r>
    </w:p>
  </w:footnote>
  <w:footnote w:id="945">
    <w:p w14:paraId="2C92CCF6" w14:textId="77777777" w:rsidR="00676E6A" w:rsidRDefault="00676E6A" w:rsidP="001779C0">
      <w:pPr>
        <w:pStyle w:val="footnote"/>
      </w:pPr>
      <w:r>
        <w:rPr>
          <w:rStyle w:val="FootnoteReference"/>
        </w:rPr>
        <w:footnoteRef/>
      </w:r>
      <w:r>
        <w:t xml:space="preserve"> Composed in Coptic and Arabic by H.G. Bishop Demetrius of Malawi circa A.D. 2000.</w:t>
      </w:r>
    </w:p>
  </w:footnote>
  <w:footnote w:id="946">
    <w:p w14:paraId="16CDD53B" w14:textId="77777777" w:rsidR="00676E6A" w:rsidRDefault="00676E6A"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47">
    <w:p w14:paraId="717A066E" w14:textId="77777777" w:rsidR="00676E6A" w:rsidRDefault="00676E6A">
      <w:pPr>
        <w:pStyle w:val="footnote"/>
        <w:rPr>
          <w:ins w:id="1525" w:author="Brett Slote" w:date="2011-07-21T18:45:00Z"/>
        </w:rPr>
        <w:pPrChange w:id="1526" w:author="Brett Slote" w:date="2011-07-21T20:01:00Z">
          <w:pPr>
            <w:pStyle w:val="FootnoteText"/>
          </w:pPr>
        </w:pPrChange>
      </w:pPr>
      <w:ins w:id="1527" w:author="Brett Slote" w:date="2011-07-21T18:45:00Z">
        <w:r>
          <w:rPr>
            <w:rStyle w:val="FootnoteReference"/>
          </w:rPr>
          <w:footnoteRef/>
        </w:r>
        <w:r>
          <w:t xml:space="preserve"> Daniel 12:3</w:t>
        </w:r>
      </w:ins>
    </w:p>
  </w:footnote>
  <w:footnote w:id="948">
    <w:p w14:paraId="7155AD88" w14:textId="77777777" w:rsidR="00676E6A" w:rsidRDefault="00676E6A">
      <w:pPr>
        <w:pStyle w:val="footnote"/>
        <w:rPr>
          <w:ins w:id="1528" w:author="Brett Slote" w:date="2011-07-21T18:46:00Z"/>
        </w:rPr>
        <w:pPrChange w:id="1529" w:author="Brett Slote" w:date="2011-07-21T20:01:00Z">
          <w:pPr>
            <w:pStyle w:val="FootnoteText"/>
          </w:pPr>
        </w:pPrChange>
      </w:pPr>
      <w:ins w:id="1530" w:author="Brett Slote" w:date="2011-07-21T18:46:00Z">
        <w:r>
          <w:rPr>
            <w:rStyle w:val="FootnoteReference"/>
          </w:rPr>
          <w:footnoteRef/>
        </w:r>
        <w:r>
          <w:t xml:space="preserve"> Literally: all </w:t>
        </w:r>
        <w:proofErr w:type="gramStart"/>
        <w:r>
          <w:t>you</w:t>
        </w:r>
        <w:proofErr w:type="gramEnd"/>
        <w:r>
          <w:t xml:space="preserve"> monastic folk</w:t>
        </w:r>
      </w:ins>
    </w:p>
  </w:footnote>
  <w:footnote w:id="949">
    <w:p w14:paraId="7EEF391B" w14:textId="77777777" w:rsidR="00676E6A" w:rsidRDefault="00676E6A">
      <w:pPr>
        <w:pStyle w:val="FootnoteText"/>
      </w:pPr>
      <w:r>
        <w:rPr>
          <w:rStyle w:val="FootnoteReference"/>
        </w:rPr>
        <w:footnoteRef/>
      </w:r>
      <w:r>
        <w:t xml:space="preserve"> Published by Abouna Matta El-Maskeen of St. Macarius’ Monastery.</w:t>
      </w:r>
    </w:p>
  </w:footnote>
  <w:footnote w:id="950">
    <w:p w14:paraId="6BC2BFA9" w14:textId="77777777" w:rsidR="00676E6A" w:rsidRDefault="00676E6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1">
    <w:p w14:paraId="3A6EC701" w14:textId="77777777" w:rsidR="00676E6A" w:rsidRDefault="00676E6A" w:rsidP="00670C79">
      <w:pPr>
        <w:pStyle w:val="footnote"/>
      </w:pPr>
      <w:r>
        <w:rPr>
          <w:rStyle w:val="FootnoteReference"/>
        </w:rPr>
        <w:footnoteRef/>
      </w:r>
      <w:r>
        <w:t xml:space="preserve"> Modern day Ethiopia and Eritrea.</w:t>
      </w:r>
    </w:p>
  </w:footnote>
  <w:footnote w:id="952">
    <w:p w14:paraId="46D5577E" w14:textId="77777777" w:rsidR="00676E6A" w:rsidRDefault="00676E6A" w:rsidP="0047441D">
      <w:pPr>
        <w:pStyle w:val="footnote"/>
      </w:pPr>
      <w:r>
        <w:rPr>
          <w:rStyle w:val="FootnoteReference"/>
        </w:rPr>
        <w:footnoteRef/>
      </w:r>
      <w:r>
        <w:t xml:space="preserve"> St. F</w:t>
      </w:r>
      <w:r w:rsidRPr="006422C6">
        <w:t>rumentius</w:t>
      </w:r>
      <w:r>
        <w:t>, whom the Ethiopians called “Abune Selama.”</w:t>
      </w:r>
    </w:p>
  </w:footnote>
  <w:footnote w:id="953">
    <w:p w14:paraId="2F5E6ED4" w14:textId="52CEBBCB" w:rsidR="00676E6A" w:rsidRDefault="00676E6A" w:rsidP="00BD2B3F">
      <w:pPr>
        <w:pStyle w:val="footnote"/>
      </w:pPr>
      <w:r>
        <w:rPr>
          <w:rStyle w:val="FootnoteReference"/>
        </w:rPr>
        <w:footnoteRef/>
      </w:r>
      <w:r>
        <w:t xml:space="preserve"> Adapted from the hymn of St. Severus of Antioch, in 2015 in English.</w:t>
      </w:r>
    </w:p>
  </w:footnote>
  <w:footnote w:id="954">
    <w:p w14:paraId="018A465B" w14:textId="77777777" w:rsidR="00676E6A" w:rsidRDefault="00676E6A">
      <w:pPr>
        <w:pStyle w:val="footnote"/>
        <w:rPr>
          <w:ins w:id="1616" w:author="Brett Slote" w:date="2011-07-21T19:11:00Z"/>
        </w:rPr>
        <w:pPrChange w:id="1617" w:author="Brett Slote" w:date="2011-07-21T20:05:00Z">
          <w:pPr>
            <w:pStyle w:val="FootnoteText"/>
          </w:pPr>
        </w:pPrChange>
      </w:pPr>
      <w:ins w:id="1618" w:author="Brett Slote" w:date="2011-07-21T19:11:00Z">
        <w:r>
          <w:rPr>
            <w:rStyle w:val="FootnoteReference"/>
          </w:rPr>
          <w:footnoteRef/>
        </w:r>
        <w:r>
          <w:t xml:space="preserve"> Psalm 41:1</w:t>
        </w:r>
      </w:ins>
    </w:p>
  </w:footnote>
  <w:footnote w:id="955">
    <w:p w14:paraId="30B9D2C6" w14:textId="77777777" w:rsidR="00676E6A" w:rsidRDefault="00676E6A"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56">
    <w:p w14:paraId="63D7B4DE" w14:textId="77777777" w:rsidR="00676E6A" w:rsidRDefault="00676E6A"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57">
    <w:p w14:paraId="6542A42A" w14:textId="77777777" w:rsidR="00676E6A" w:rsidRDefault="00676E6A"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58">
    <w:p w14:paraId="48A0DCFD" w14:textId="77777777" w:rsidR="00676E6A" w:rsidRDefault="00676E6A" w:rsidP="006D27E4">
      <w:pPr>
        <w:pStyle w:val="Footnote0"/>
      </w:pPr>
      <w:r>
        <w:rPr>
          <w:rStyle w:val="FootnoteReference"/>
        </w:rPr>
        <w:footnoteRef/>
      </w:r>
      <w:r>
        <w:t xml:space="preserve"> In modern day Libya</w:t>
      </w:r>
    </w:p>
  </w:footnote>
  <w:footnote w:id="959">
    <w:p w14:paraId="5E4AA7CE" w14:textId="77777777" w:rsidR="00676E6A" w:rsidRDefault="00676E6A">
      <w:pPr>
        <w:pStyle w:val="footnote"/>
        <w:rPr>
          <w:ins w:id="1643" w:author="Brett Slote" w:date="2011-07-21T18:49:00Z"/>
        </w:rPr>
        <w:pPrChange w:id="1644" w:author="Brett Slote" w:date="2011-07-21T20:02:00Z">
          <w:pPr>
            <w:pStyle w:val="FootnoteText"/>
          </w:pPr>
        </w:pPrChange>
      </w:pPr>
      <w:ins w:id="1645" w:author="Brett Slote" w:date="2011-07-21T18:49:00Z">
        <w:r>
          <w:rPr>
            <w:rStyle w:val="FootnoteReference"/>
          </w:rPr>
          <w:footnoteRef/>
        </w:r>
        <w:r>
          <w:t xml:space="preserve"> Note that </w:t>
        </w:r>
        <w:r w:rsidRPr="003A78C2">
          <w:rPr>
            <w:rFonts w:ascii="CS Avva Shenouda" w:hAnsi="CS Avva Shenouda"/>
            <w:rPrChange w:id="1646" w:author="Brett Slote" w:date="2011-07-21T20:02:00Z">
              <w:rPr>
                <w:rFonts w:ascii="Antonious Normal" w:hAnsi="Antonious Normal"/>
              </w:rPr>
            </w:rPrChange>
          </w:rPr>
          <w:t>twou</w:t>
        </w:r>
        <w:r>
          <w:t xml:space="preserve"> is used as mountain and desert interchangeably in Coptic monastic literature</w:t>
        </w:r>
      </w:ins>
    </w:p>
  </w:footnote>
  <w:footnote w:id="960">
    <w:p w14:paraId="71147821" w14:textId="77777777" w:rsidR="00676E6A" w:rsidRDefault="00676E6A">
      <w:pPr>
        <w:pStyle w:val="footnote"/>
        <w:rPr>
          <w:ins w:id="1647" w:author="Brett Slote" w:date="2011-07-21T18:50:00Z"/>
        </w:rPr>
        <w:pPrChange w:id="1648" w:author="Brett Slote" w:date="2011-07-21T20:02:00Z">
          <w:pPr>
            <w:pStyle w:val="FootnoteText"/>
          </w:pPr>
        </w:pPrChange>
      </w:pPr>
      <w:ins w:id="1649" w:author="Brett Slote" w:date="2011-07-21T18:50:00Z">
        <w:r>
          <w:rPr>
            <w:rStyle w:val="FootnoteReference"/>
          </w:rPr>
          <w:footnoteRef/>
        </w:r>
        <w:r>
          <w:t xml:space="preserve"> US book has “travails of torment” – but it’s not possessive.</w:t>
        </w:r>
      </w:ins>
    </w:p>
  </w:footnote>
  <w:footnote w:id="961">
    <w:p w14:paraId="39517237" w14:textId="77777777" w:rsidR="00676E6A" w:rsidRDefault="00676E6A">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1 Peter 1:4</w:t>
        </w:r>
      </w:ins>
    </w:p>
  </w:footnote>
  <w:footnote w:id="962">
    <w:p w14:paraId="049774F0" w14:textId="77777777" w:rsidR="00676E6A" w:rsidRDefault="00676E6A" w:rsidP="00E77C68">
      <w:pPr>
        <w:pStyle w:val="footnote"/>
      </w:pPr>
      <w:r>
        <w:rPr>
          <w:rStyle w:val="FootnoteReference"/>
        </w:rPr>
        <w:footnoteRef/>
      </w:r>
      <w:r>
        <w:t xml:space="preserve"> The Coptic has “Three names, one God,” which is the heresy of modalism, and certainly was not said at Ephesus.</w:t>
      </w:r>
    </w:p>
  </w:footnote>
  <w:footnote w:id="963">
    <w:p w14:paraId="416DBD35" w14:textId="77777777" w:rsidR="00676E6A" w:rsidRDefault="00676E6A" w:rsidP="00E77C68">
      <w:pPr>
        <w:pStyle w:val="footnote"/>
      </w:pPr>
      <w:r>
        <w:rPr>
          <w:rStyle w:val="FootnoteReference"/>
        </w:rPr>
        <w:footnoteRef/>
      </w:r>
      <w:r>
        <w:t xml:space="preserve"> This line is heretical.</w:t>
      </w:r>
    </w:p>
  </w:footnote>
  <w:footnote w:id="964">
    <w:p w14:paraId="2A005F90" w14:textId="77777777" w:rsidR="00676E6A" w:rsidRDefault="00676E6A">
      <w:pPr>
        <w:pStyle w:val="footnote"/>
        <w:rPr>
          <w:ins w:id="1687" w:author="Brett Slote" w:date="2011-07-21T18:55:00Z"/>
        </w:rPr>
        <w:pPrChange w:id="1688" w:author="Brett Slote" w:date="2011-07-21T20:02:00Z">
          <w:pPr>
            <w:pStyle w:val="FootnoteText"/>
          </w:pPr>
        </w:pPrChange>
      </w:pPr>
      <w:ins w:id="1689" w:author="Brett Slote" w:date="2011-07-21T18:55:00Z">
        <w:r>
          <w:rPr>
            <w:rStyle w:val="FootnoteReference"/>
          </w:rPr>
          <w:footnoteRef/>
        </w:r>
        <w:r>
          <w:t xml:space="preserve"> Hallow or consecrate – this was, according to a tradition, when he formerly became an archimandrite</w:t>
        </w:r>
      </w:ins>
    </w:p>
  </w:footnote>
  <w:footnote w:id="965">
    <w:p w14:paraId="6B5EF1D3" w14:textId="77777777" w:rsidR="00676E6A" w:rsidRDefault="00676E6A">
      <w:pPr>
        <w:pStyle w:val="footnote"/>
        <w:rPr>
          <w:ins w:id="1695" w:author="Brett Slote" w:date="2011-07-21T18:52:00Z"/>
        </w:rPr>
        <w:pPrChange w:id="1696" w:author="Brett Slote" w:date="2011-07-21T20:02:00Z">
          <w:pPr/>
        </w:pPrChange>
      </w:pPr>
      <w:ins w:id="1697" w:author="Brett Slote" w:date="2011-07-21T18:52:00Z">
        <w:r w:rsidRPr="00FB36D8">
          <w:rPr>
            <w:rStyle w:val="FootnoteReference"/>
            <w:vertAlign w:val="baseline"/>
          </w:rPr>
          <w:footnoteRef/>
        </w:r>
        <w:r w:rsidRPr="00FB36D8">
          <w:t xml:space="preserve"> This line is literally “because the hope of the good”</w:t>
        </w:r>
      </w:ins>
    </w:p>
  </w:footnote>
  <w:footnote w:id="966">
    <w:p w14:paraId="347015AD" w14:textId="77777777" w:rsidR="00676E6A" w:rsidRPr="00A20ACC" w:rsidRDefault="00676E6A">
      <w:pPr>
        <w:pStyle w:val="footnote"/>
        <w:rPr>
          <w:ins w:id="1698" w:author="Brett Slote" w:date="2011-07-21T18:52:00Z"/>
          <w:rFonts w:ascii="CS Avva Shenouda" w:hAnsi="CS Avva Shenouda"/>
          <w:color w:val="FF0000"/>
          <w:rPrChange w:id="1699" w:author="Brett Slote" w:date="2011-07-21T20:02:00Z">
            <w:rPr>
              <w:ins w:id="1700" w:author="Brett Slote" w:date="2011-07-21T18:52:00Z"/>
              <w:color w:val="FF0000"/>
            </w:rPr>
          </w:rPrChange>
        </w:rPr>
        <w:pPrChange w:id="1701" w:author="Brett Slote" w:date="2011-07-21T20:02:00Z">
          <w:pPr/>
        </w:pPrChange>
      </w:pPr>
      <w:ins w:id="1702" w:author="Brett Slote" w:date="2011-07-21T18:52:00Z">
        <w:r w:rsidRPr="00FB36D8">
          <w:rPr>
            <w:rStyle w:val="FootnoteReference"/>
            <w:vertAlign w:val="baseline"/>
          </w:rPr>
          <w:footnoteRef/>
        </w:r>
        <w:r w:rsidRPr="00FB36D8">
          <w:t xml:space="preserve"> </w:t>
        </w:r>
        <w:r w:rsidRPr="003A78C2">
          <w:rPr>
            <w:rPrChange w:id="1703" w:author="Brett Slote" w:date="2011-07-21T20:02:00Z">
              <w:rPr>
                <w:rFonts w:ascii="Antonious Normal" w:hAnsi="Antonious Normal"/>
                <w:color w:val="FF0000"/>
              </w:rPr>
            </w:rPrChange>
          </w:rPr>
          <w:t>qen hanhwd/ nem han'almoc</w:t>
        </w:r>
      </w:ins>
    </w:p>
  </w:footnote>
  <w:footnote w:id="967">
    <w:p w14:paraId="4AFC6896" w14:textId="77777777" w:rsidR="00676E6A" w:rsidRDefault="00676E6A">
      <w:pPr>
        <w:pStyle w:val="FootnoteText"/>
      </w:pPr>
      <w:r>
        <w:rPr>
          <w:rStyle w:val="FootnoteReference"/>
        </w:rPr>
        <w:footnoteRef/>
      </w:r>
      <w:r>
        <w:t xml:space="preserve"> Matthew 1:20</w:t>
      </w:r>
    </w:p>
  </w:footnote>
  <w:footnote w:id="968">
    <w:p w14:paraId="0E9CA519" w14:textId="77777777" w:rsidR="00676E6A" w:rsidRDefault="00676E6A" w:rsidP="00662A48">
      <w:pPr>
        <w:pStyle w:val="footnote"/>
      </w:pPr>
      <w:r>
        <w:rPr>
          <w:rStyle w:val="FootnoteReference"/>
          <w:rFonts w:eastAsiaTheme="majorEastAsia"/>
        </w:rPr>
        <w:footnoteRef/>
      </w:r>
      <w:r>
        <w:t xml:space="preserve"> All-holy</w:t>
      </w:r>
    </w:p>
  </w:footnote>
  <w:footnote w:id="969">
    <w:p w14:paraId="50451B0F" w14:textId="77777777" w:rsidR="00676E6A" w:rsidRDefault="00676E6A">
      <w:pPr>
        <w:pStyle w:val="footnote"/>
        <w:rPr>
          <w:ins w:id="1772" w:author="Brett Slote" w:date="2011-07-21T19:04:00Z"/>
        </w:rPr>
        <w:pPrChange w:id="1773" w:author="Brett Slote" w:date="2011-07-21T20:04:00Z">
          <w:pPr>
            <w:pStyle w:val="FootnoteText"/>
          </w:pPr>
        </w:pPrChange>
      </w:pPr>
      <w:ins w:id="1774" w:author="Brett Slote" w:date="2011-07-21T19:04:00Z">
        <w:r>
          <w:rPr>
            <w:rStyle w:val="FootnoteReference"/>
          </w:rPr>
          <w:footnoteRef/>
        </w:r>
        <w:r>
          <w:t xml:space="preserve"> literal is disregarded</w:t>
        </w:r>
      </w:ins>
    </w:p>
  </w:footnote>
  <w:footnote w:id="970">
    <w:p w14:paraId="062BDCC1" w14:textId="77777777" w:rsidR="00676E6A" w:rsidRDefault="00676E6A">
      <w:pPr>
        <w:pStyle w:val="FootnoteText"/>
      </w:pPr>
      <w:r>
        <w:rPr>
          <w:rStyle w:val="FootnoteReference"/>
        </w:rPr>
        <w:footnoteRef/>
      </w:r>
      <w:r>
        <w:t xml:space="preserve"> Ps 8:2</w:t>
      </w:r>
    </w:p>
  </w:footnote>
  <w:footnote w:id="971">
    <w:p w14:paraId="5BC08478" w14:textId="77777777" w:rsidR="00676E6A" w:rsidRPr="000C76BB" w:rsidRDefault="00676E6A"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72">
    <w:p w14:paraId="03A6DDD1" w14:textId="77777777" w:rsidR="00676E6A" w:rsidRDefault="00676E6A">
      <w:pPr>
        <w:pStyle w:val="FootnoteText"/>
      </w:pPr>
      <w:r>
        <w:rPr>
          <w:rStyle w:val="FootnoteReference"/>
        </w:rPr>
        <w:footnoteRef/>
      </w:r>
      <w:r>
        <w:t xml:space="preserve"> Matthew 28:6</w:t>
      </w:r>
    </w:p>
  </w:footnote>
  <w:footnote w:id="973">
    <w:p w14:paraId="339855D2" w14:textId="77777777" w:rsidR="00676E6A" w:rsidRDefault="00676E6A">
      <w:pPr>
        <w:pStyle w:val="FootnoteText"/>
      </w:pPr>
      <w:r>
        <w:rPr>
          <w:rStyle w:val="FootnoteReference"/>
        </w:rPr>
        <w:footnoteRef/>
      </w:r>
      <w:r>
        <w:t xml:space="preserve"> Matthew 28:7,6</w:t>
      </w:r>
    </w:p>
  </w:footnote>
  <w:footnote w:id="974">
    <w:p w14:paraId="76212A49" w14:textId="77777777" w:rsidR="00676E6A" w:rsidRDefault="00676E6A">
      <w:pPr>
        <w:pStyle w:val="FootnoteText"/>
      </w:pPr>
      <w:r>
        <w:rPr>
          <w:rStyle w:val="FootnoteReference"/>
        </w:rPr>
        <w:footnoteRef/>
      </w:r>
      <w:r>
        <w:t xml:space="preserve"> Matthew 28:7</w:t>
      </w:r>
    </w:p>
  </w:footnote>
  <w:footnote w:id="975">
    <w:p w14:paraId="716019EB" w14:textId="77777777" w:rsidR="00676E6A" w:rsidRDefault="00676E6A">
      <w:pPr>
        <w:pStyle w:val="FootnoteText"/>
      </w:pPr>
      <w:r>
        <w:rPr>
          <w:rStyle w:val="FootnoteReference"/>
        </w:rPr>
        <w:footnoteRef/>
      </w:r>
      <w:r>
        <w:t xml:space="preserve"> John 20:27</w:t>
      </w:r>
    </w:p>
  </w:footnote>
  <w:footnote w:id="976">
    <w:p w14:paraId="0ECF3FB0" w14:textId="77777777" w:rsidR="00676E6A" w:rsidRDefault="00676E6A">
      <w:pPr>
        <w:pStyle w:val="FootnoteText"/>
      </w:pPr>
      <w:r>
        <w:rPr>
          <w:rStyle w:val="FootnoteReference"/>
        </w:rPr>
        <w:footnoteRef/>
      </w:r>
      <w:r>
        <w:t xml:space="preserve"> John 20:28</w:t>
      </w:r>
    </w:p>
  </w:footnote>
  <w:footnote w:id="977">
    <w:p w14:paraId="3FCB0B65" w14:textId="77777777" w:rsidR="00676E6A" w:rsidRDefault="00676E6A">
      <w:pPr>
        <w:pStyle w:val="FootnoteText"/>
      </w:pPr>
      <w:r>
        <w:rPr>
          <w:rStyle w:val="FootnoteReference"/>
        </w:rPr>
        <w:footnoteRef/>
      </w:r>
      <w:r>
        <w:t xml:space="preserve"> John 20:29</w:t>
      </w:r>
    </w:p>
  </w:footnote>
  <w:footnote w:id="978">
    <w:p w14:paraId="6B80EDF7" w14:textId="77777777" w:rsidR="00676E6A" w:rsidRDefault="00676E6A">
      <w:pPr>
        <w:pStyle w:val="FootnoteText"/>
      </w:pPr>
      <w:r>
        <w:rPr>
          <w:rStyle w:val="FootnoteReference"/>
        </w:rPr>
        <w:footnoteRef/>
      </w:r>
      <w:r>
        <w:t xml:space="preserve"> John 20:29</w:t>
      </w:r>
    </w:p>
  </w:footnote>
  <w:footnote w:id="979">
    <w:p w14:paraId="09E4919D" w14:textId="77777777" w:rsidR="00676E6A" w:rsidRDefault="00676E6A" w:rsidP="00134DB2">
      <w:pPr>
        <w:pStyle w:val="footnote"/>
      </w:pPr>
      <w:r>
        <w:rPr>
          <w:rStyle w:val="FootnoteReference"/>
        </w:rPr>
        <w:footnoteRef/>
      </w:r>
      <w:r>
        <w:t xml:space="preserve"> Fr. Athanasius has “My soul shall make her boast in the Lord”</w:t>
      </w:r>
    </w:p>
  </w:footnote>
  <w:footnote w:id="980">
    <w:p w14:paraId="60AC8686" w14:textId="77777777" w:rsidR="00676E6A" w:rsidRDefault="00676E6A" w:rsidP="00134DB2">
      <w:pPr>
        <w:pStyle w:val="footnote"/>
      </w:pPr>
      <w:r>
        <w:rPr>
          <w:rStyle w:val="FootnoteReference"/>
        </w:rPr>
        <w:footnoteRef/>
      </w:r>
      <w:r>
        <w:t xml:space="preserve"> 2 Sam. 6:2 (LXX).</w:t>
      </w:r>
    </w:p>
  </w:footnote>
  <w:footnote w:id="981">
    <w:p w14:paraId="55B1ADAD" w14:textId="77777777" w:rsidR="00676E6A" w:rsidRDefault="00676E6A" w:rsidP="00134DB2">
      <w:pPr>
        <w:pStyle w:val="footnote"/>
      </w:pPr>
      <w:r>
        <w:rPr>
          <w:rStyle w:val="FootnoteReference"/>
        </w:rPr>
        <w:footnoteRef/>
      </w:r>
      <w:r>
        <w:t xml:space="preserve"> [JS] or “appear” or “reveal Yourself”</w:t>
      </w:r>
    </w:p>
  </w:footnote>
  <w:footnote w:id="982">
    <w:p w14:paraId="469FEDC5" w14:textId="77777777" w:rsidR="00676E6A" w:rsidRDefault="00676E6A" w:rsidP="001F4F1A">
      <w:pPr>
        <w:pStyle w:val="footnote"/>
      </w:pPr>
      <w:r>
        <w:rPr>
          <w:rStyle w:val="FootnoteReference"/>
        </w:rPr>
        <w:footnoteRef/>
      </w:r>
      <w:r>
        <w:t xml:space="preserve"> [JS] or “reveal Your face”.</w:t>
      </w:r>
    </w:p>
  </w:footnote>
  <w:footnote w:id="983">
    <w:p w14:paraId="0AB37BC4" w14:textId="77777777" w:rsidR="00676E6A" w:rsidRPr="004A3E27" w:rsidRDefault="00676E6A"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84">
    <w:p w14:paraId="5A1ACC0E" w14:textId="77777777" w:rsidR="00676E6A" w:rsidRDefault="00676E6A" w:rsidP="001F4F1A">
      <w:pPr>
        <w:pStyle w:val="footnote"/>
      </w:pPr>
      <w:r>
        <w:rPr>
          <w:rStyle w:val="FootnoteReference"/>
        </w:rPr>
        <w:footnoteRef/>
      </w:r>
      <w:r>
        <w:t xml:space="preserve"> [JS] literally “do obeisance”, i.e. “bow down to”</w:t>
      </w:r>
    </w:p>
  </w:footnote>
  <w:footnote w:id="985">
    <w:p w14:paraId="51131512" w14:textId="77777777" w:rsidR="00676E6A" w:rsidRPr="004A3E27" w:rsidRDefault="00676E6A"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86">
    <w:p w14:paraId="6AFC128D" w14:textId="77777777" w:rsidR="00676E6A" w:rsidRDefault="00676E6A" w:rsidP="001F4F1A">
      <w:pPr>
        <w:pStyle w:val="footnote"/>
      </w:pPr>
      <w:r>
        <w:rPr>
          <w:rStyle w:val="FootnoteReference"/>
        </w:rPr>
        <w:footnoteRef/>
      </w:r>
      <w:r>
        <w:t xml:space="preserve"> [JS] or “beautifully situated”</w:t>
      </w:r>
    </w:p>
  </w:footnote>
  <w:footnote w:id="987">
    <w:p w14:paraId="63608FED" w14:textId="77777777" w:rsidR="00676E6A" w:rsidRPr="004A3E27" w:rsidRDefault="00676E6A"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88">
    <w:p w14:paraId="0D47DD48" w14:textId="77777777" w:rsidR="00676E6A" w:rsidRDefault="00676E6A"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89">
    <w:p w14:paraId="3F2156F8" w14:textId="77777777" w:rsidR="00676E6A" w:rsidRDefault="00676E6A" w:rsidP="00394CC7">
      <w:pPr>
        <w:pStyle w:val="footnote"/>
      </w:pPr>
      <w:r>
        <w:rPr>
          <w:rStyle w:val="FootnoteReference"/>
        </w:rPr>
        <w:footnoteRef/>
      </w:r>
      <w:r>
        <w:t xml:space="preserve"> [JS] or “Mother Zion will say,”</w:t>
      </w:r>
    </w:p>
  </w:footnote>
  <w:footnote w:id="990">
    <w:p w14:paraId="7D124560" w14:textId="77777777" w:rsidR="00676E6A" w:rsidRDefault="00676E6A" w:rsidP="00394CC7">
      <w:pPr>
        <w:pStyle w:val="footnote"/>
      </w:pPr>
      <w:r>
        <w:rPr>
          <w:rStyle w:val="FootnoteReference"/>
        </w:rPr>
        <w:footnoteRef/>
      </w:r>
      <w:r>
        <w:t xml:space="preserve"> [JS] Coptic has, “that a man and a man dwelt in her”</w:t>
      </w:r>
    </w:p>
  </w:footnote>
  <w:footnote w:id="991">
    <w:p w14:paraId="19F3F5FF" w14:textId="77777777" w:rsidR="00676E6A" w:rsidRDefault="00676E6A" w:rsidP="00394CC7">
      <w:pPr>
        <w:pStyle w:val="footnote"/>
      </w:pPr>
      <w:r>
        <w:rPr>
          <w:rStyle w:val="FootnoteReference"/>
        </w:rPr>
        <w:footnoteRef/>
      </w:r>
      <w:r>
        <w:t xml:space="preserve"> [JS] or “messengers”</w:t>
      </w:r>
    </w:p>
  </w:footnote>
  <w:footnote w:id="992">
    <w:p w14:paraId="3F310231" w14:textId="77777777" w:rsidR="00676E6A" w:rsidRDefault="00676E6A" w:rsidP="00394CC7">
      <w:pPr>
        <w:pStyle w:val="footnote"/>
      </w:pPr>
      <w:r>
        <w:rPr>
          <w:rStyle w:val="FootnoteReference"/>
        </w:rPr>
        <w:footnoteRef/>
      </w:r>
      <w:r>
        <w:t xml:space="preserve"> [JS] Fr. Lazarus has “servants”</w:t>
      </w:r>
    </w:p>
  </w:footnote>
  <w:footnote w:id="993">
    <w:p w14:paraId="562DE160" w14:textId="77777777" w:rsidR="00676E6A" w:rsidRDefault="00676E6A" w:rsidP="00394CC7">
      <w:pPr>
        <w:pStyle w:val="footnote"/>
      </w:pPr>
      <w:r>
        <w:rPr>
          <w:rStyle w:val="FootnoteReference"/>
        </w:rPr>
        <w:footnoteRef/>
      </w:r>
      <w:r>
        <w:t xml:space="preserve"> Heb. 1:7; Ezek. 1:14; 2 Esdras 8:22.</w:t>
      </w:r>
    </w:p>
  </w:footnote>
  <w:footnote w:id="994">
    <w:p w14:paraId="2349FFF8" w14:textId="77777777" w:rsidR="00676E6A" w:rsidRDefault="00676E6A" w:rsidP="00394CC7">
      <w:pPr>
        <w:pStyle w:val="footnote"/>
      </w:pPr>
      <w:r>
        <w:rPr>
          <w:rStyle w:val="FootnoteReference"/>
        </w:rPr>
        <w:footnoteRef/>
      </w:r>
      <w:r>
        <w:t xml:space="preserve"> [JS] or “makes the clouds His chariot”</w:t>
      </w:r>
    </w:p>
  </w:footnote>
  <w:footnote w:id="995">
    <w:p w14:paraId="69FA1866" w14:textId="77777777" w:rsidR="00676E6A" w:rsidRDefault="00676E6A" w:rsidP="00394CC7">
      <w:pPr>
        <w:pStyle w:val="footnote"/>
      </w:pPr>
      <w:r>
        <w:rPr>
          <w:rStyle w:val="FootnoteReference"/>
        </w:rPr>
        <w:footnoteRef/>
      </w:r>
      <w:r>
        <w:t xml:space="preserve"> [JS] “do obeisance”, elsewhere rendered “worship’, but referring to the physical act.</w:t>
      </w:r>
    </w:p>
  </w:footnote>
  <w:footnote w:id="996">
    <w:p w14:paraId="6E6EA07D" w14:textId="77777777" w:rsidR="00676E6A" w:rsidRDefault="00676E6A" w:rsidP="00486BA4">
      <w:pPr>
        <w:pStyle w:val="footnote"/>
      </w:pPr>
      <w:r>
        <w:rPr>
          <w:rStyle w:val="FootnoteReference"/>
        </w:rPr>
        <w:footnoteRef/>
      </w:r>
      <w:r>
        <w:t xml:space="preserve"> [JS] lit. day to day</w:t>
      </w:r>
    </w:p>
  </w:footnote>
  <w:footnote w:id="997">
    <w:p w14:paraId="15A4CA87" w14:textId="77777777" w:rsidR="00676E6A" w:rsidRPr="004A3E27" w:rsidRDefault="00676E6A" w:rsidP="00486BA4">
      <w:pPr>
        <w:pStyle w:val="footnote"/>
      </w:pPr>
      <w:r w:rsidRPr="004A3E27">
        <w:rPr>
          <w:rStyle w:val="FootnoteReference"/>
        </w:rPr>
        <w:footnoteRef/>
      </w:r>
      <w:r w:rsidRPr="004A3E27">
        <w:t xml:space="preserve"> Luke 4:32.</w:t>
      </w:r>
    </w:p>
  </w:footnote>
  <w:footnote w:id="998">
    <w:p w14:paraId="0F743031" w14:textId="77777777" w:rsidR="00676E6A" w:rsidRDefault="00676E6A" w:rsidP="00486BA4">
      <w:pPr>
        <w:pStyle w:val="footnote"/>
      </w:pPr>
      <w:r>
        <w:rPr>
          <w:rStyle w:val="FootnoteReference"/>
        </w:rPr>
        <w:footnoteRef/>
      </w:r>
      <w:r>
        <w:t xml:space="preserve"> [JS] or “give thanks to”. “Thankfully confess with praise”</w:t>
      </w:r>
    </w:p>
  </w:footnote>
  <w:footnote w:id="999">
    <w:p w14:paraId="5EFEDAB8" w14:textId="77777777" w:rsidR="00676E6A" w:rsidRDefault="00676E6A" w:rsidP="00486BA4">
      <w:pPr>
        <w:pStyle w:val="footnote"/>
      </w:pPr>
      <w:r>
        <w:rPr>
          <w:rStyle w:val="FootnoteReference"/>
        </w:rPr>
        <w:footnoteRef/>
      </w:r>
      <w:r>
        <w:t xml:space="preserve"> [JS] literally, “holy ones.”</w:t>
      </w:r>
    </w:p>
  </w:footnote>
  <w:footnote w:id="1000">
    <w:p w14:paraId="7219A2E0" w14:textId="77777777" w:rsidR="00676E6A" w:rsidRDefault="00676E6A" w:rsidP="00486BA4">
      <w:pPr>
        <w:pStyle w:val="footnote"/>
      </w:pPr>
      <w:r>
        <w:rPr>
          <w:rStyle w:val="FootnoteReference"/>
        </w:rPr>
        <w:footnoteRef/>
      </w:r>
      <w:r>
        <w:t xml:space="preserve"> </w:t>
      </w:r>
      <w:r w:rsidRPr="00DC02D9">
        <w:rPr>
          <w:i/>
        </w:rPr>
        <w:t>Or:</w:t>
      </w:r>
      <w:r>
        <w:t xml:space="preserve"> costly (Wisdom 1:13-16).</w:t>
      </w:r>
    </w:p>
  </w:footnote>
  <w:footnote w:id="1001">
    <w:p w14:paraId="1C209EBB" w14:textId="77777777" w:rsidR="00676E6A" w:rsidRDefault="00676E6A" w:rsidP="00486BA4">
      <w:pPr>
        <w:pStyle w:val="footnote"/>
      </w:pPr>
      <w:r>
        <w:rPr>
          <w:rStyle w:val="FootnoteReference"/>
        </w:rPr>
        <w:footnoteRef/>
      </w:r>
      <w:r>
        <w:t xml:space="preserve"> [JS] litearlly, “slave”.</w:t>
      </w:r>
    </w:p>
  </w:footnote>
  <w:footnote w:id="1002">
    <w:p w14:paraId="116A3C7A" w14:textId="77777777" w:rsidR="00676E6A" w:rsidRPr="004A3E27" w:rsidRDefault="00676E6A" w:rsidP="0058686F">
      <w:pPr>
        <w:pStyle w:val="footnote"/>
      </w:pPr>
      <w:r w:rsidRPr="004A3E27">
        <w:rPr>
          <w:rStyle w:val="FootnoteReference"/>
        </w:rPr>
        <w:footnoteRef/>
      </w:r>
      <w:r w:rsidRPr="004A3E27">
        <w:t xml:space="preserve"> </w:t>
      </w:r>
      <w:r>
        <w:t>cf</w:t>
      </w:r>
      <w:r w:rsidRPr="004A3E27">
        <w:t>. Rev. 19:11-16.</w:t>
      </w:r>
    </w:p>
  </w:footnote>
  <w:footnote w:id="1003">
    <w:p w14:paraId="0237698A" w14:textId="77777777" w:rsidR="00676E6A" w:rsidRDefault="00676E6A" w:rsidP="0058686F">
      <w:pPr>
        <w:pStyle w:val="footnote"/>
      </w:pPr>
      <w:r>
        <w:rPr>
          <w:rStyle w:val="FootnoteReference"/>
        </w:rPr>
        <w:footnoteRef/>
      </w:r>
      <w:r>
        <w:t xml:space="preserve"> dragon: </w:t>
      </w:r>
      <w:r w:rsidRPr="0090411D">
        <w:rPr>
          <w:i/>
        </w:rPr>
        <w:t>or</w:t>
      </w:r>
      <w:r>
        <w:t xml:space="preserve"> serpent.</w:t>
      </w:r>
    </w:p>
  </w:footnote>
  <w:footnote w:id="1004">
    <w:p w14:paraId="23515252" w14:textId="77777777" w:rsidR="00676E6A" w:rsidRDefault="00676E6A"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05">
    <w:p w14:paraId="45DF34E0" w14:textId="77777777" w:rsidR="00676E6A" w:rsidRDefault="00676E6A" w:rsidP="00C502E3">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1006">
    <w:p w14:paraId="6FA6EE36" w14:textId="77777777" w:rsidR="00676E6A" w:rsidRDefault="00676E6A" w:rsidP="00C502E3">
      <w:pPr>
        <w:pStyle w:val="footnote"/>
      </w:pPr>
      <w:r>
        <w:rPr>
          <w:rStyle w:val="FootnoteReference"/>
        </w:rPr>
        <w:footnoteRef/>
      </w:r>
      <w:r>
        <w:t xml:space="preserve"> [JS] or, “boast”</w:t>
      </w:r>
    </w:p>
  </w:footnote>
  <w:footnote w:id="1007">
    <w:p w14:paraId="720D83C7" w14:textId="77777777" w:rsidR="00676E6A" w:rsidRPr="004A3E27" w:rsidRDefault="00676E6A" w:rsidP="00C502E3">
      <w:pPr>
        <w:pStyle w:val="footnote"/>
      </w:pPr>
      <w:r w:rsidRPr="004A3E27">
        <w:rPr>
          <w:rStyle w:val="FootnoteReference"/>
        </w:rPr>
        <w:footnoteRef/>
      </w:r>
      <w:r w:rsidRPr="004A3E27">
        <w:t xml:space="preserve"> Man is made for happiness, fruit of grace, forgiveness, right relations, holiness.</w:t>
      </w:r>
    </w:p>
  </w:footnote>
  <w:footnote w:id="1008">
    <w:p w14:paraId="7DB48AE1" w14:textId="77777777" w:rsidR="00676E6A" w:rsidRDefault="00676E6A" w:rsidP="00743D2C">
      <w:pPr>
        <w:pStyle w:val="footnote"/>
      </w:pPr>
      <w:r>
        <w:rPr>
          <w:rStyle w:val="FootnoteReference"/>
        </w:rPr>
        <w:footnoteRef/>
      </w:r>
      <w:r>
        <w:t xml:space="preserve"> [JS] Fr. Lazarus renders “repent” as “change His mind”</w:t>
      </w:r>
    </w:p>
  </w:footnote>
  <w:footnote w:id="1009">
    <w:p w14:paraId="1240DC44" w14:textId="77777777" w:rsidR="00676E6A" w:rsidRDefault="00676E6A" w:rsidP="00743D2C">
      <w:pPr>
        <w:pStyle w:val="footnote"/>
      </w:pPr>
      <w:r>
        <w:rPr>
          <w:rStyle w:val="FootnoteReference"/>
        </w:rPr>
        <w:footnoteRef/>
      </w:r>
      <w:r>
        <w:t xml:space="preserve"> Heb. 7:21.</w:t>
      </w:r>
    </w:p>
  </w:footnote>
  <w:footnote w:id="1010">
    <w:p w14:paraId="4D23E76D" w14:textId="77777777" w:rsidR="00676E6A" w:rsidRPr="004A3E27" w:rsidRDefault="00676E6A"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11">
    <w:p w14:paraId="4CCF0C2B" w14:textId="77777777" w:rsidR="00676E6A" w:rsidRPr="004A3E27" w:rsidRDefault="00676E6A" w:rsidP="00743D2C">
      <w:pPr>
        <w:pStyle w:val="footnote"/>
      </w:pPr>
      <w:r w:rsidRPr="004A3E27">
        <w:rPr>
          <w:rStyle w:val="FootnoteReference"/>
        </w:rPr>
        <w:footnoteRef/>
      </w:r>
      <w:r w:rsidRPr="004A3E27">
        <w:t xml:space="preserve"> </w:t>
      </w:r>
      <w:r>
        <w:t>Cf</w:t>
      </w:r>
      <w:r w:rsidRPr="004A3E27">
        <w:t>. Isaiah 40:11; John 10:11.</w:t>
      </w:r>
    </w:p>
  </w:footnote>
  <w:footnote w:id="1012">
    <w:p w14:paraId="19A1BCB8" w14:textId="77777777" w:rsidR="00676E6A" w:rsidRDefault="00676E6A" w:rsidP="00743D2C">
      <w:pPr>
        <w:pStyle w:val="footnote"/>
      </w:pPr>
      <w:r>
        <w:rPr>
          <w:rStyle w:val="FootnoteReference"/>
        </w:rPr>
        <w:footnoteRef/>
      </w:r>
      <w:r>
        <w:t xml:space="preserve"> ‘mercies of the Lord’: </w:t>
      </w:r>
      <w:r w:rsidRPr="00B246C1">
        <w:rPr>
          <w:i/>
        </w:rPr>
        <w:t>or</w:t>
      </w:r>
      <w:r>
        <w:t>, the Lord’s love.</w:t>
      </w:r>
    </w:p>
  </w:footnote>
  <w:footnote w:id="1013">
    <w:p w14:paraId="4162CF7C" w14:textId="190E974A" w:rsidR="00676E6A" w:rsidRDefault="00676E6A" w:rsidP="00E25E68">
      <w:pPr>
        <w:pStyle w:val="footnote"/>
      </w:pPr>
      <w:r>
        <w:rPr>
          <w:rStyle w:val="FootnoteReference"/>
        </w:rPr>
        <w:footnoteRef/>
      </w:r>
      <w:r>
        <w:t xml:space="preserve"> This column is the version abridged by Fr. Athanasius Iskander.</w:t>
      </w:r>
    </w:p>
  </w:footnote>
  <w:footnote w:id="1014">
    <w:p w14:paraId="73FD763A" w14:textId="5EEBDC02" w:rsidR="00676E6A" w:rsidRDefault="00676E6A"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15">
    <w:p w14:paraId="65C1221D" w14:textId="58B0B75A" w:rsidR="00676E6A" w:rsidRDefault="00676E6A" w:rsidP="005008DD">
      <w:pPr>
        <w:pStyle w:val="footnote"/>
      </w:pPr>
      <w:r>
        <w:rPr>
          <w:rStyle w:val="FootnoteReference"/>
        </w:rPr>
        <w:footnoteRef/>
      </w:r>
      <w:r>
        <w:t xml:space="preserve"> Here Fr. Athanasius Iskander replaces the remainder with a short conclusion based on the ending of the First Canticle.</w:t>
      </w:r>
    </w:p>
  </w:footnote>
  <w:footnote w:id="1016">
    <w:p w14:paraId="694B1AEF" w14:textId="6CD120E4" w:rsidR="00676E6A" w:rsidRDefault="00676E6A" w:rsidP="0061474D">
      <w:pPr>
        <w:pStyle w:val="footnote"/>
      </w:pPr>
      <w:r>
        <w:rPr>
          <w:rStyle w:val="FootnoteReference"/>
        </w:rPr>
        <w:footnoteRef/>
      </w:r>
      <w:r>
        <w:t xml:space="preserve"> Verses marked with (*) appear in the abridged version of Fr. Athanasius Iskander</w:t>
      </w:r>
    </w:p>
  </w:footnote>
  <w:footnote w:id="1017">
    <w:p w14:paraId="77C597C4" w14:textId="77777777" w:rsidR="00676E6A" w:rsidRDefault="00676E6A"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18">
    <w:p w14:paraId="725C3ADA" w14:textId="77777777" w:rsidR="00676E6A" w:rsidRDefault="00676E6A" w:rsidP="000608B8">
      <w:pPr>
        <w:pStyle w:val="footnote"/>
      </w:pPr>
      <w:r>
        <w:rPr>
          <w:rStyle w:val="FootnoteReference"/>
        </w:rPr>
        <w:footnoteRef/>
      </w:r>
      <w:r>
        <w:t xml:space="preserve"> Clearly a late addition given the Roman Catholic ecclesiology, foreign to Orthodoxy, found in these verses.</w:t>
      </w:r>
    </w:p>
  </w:footnote>
  <w:footnote w:id="1019">
    <w:p w14:paraId="04C754F3" w14:textId="52CD574F" w:rsidR="00676E6A" w:rsidRDefault="00676E6A"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4D9FE79A" w:rsidR="00676E6A" w:rsidRPr="00E00D27" w:rsidRDefault="00676E6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4429F">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676E6A" w:rsidRPr="00E00D27" w:rsidRDefault="00676E6A"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676E6A" w:rsidRPr="00E00D27" w:rsidRDefault="00676E6A" w:rsidP="00686912">
    <w:pPr>
      <w:pStyle w:val="Header"/>
      <w:jc w:val="center"/>
      <w:rPr>
        <w:sz w:val="20"/>
        <w:szCs w:val="20"/>
      </w:rPr>
    </w:pPr>
  </w:p>
  <w:p w14:paraId="022704DA" w14:textId="77777777" w:rsidR="00676E6A" w:rsidRPr="00686912" w:rsidRDefault="00676E6A"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1EE1B732" w:rsidR="00676E6A" w:rsidRPr="00E00D27" w:rsidRDefault="00676E6A"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54429F">
      <w:rPr>
        <w:noProof/>
        <w:sz w:val="20"/>
        <w:szCs w:val="20"/>
      </w:rPr>
      <w:t>The Midnight Praise</w:t>
    </w:r>
    <w:r>
      <w:rPr>
        <w:sz w:val="20"/>
        <w:szCs w:val="20"/>
      </w:rPr>
      <w:fldChar w:fldCharType="end"/>
    </w:r>
  </w:p>
  <w:p w14:paraId="199CF7F3" w14:textId="77777777" w:rsidR="00676E6A" w:rsidRPr="00E00D27" w:rsidRDefault="00676E6A"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47D95F9C" w:rsidR="00676E6A" w:rsidRPr="00E00D27" w:rsidRDefault="00676E6A"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54429F">
      <w:rPr>
        <w:noProof/>
        <w:sz w:val="20"/>
        <w:szCs w:val="20"/>
      </w:rPr>
      <w:t>Kathisma 10</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3D0F74B6" w:rsidR="00676E6A" w:rsidRPr="00E00D27" w:rsidRDefault="00676E6A"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4429F">
      <w:rPr>
        <w:noProof/>
        <w:sz w:val="20"/>
        <w:szCs w:val="20"/>
      </w:rPr>
      <w:t>The Psalms</w:t>
    </w:r>
    <w:r w:rsidRPr="00E00D27">
      <w:rPr>
        <w:sz w:val="20"/>
        <w:szCs w:val="20"/>
      </w:rPr>
      <w:fldChar w:fldCharType="end"/>
    </w:r>
  </w:p>
  <w:p w14:paraId="48CF3F9A" w14:textId="245E316D" w:rsidR="00676E6A" w:rsidRPr="00686912" w:rsidRDefault="00676E6A"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7AAD3392" w:rsidR="00676E6A" w:rsidRPr="00E00D27" w:rsidRDefault="00676E6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4429F">
      <w:rPr>
        <w:noProof/>
        <w:sz w:val="20"/>
        <w:szCs w:val="20"/>
      </w:rPr>
      <w:t xml:space="preserve">Hymns for </w:t>
    </w:r>
    <w:r w:rsidR="0054429F" w:rsidRPr="0054429F">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0045FD3C" w:rsidR="00676E6A" w:rsidRPr="00E00D27" w:rsidRDefault="00676E6A"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4429F">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0330942C" w:rsidR="00676E6A" w:rsidRPr="00E00D27" w:rsidRDefault="00676E6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4429F">
      <w:rPr>
        <w:noProof/>
        <w:sz w:val="20"/>
        <w:szCs w:val="20"/>
      </w:rPr>
      <w:t>Prayer for the Church</w:t>
    </w:r>
    <w:r w:rsidRPr="00E00D27">
      <w:rPr>
        <w:sz w:val="20"/>
        <w:szCs w:val="20"/>
      </w:rPr>
      <w:fldChar w:fldCharType="end"/>
    </w:r>
  </w:p>
  <w:p w14:paraId="1DAD4C8D" w14:textId="77777777" w:rsidR="00676E6A" w:rsidRPr="00686912" w:rsidRDefault="00676E6A"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676E6A" w:rsidRPr="00686912" w:rsidRDefault="00676E6A"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132ECBE1" w:rsidR="00676E6A" w:rsidRPr="00E00D27" w:rsidRDefault="00676E6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4429F">
      <w:rPr>
        <w:noProof/>
        <w:sz w:val="20"/>
        <w:szCs w:val="20"/>
      </w:rPr>
      <w:t>Hymn on the Friday Theotokia</w:t>
    </w:r>
    <w:r w:rsidRPr="00E00D27">
      <w:rPr>
        <w:sz w:val="20"/>
        <w:szCs w:val="20"/>
      </w:rPr>
      <w:fldChar w:fldCharType="end"/>
    </w:r>
  </w:p>
  <w:p w14:paraId="7E9EFC1B" w14:textId="77777777" w:rsidR="00676E6A" w:rsidRPr="00686912" w:rsidRDefault="00676E6A"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2F17"/>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63F9"/>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16B"/>
    <w:rsid w:val="00504BD9"/>
    <w:rsid w:val="00504C44"/>
    <w:rsid w:val="00510795"/>
    <w:rsid w:val="005110F9"/>
    <w:rsid w:val="00511194"/>
    <w:rsid w:val="00511398"/>
    <w:rsid w:val="00511459"/>
    <w:rsid w:val="005114E8"/>
    <w:rsid w:val="005118C5"/>
    <w:rsid w:val="00511A14"/>
    <w:rsid w:val="00511F32"/>
    <w:rsid w:val="00512F3E"/>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419"/>
    <w:rsid w:val="005F1CE0"/>
    <w:rsid w:val="005F3B89"/>
    <w:rsid w:val="005F3BE1"/>
    <w:rsid w:val="005F5CA1"/>
    <w:rsid w:val="005F72E7"/>
    <w:rsid w:val="005F78D8"/>
    <w:rsid w:val="005F7989"/>
    <w:rsid w:val="005F7A68"/>
    <w:rsid w:val="00600016"/>
    <w:rsid w:val="006003C4"/>
    <w:rsid w:val="00601ED3"/>
    <w:rsid w:val="006033A2"/>
    <w:rsid w:val="006035EE"/>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0E3B"/>
    <w:rsid w:val="006F20A6"/>
    <w:rsid w:val="006F2203"/>
    <w:rsid w:val="006F2298"/>
    <w:rsid w:val="006F3226"/>
    <w:rsid w:val="006F4187"/>
    <w:rsid w:val="006F5235"/>
    <w:rsid w:val="006F5C01"/>
    <w:rsid w:val="006F62CB"/>
    <w:rsid w:val="006F6972"/>
    <w:rsid w:val="006F7233"/>
    <w:rsid w:val="0070002E"/>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433A"/>
    <w:rsid w:val="00B9702C"/>
    <w:rsid w:val="00BA23BD"/>
    <w:rsid w:val="00BA3F86"/>
    <w:rsid w:val="00BA43BA"/>
    <w:rsid w:val="00BA48D1"/>
    <w:rsid w:val="00BA4F06"/>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82C"/>
    <w:rsid w:val="00DD6B29"/>
    <w:rsid w:val="00DE00C0"/>
    <w:rsid w:val="00DE04F0"/>
    <w:rsid w:val="00DE055F"/>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48F"/>
    <w:rsid w:val="00E76A2E"/>
    <w:rsid w:val="00E76B49"/>
    <w:rsid w:val="00E771E3"/>
    <w:rsid w:val="00E77C68"/>
    <w:rsid w:val="00E80F0D"/>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BCED8F-E053-BF46-ACB0-06C57467CC2C}">
  <ds:schemaRefs>
    <ds:schemaRef ds:uri="http://schemas.openxmlformats.org/officeDocument/2006/bibliography"/>
  </ds:schemaRefs>
</ds:datastoreItem>
</file>

<file path=customXml/itemProps2.xml><?xml version="1.0" encoding="utf-8"?>
<ds:datastoreItem xmlns:ds="http://schemas.openxmlformats.org/officeDocument/2006/customXml" ds:itemID="{1544C425-A2B5-CF4D-A600-AC8CD0AF21B8}">
  <ds:schemaRefs>
    <ds:schemaRef ds:uri="http://schemas.openxmlformats.org/officeDocument/2006/bibliography"/>
  </ds:schemaRefs>
</ds:datastoreItem>
</file>

<file path=customXml/itemProps3.xml><?xml version="1.0" encoding="utf-8"?>
<ds:datastoreItem xmlns:ds="http://schemas.openxmlformats.org/officeDocument/2006/customXml" ds:itemID="{6464C6EF-05DF-9D4F-9F2F-2CF4383AB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31226</TotalTime>
  <Pages>1127</Pages>
  <Words>279320</Words>
  <Characters>1173146</Characters>
  <Application>Microsoft Macintosh Word</Application>
  <DocSecurity>0</DocSecurity>
  <Lines>43449</Lines>
  <Paragraphs>15129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656</cp:revision>
  <cp:lastPrinted>2016-05-25T21:20:00Z</cp:lastPrinted>
  <dcterms:created xsi:type="dcterms:W3CDTF">2014-10-30T02:06:00Z</dcterms:created>
  <dcterms:modified xsi:type="dcterms:W3CDTF">2016-06-17T02:55:00Z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